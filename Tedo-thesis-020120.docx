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34AA1C" w14:textId="77777777" w:rsidR="005268D3" w:rsidRPr="008A1EBF" w:rsidRDefault="006D5127">
      <w:pPr>
        <w:pStyle w:val="Tiitellehtpis1"/>
        <w:rPr>
          <w:lang w:val="en-GB"/>
        </w:rPr>
      </w:pPr>
      <w:r w:rsidRPr="004A4B49">
        <w:rPr>
          <w:lang w:val="en-GB"/>
        </w:rPr>
        <w:t>UNIVERSITY OF TARTU</w:t>
      </w:r>
    </w:p>
    <w:p w14:paraId="466EED7B" w14:textId="77777777" w:rsidR="005268D3" w:rsidRPr="008A1EBF" w:rsidRDefault="006D5127">
      <w:pPr>
        <w:pStyle w:val="Tiitellehtpis2"/>
        <w:rPr>
          <w:lang w:val="en-GB"/>
        </w:rPr>
      </w:pPr>
      <w:r w:rsidRPr="008A1EBF">
        <w:rPr>
          <w:lang w:val="en-GB"/>
        </w:rPr>
        <w:t>Institute of Computer Science</w:t>
      </w:r>
    </w:p>
    <w:p w14:paraId="28996486" w14:textId="23679C44" w:rsidR="00AF3345" w:rsidRPr="004A4B49" w:rsidRDefault="00F6645E">
      <w:pPr>
        <w:pStyle w:val="Tiitellehtpis2"/>
        <w:rPr>
          <w:lang w:val="en-GB"/>
        </w:rPr>
      </w:pPr>
      <w:r w:rsidRPr="008A1EBF">
        <w:rPr>
          <w:lang w:val="en-GB"/>
        </w:rPr>
        <w:fldChar w:fldCharType="begin">
          <w:ffData>
            <w:name w:val="Tekst3"/>
            <w:enabled/>
            <w:calcOnExit w:val="0"/>
            <w:textInput>
              <w:default w:val="Innovation and Technology Management"/>
            </w:textInput>
          </w:ffData>
        </w:fldChar>
      </w:r>
      <w:bookmarkStart w:id="0" w:name="Tekst3"/>
      <w:r w:rsidRPr="008A1EBF">
        <w:rPr>
          <w:lang w:val="en-GB"/>
        </w:rPr>
        <w:instrText xml:space="preserve"> FORMTEXT </w:instrText>
      </w:r>
      <w:r w:rsidRPr="008A1EBF">
        <w:rPr>
          <w:lang w:val="en-GB"/>
        </w:rPr>
      </w:r>
      <w:r w:rsidRPr="008A1EBF">
        <w:rPr>
          <w:lang w:val="en-GB"/>
        </w:rPr>
        <w:fldChar w:fldCharType="separate"/>
      </w:r>
      <w:r w:rsidRPr="008A1EBF">
        <w:rPr>
          <w:noProof/>
          <w:lang w:val="en-GB"/>
        </w:rPr>
        <w:t>Innovation and Technology Management</w:t>
      </w:r>
      <w:r w:rsidRPr="008A1EBF">
        <w:rPr>
          <w:lang w:val="en-GB"/>
        </w:rPr>
        <w:fldChar w:fldCharType="end"/>
      </w:r>
      <w:bookmarkEnd w:id="0"/>
      <w:commentRangeStart w:id="1"/>
      <w:commentRangeEnd w:id="1"/>
      <w:r w:rsidR="0066650C" w:rsidRPr="004A4B49">
        <w:rPr>
          <w:rStyle w:val="CommentReference"/>
          <w:lang w:val="en-GB"/>
          <w:rPrChange w:id="2" w:author="Mario Ezequiel Scott" w:date="2019-12-29T19:14:00Z">
            <w:rPr>
              <w:rStyle w:val="CommentReference"/>
            </w:rPr>
          </w:rPrChange>
        </w:rPr>
        <w:commentReference w:id="1"/>
      </w:r>
      <w:r w:rsidR="00CF1B43" w:rsidRPr="004A4B49">
        <w:rPr>
          <w:lang w:val="en-GB"/>
        </w:rPr>
        <w:t xml:space="preserve"> </w:t>
      </w:r>
      <w:r w:rsidR="00AF3345" w:rsidRPr="004A4B49">
        <w:rPr>
          <w:lang w:val="en-GB"/>
        </w:rPr>
        <w:t>Curriculum</w:t>
      </w:r>
    </w:p>
    <w:commentRangeStart w:id="3"/>
    <w:p w14:paraId="1FB21E2E" w14:textId="7D2019C4" w:rsidR="00F56399" w:rsidRPr="004A4B49" w:rsidRDefault="0023752B" w:rsidP="00F56399">
      <w:pPr>
        <w:pStyle w:val="Tiitellehtautor"/>
        <w:spacing w:before="3200"/>
      </w:pPr>
      <w:sdt>
        <w:sdtPr>
          <w:alias w:val="Autor"/>
          <w:tag w:val=""/>
          <w:id w:val="1811587896"/>
          <w:placeholder>
            <w:docPart w:val="7132489645224A9EA5A3F598E2B1DB39"/>
          </w:placeholder>
          <w:dataBinding w:prefixMappings="xmlns:ns0='http://purl.org/dc/elements/1.1/' xmlns:ns1='http://schemas.openxmlformats.org/package/2006/metadata/core-properties' " w:xpath="/ns1:coreProperties[1]/ns0:creator[1]" w:storeItemID="{6C3C8BC8-F283-45AE-878A-BAB7291924A1}"/>
          <w:text/>
        </w:sdtPr>
        <w:sdtContent>
          <w:r w:rsidR="00196D89" w:rsidRPr="004A4B49">
            <w:t>Tedo Gogoladze</w:t>
          </w:r>
        </w:sdtContent>
      </w:sdt>
      <w:commentRangeEnd w:id="3"/>
      <w:r w:rsidR="0066650C" w:rsidRPr="004A4B49">
        <w:rPr>
          <w:rStyle w:val="CommentReference"/>
          <w:b w:val="0"/>
          <w:bCs w:val="0"/>
          <w:rPrChange w:id="4" w:author="Mario Ezequiel Scott" w:date="2019-12-29T19:14:00Z">
            <w:rPr>
              <w:rStyle w:val="CommentReference"/>
              <w:b w:val="0"/>
              <w:bCs w:val="0"/>
              <w:lang w:val="et-EE"/>
            </w:rPr>
          </w:rPrChange>
        </w:rPr>
        <w:commentReference w:id="3"/>
      </w:r>
    </w:p>
    <w:bookmarkStart w:id="5" w:name="OLE_LINK2" w:displacedByCustomXml="next"/>
    <w:bookmarkStart w:id="6" w:name="OLE_LINK1" w:displacedByCustomXml="next"/>
    <w:sdt>
      <w:sdtPr>
        <w:rPr>
          <w:rFonts w:ascii="Times New Roman" w:eastAsiaTheme="minorHAnsi" w:hAnsi="Times New Roman" w:cs="Times New Roman"/>
          <w:color w:val="000000"/>
          <w:lang w:eastAsia="en-US"/>
        </w:rPr>
        <w:alias w:val="Tiitel"/>
        <w:tag w:val=""/>
        <w:id w:val="-1537812548"/>
        <w:placeholder>
          <w:docPart w:val="9D15F0A0A9B4423DB661162B3E797AFF"/>
        </w:placeholder>
        <w:dataBinding w:prefixMappings="xmlns:ns0='http://purl.org/dc/elements/1.1/' xmlns:ns1='http://schemas.openxmlformats.org/package/2006/metadata/core-properties' " w:xpath="/ns1:coreProperties[1]/ns0:title[1]" w:storeItemID="{6C3C8BC8-F283-45AE-878A-BAB7291924A1}"/>
        <w:text/>
      </w:sdtPr>
      <w:sdtContent>
        <w:p w14:paraId="0F3C98B7" w14:textId="0AC4D958" w:rsidR="005268D3" w:rsidRPr="004A4B49" w:rsidRDefault="00196D89" w:rsidP="00E505FE">
          <w:pPr>
            <w:pStyle w:val="Tiitellehttiitel"/>
            <w:rPr>
              <w:rFonts w:ascii="Times New Roman" w:hAnsi="Times New Roman" w:cs="Times New Roman"/>
              <w:rPrChange w:id="7" w:author="Mario Ezequiel Scott" w:date="2019-12-29T19:14:00Z">
                <w:rPr/>
              </w:rPrChange>
            </w:rPr>
          </w:pPr>
          <w:r w:rsidRPr="004A4B49">
            <w:rPr>
              <w:rFonts w:ascii="Times New Roman" w:eastAsiaTheme="minorHAnsi" w:hAnsi="Times New Roman" w:cs="Times New Roman"/>
              <w:color w:val="000000"/>
              <w:lang w:eastAsia="en-US"/>
              <w:rPrChange w:id="8" w:author="Mario Ezequiel Scott" w:date="2019-12-29T19:14:00Z">
                <w:rPr>
                  <w:rFonts w:ascii="Times New Roman" w:eastAsiaTheme="minorHAnsi" w:hAnsi="Times New Roman" w:cs="Times New Roman"/>
                  <w:color w:val="000000"/>
                  <w:lang w:val="en-US" w:eastAsia="en-US"/>
                </w:rPr>
              </w:rPrChange>
            </w:rPr>
            <w:t>The Importance of Personality Traits in Agile Software Development: A Case Study</w:t>
          </w:r>
        </w:p>
      </w:sdtContent>
    </w:sdt>
    <w:bookmarkEnd w:id="6"/>
    <w:bookmarkEnd w:id="5"/>
    <w:commentRangeStart w:id="9"/>
    <w:p w14:paraId="22BB5B55" w14:textId="77777777" w:rsidR="005268D3" w:rsidRPr="004A4B49" w:rsidRDefault="0023752B" w:rsidP="000449EF">
      <w:pPr>
        <w:pStyle w:val="Tiitellehtttp"/>
        <w:tabs>
          <w:tab w:val="center" w:pos="4371"/>
          <w:tab w:val="left" w:pos="6340"/>
        </w:tabs>
      </w:pPr>
      <w:sdt>
        <w:sdtPr>
          <w:alias w:val="Type of Document"/>
          <w:tag w:val=""/>
          <w:id w:val="-789963932"/>
          <w:placeholder>
            <w:docPart w:val="EB720E00EDB34909B48B12792340304B"/>
          </w:placeholder>
          <w:dataBinding w:prefixMappings="xmlns:ns0='http://purl.org/dc/elements/1.1/' xmlns:ns1='http://schemas.openxmlformats.org/package/2006/metadata/core-properties' " w:xpath="/ns1:coreProperties[1]/ns0:subject[1]" w:storeItemID="{6C3C8BC8-F283-45AE-878A-BAB7291924A1}"/>
          <w:text/>
        </w:sdtPr>
        <w:sdtContent>
          <w:r w:rsidR="00A420E4" w:rsidRPr="004A4B49">
            <w:t>Master’s Thesis (30 EC</w:t>
          </w:r>
          <w:r w:rsidR="00EF4CBF" w:rsidRPr="004A4B49">
            <w:t>TS</w:t>
          </w:r>
          <w:r w:rsidR="00A420E4" w:rsidRPr="004A4B49">
            <w:t>)</w:t>
          </w:r>
        </w:sdtContent>
      </w:sdt>
      <w:commentRangeEnd w:id="9"/>
      <w:r w:rsidR="0066650C" w:rsidRPr="004A4B49">
        <w:rPr>
          <w:rStyle w:val="CommentReference"/>
          <w:b w:val="0"/>
          <w:bCs w:val="0"/>
          <w:rPrChange w:id="10" w:author="Mario Ezequiel Scott" w:date="2019-12-29T19:14:00Z">
            <w:rPr>
              <w:rStyle w:val="CommentReference"/>
              <w:b w:val="0"/>
              <w:bCs w:val="0"/>
              <w:lang w:val="et-EE"/>
            </w:rPr>
          </w:rPrChange>
        </w:rPr>
        <w:commentReference w:id="9"/>
      </w:r>
    </w:p>
    <w:p w14:paraId="08AB7DDC" w14:textId="38F05D73" w:rsidR="009A0A61" w:rsidRPr="004A4B49" w:rsidRDefault="001968D7" w:rsidP="00441B13">
      <w:pPr>
        <w:spacing w:before="1134" w:after="400"/>
        <w:jc w:val="right"/>
        <w:rPr>
          <w:sz w:val="28"/>
          <w:szCs w:val="28"/>
          <w:lang w:val="en-GB"/>
        </w:rPr>
      </w:pPr>
      <w:r w:rsidRPr="004A4B49">
        <w:rPr>
          <w:noProof/>
          <w:lang w:val="en-GB" w:eastAsia="en-GB"/>
        </w:rPr>
        <mc:AlternateContent>
          <mc:Choice Requires="wps">
            <w:drawing>
              <wp:anchor distT="0" distB="0" distL="114300" distR="114300" simplePos="0" relativeHeight="251661312" behindDoc="0" locked="0" layoutInCell="0" allowOverlap="0" wp14:anchorId="6BE876C9" wp14:editId="5021ECA9">
                <wp:simplePos x="1714500" y="8648700"/>
                <wp:positionH relativeFrom="margin">
                  <wp:align>center</wp:align>
                </wp:positionH>
                <wp:positionV relativeFrom="margin">
                  <wp:align>bottom</wp:align>
                </wp:positionV>
                <wp:extent cx="5543550" cy="52560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43550" cy="52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828C54" w14:textId="0004C0AA" w:rsidR="00D50DD0" w:rsidRPr="00AE695C" w:rsidRDefault="00D50DD0"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ins w:id="11" w:author="tedo gogoladze" w:date="2020-01-03T15:54:00Z">
                              <w:r>
                                <w:rPr>
                                  <w:noProof/>
                                  <w:color w:val="000000" w:themeColor="text2"/>
                                  <w:lang w:val="en-GB"/>
                                </w:rPr>
                                <w:t>2020</w:t>
                              </w:r>
                            </w:ins>
                            <w:del w:id="12" w:author="tedo gogoladze" w:date="2020-01-03T15:53:00Z">
                              <w:r w:rsidDel="0023752B">
                                <w:rPr>
                                  <w:noProof/>
                                  <w:color w:val="000000" w:themeColor="text2"/>
                                  <w:lang w:val="en-GB"/>
                                </w:rPr>
                                <w:delText>2019</w:delText>
                              </w:r>
                            </w:del>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E876C9" id="_x0000_t202" coordsize="21600,21600" o:spt="202" path="m,l,21600r21600,l21600,xe">
                <v:stroke joinstyle="miter"/>
                <v:path gradientshapeok="t" o:connecttype="rect"/>
              </v:shapetype>
              <v:shape id="Tekstiväli 8" o:spid="_x0000_s1026" type="#_x0000_t202" style="position:absolute;left:0;text-align:left;margin-left:0;margin-top:0;width:436.5pt;height:41.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" o:allowincell="f" o:allowoverlap="f" filled="f" stroked="f" strokeweight=".5pt">
                <v:textbox style="mso-fit-shape-to-text:t">
                  <w:txbxContent>
                    <w:p w14:paraId="07828C54" w14:textId="0004C0AA" w:rsidR="00D50DD0" w:rsidRPr="00AE695C" w:rsidRDefault="00D50DD0"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ins w:id="13" w:author="tedo gogoladze" w:date="2020-01-03T15:54:00Z">
                        <w:r>
                          <w:rPr>
                            <w:noProof/>
                            <w:color w:val="000000" w:themeColor="text2"/>
                            <w:lang w:val="en-GB"/>
                          </w:rPr>
                          <w:t>2020</w:t>
                        </w:r>
                      </w:ins>
                      <w:del w:id="14" w:author="tedo gogoladze" w:date="2020-01-03T15:53:00Z">
                        <w:r w:rsidDel="0023752B">
                          <w:rPr>
                            <w:noProof/>
                            <w:color w:val="000000" w:themeColor="text2"/>
                            <w:lang w:val="en-GB"/>
                          </w:rPr>
                          <w:delText>2019</w:delText>
                        </w:r>
                      </w:del>
                      <w:r w:rsidRPr="00AE695C">
                        <w:rPr>
                          <w:color w:val="000000" w:themeColor="text2"/>
                          <w:lang w:val="en-GB"/>
                        </w:rPr>
                        <w:fldChar w:fldCharType="end"/>
                      </w:r>
                    </w:p>
                  </w:txbxContent>
                </v:textbox>
                <w10:wrap type="square" anchorx="margin" anchory="margin"/>
              </v:shape>
            </w:pict>
          </mc:Fallback>
        </mc:AlternateContent>
      </w:r>
      <w:r w:rsidR="006D5127" w:rsidRPr="004A4B49">
        <w:rPr>
          <w:sz w:val="28"/>
          <w:szCs w:val="28"/>
          <w:lang w:val="en-GB"/>
        </w:rPr>
        <w:t>Supervisor</w:t>
      </w:r>
      <w:r w:rsidRPr="004A4B49">
        <w:rPr>
          <w:sz w:val="28"/>
          <w:szCs w:val="28"/>
          <w:lang w:val="en-GB"/>
        </w:rPr>
        <w:t>(s)</w:t>
      </w:r>
      <w:r w:rsidR="006D5127" w:rsidRPr="004A4B49">
        <w:rPr>
          <w:sz w:val="28"/>
          <w:szCs w:val="28"/>
          <w:lang w:val="en-GB"/>
        </w:rPr>
        <w:t>:</w:t>
      </w:r>
      <w:r w:rsidRPr="004A4B49">
        <w:rPr>
          <w:sz w:val="28"/>
          <w:szCs w:val="28"/>
          <w:lang w:val="en-GB"/>
        </w:rPr>
        <w:t xml:space="preserve"> </w:t>
      </w:r>
      <w:r w:rsidR="00F6645E" w:rsidRPr="00B6382D">
        <w:rPr>
          <w:sz w:val="28"/>
          <w:szCs w:val="28"/>
          <w:lang w:val="en-GB"/>
        </w:rPr>
        <w:fldChar w:fldCharType="begin">
          <w:ffData>
            <w:name w:val="Tekst1"/>
            <w:enabled/>
            <w:calcOnExit w:val="0"/>
            <w:textInput>
              <w:default w:val="Ezequiel Scott"/>
            </w:textInput>
          </w:ffData>
        </w:fldChar>
      </w:r>
      <w:bookmarkStart w:id="15" w:name="Tekst1"/>
      <w:r w:rsidR="00F6645E" w:rsidRPr="004A4B49">
        <w:rPr>
          <w:sz w:val="28"/>
          <w:szCs w:val="28"/>
          <w:lang w:val="en-GB"/>
        </w:rPr>
        <w:instrText xml:space="preserve"> FORMTEXT </w:instrText>
      </w:r>
      <w:r w:rsidR="00F6645E" w:rsidRPr="00B6382D">
        <w:rPr>
          <w:sz w:val="28"/>
          <w:szCs w:val="28"/>
          <w:lang w:val="en-GB"/>
          <w:rPrChange w:id="16" w:author="Mario Ezequiel Scott" w:date="2019-12-29T19:14:00Z">
            <w:rPr>
              <w:sz w:val="28"/>
              <w:szCs w:val="28"/>
              <w:lang w:val="en-GB"/>
            </w:rPr>
          </w:rPrChange>
        </w:rPr>
      </w:r>
      <w:r w:rsidR="00F6645E" w:rsidRPr="00B6382D">
        <w:rPr>
          <w:sz w:val="28"/>
          <w:szCs w:val="28"/>
          <w:lang w:val="en-GB"/>
          <w:rPrChange w:id="17" w:author="Mario Ezequiel Scott" w:date="2019-12-29T19:14:00Z">
            <w:rPr>
              <w:sz w:val="28"/>
              <w:szCs w:val="28"/>
              <w:lang w:val="en-GB"/>
            </w:rPr>
          </w:rPrChange>
        </w:rPr>
        <w:fldChar w:fldCharType="separate"/>
      </w:r>
      <w:r w:rsidR="00F6645E" w:rsidRPr="004A4B49">
        <w:rPr>
          <w:noProof/>
          <w:sz w:val="28"/>
          <w:szCs w:val="28"/>
          <w:lang w:val="en-GB"/>
        </w:rPr>
        <w:t>Ezequiel Scott</w:t>
      </w:r>
      <w:r w:rsidR="00F6645E" w:rsidRPr="00B6382D">
        <w:rPr>
          <w:sz w:val="28"/>
          <w:szCs w:val="28"/>
          <w:lang w:val="en-GB"/>
        </w:rPr>
        <w:fldChar w:fldCharType="end"/>
      </w:r>
      <w:bookmarkEnd w:id="15"/>
      <w:r w:rsidR="006D5127" w:rsidRPr="004A4B49">
        <w:rPr>
          <w:sz w:val="28"/>
          <w:szCs w:val="28"/>
          <w:lang w:val="en-GB"/>
        </w:rPr>
        <w:t xml:space="preserve"> </w:t>
      </w:r>
    </w:p>
    <w:p w14:paraId="36081A51" w14:textId="77777777" w:rsidR="009C3F3F" w:rsidRPr="004A4B49" w:rsidRDefault="009C3F3F">
      <w:pPr>
        <w:autoSpaceDE/>
        <w:spacing w:before="0" w:after="200" w:line="276" w:lineRule="auto"/>
        <w:jc w:val="left"/>
        <w:rPr>
          <w:sz w:val="28"/>
          <w:szCs w:val="28"/>
          <w:lang w:val="en-GB"/>
        </w:rPr>
      </w:pPr>
      <w:r w:rsidRPr="004A4B49">
        <w:rPr>
          <w:sz w:val="28"/>
          <w:szCs w:val="28"/>
          <w:lang w:val="en-GB"/>
        </w:rPr>
        <w:br w:type="page"/>
      </w:r>
    </w:p>
    <w:sdt>
      <w:sdtPr>
        <w:alias w:val="Tiitel"/>
        <w:tag w:val=""/>
        <w:id w:val="1949275283"/>
        <w:placeholder>
          <w:docPart w:val="5077421C0BF848F395DC871B3CD9D7D5"/>
        </w:placeholder>
        <w:dataBinding w:prefixMappings="xmlns:ns0='http://purl.org/dc/elements/1.1/' xmlns:ns1='http://schemas.openxmlformats.org/package/2006/metadata/core-properties' " w:xpath="/ns1:coreProperties[1]/ns0:title[1]" w:storeItemID="{6C3C8BC8-F283-45AE-878A-BAB7291924A1}"/>
        <w:text/>
      </w:sdtPr>
      <w:sdtContent>
        <w:p w14:paraId="6FE67482" w14:textId="14F3F2EC" w:rsidR="009C3F3F" w:rsidRPr="004A4B49" w:rsidRDefault="00196D89" w:rsidP="009C3F3F">
          <w:pPr>
            <w:pStyle w:val="Tiitelinfolehel"/>
          </w:pPr>
          <w:r w:rsidRPr="004A4B49">
            <w:t>The Importance of Personality Traits in Agile Software Development: A Case Study</w:t>
          </w:r>
        </w:p>
      </w:sdtContent>
    </w:sdt>
    <w:p w14:paraId="77108C52" w14:textId="2927C015" w:rsidR="009C3F3F" w:rsidRPr="004A4B49" w:rsidRDefault="000B2F0C" w:rsidP="00BD249A">
      <w:pPr>
        <w:pStyle w:val="Alapealkiriinfolehel"/>
      </w:pPr>
      <w:r w:rsidRPr="004A4B49">
        <w:t>Abstract</w:t>
      </w:r>
      <w:r w:rsidR="009C3F3F" w:rsidRPr="004A4B49">
        <w:t>:</w:t>
      </w:r>
    </w:p>
    <w:p w14:paraId="7500AD68" w14:textId="48E13ADC" w:rsidR="006204F8" w:rsidRPr="004A4B49" w:rsidRDefault="00F7412A" w:rsidP="006204F8">
      <w:pPr>
        <w:rPr>
          <w:sz w:val="22"/>
          <w:szCs w:val="22"/>
          <w:lang w:val="en-GB"/>
          <w:rPrChange w:id="18" w:author="Mario Ezequiel Scott" w:date="2019-12-29T19:14:00Z">
            <w:rPr>
              <w:sz w:val="22"/>
              <w:szCs w:val="22"/>
            </w:rPr>
          </w:rPrChange>
        </w:rPr>
      </w:pPr>
      <w:r w:rsidRPr="004A4B49">
        <w:rPr>
          <w:sz w:val="22"/>
          <w:szCs w:val="22"/>
          <w:lang w:val="en-GB"/>
          <w:rPrChange w:id="19" w:author="Mario Ezequiel Scott" w:date="2019-12-29T19:14:00Z">
            <w:rPr>
              <w:sz w:val="22"/>
              <w:szCs w:val="22"/>
            </w:rPr>
          </w:rPrChange>
        </w:rPr>
        <w:t xml:space="preserve">During the last decade, more and more companies have transformed their </w:t>
      </w:r>
      <w:r w:rsidR="00E70DA5" w:rsidRPr="004A4B49">
        <w:rPr>
          <w:sz w:val="22"/>
          <w:szCs w:val="22"/>
          <w:lang w:val="en-GB"/>
          <w:rPrChange w:id="20" w:author="Mario Ezequiel Scott" w:date="2019-12-29T19:14:00Z">
            <w:rPr>
              <w:sz w:val="22"/>
              <w:szCs w:val="22"/>
            </w:rPr>
          </w:rPrChange>
        </w:rPr>
        <w:t xml:space="preserve">way of </w:t>
      </w:r>
      <w:r w:rsidRPr="004A4B49">
        <w:rPr>
          <w:sz w:val="22"/>
          <w:szCs w:val="22"/>
          <w:lang w:val="en-GB"/>
          <w:rPrChange w:id="21" w:author="Mario Ezequiel Scott" w:date="2019-12-29T19:14:00Z">
            <w:rPr>
              <w:sz w:val="22"/>
              <w:szCs w:val="22"/>
            </w:rPr>
          </w:rPrChange>
        </w:rPr>
        <w:t>working to agile, making it the most common software development methodology</w:t>
      </w:r>
      <w:del w:id="22" w:author="tedo gogoladze" w:date="2020-01-05T01:29:00Z">
        <w:r w:rsidRPr="004A4B49" w:rsidDel="00C3096B">
          <w:rPr>
            <w:sz w:val="22"/>
            <w:szCs w:val="22"/>
            <w:lang w:val="en-GB"/>
            <w:rPrChange w:id="23" w:author="Mario Ezequiel Scott" w:date="2019-12-29T19:14:00Z">
              <w:rPr>
                <w:sz w:val="22"/>
                <w:szCs w:val="22"/>
              </w:rPr>
            </w:rPrChange>
          </w:rPr>
          <w:delText xml:space="preserve"> </w:delText>
        </w:r>
      </w:del>
      <w:r w:rsidRPr="004A4B49">
        <w:rPr>
          <w:sz w:val="22"/>
          <w:szCs w:val="22"/>
          <w:lang w:val="en-GB"/>
          <w:rPrChange w:id="24" w:author="Mario Ezequiel Scott" w:date="2019-12-29T19:14:00Z">
            <w:rPr>
              <w:sz w:val="22"/>
              <w:szCs w:val="22"/>
            </w:rPr>
          </w:rPrChange>
        </w:rPr>
        <w:t xml:space="preserve"> in the in</w:t>
      </w:r>
      <w:r w:rsidR="00832408" w:rsidRPr="004A4B49">
        <w:rPr>
          <w:sz w:val="22"/>
          <w:szCs w:val="22"/>
          <w:lang w:val="en-GB"/>
          <w:rPrChange w:id="25" w:author="Mario Ezequiel Scott" w:date="2019-12-29T19:14:00Z">
            <w:rPr>
              <w:sz w:val="22"/>
              <w:szCs w:val="22"/>
            </w:rPr>
          </w:rPrChange>
        </w:rPr>
        <w:t>du</w:t>
      </w:r>
      <w:r w:rsidR="00415264" w:rsidRPr="004A4B49">
        <w:rPr>
          <w:sz w:val="22"/>
          <w:szCs w:val="22"/>
          <w:lang w:val="en-GB"/>
          <w:rPrChange w:id="26" w:author="Mario Ezequiel Scott" w:date="2019-12-29T19:14:00Z">
            <w:rPr>
              <w:sz w:val="22"/>
              <w:szCs w:val="22"/>
            </w:rPr>
          </w:rPrChange>
        </w:rPr>
        <w:t>s</w:t>
      </w:r>
      <w:r w:rsidRPr="004A4B49">
        <w:rPr>
          <w:sz w:val="22"/>
          <w:szCs w:val="22"/>
          <w:lang w:val="en-GB"/>
          <w:rPrChange w:id="27" w:author="Mario Ezequiel Scott" w:date="2019-12-29T19:14:00Z">
            <w:rPr>
              <w:sz w:val="22"/>
              <w:szCs w:val="22"/>
            </w:rPr>
          </w:rPrChange>
        </w:rPr>
        <w:t>try.</w:t>
      </w:r>
      <w:r w:rsidR="00465862" w:rsidRPr="004A4B49">
        <w:rPr>
          <w:sz w:val="22"/>
          <w:szCs w:val="22"/>
          <w:lang w:val="en-GB"/>
          <w:rPrChange w:id="28" w:author="Mario Ezequiel Scott" w:date="2019-12-29T19:14:00Z">
            <w:rPr>
              <w:sz w:val="22"/>
              <w:szCs w:val="22"/>
            </w:rPr>
          </w:rPrChange>
        </w:rPr>
        <w:t xml:space="preserve"> The core principle of Agile as given in the original manifesto states, that individuals and their interactions are mo</w:t>
      </w:r>
      <w:r w:rsidR="006A14FD" w:rsidRPr="004A4B49">
        <w:rPr>
          <w:sz w:val="22"/>
          <w:szCs w:val="22"/>
          <w:lang w:val="en-GB"/>
          <w:rPrChange w:id="29" w:author="Mario Ezequiel Scott" w:date="2019-12-29T19:14:00Z">
            <w:rPr>
              <w:sz w:val="22"/>
              <w:szCs w:val="22"/>
            </w:rPr>
          </w:rPrChange>
        </w:rPr>
        <w:t>r</w:t>
      </w:r>
      <w:r w:rsidR="00465862" w:rsidRPr="004A4B49">
        <w:rPr>
          <w:sz w:val="22"/>
          <w:szCs w:val="22"/>
          <w:lang w:val="en-GB"/>
          <w:rPrChange w:id="30" w:author="Mario Ezequiel Scott" w:date="2019-12-29T19:14:00Z">
            <w:rPr>
              <w:sz w:val="22"/>
              <w:szCs w:val="22"/>
            </w:rPr>
          </w:rPrChange>
        </w:rPr>
        <w:t xml:space="preserve">e important than the tools and processes. </w:t>
      </w:r>
      <w:r w:rsidR="006A14FD" w:rsidRPr="004A4B49">
        <w:rPr>
          <w:sz w:val="22"/>
          <w:szCs w:val="22"/>
          <w:lang w:val="en-GB"/>
          <w:rPrChange w:id="31" w:author="Mario Ezequiel Scott" w:date="2019-12-29T19:14:00Z">
            <w:rPr>
              <w:sz w:val="22"/>
              <w:szCs w:val="22"/>
            </w:rPr>
          </w:rPrChange>
        </w:rPr>
        <w:t xml:space="preserve">This </w:t>
      </w:r>
      <w:r w:rsidR="00E25F79" w:rsidRPr="004A4B49">
        <w:rPr>
          <w:sz w:val="22"/>
          <w:szCs w:val="22"/>
          <w:lang w:val="en-GB"/>
          <w:rPrChange w:id="32" w:author="Mario Ezequiel Scott" w:date="2019-12-29T19:14:00Z">
            <w:rPr>
              <w:sz w:val="22"/>
              <w:szCs w:val="22"/>
            </w:rPr>
          </w:rPrChange>
        </w:rPr>
        <w:t xml:space="preserve">convention </w:t>
      </w:r>
      <w:r w:rsidR="006A14FD" w:rsidRPr="004A4B49">
        <w:rPr>
          <w:sz w:val="22"/>
          <w:szCs w:val="22"/>
          <w:lang w:val="en-GB"/>
          <w:rPrChange w:id="33" w:author="Mario Ezequiel Scott" w:date="2019-12-29T19:14:00Z">
            <w:rPr>
              <w:sz w:val="22"/>
              <w:szCs w:val="22"/>
            </w:rPr>
          </w:rPrChange>
        </w:rPr>
        <w:t>leads to the need of the study of the software developer individuals</w:t>
      </w:r>
      <w:r w:rsidR="00295F93" w:rsidRPr="004A4B49">
        <w:rPr>
          <w:sz w:val="22"/>
          <w:szCs w:val="22"/>
          <w:lang w:val="en-GB"/>
          <w:rPrChange w:id="34" w:author="Mario Ezequiel Scott" w:date="2019-12-29T19:14:00Z">
            <w:rPr>
              <w:sz w:val="22"/>
              <w:szCs w:val="22"/>
            </w:rPr>
          </w:rPrChange>
        </w:rPr>
        <w:t xml:space="preserve"> </w:t>
      </w:r>
      <w:r w:rsidR="006A14FD" w:rsidRPr="004A4B49">
        <w:rPr>
          <w:sz w:val="22"/>
          <w:szCs w:val="22"/>
          <w:lang w:val="en-GB"/>
          <w:rPrChange w:id="35" w:author="Mario Ezequiel Scott" w:date="2019-12-29T19:14:00Z">
            <w:rPr>
              <w:sz w:val="22"/>
              <w:szCs w:val="22"/>
            </w:rPr>
          </w:rPrChange>
        </w:rPr>
        <w:t xml:space="preserve">in the </w:t>
      </w:r>
      <w:r w:rsidR="00511BBB" w:rsidRPr="004A4B49">
        <w:rPr>
          <w:sz w:val="22"/>
          <w:szCs w:val="22"/>
          <w:lang w:val="en-GB"/>
          <w:rPrChange w:id="36" w:author="Mario Ezequiel Scott" w:date="2019-12-29T19:14:00Z">
            <w:rPr>
              <w:sz w:val="22"/>
              <w:szCs w:val="22"/>
            </w:rPr>
          </w:rPrChange>
        </w:rPr>
        <w:t xml:space="preserve">psychological level of personality, and </w:t>
      </w:r>
      <w:r w:rsidR="00295F93" w:rsidRPr="004A4B49">
        <w:rPr>
          <w:sz w:val="22"/>
          <w:szCs w:val="22"/>
          <w:lang w:val="en-GB"/>
          <w:rPrChange w:id="37" w:author="Mario Ezequiel Scott" w:date="2019-12-29T19:14:00Z">
            <w:rPr>
              <w:sz w:val="22"/>
              <w:szCs w:val="22"/>
            </w:rPr>
          </w:rPrChange>
        </w:rPr>
        <w:t>the performance results associated to the specific personality</w:t>
      </w:r>
      <w:r w:rsidR="00511BBB" w:rsidRPr="004A4B49">
        <w:rPr>
          <w:sz w:val="22"/>
          <w:szCs w:val="22"/>
          <w:lang w:val="en-GB"/>
          <w:rPrChange w:id="38" w:author="Mario Ezequiel Scott" w:date="2019-12-29T19:14:00Z">
            <w:rPr>
              <w:sz w:val="22"/>
              <w:szCs w:val="22"/>
            </w:rPr>
          </w:rPrChange>
        </w:rPr>
        <w:t>.</w:t>
      </w:r>
      <w:r w:rsidR="000F1EE8" w:rsidRPr="004A4B49">
        <w:rPr>
          <w:sz w:val="22"/>
          <w:szCs w:val="22"/>
          <w:lang w:val="en-GB"/>
          <w:rPrChange w:id="39" w:author="Mario Ezequiel Scott" w:date="2019-12-29T19:14:00Z">
            <w:rPr>
              <w:sz w:val="22"/>
              <w:szCs w:val="22"/>
            </w:rPr>
          </w:rPrChange>
        </w:rPr>
        <w:t xml:space="preserve"> There researches that study the personality of the developers and their performances have been set either, in academia, or in the different software development methodology environment, than agile.</w:t>
      </w:r>
      <w:r w:rsidR="00C25ED7" w:rsidRPr="004A4B49">
        <w:rPr>
          <w:sz w:val="22"/>
          <w:szCs w:val="22"/>
          <w:lang w:val="en-GB"/>
          <w:rPrChange w:id="40" w:author="Mario Ezequiel Scott" w:date="2019-12-29T19:14:00Z">
            <w:rPr>
              <w:sz w:val="22"/>
              <w:szCs w:val="22"/>
            </w:rPr>
          </w:rPrChange>
        </w:rPr>
        <w:t xml:space="preserve"> This paper aims to </w:t>
      </w:r>
      <w:del w:id="41" w:author="tedo gogoladze" w:date="2020-01-05T01:29:00Z">
        <w:r w:rsidR="000F1EE8" w:rsidRPr="004A4B49" w:rsidDel="00C3096B">
          <w:rPr>
            <w:sz w:val="22"/>
            <w:szCs w:val="22"/>
            <w:lang w:val="en-GB"/>
            <w:rPrChange w:id="42" w:author="Mario Ezequiel Scott" w:date="2019-12-29T19:14:00Z">
              <w:rPr>
                <w:sz w:val="22"/>
                <w:szCs w:val="22"/>
              </w:rPr>
            </w:rPrChange>
          </w:rPr>
          <w:delText xml:space="preserve"> </w:delText>
        </w:r>
      </w:del>
      <w:r w:rsidR="00C25ED7" w:rsidRPr="004A4B49">
        <w:rPr>
          <w:sz w:val="22"/>
          <w:szCs w:val="22"/>
          <w:lang w:val="en-GB"/>
          <w:rPrChange w:id="43" w:author="Mario Ezequiel Scott" w:date="2019-12-29T19:14:00Z">
            <w:rPr>
              <w:sz w:val="22"/>
              <w:szCs w:val="22"/>
            </w:rPr>
          </w:rPrChange>
        </w:rPr>
        <w:t>research the software developers per</w:t>
      </w:r>
      <w:ins w:id="44" w:author="tedo gogoladze" w:date="2020-01-05T01:29:00Z">
        <w:r w:rsidR="00C3096B">
          <w:rPr>
            <w:sz w:val="22"/>
            <w:szCs w:val="22"/>
            <w:lang w:val="en-GB"/>
          </w:rPr>
          <w:t>s</w:t>
        </w:r>
      </w:ins>
      <w:del w:id="45" w:author="tedo gogoladze" w:date="2020-01-05T01:29:00Z">
        <w:r w:rsidR="00C25ED7" w:rsidRPr="004A4B49" w:rsidDel="00C3096B">
          <w:rPr>
            <w:sz w:val="22"/>
            <w:szCs w:val="22"/>
            <w:lang w:val="en-GB"/>
            <w:rPrChange w:id="46" w:author="Mario Ezequiel Scott" w:date="2019-12-29T19:14:00Z">
              <w:rPr>
                <w:sz w:val="22"/>
                <w:szCs w:val="22"/>
              </w:rPr>
            </w:rPrChange>
          </w:rPr>
          <w:delText>f</w:delText>
        </w:r>
      </w:del>
      <w:r w:rsidR="00C25ED7" w:rsidRPr="004A4B49">
        <w:rPr>
          <w:sz w:val="22"/>
          <w:szCs w:val="22"/>
          <w:lang w:val="en-GB"/>
          <w:rPrChange w:id="47" w:author="Mario Ezequiel Scott" w:date="2019-12-29T19:14:00Z">
            <w:rPr>
              <w:sz w:val="22"/>
              <w:szCs w:val="22"/>
            </w:rPr>
          </w:rPrChange>
        </w:rPr>
        <w:t>onalities relationship with the metrics of agile, that these developers perform.</w:t>
      </w:r>
      <w:r w:rsidR="00BD4854" w:rsidRPr="004A4B49">
        <w:rPr>
          <w:sz w:val="22"/>
          <w:szCs w:val="22"/>
          <w:lang w:val="en-GB"/>
          <w:rPrChange w:id="48" w:author="Mario Ezequiel Scott" w:date="2019-12-29T19:14:00Z">
            <w:rPr>
              <w:sz w:val="22"/>
              <w:szCs w:val="22"/>
            </w:rPr>
          </w:rPrChange>
        </w:rPr>
        <w:t xml:space="preserve"> </w:t>
      </w:r>
      <w:r w:rsidR="00067DCC" w:rsidRPr="004A4B49">
        <w:rPr>
          <w:sz w:val="22"/>
          <w:szCs w:val="22"/>
          <w:lang w:val="en-GB"/>
          <w:rPrChange w:id="49" w:author="Mario Ezequiel Scott" w:date="2019-12-29T19:14:00Z">
            <w:rPr>
              <w:sz w:val="22"/>
              <w:szCs w:val="22"/>
            </w:rPr>
          </w:rPrChange>
        </w:rPr>
        <w:t>Within this research</w:t>
      </w:r>
      <w:r w:rsidR="0086740D" w:rsidRPr="004A4B49">
        <w:rPr>
          <w:sz w:val="22"/>
          <w:szCs w:val="22"/>
          <w:lang w:val="en-GB"/>
          <w:rPrChange w:id="50" w:author="Mario Ezequiel Scott" w:date="2019-12-29T19:14:00Z">
            <w:rPr>
              <w:sz w:val="22"/>
              <w:szCs w:val="22"/>
            </w:rPr>
          </w:rPrChange>
        </w:rPr>
        <w:t xml:space="preserve"> the logs of the most common agile software development tool, Jira, is used to retrieve the personality trait of the </w:t>
      </w:r>
      <w:r w:rsidR="00067DCC" w:rsidRPr="004A4B49">
        <w:rPr>
          <w:sz w:val="22"/>
          <w:szCs w:val="22"/>
          <w:lang w:val="en-GB"/>
          <w:rPrChange w:id="51" w:author="Mario Ezequiel Scott" w:date="2019-12-29T19:14:00Z">
            <w:rPr>
              <w:sz w:val="22"/>
              <w:szCs w:val="22"/>
            </w:rPr>
          </w:rPrChange>
        </w:rPr>
        <w:t xml:space="preserve">developers, </w:t>
      </w:r>
      <w:r w:rsidR="00471B11" w:rsidRPr="004A4B49">
        <w:rPr>
          <w:sz w:val="22"/>
          <w:szCs w:val="22"/>
          <w:lang w:val="en-GB"/>
          <w:rPrChange w:id="52" w:author="Mario Ezequiel Scott" w:date="2019-12-29T19:14:00Z">
            <w:rPr>
              <w:sz w:val="22"/>
              <w:szCs w:val="22"/>
            </w:rPr>
          </w:rPrChange>
        </w:rPr>
        <w:t xml:space="preserve">and </w:t>
      </w:r>
      <w:r w:rsidR="0086740D" w:rsidRPr="004A4B49">
        <w:rPr>
          <w:sz w:val="22"/>
          <w:szCs w:val="22"/>
          <w:lang w:val="en-GB"/>
          <w:rPrChange w:id="53" w:author="Mario Ezequiel Scott" w:date="2019-12-29T19:14:00Z">
            <w:rPr>
              <w:sz w:val="22"/>
              <w:szCs w:val="22"/>
            </w:rPr>
          </w:rPrChange>
        </w:rPr>
        <w:t xml:space="preserve">to calculate their </w:t>
      </w:r>
      <w:r w:rsidR="00471B11" w:rsidRPr="004A4B49">
        <w:rPr>
          <w:sz w:val="22"/>
          <w:szCs w:val="22"/>
          <w:lang w:val="en-GB"/>
          <w:rPrChange w:id="54" w:author="Mario Ezequiel Scott" w:date="2019-12-29T19:14:00Z">
            <w:rPr>
              <w:sz w:val="22"/>
              <w:szCs w:val="22"/>
            </w:rPr>
          </w:rPrChange>
        </w:rPr>
        <w:t>performance metrics,</w:t>
      </w:r>
      <w:r w:rsidR="0086740D" w:rsidRPr="004A4B49">
        <w:rPr>
          <w:sz w:val="22"/>
          <w:szCs w:val="22"/>
          <w:lang w:val="en-GB"/>
          <w:rPrChange w:id="55" w:author="Mario Ezequiel Scott" w:date="2019-12-29T19:14:00Z">
            <w:rPr>
              <w:sz w:val="22"/>
              <w:szCs w:val="22"/>
            </w:rPr>
          </w:rPrChange>
        </w:rPr>
        <w:t xml:space="preserve"> and finally</w:t>
      </w:r>
      <w:r w:rsidR="004F61C7" w:rsidRPr="004A4B49">
        <w:rPr>
          <w:sz w:val="22"/>
          <w:szCs w:val="22"/>
          <w:lang w:val="en-GB"/>
          <w:rPrChange w:id="56" w:author="Mario Ezequiel Scott" w:date="2019-12-29T19:14:00Z">
            <w:rPr>
              <w:sz w:val="22"/>
              <w:szCs w:val="22"/>
            </w:rPr>
          </w:rPrChange>
        </w:rPr>
        <w:t>, the link of the former two is assessed with the association rules.</w:t>
      </w:r>
      <w:r w:rsidR="0086740D" w:rsidRPr="004A4B49">
        <w:rPr>
          <w:sz w:val="22"/>
          <w:szCs w:val="22"/>
          <w:lang w:val="en-GB"/>
          <w:rPrChange w:id="57" w:author="Mario Ezequiel Scott" w:date="2019-12-29T19:14:00Z">
            <w:rPr>
              <w:sz w:val="22"/>
              <w:szCs w:val="22"/>
            </w:rPr>
          </w:rPrChange>
        </w:rPr>
        <w:t xml:space="preserve"> </w:t>
      </w:r>
      <w:r w:rsidR="004F61C7" w:rsidRPr="004A4B49">
        <w:rPr>
          <w:sz w:val="22"/>
          <w:szCs w:val="22"/>
          <w:lang w:val="en-GB"/>
          <w:rPrChange w:id="58" w:author="Mario Ezequiel Scott" w:date="2019-12-29T19:14:00Z">
            <w:rPr>
              <w:sz w:val="22"/>
              <w:szCs w:val="22"/>
            </w:rPr>
          </w:rPrChange>
        </w:rPr>
        <w:t>Additionally,</w:t>
      </w:r>
      <w:r w:rsidR="00471B11" w:rsidRPr="004A4B49">
        <w:rPr>
          <w:sz w:val="22"/>
          <w:szCs w:val="22"/>
          <w:lang w:val="en-GB"/>
          <w:rPrChange w:id="59" w:author="Mario Ezequiel Scott" w:date="2019-12-29T19:14:00Z">
            <w:rPr>
              <w:sz w:val="22"/>
              <w:szCs w:val="22"/>
            </w:rPr>
          </w:rPrChange>
        </w:rPr>
        <w:t xml:space="preserve"> </w:t>
      </w:r>
      <w:r w:rsidR="00655BB6" w:rsidRPr="004A4B49">
        <w:rPr>
          <w:sz w:val="22"/>
          <w:szCs w:val="22"/>
          <w:lang w:val="en-GB"/>
          <w:rPrChange w:id="60" w:author="Mario Ezequiel Scott" w:date="2019-12-29T19:14:00Z">
            <w:rPr>
              <w:sz w:val="22"/>
              <w:szCs w:val="22"/>
            </w:rPr>
          </w:rPrChange>
        </w:rPr>
        <w:t xml:space="preserve">this paper studies the related researches of agile metrics and the personality traits to </w:t>
      </w:r>
      <w:r w:rsidR="00B42477" w:rsidRPr="004A4B49">
        <w:rPr>
          <w:sz w:val="22"/>
          <w:szCs w:val="22"/>
          <w:lang w:val="en-GB"/>
          <w:rPrChange w:id="61" w:author="Mario Ezequiel Scott" w:date="2019-12-29T19:14:00Z">
            <w:rPr>
              <w:sz w:val="22"/>
              <w:szCs w:val="22"/>
            </w:rPr>
          </w:rPrChange>
        </w:rPr>
        <w:t xml:space="preserve">find out how the recent studies </w:t>
      </w:r>
      <w:r w:rsidR="00067501" w:rsidRPr="004A4B49">
        <w:rPr>
          <w:sz w:val="22"/>
          <w:szCs w:val="22"/>
          <w:lang w:val="en-GB"/>
          <w:rPrChange w:id="62" w:author="Mario Ezequiel Scott" w:date="2019-12-29T19:14:00Z">
            <w:rPr>
              <w:sz w:val="22"/>
              <w:szCs w:val="22"/>
            </w:rPr>
          </w:rPrChange>
        </w:rPr>
        <w:t>define the same relationship.</w:t>
      </w:r>
    </w:p>
    <w:p w14:paraId="58847632" w14:textId="77777777" w:rsidR="009C3F3F" w:rsidRPr="004A4B49" w:rsidRDefault="000B2F0C" w:rsidP="00BD249A">
      <w:pPr>
        <w:pStyle w:val="Alapealkiriinfolehel"/>
      </w:pPr>
      <w:r w:rsidRPr="004A4B49">
        <w:t>Keywords</w:t>
      </w:r>
      <w:r w:rsidR="009C3F3F" w:rsidRPr="004A4B49">
        <w:t>:</w:t>
      </w:r>
    </w:p>
    <w:sdt>
      <w:sdtPr>
        <w:rPr>
          <w:lang w:val="en-GB"/>
        </w:rPr>
        <w:alias w:val="Märksõnad"/>
        <w:tag w:val=""/>
        <w:id w:val="-1853939621"/>
        <w:placeholder>
          <w:docPart w:val="22A94983EF844971AE2F5819502B1E29"/>
        </w:placeholder>
        <w:dataBinding w:prefixMappings="xmlns:ns0='http://purl.org/dc/elements/1.1/' xmlns:ns1='http://schemas.openxmlformats.org/package/2006/metadata/core-properties' " w:xpath="/ns1:coreProperties[1]/ns1:keywords[1]" w:storeItemID="{6C3C8BC8-F283-45AE-878A-BAB7291924A1}"/>
        <w:text/>
      </w:sdtPr>
      <w:sdtContent>
        <w:p w14:paraId="6CB744E9" w14:textId="77777777" w:rsidR="00BD249A" w:rsidRPr="004A4B49" w:rsidRDefault="000B2F0C" w:rsidP="00BD249A">
          <w:pPr>
            <w:rPr>
              <w:lang w:val="en-GB"/>
            </w:rPr>
          </w:pPr>
          <w:r w:rsidRPr="004A4B49">
            <w:rPr>
              <w:lang w:val="en-GB"/>
            </w:rPr>
            <w:t>Layout, formatting, template</w:t>
          </w:r>
        </w:p>
      </w:sdtContent>
    </w:sdt>
    <w:p w14:paraId="4DDB9C4C" w14:textId="3EB9E87A" w:rsidR="00B63E00" w:rsidRPr="004A4B49" w:rsidRDefault="00B63E00" w:rsidP="00BD249A">
      <w:pPr>
        <w:rPr>
          <w:b/>
          <w:lang w:val="en-GB"/>
        </w:rPr>
      </w:pPr>
      <w:commentRangeStart w:id="63"/>
      <w:r w:rsidRPr="004A4B49">
        <w:rPr>
          <w:b/>
          <w:lang w:val="en-GB"/>
        </w:rPr>
        <w:t>CERCS</w:t>
      </w:r>
      <w:commentRangeEnd w:id="63"/>
      <w:r w:rsidRPr="004A4B49">
        <w:rPr>
          <w:rStyle w:val="CommentReference"/>
          <w:lang w:val="en-GB"/>
          <w:rPrChange w:id="64" w:author="Mario Ezequiel Scott" w:date="2019-12-29T19:14:00Z">
            <w:rPr>
              <w:rStyle w:val="CommentReference"/>
            </w:rPr>
          </w:rPrChange>
        </w:rPr>
        <w:commentReference w:id="63"/>
      </w:r>
      <w:r w:rsidRPr="004A4B49">
        <w:rPr>
          <w:b/>
          <w:lang w:val="en-GB"/>
        </w:rPr>
        <w:t>:</w:t>
      </w:r>
      <w:r w:rsidR="00D932CE" w:rsidRPr="004A4B49">
        <w:rPr>
          <w:b/>
          <w:lang w:val="en-GB"/>
        </w:rPr>
        <w:t xml:space="preserve"> P170</w:t>
      </w:r>
    </w:p>
    <w:bookmarkStart w:id="65" w:name="TitleTranslated" w:displacedByCustomXml="next"/>
    <w:bookmarkEnd w:id="65" w:displacedByCustomXml="next"/>
    <w:sdt>
      <w:sdtPr>
        <w:alias w:val="Translated Title"/>
        <w:tag w:val=""/>
        <w:id w:val="-647279118"/>
        <w:placeholder>
          <w:docPart w:val="C16273C8C2834F9F9997995A9D641446"/>
        </w:placeholder>
        <w:dataBinding w:prefixMappings="xmlns:ns0='http://purl.org/dc/elements/1.1/' xmlns:ns1='http://schemas.openxmlformats.org/package/2006/metadata/core-properties' " w:xpath="/ns1:coreProperties[1]/ns0:description[1]" w:storeItemID="{6C3C8BC8-F283-45AE-878A-BAB7291924A1}"/>
        <w:text w:multiLine="1"/>
      </w:sdtPr>
      <w:sdtContent>
        <w:p w14:paraId="7D0800F9" w14:textId="77777777" w:rsidR="000B2F0C" w:rsidRPr="004A4B49" w:rsidRDefault="00483AA2" w:rsidP="000B2F0C">
          <w:pPr>
            <w:pStyle w:val="Tiitelinfolehel"/>
            <w:rPr>
              <w:rPrChange w:id="66" w:author="Mario Ezequiel Scott" w:date="2019-12-29T19:14:00Z">
                <w:rPr>
                  <w:lang w:val="et-EE"/>
                </w:rPr>
              </w:rPrChange>
            </w:rPr>
          </w:pPr>
          <w:proofErr w:type="spellStart"/>
          <w:r w:rsidRPr="004A4B49">
            <w:rPr>
              <w:rPrChange w:id="67" w:author="Mario Ezequiel Scott" w:date="2019-12-29T19:14:00Z">
                <w:rPr>
                  <w:lang w:val="et-EE"/>
                </w:rPr>
              </w:rPrChange>
            </w:rPr>
            <w:t>Pealkiri</w:t>
          </w:r>
          <w:proofErr w:type="spellEnd"/>
          <w:r w:rsidRPr="004A4B49">
            <w:rPr>
              <w:rPrChange w:id="68" w:author="Mario Ezequiel Scott" w:date="2019-12-29T19:14:00Z">
                <w:rPr>
                  <w:lang w:val="et-EE"/>
                </w:rPr>
              </w:rPrChange>
            </w:rPr>
            <w:t xml:space="preserve"> </w:t>
          </w:r>
          <w:proofErr w:type="spellStart"/>
          <w:r w:rsidRPr="004A4B49">
            <w:rPr>
              <w:rPrChange w:id="69" w:author="Mario Ezequiel Scott" w:date="2019-12-29T19:14:00Z">
                <w:rPr>
                  <w:lang w:val="et-EE"/>
                </w:rPr>
              </w:rPrChange>
            </w:rPr>
            <w:t>eesti</w:t>
          </w:r>
          <w:proofErr w:type="spellEnd"/>
          <w:r w:rsidRPr="004A4B49">
            <w:rPr>
              <w:rPrChange w:id="70" w:author="Mario Ezequiel Scott" w:date="2019-12-29T19:14:00Z">
                <w:rPr>
                  <w:lang w:val="et-EE"/>
                </w:rPr>
              </w:rPrChange>
            </w:rPr>
            <w:t xml:space="preserve"> </w:t>
          </w:r>
          <w:proofErr w:type="spellStart"/>
          <w:r w:rsidRPr="004A4B49">
            <w:rPr>
              <w:rPrChange w:id="71" w:author="Mario Ezequiel Scott" w:date="2019-12-29T19:14:00Z">
                <w:rPr>
                  <w:lang w:val="et-EE"/>
                </w:rPr>
              </w:rPrChange>
            </w:rPr>
            <w:t>keeles</w:t>
          </w:r>
          <w:proofErr w:type="spellEnd"/>
        </w:p>
      </w:sdtContent>
    </w:sdt>
    <w:p w14:paraId="371A49D7" w14:textId="77777777" w:rsidR="000B2F0C" w:rsidRPr="004A4B49" w:rsidRDefault="000B2F0C" w:rsidP="000B2F0C">
      <w:pPr>
        <w:pStyle w:val="Alapealkiriinfolehel"/>
        <w:rPr>
          <w:rPrChange w:id="72" w:author="Mario Ezequiel Scott" w:date="2019-12-29T19:14:00Z">
            <w:rPr>
              <w:lang w:val="et-EE"/>
            </w:rPr>
          </w:rPrChange>
        </w:rPr>
      </w:pPr>
      <w:proofErr w:type="spellStart"/>
      <w:r w:rsidRPr="004A4B49">
        <w:rPr>
          <w:rPrChange w:id="73" w:author="Mario Ezequiel Scott" w:date="2019-12-29T19:14:00Z">
            <w:rPr>
              <w:lang w:val="et-EE"/>
            </w:rPr>
          </w:rPrChange>
        </w:rPr>
        <w:t>Lühikokkuvõte</w:t>
      </w:r>
      <w:proofErr w:type="spellEnd"/>
      <w:r w:rsidR="009C3F3F" w:rsidRPr="004A4B49">
        <w:rPr>
          <w:rPrChange w:id="74" w:author="Mario Ezequiel Scott" w:date="2019-12-29T19:14:00Z">
            <w:rPr>
              <w:lang w:val="et-EE"/>
            </w:rPr>
          </w:rPrChange>
        </w:rPr>
        <w:t>:</w:t>
      </w:r>
    </w:p>
    <w:p w14:paraId="068FA0D7" w14:textId="77777777" w:rsidR="000B2F0C" w:rsidRPr="004A4B49" w:rsidRDefault="00483AA2" w:rsidP="000B2F0C">
      <w:pPr>
        <w:rPr>
          <w:lang w:val="en-GB"/>
          <w:rPrChange w:id="75" w:author="Mario Ezequiel Scott" w:date="2019-12-29T19:14:00Z">
            <w:rPr/>
          </w:rPrChange>
        </w:rPr>
      </w:pPr>
      <w:proofErr w:type="spellStart"/>
      <w:r w:rsidRPr="004A4B49">
        <w:rPr>
          <w:lang w:val="en-GB"/>
          <w:rPrChange w:id="76" w:author="Mario Ezequiel Scott" w:date="2019-12-29T19:14:00Z">
            <w:rPr/>
          </w:rPrChange>
        </w:rPr>
        <w:t>Selles</w:t>
      </w:r>
      <w:proofErr w:type="spellEnd"/>
      <w:r w:rsidRPr="004A4B49">
        <w:rPr>
          <w:lang w:val="en-GB"/>
          <w:rPrChange w:id="77" w:author="Mario Ezequiel Scott" w:date="2019-12-29T19:14:00Z">
            <w:rPr/>
          </w:rPrChange>
        </w:rPr>
        <w:t xml:space="preserve"> </w:t>
      </w:r>
      <w:proofErr w:type="spellStart"/>
      <w:r w:rsidRPr="004A4B49">
        <w:rPr>
          <w:lang w:val="en-GB"/>
          <w:rPrChange w:id="78" w:author="Mario Ezequiel Scott" w:date="2019-12-29T19:14:00Z">
            <w:rPr/>
          </w:rPrChange>
        </w:rPr>
        <w:t>mallis</w:t>
      </w:r>
      <w:proofErr w:type="spellEnd"/>
      <w:r w:rsidRPr="004A4B49">
        <w:rPr>
          <w:lang w:val="en-GB"/>
          <w:rPrChange w:id="79" w:author="Mario Ezequiel Scott" w:date="2019-12-29T19:14:00Z">
            <w:rPr/>
          </w:rPrChange>
        </w:rPr>
        <w:t xml:space="preserve"> </w:t>
      </w:r>
      <w:proofErr w:type="spellStart"/>
      <w:r w:rsidRPr="004A4B49">
        <w:rPr>
          <w:lang w:val="en-GB"/>
          <w:rPrChange w:id="80" w:author="Mario Ezequiel Scott" w:date="2019-12-29T19:14:00Z">
            <w:rPr/>
          </w:rPrChange>
        </w:rPr>
        <w:t>kirjeldatakse</w:t>
      </w:r>
      <w:proofErr w:type="spellEnd"/>
      <w:r w:rsidRPr="004A4B49">
        <w:rPr>
          <w:lang w:val="en-GB"/>
          <w:rPrChange w:id="81" w:author="Mario Ezequiel Scott" w:date="2019-12-29T19:14:00Z">
            <w:rPr/>
          </w:rPrChange>
        </w:rPr>
        <w:t xml:space="preserve"> </w:t>
      </w:r>
      <w:proofErr w:type="spellStart"/>
      <w:r w:rsidRPr="004A4B49">
        <w:rPr>
          <w:lang w:val="en-GB"/>
          <w:rPrChange w:id="82" w:author="Mario Ezequiel Scott" w:date="2019-12-29T19:14:00Z">
            <w:rPr/>
          </w:rPrChange>
        </w:rPr>
        <w:t>ingliskeelse</w:t>
      </w:r>
      <w:proofErr w:type="spellEnd"/>
      <w:r w:rsidRPr="004A4B49">
        <w:rPr>
          <w:lang w:val="en-GB"/>
          <w:rPrChange w:id="83" w:author="Mario Ezequiel Scott" w:date="2019-12-29T19:14:00Z">
            <w:rPr/>
          </w:rPrChange>
        </w:rPr>
        <w:t xml:space="preserve"> </w:t>
      </w:r>
      <w:proofErr w:type="spellStart"/>
      <w:r w:rsidRPr="004A4B49">
        <w:rPr>
          <w:lang w:val="en-GB"/>
          <w:rPrChange w:id="84" w:author="Mario Ezequiel Scott" w:date="2019-12-29T19:14:00Z">
            <w:rPr/>
          </w:rPrChange>
        </w:rPr>
        <w:t>lõputöö</w:t>
      </w:r>
      <w:proofErr w:type="spellEnd"/>
      <w:r w:rsidRPr="004A4B49">
        <w:rPr>
          <w:lang w:val="en-GB"/>
          <w:rPrChange w:id="85" w:author="Mario Ezequiel Scott" w:date="2019-12-29T19:14:00Z">
            <w:rPr/>
          </w:rPrChange>
        </w:rPr>
        <w:t xml:space="preserve"> mall, </w:t>
      </w:r>
      <w:proofErr w:type="spellStart"/>
      <w:r w:rsidRPr="004A4B49">
        <w:rPr>
          <w:lang w:val="en-GB"/>
          <w:rPrChange w:id="86" w:author="Mario Ezequiel Scott" w:date="2019-12-29T19:14:00Z">
            <w:rPr/>
          </w:rPrChange>
        </w:rPr>
        <w:t>stiilid</w:t>
      </w:r>
      <w:proofErr w:type="spellEnd"/>
      <w:r w:rsidRPr="004A4B49">
        <w:rPr>
          <w:lang w:val="en-GB"/>
          <w:rPrChange w:id="87" w:author="Mario Ezequiel Scott" w:date="2019-12-29T19:14:00Z">
            <w:rPr/>
          </w:rPrChange>
        </w:rPr>
        <w:t xml:space="preserve"> </w:t>
      </w:r>
      <w:proofErr w:type="spellStart"/>
      <w:r w:rsidRPr="004A4B49">
        <w:rPr>
          <w:lang w:val="en-GB"/>
          <w:rPrChange w:id="88" w:author="Mario Ezequiel Scott" w:date="2019-12-29T19:14:00Z">
            <w:rPr/>
          </w:rPrChange>
        </w:rPr>
        <w:t>ja</w:t>
      </w:r>
      <w:proofErr w:type="spellEnd"/>
      <w:r w:rsidRPr="004A4B49">
        <w:rPr>
          <w:lang w:val="en-GB"/>
          <w:rPrChange w:id="89" w:author="Mario Ezequiel Scott" w:date="2019-12-29T19:14:00Z">
            <w:rPr/>
          </w:rPrChange>
        </w:rPr>
        <w:t xml:space="preserve"> </w:t>
      </w:r>
      <w:proofErr w:type="spellStart"/>
      <w:r w:rsidRPr="004A4B49">
        <w:rPr>
          <w:lang w:val="en-GB"/>
          <w:rPrChange w:id="90" w:author="Mario Ezequiel Scott" w:date="2019-12-29T19:14:00Z">
            <w:rPr/>
          </w:rPrChange>
        </w:rPr>
        <w:t>antakse</w:t>
      </w:r>
      <w:proofErr w:type="spellEnd"/>
      <w:r w:rsidRPr="004A4B49">
        <w:rPr>
          <w:lang w:val="en-GB"/>
          <w:rPrChange w:id="91" w:author="Mario Ezequiel Scott" w:date="2019-12-29T19:14:00Z">
            <w:rPr/>
          </w:rPrChange>
        </w:rPr>
        <w:t xml:space="preserve"> </w:t>
      </w:r>
      <w:proofErr w:type="spellStart"/>
      <w:r w:rsidRPr="004A4B49">
        <w:rPr>
          <w:lang w:val="en-GB"/>
          <w:rPrChange w:id="92" w:author="Mario Ezequiel Scott" w:date="2019-12-29T19:14:00Z">
            <w:rPr/>
          </w:rPrChange>
        </w:rPr>
        <w:t>soovitusi</w:t>
      </w:r>
      <w:proofErr w:type="spellEnd"/>
      <w:r w:rsidRPr="004A4B49">
        <w:rPr>
          <w:lang w:val="en-GB"/>
          <w:rPrChange w:id="93" w:author="Mario Ezequiel Scott" w:date="2019-12-29T19:14:00Z">
            <w:rPr/>
          </w:rPrChange>
        </w:rPr>
        <w:t xml:space="preserve"> </w:t>
      </w:r>
      <w:proofErr w:type="spellStart"/>
      <w:r w:rsidRPr="004A4B49">
        <w:rPr>
          <w:lang w:val="en-GB"/>
          <w:rPrChange w:id="94" w:author="Mario Ezequiel Scott" w:date="2019-12-29T19:14:00Z">
            <w:rPr/>
          </w:rPrChange>
        </w:rPr>
        <w:t>töö</w:t>
      </w:r>
      <w:proofErr w:type="spellEnd"/>
      <w:r w:rsidRPr="004A4B49">
        <w:rPr>
          <w:lang w:val="en-GB"/>
          <w:rPrChange w:id="95" w:author="Mario Ezequiel Scott" w:date="2019-12-29T19:14:00Z">
            <w:rPr/>
          </w:rPrChange>
        </w:rPr>
        <w:t xml:space="preserve"> </w:t>
      </w:r>
      <w:proofErr w:type="spellStart"/>
      <w:r w:rsidRPr="004A4B49">
        <w:rPr>
          <w:lang w:val="en-GB"/>
          <w:rPrChange w:id="96" w:author="Mario Ezequiel Scott" w:date="2019-12-29T19:14:00Z">
            <w:rPr/>
          </w:rPrChange>
        </w:rPr>
        <w:t>teostamisel</w:t>
      </w:r>
      <w:proofErr w:type="spellEnd"/>
      <w:r w:rsidRPr="004A4B49">
        <w:rPr>
          <w:lang w:val="en-GB"/>
          <w:rPrChange w:id="97" w:author="Mario Ezequiel Scott" w:date="2019-12-29T19:14:00Z">
            <w:rPr/>
          </w:rPrChange>
        </w:rPr>
        <w:t xml:space="preserve"> </w:t>
      </w:r>
      <w:proofErr w:type="spellStart"/>
      <w:r w:rsidRPr="004A4B49">
        <w:rPr>
          <w:lang w:val="en-GB"/>
          <w:rPrChange w:id="98" w:author="Mario Ezequiel Scott" w:date="2019-12-29T19:14:00Z">
            <w:rPr/>
          </w:rPrChange>
        </w:rPr>
        <w:t>kasutades</w:t>
      </w:r>
      <w:proofErr w:type="spellEnd"/>
      <w:r w:rsidRPr="004A4B49">
        <w:rPr>
          <w:lang w:val="en-GB"/>
          <w:rPrChange w:id="99" w:author="Mario Ezequiel Scott" w:date="2019-12-29T19:14:00Z">
            <w:rPr/>
          </w:rPrChange>
        </w:rPr>
        <w:t xml:space="preserve"> Microsoft </w:t>
      </w:r>
      <w:proofErr w:type="spellStart"/>
      <w:r w:rsidRPr="004A4B49">
        <w:rPr>
          <w:lang w:val="en-GB"/>
          <w:rPrChange w:id="100" w:author="Mario Ezequiel Scott" w:date="2019-12-29T19:14:00Z">
            <w:rPr/>
          </w:rPrChange>
        </w:rPr>
        <w:t>Wordi</w:t>
      </w:r>
      <w:proofErr w:type="spellEnd"/>
      <w:r w:rsidRPr="004A4B49">
        <w:rPr>
          <w:lang w:val="en-GB"/>
          <w:rPrChange w:id="101" w:author="Mario Ezequiel Scott" w:date="2019-12-29T19:14:00Z">
            <w:rPr/>
          </w:rPrChange>
        </w:rPr>
        <w:t>.</w:t>
      </w:r>
    </w:p>
    <w:p w14:paraId="4F1A0284" w14:textId="77777777" w:rsidR="005268D3" w:rsidRPr="004A4B49" w:rsidRDefault="000B2F0C" w:rsidP="000B2F0C">
      <w:pPr>
        <w:pStyle w:val="Alapealkiriinfolehel"/>
        <w:rPr>
          <w:rPrChange w:id="102" w:author="Mario Ezequiel Scott" w:date="2019-12-29T19:14:00Z">
            <w:rPr>
              <w:lang w:val="et-EE"/>
            </w:rPr>
          </w:rPrChange>
        </w:rPr>
      </w:pPr>
      <w:proofErr w:type="spellStart"/>
      <w:r w:rsidRPr="004A4B49">
        <w:rPr>
          <w:rPrChange w:id="103" w:author="Mario Ezequiel Scott" w:date="2019-12-29T19:14:00Z">
            <w:rPr>
              <w:lang w:val="et-EE"/>
            </w:rPr>
          </w:rPrChange>
        </w:rPr>
        <w:t>Võtmesõnad</w:t>
      </w:r>
      <w:proofErr w:type="spellEnd"/>
      <w:r w:rsidR="009C3F3F" w:rsidRPr="004A4B49">
        <w:rPr>
          <w:rPrChange w:id="104" w:author="Mario Ezequiel Scott" w:date="2019-12-29T19:14:00Z">
            <w:rPr>
              <w:lang w:val="et-EE"/>
            </w:rPr>
          </w:rPrChange>
        </w:rPr>
        <w:t>:</w:t>
      </w:r>
    </w:p>
    <w:p w14:paraId="33DF5473" w14:textId="77777777" w:rsidR="000B2F0C" w:rsidRPr="004A4B49" w:rsidRDefault="00483AA2" w:rsidP="000B2F0C">
      <w:pPr>
        <w:rPr>
          <w:lang w:val="en-GB"/>
          <w:rPrChange w:id="105" w:author="Mario Ezequiel Scott" w:date="2019-12-29T19:14:00Z">
            <w:rPr/>
          </w:rPrChange>
        </w:rPr>
      </w:pPr>
      <w:proofErr w:type="spellStart"/>
      <w:r w:rsidRPr="004A4B49">
        <w:rPr>
          <w:lang w:val="en-GB"/>
          <w:rPrChange w:id="106" w:author="Mario Ezequiel Scott" w:date="2019-12-29T19:14:00Z">
            <w:rPr/>
          </w:rPrChange>
        </w:rPr>
        <w:t>Kujundus</w:t>
      </w:r>
      <w:proofErr w:type="spellEnd"/>
      <w:r w:rsidRPr="004A4B49">
        <w:rPr>
          <w:lang w:val="en-GB"/>
          <w:rPrChange w:id="107" w:author="Mario Ezequiel Scott" w:date="2019-12-29T19:14:00Z">
            <w:rPr/>
          </w:rPrChange>
        </w:rPr>
        <w:t xml:space="preserve">, </w:t>
      </w:r>
      <w:proofErr w:type="spellStart"/>
      <w:r w:rsidRPr="004A4B49">
        <w:rPr>
          <w:lang w:val="en-GB"/>
          <w:rPrChange w:id="108" w:author="Mario Ezequiel Scott" w:date="2019-12-29T19:14:00Z">
            <w:rPr/>
          </w:rPrChange>
        </w:rPr>
        <w:t>paigutus</w:t>
      </w:r>
      <w:proofErr w:type="spellEnd"/>
      <w:r w:rsidRPr="004A4B49">
        <w:rPr>
          <w:lang w:val="en-GB"/>
          <w:rPrChange w:id="109" w:author="Mario Ezequiel Scott" w:date="2019-12-29T19:14:00Z">
            <w:rPr/>
          </w:rPrChange>
        </w:rPr>
        <w:t>, mall</w:t>
      </w:r>
    </w:p>
    <w:p w14:paraId="19B79918" w14:textId="77777777" w:rsidR="00B63E00" w:rsidRPr="004A4B49" w:rsidRDefault="00B63E00" w:rsidP="000B2F0C">
      <w:pPr>
        <w:rPr>
          <w:b/>
          <w:lang w:val="en-GB"/>
          <w:rPrChange w:id="110" w:author="Mario Ezequiel Scott" w:date="2019-12-29T19:14:00Z">
            <w:rPr>
              <w:b/>
            </w:rPr>
          </w:rPrChange>
        </w:rPr>
      </w:pPr>
      <w:commentRangeStart w:id="111"/>
      <w:r w:rsidRPr="004A4B49">
        <w:rPr>
          <w:b/>
          <w:lang w:val="en-GB"/>
          <w:rPrChange w:id="112" w:author="Mario Ezequiel Scott" w:date="2019-12-29T19:14:00Z">
            <w:rPr>
              <w:b/>
            </w:rPr>
          </w:rPrChange>
        </w:rPr>
        <w:t>CERCS</w:t>
      </w:r>
      <w:commentRangeEnd w:id="111"/>
      <w:r w:rsidR="00B35D2F" w:rsidRPr="004A4B49">
        <w:rPr>
          <w:rStyle w:val="CommentReference"/>
          <w:lang w:val="en-GB"/>
          <w:rPrChange w:id="113" w:author="Mario Ezequiel Scott" w:date="2019-12-29T19:14:00Z">
            <w:rPr>
              <w:rStyle w:val="CommentReference"/>
            </w:rPr>
          </w:rPrChange>
        </w:rPr>
        <w:commentReference w:id="111"/>
      </w:r>
      <w:r w:rsidRPr="004A4B49">
        <w:rPr>
          <w:b/>
          <w:lang w:val="en-GB"/>
          <w:rPrChange w:id="114" w:author="Mario Ezequiel Scott" w:date="2019-12-29T19:14:00Z">
            <w:rPr>
              <w:b/>
            </w:rPr>
          </w:rPrChange>
        </w:rPr>
        <w:t>:</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378F4FA" w14:textId="77777777" w:rsidR="005268D3" w:rsidRPr="004A4B49" w:rsidRDefault="002065CD">
          <w:pPr>
            <w:pStyle w:val="TOCHeading1"/>
          </w:pPr>
          <w:r w:rsidRPr="004A4B49">
            <w:t>Table of Contents</w:t>
          </w:r>
        </w:p>
        <w:p w14:paraId="6D8C3106" w14:textId="6633B8D7" w:rsidR="000B2C0D" w:rsidRDefault="00156940">
          <w:pPr>
            <w:pStyle w:val="TOC1"/>
            <w:tabs>
              <w:tab w:val="left" w:pos="480"/>
              <w:tab w:val="right" w:leader="dot" w:pos="8733"/>
            </w:tabs>
            <w:rPr>
              <w:ins w:id="115" w:author="tedo gogoladze" w:date="2020-01-06T15:00:00Z"/>
              <w:rFonts w:asciiTheme="minorHAnsi" w:eastAsiaTheme="minorEastAsia" w:hAnsiTheme="minorHAnsi"/>
              <w:noProof/>
              <w:sz w:val="22"/>
              <w:szCs w:val="22"/>
              <w:lang w:val="en-US" w:eastAsia="en-US"/>
            </w:rPr>
          </w:pPr>
          <w:r w:rsidRPr="004A4B49">
            <w:rPr>
              <w:lang w:val="en-GB"/>
            </w:rPr>
            <w:fldChar w:fldCharType="begin"/>
          </w:r>
          <w:r w:rsidR="002065CD" w:rsidRPr="004A4B49">
            <w:rPr>
              <w:lang w:val="en-GB"/>
            </w:rPr>
            <w:instrText xml:space="preserve"> TOC \o "1-3" \h \z \u </w:instrText>
          </w:r>
          <w:r w:rsidRPr="004A4B49">
            <w:rPr>
              <w:lang w:val="en-GB"/>
              <w:rPrChange w:id="116" w:author="Mario Ezequiel Scott" w:date="2019-12-29T19:14:00Z">
                <w:rPr>
                  <w:lang w:val="en-GB"/>
                </w:rPr>
              </w:rPrChange>
            </w:rPr>
            <w:fldChar w:fldCharType="separate"/>
          </w:r>
          <w:ins w:id="117" w:author="tedo gogoladze" w:date="2020-01-06T15:00:00Z">
            <w:r w:rsidR="000B2C0D" w:rsidRPr="00F60F1B">
              <w:rPr>
                <w:rStyle w:val="Hyperlink"/>
                <w:noProof/>
              </w:rPr>
              <w:fldChar w:fldCharType="begin"/>
            </w:r>
            <w:r w:rsidR="000B2C0D" w:rsidRPr="00F60F1B">
              <w:rPr>
                <w:rStyle w:val="Hyperlink"/>
                <w:noProof/>
              </w:rPr>
              <w:instrText xml:space="preserve"> </w:instrText>
            </w:r>
            <w:r w:rsidR="000B2C0D">
              <w:rPr>
                <w:noProof/>
              </w:rPr>
              <w:instrText>HYPERLINK \l "_Toc29215271"</w:instrText>
            </w:r>
            <w:r w:rsidR="000B2C0D" w:rsidRPr="00F60F1B">
              <w:rPr>
                <w:rStyle w:val="Hyperlink"/>
                <w:noProof/>
              </w:rPr>
              <w:instrText xml:space="preserve"> </w:instrText>
            </w:r>
            <w:r w:rsidR="000B2C0D" w:rsidRPr="00F60F1B">
              <w:rPr>
                <w:rStyle w:val="Hyperlink"/>
                <w:noProof/>
              </w:rPr>
            </w:r>
            <w:r w:rsidR="000B2C0D" w:rsidRPr="00F60F1B">
              <w:rPr>
                <w:rStyle w:val="Hyperlink"/>
                <w:noProof/>
              </w:rPr>
              <w:fldChar w:fldCharType="separate"/>
            </w:r>
            <w:r w:rsidR="000B2C0D" w:rsidRPr="00F60F1B">
              <w:rPr>
                <w:rStyle w:val="Hyperlink"/>
                <w:noProof/>
                <w:snapToGrid w:val="0"/>
                <w:w w:val="0"/>
              </w:rPr>
              <w:t>1</w:t>
            </w:r>
            <w:r w:rsidR="000B2C0D">
              <w:rPr>
                <w:rFonts w:asciiTheme="minorHAnsi" w:eastAsiaTheme="minorEastAsia" w:hAnsiTheme="minorHAnsi"/>
                <w:noProof/>
                <w:sz w:val="22"/>
                <w:szCs w:val="22"/>
                <w:lang w:val="en-US" w:eastAsia="en-US"/>
              </w:rPr>
              <w:tab/>
            </w:r>
            <w:r w:rsidR="000B2C0D" w:rsidRPr="00F60F1B">
              <w:rPr>
                <w:rStyle w:val="Hyperlink"/>
                <w:noProof/>
              </w:rPr>
              <w:t>Introduction</w:t>
            </w:r>
            <w:r w:rsidR="000B2C0D">
              <w:rPr>
                <w:noProof/>
                <w:webHidden/>
              </w:rPr>
              <w:tab/>
            </w:r>
            <w:r w:rsidR="000B2C0D">
              <w:rPr>
                <w:noProof/>
                <w:webHidden/>
              </w:rPr>
              <w:fldChar w:fldCharType="begin"/>
            </w:r>
            <w:r w:rsidR="000B2C0D">
              <w:rPr>
                <w:noProof/>
                <w:webHidden/>
              </w:rPr>
              <w:instrText xml:space="preserve"> PAGEREF _Toc29215271 \h </w:instrText>
            </w:r>
            <w:r w:rsidR="000B2C0D">
              <w:rPr>
                <w:noProof/>
                <w:webHidden/>
              </w:rPr>
            </w:r>
          </w:ins>
          <w:r w:rsidR="000B2C0D">
            <w:rPr>
              <w:noProof/>
              <w:webHidden/>
            </w:rPr>
            <w:fldChar w:fldCharType="separate"/>
          </w:r>
          <w:ins w:id="118" w:author="tedo gogoladze" w:date="2020-01-06T15:00:00Z">
            <w:r w:rsidR="000B2C0D">
              <w:rPr>
                <w:noProof/>
                <w:webHidden/>
              </w:rPr>
              <w:t>5</w:t>
            </w:r>
            <w:r w:rsidR="000B2C0D">
              <w:rPr>
                <w:noProof/>
                <w:webHidden/>
              </w:rPr>
              <w:fldChar w:fldCharType="end"/>
            </w:r>
            <w:r w:rsidR="000B2C0D" w:rsidRPr="00F60F1B">
              <w:rPr>
                <w:rStyle w:val="Hyperlink"/>
                <w:noProof/>
              </w:rPr>
              <w:fldChar w:fldCharType="end"/>
            </w:r>
          </w:ins>
        </w:p>
        <w:p w14:paraId="36419C3B" w14:textId="3BE46338" w:rsidR="000B2C0D" w:rsidRDefault="000B2C0D">
          <w:pPr>
            <w:pStyle w:val="TOC1"/>
            <w:tabs>
              <w:tab w:val="left" w:pos="480"/>
              <w:tab w:val="right" w:leader="dot" w:pos="8733"/>
            </w:tabs>
            <w:rPr>
              <w:ins w:id="119" w:author="tedo gogoladze" w:date="2020-01-06T15:00:00Z"/>
              <w:rFonts w:asciiTheme="minorHAnsi" w:eastAsiaTheme="minorEastAsia" w:hAnsiTheme="minorHAnsi"/>
              <w:noProof/>
              <w:sz w:val="22"/>
              <w:szCs w:val="22"/>
              <w:lang w:val="en-US" w:eastAsia="en-US"/>
            </w:rPr>
          </w:pPr>
          <w:ins w:id="120"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"_Toc29215272"</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snapToGrid w:val="0"/>
                <w:w w:val="0"/>
              </w:rPr>
              <w:t>2</w:t>
            </w:r>
            <w:r>
              <w:rPr>
                <w:rFonts w:asciiTheme="minorHAnsi" w:eastAsiaTheme="minorEastAsia" w:hAnsiTheme="minorHAnsi"/>
                <w:noProof/>
                <w:sz w:val="22"/>
                <w:szCs w:val="22"/>
                <w:lang w:val="en-US" w:eastAsia="en-US"/>
              </w:rPr>
              <w:tab/>
            </w:r>
            <w:r w:rsidRPr="00F60F1B">
              <w:rPr>
                <w:rStyle w:val="Hyperlink"/>
                <w:noProof/>
              </w:rPr>
              <w:t>Background</w:t>
            </w:r>
            <w:r>
              <w:rPr>
                <w:noProof/>
                <w:webHidden/>
              </w:rPr>
              <w:tab/>
            </w:r>
            <w:r>
              <w:rPr>
                <w:noProof/>
                <w:webHidden/>
              </w:rPr>
              <w:fldChar w:fldCharType="begin"/>
            </w:r>
            <w:r>
              <w:rPr>
                <w:noProof/>
                <w:webHidden/>
              </w:rPr>
              <w:instrText xml:space="preserve"> PAGEREF _Toc29215272 \h </w:instrText>
            </w:r>
            <w:r>
              <w:rPr>
                <w:noProof/>
                <w:webHidden/>
              </w:rPr>
            </w:r>
          </w:ins>
          <w:r>
            <w:rPr>
              <w:noProof/>
              <w:webHidden/>
            </w:rPr>
            <w:fldChar w:fldCharType="separate"/>
          </w:r>
          <w:ins w:id="121" w:author="tedo gogoladze" w:date="2020-01-06T15:00:00Z">
            <w:r>
              <w:rPr>
                <w:noProof/>
                <w:webHidden/>
              </w:rPr>
              <w:t>7</w:t>
            </w:r>
            <w:r>
              <w:rPr>
                <w:noProof/>
                <w:webHidden/>
              </w:rPr>
              <w:fldChar w:fldCharType="end"/>
            </w:r>
            <w:r w:rsidRPr="00F60F1B">
              <w:rPr>
                <w:rStyle w:val="Hyperlink"/>
                <w:noProof/>
              </w:rPr>
              <w:fldChar w:fldCharType="end"/>
            </w:r>
          </w:ins>
        </w:p>
        <w:p w14:paraId="0E135063" w14:textId="2A18187B" w:rsidR="000B2C0D" w:rsidRDefault="000B2C0D">
          <w:pPr>
            <w:pStyle w:val="TOC2"/>
            <w:tabs>
              <w:tab w:val="left" w:pos="880"/>
              <w:tab w:val="right" w:leader="dot" w:pos="8733"/>
            </w:tabs>
            <w:rPr>
              <w:ins w:id="122" w:author="tedo gogoladze" w:date="2020-01-06T15:00:00Z"/>
              <w:rFonts w:asciiTheme="minorHAnsi" w:eastAsiaTheme="minorEastAsia" w:hAnsiTheme="minorHAnsi"/>
              <w:noProof/>
              <w:sz w:val="22"/>
              <w:szCs w:val="22"/>
              <w:lang w:val="en-US" w:eastAsia="en-US"/>
            </w:rPr>
          </w:pPr>
          <w:ins w:id="123"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"_Toc29215273"</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2.1</w:t>
            </w:r>
            <w:r>
              <w:rPr>
                <w:rFonts w:asciiTheme="minorHAnsi" w:eastAsiaTheme="minorEastAsia" w:hAnsiTheme="minorHAnsi"/>
                <w:noProof/>
                <w:sz w:val="22"/>
                <w:szCs w:val="22"/>
                <w:lang w:val="en-US" w:eastAsia="en-US"/>
              </w:rPr>
              <w:tab/>
            </w:r>
            <w:r w:rsidRPr="00F60F1B">
              <w:rPr>
                <w:rStyle w:val="Hyperlink"/>
                <w:noProof/>
              </w:rPr>
              <w:t>Personality type assessment model</w:t>
            </w:r>
            <w:r>
              <w:rPr>
                <w:noProof/>
                <w:webHidden/>
              </w:rPr>
              <w:tab/>
            </w:r>
            <w:r>
              <w:rPr>
                <w:noProof/>
                <w:webHidden/>
              </w:rPr>
              <w:fldChar w:fldCharType="begin"/>
            </w:r>
            <w:r>
              <w:rPr>
                <w:noProof/>
                <w:webHidden/>
              </w:rPr>
              <w:instrText xml:space="preserve"> PAGEREF _Toc29215273 \h </w:instrText>
            </w:r>
            <w:r>
              <w:rPr>
                <w:noProof/>
                <w:webHidden/>
              </w:rPr>
            </w:r>
          </w:ins>
          <w:r>
            <w:rPr>
              <w:noProof/>
              <w:webHidden/>
            </w:rPr>
            <w:fldChar w:fldCharType="separate"/>
          </w:r>
          <w:ins w:id="124" w:author="tedo gogoladze" w:date="2020-01-06T15:00:00Z">
            <w:r>
              <w:rPr>
                <w:noProof/>
                <w:webHidden/>
              </w:rPr>
              <w:t>7</w:t>
            </w:r>
            <w:r>
              <w:rPr>
                <w:noProof/>
                <w:webHidden/>
              </w:rPr>
              <w:fldChar w:fldCharType="end"/>
            </w:r>
            <w:r w:rsidRPr="00F60F1B">
              <w:rPr>
                <w:rStyle w:val="Hyperlink"/>
                <w:noProof/>
              </w:rPr>
              <w:fldChar w:fldCharType="end"/>
            </w:r>
          </w:ins>
        </w:p>
        <w:p w14:paraId="15FFAE59" w14:textId="7328C238" w:rsidR="000B2C0D" w:rsidRDefault="000B2C0D">
          <w:pPr>
            <w:pStyle w:val="TOC2"/>
            <w:tabs>
              <w:tab w:val="left" w:pos="880"/>
              <w:tab w:val="right" w:leader="dot" w:pos="8733"/>
            </w:tabs>
            <w:rPr>
              <w:ins w:id="125" w:author="tedo gogoladze" w:date="2020-01-06T15:00:00Z"/>
              <w:rFonts w:asciiTheme="minorHAnsi" w:eastAsiaTheme="minorEastAsia" w:hAnsiTheme="minorHAnsi"/>
              <w:noProof/>
              <w:sz w:val="22"/>
              <w:szCs w:val="22"/>
              <w:lang w:val="en-US" w:eastAsia="en-US"/>
            </w:rPr>
          </w:pPr>
          <w:ins w:id="126"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"_Toc29215274"</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2.2</w:t>
            </w:r>
            <w:r>
              <w:rPr>
                <w:rFonts w:asciiTheme="minorHAnsi" w:eastAsiaTheme="minorEastAsia" w:hAnsiTheme="minorHAnsi"/>
                <w:noProof/>
                <w:sz w:val="22"/>
                <w:szCs w:val="22"/>
                <w:lang w:val="en-US" w:eastAsia="en-US"/>
              </w:rPr>
              <w:tab/>
            </w:r>
            <w:r w:rsidRPr="00F60F1B">
              <w:rPr>
                <w:rStyle w:val="Hyperlink"/>
                <w:noProof/>
              </w:rPr>
              <w:t>Researchers preferred model of Personality type assessment</w:t>
            </w:r>
            <w:r>
              <w:rPr>
                <w:noProof/>
                <w:webHidden/>
              </w:rPr>
              <w:tab/>
            </w:r>
            <w:r>
              <w:rPr>
                <w:noProof/>
                <w:webHidden/>
              </w:rPr>
              <w:fldChar w:fldCharType="begin"/>
            </w:r>
            <w:r>
              <w:rPr>
                <w:noProof/>
                <w:webHidden/>
              </w:rPr>
              <w:instrText xml:space="preserve"> PAGEREF _Toc29215274 \h </w:instrText>
            </w:r>
            <w:r>
              <w:rPr>
                <w:noProof/>
                <w:webHidden/>
              </w:rPr>
            </w:r>
          </w:ins>
          <w:r>
            <w:rPr>
              <w:noProof/>
              <w:webHidden/>
            </w:rPr>
            <w:fldChar w:fldCharType="separate"/>
          </w:r>
          <w:ins w:id="127" w:author="tedo gogoladze" w:date="2020-01-06T15:00:00Z">
            <w:r>
              <w:rPr>
                <w:noProof/>
                <w:webHidden/>
              </w:rPr>
              <w:t>8</w:t>
            </w:r>
            <w:r>
              <w:rPr>
                <w:noProof/>
                <w:webHidden/>
              </w:rPr>
              <w:fldChar w:fldCharType="end"/>
            </w:r>
            <w:r w:rsidRPr="00F60F1B">
              <w:rPr>
                <w:rStyle w:val="Hyperlink"/>
                <w:noProof/>
              </w:rPr>
              <w:fldChar w:fldCharType="end"/>
            </w:r>
          </w:ins>
        </w:p>
        <w:p w14:paraId="0CD051A5" w14:textId="6BEF0515" w:rsidR="000B2C0D" w:rsidRDefault="000B2C0D">
          <w:pPr>
            <w:pStyle w:val="TOC2"/>
            <w:tabs>
              <w:tab w:val="left" w:pos="880"/>
              <w:tab w:val="right" w:leader="dot" w:pos="8733"/>
            </w:tabs>
            <w:rPr>
              <w:ins w:id="128" w:author="tedo gogoladze" w:date="2020-01-06T15:00:00Z"/>
              <w:rFonts w:asciiTheme="minorHAnsi" w:eastAsiaTheme="minorEastAsia" w:hAnsiTheme="minorHAnsi"/>
              <w:noProof/>
              <w:sz w:val="22"/>
              <w:szCs w:val="22"/>
              <w:lang w:val="en-US" w:eastAsia="en-US"/>
            </w:rPr>
          </w:pPr>
          <w:ins w:id="129"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"_Toc29215275"</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2.3</w:t>
            </w:r>
            <w:r>
              <w:rPr>
                <w:rFonts w:asciiTheme="minorHAnsi" w:eastAsiaTheme="minorEastAsia" w:hAnsiTheme="minorHAnsi"/>
                <w:noProof/>
                <w:sz w:val="22"/>
                <w:szCs w:val="22"/>
                <w:lang w:val="en-US" w:eastAsia="en-US"/>
              </w:rPr>
              <w:tab/>
            </w:r>
            <w:r w:rsidRPr="00F60F1B">
              <w:rPr>
                <w:rStyle w:val="Hyperlink"/>
                <w:noProof/>
              </w:rPr>
              <w:t>Agile software development</w:t>
            </w:r>
            <w:r>
              <w:rPr>
                <w:noProof/>
                <w:webHidden/>
              </w:rPr>
              <w:tab/>
            </w:r>
            <w:r>
              <w:rPr>
                <w:noProof/>
                <w:webHidden/>
              </w:rPr>
              <w:fldChar w:fldCharType="begin"/>
            </w:r>
            <w:r>
              <w:rPr>
                <w:noProof/>
                <w:webHidden/>
              </w:rPr>
              <w:instrText xml:space="preserve"> PAGEREF _Toc29215275 \h </w:instrText>
            </w:r>
            <w:r>
              <w:rPr>
                <w:noProof/>
                <w:webHidden/>
              </w:rPr>
            </w:r>
          </w:ins>
          <w:r>
            <w:rPr>
              <w:noProof/>
              <w:webHidden/>
            </w:rPr>
            <w:fldChar w:fldCharType="separate"/>
          </w:r>
          <w:ins w:id="130" w:author="tedo gogoladze" w:date="2020-01-06T15:00:00Z">
            <w:r>
              <w:rPr>
                <w:noProof/>
                <w:webHidden/>
              </w:rPr>
              <w:t>9</w:t>
            </w:r>
            <w:r>
              <w:rPr>
                <w:noProof/>
                <w:webHidden/>
              </w:rPr>
              <w:fldChar w:fldCharType="end"/>
            </w:r>
            <w:r w:rsidRPr="00F60F1B">
              <w:rPr>
                <w:rStyle w:val="Hyperlink"/>
                <w:noProof/>
              </w:rPr>
              <w:fldChar w:fldCharType="end"/>
            </w:r>
          </w:ins>
        </w:p>
        <w:p w14:paraId="2ED8DB18" w14:textId="6C0E1989" w:rsidR="000B2C0D" w:rsidRDefault="000B2C0D">
          <w:pPr>
            <w:pStyle w:val="TOC2"/>
            <w:tabs>
              <w:tab w:val="left" w:pos="1100"/>
              <w:tab w:val="right" w:leader="dot" w:pos="8733"/>
            </w:tabs>
            <w:rPr>
              <w:ins w:id="131" w:author="tedo gogoladze" w:date="2020-01-06T15:00:00Z"/>
              <w:rFonts w:asciiTheme="minorHAnsi" w:eastAsiaTheme="minorEastAsia" w:hAnsiTheme="minorHAnsi"/>
              <w:noProof/>
              <w:sz w:val="22"/>
              <w:szCs w:val="22"/>
              <w:lang w:val="en-US" w:eastAsia="en-US"/>
            </w:rPr>
          </w:pPr>
          <w:ins w:id="132"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"_Toc29215276"</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2.3.1</w:t>
            </w:r>
            <w:r>
              <w:rPr>
                <w:rFonts w:asciiTheme="minorHAnsi" w:eastAsiaTheme="minorEastAsia" w:hAnsiTheme="minorHAnsi"/>
                <w:noProof/>
                <w:sz w:val="22"/>
                <w:szCs w:val="22"/>
                <w:lang w:val="en-US" w:eastAsia="en-US"/>
              </w:rPr>
              <w:tab/>
            </w:r>
            <w:r w:rsidRPr="00F60F1B">
              <w:rPr>
                <w:rStyle w:val="Hyperlink"/>
                <w:noProof/>
              </w:rPr>
              <w:t>Agile methodologies</w:t>
            </w:r>
            <w:r>
              <w:rPr>
                <w:noProof/>
                <w:webHidden/>
              </w:rPr>
              <w:tab/>
            </w:r>
            <w:r>
              <w:rPr>
                <w:noProof/>
                <w:webHidden/>
              </w:rPr>
              <w:fldChar w:fldCharType="begin"/>
            </w:r>
            <w:r>
              <w:rPr>
                <w:noProof/>
                <w:webHidden/>
              </w:rPr>
              <w:instrText xml:space="preserve"> PAGEREF _Toc29215276 \h </w:instrText>
            </w:r>
            <w:r>
              <w:rPr>
                <w:noProof/>
                <w:webHidden/>
              </w:rPr>
            </w:r>
          </w:ins>
          <w:r>
            <w:rPr>
              <w:noProof/>
              <w:webHidden/>
            </w:rPr>
            <w:fldChar w:fldCharType="separate"/>
          </w:r>
          <w:ins w:id="133" w:author="tedo gogoladze" w:date="2020-01-06T15:00:00Z">
            <w:r>
              <w:rPr>
                <w:noProof/>
                <w:webHidden/>
              </w:rPr>
              <w:t>11</w:t>
            </w:r>
            <w:r>
              <w:rPr>
                <w:noProof/>
                <w:webHidden/>
              </w:rPr>
              <w:fldChar w:fldCharType="end"/>
            </w:r>
            <w:r w:rsidRPr="00F60F1B">
              <w:rPr>
                <w:rStyle w:val="Hyperlink"/>
                <w:noProof/>
              </w:rPr>
              <w:fldChar w:fldCharType="end"/>
            </w:r>
          </w:ins>
        </w:p>
        <w:p w14:paraId="5059EB61" w14:textId="7F34BB90" w:rsidR="000B2C0D" w:rsidRDefault="000B2C0D">
          <w:pPr>
            <w:pStyle w:val="TOC2"/>
            <w:tabs>
              <w:tab w:val="left" w:pos="1320"/>
              <w:tab w:val="right" w:leader="dot" w:pos="8733"/>
            </w:tabs>
            <w:rPr>
              <w:ins w:id="134" w:author="tedo gogoladze" w:date="2020-01-06T15:00:00Z"/>
              <w:rFonts w:asciiTheme="minorHAnsi" w:eastAsiaTheme="minorEastAsia" w:hAnsiTheme="minorHAnsi"/>
              <w:noProof/>
              <w:sz w:val="22"/>
              <w:szCs w:val="22"/>
              <w:lang w:val="en-US" w:eastAsia="en-US"/>
            </w:rPr>
          </w:pPr>
          <w:ins w:id="135"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"_Toc29215277"</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2.3.1.1</w:t>
            </w:r>
            <w:r>
              <w:rPr>
                <w:rFonts w:asciiTheme="minorHAnsi" w:eastAsiaTheme="minorEastAsia" w:hAnsiTheme="minorHAnsi"/>
                <w:noProof/>
                <w:sz w:val="22"/>
                <w:szCs w:val="22"/>
                <w:lang w:val="en-US" w:eastAsia="en-US"/>
              </w:rPr>
              <w:tab/>
            </w:r>
            <w:r w:rsidRPr="00F60F1B">
              <w:rPr>
                <w:rStyle w:val="Hyperlink"/>
                <w:noProof/>
              </w:rPr>
              <w:t>SCRUM</w:t>
            </w:r>
            <w:r>
              <w:rPr>
                <w:noProof/>
                <w:webHidden/>
              </w:rPr>
              <w:tab/>
            </w:r>
            <w:r>
              <w:rPr>
                <w:noProof/>
                <w:webHidden/>
              </w:rPr>
              <w:fldChar w:fldCharType="begin"/>
            </w:r>
            <w:r>
              <w:rPr>
                <w:noProof/>
                <w:webHidden/>
              </w:rPr>
              <w:instrText xml:space="preserve"> PAGEREF _Toc29215277 \h </w:instrText>
            </w:r>
            <w:r>
              <w:rPr>
                <w:noProof/>
                <w:webHidden/>
              </w:rPr>
            </w:r>
          </w:ins>
          <w:r>
            <w:rPr>
              <w:noProof/>
              <w:webHidden/>
            </w:rPr>
            <w:fldChar w:fldCharType="separate"/>
          </w:r>
          <w:ins w:id="136" w:author="tedo gogoladze" w:date="2020-01-06T15:00:00Z">
            <w:r>
              <w:rPr>
                <w:noProof/>
                <w:webHidden/>
              </w:rPr>
              <w:t>11</w:t>
            </w:r>
            <w:r>
              <w:rPr>
                <w:noProof/>
                <w:webHidden/>
              </w:rPr>
              <w:fldChar w:fldCharType="end"/>
            </w:r>
            <w:r w:rsidRPr="00F60F1B">
              <w:rPr>
                <w:rStyle w:val="Hyperlink"/>
                <w:noProof/>
              </w:rPr>
              <w:fldChar w:fldCharType="end"/>
            </w:r>
          </w:ins>
        </w:p>
        <w:p w14:paraId="24A7C2E7" w14:textId="4BAE4F14" w:rsidR="000B2C0D" w:rsidRDefault="000B2C0D">
          <w:pPr>
            <w:pStyle w:val="TOC2"/>
            <w:tabs>
              <w:tab w:val="left" w:pos="1320"/>
              <w:tab w:val="right" w:leader="dot" w:pos="8733"/>
            </w:tabs>
            <w:rPr>
              <w:ins w:id="137" w:author="tedo gogoladze" w:date="2020-01-06T15:00:00Z"/>
              <w:rFonts w:asciiTheme="minorHAnsi" w:eastAsiaTheme="minorEastAsia" w:hAnsiTheme="minorHAnsi"/>
              <w:noProof/>
              <w:sz w:val="22"/>
              <w:szCs w:val="22"/>
              <w:lang w:val="en-US" w:eastAsia="en-US"/>
            </w:rPr>
          </w:pPr>
          <w:ins w:id="138"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"_Toc29215278"</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2.3.1.2</w:t>
            </w:r>
            <w:r>
              <w:rPr>
                <w:rFonts w:asciiTheme="minorHAnsi" w:eastAsiaTheme="minorEastAsia" w:hAnsiTheme="minorHAnsi"/>
                <w:noProof/>
                <w:sz w:val="22"/>
                <w:szCs w:val="22"/>
                <w:lang w:val="en-US" w:eastAsia="en-US"/>
              </w:rPr>
              <w:tab/>
            </w:r>
            <w:r w:rsidRPr="00F60F1B">
              <w:rPr>
                <w:rStyle w:val="Hyperlink"/>
                <w:noProof/>
              </w:rPr>
              <w:t>XP</w:t>
            </w:r>
            <w:r>
              <w:rPr>
                <w:noProof/>
                <w:webHidden/>
              </w:rPr>
              <w:tab/>
            </w:r>
            <w:r>
              <w:rPr>
                <w:noProof/>
                <w:webHidden/>
              </w:rPr>
              <w:fldChar w:fldCharType="begin"/>
            </w:r>
            <w:r>
              <w:rPr>
                <w:noProof/>
                <w:webHidden/>
              </w:rPr>
              <w:instrText xml:space="preserve"> PAGEREF _Toc29215278 \h </w:instrText>
            </w:r>
            <w:r>
              <w:rPr>
                <w:noProof/>
                <w:webHidden/>
              </w:rPr>
            </w:r>
          </w:ins>
          <w:r>
            <w:rPr>
              <w:noProof/>
              <w:webHidden/>
            </w:rPr>
            <w:fldChar w:fldCharType="separate"/>
          </w:r>
          <w:ins w:id="139" w:author="tedo gogoladze" w:date="2020-01-06T15:00:00Z">
            <w:r>
              <w:rPr>
                <w:noProof/>
                <w:webHidden/>
              </w:rPr>
              <w:t>11</w:t>
            </w:r>
            <w:r>
              <w:rPr>
                <w:noProof/>
                <w:webHidden/>
              </w:rPr>
              <w:fldChar w:fldCharType="end"/>
            </w:r>
            <w:r w:rsidRPr="00F60F1B">
              <w:rPr>
                <w:rStyle w:val="Hyperlink"/>
                <w:noProof/>
              </w:rPr>
              <w:fldChar w:fldCharType="end"/>
            </w:r>
          </w:ins>
        </w:p>
        <w:p w14:paraId="52ECE984" w14:textId="02EE8170" w:rsidR="000B2C0D" w:rsidRDefault="000B2C0D">
          <w:pPr>
            <w:pStyle w:val="TOC2"/>
            <w:tabs>
              <w:tab w:val="left" w:pos="1320"/>
              <w:tab w:val="right" w:leader="dot" w:pos="8733"/>
            </w:tabs>
            <w:rPr>
              <w:ins w:id="140" w:author="tedo gogoladze" w:date="2020-01-06T15:00:00Z"/>
              <w:rFonts w:asciiTheme="minorHAnsi" w:eastAsiaTheme="minorEastAsia" w:hAnsiTheme="minorHAnsi"/>
              <w:noProof/>
              <w:sz w:val="22"/>
              <w:szCs w:val="22"/>
              <w:lang w:val="en-US" w:eastAsia="en-US"/>
            </w:rPr>
          </w:pPr>
          <w:ins w:id="141"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"_Toc29215279"</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2.3.1.3</w:t>
            </w:r>
            <w:r>
              <w:rPr>
                <w:rFonts w:asciiTheme="minorHAnsi" w:eastAsiaTheme="minorEastAsia" w:hAnsiTheme="minorHAnsi"/>
                <w:noProof/>
                <w:sz w:val="22"/>
                <w:szCs w:val="22"/>
                <w:lang w:val="en-US" w:eastAsia="en-US"/>
              </w:rPr>
              <w:tab/>
            </w:r>
            <w:r w:rsidRPr="00F60F1B">
              <w:rPr>
                <w:rStyle w:val="Hyperlink"/>
                <w:noProof/>
              </w:rPr>
              <w:t>FDD</w:t>
            </w:r>
            <w:r>
              <w:rPr>
                <w:noProof/>
                <w:webHidden/>
              </w:rPr>
              <w:tab/>
            </w:r>
            <w:r>
              <w:rPr>
                <w:noProof/>
                <w:webHidden/>
              </w:rPr>
              <w:fldChar w:fldCharType="begin"/>
            </w:r>
            <w:r>
              <w:rPr>
                <w:noProof/>
                <w:webHidden/>
              </w:rPr>
              <w:instrText xml:space="preserve"> PAGEREF _Toc29215279 \h </w:instrText>
            </w:r>
            <w:r>
              <w:rPr>
                <w:noProof/>
                <w:webHidden/>
              </w:rPr>
            </w:r>
          </w:ins>
          <w:r>
            <w:rPr>
              <w:noProof/>
              <w:webHidden/>
            </w:rPr>
            <w:fldChar w:fldCharType="separate"/>
          </w:r>
          <w:ins w:id="142" w:author="tedo gogoladze" w:date="2020-01-06T15:00:00Z">
            <w:r>
              <w:rPr>
                <w:noProof/>
                <w:webHidden/>
              </w:rPr>
              <w:t>11</w:t>
            </w:r>
            <w:r>
              <w:rPr>
                <w:noProof/>
                <w:webHidden/>
              </w:rPr>
              <w:fldChar w:fldCharType="end"/>
            </w:r>
            <w:r w:rsidRPr="00F60F1B">
              <w:rPr>
                <w:rStyle w:val="Hyperlink"/>
                <w:noProof/>
              </w:rPr>
              <w:fldChar w:fldCharType="end"/>
            </w:r>
          </w:ins>
        </w:p>
        <w:p w14:paraId="65C73F5F" w14:textId="6AB993D2" w:rsidR="000B2C0D" w:rsidRDefault="000B2C0D">
          <w:pPr>
            <w:pStyle w:val="TOC2"/>
            <w:tabs>
              <w:tab w:val="left" w:pos="1100"/>
              <w:tab w:val="right" w:leader="dot" w:pos="8733"/>
            </w:tabs>
            <w:rPr>
              <w:ins w:id="143" w:author="tedo gogoladze" w:date="2020-01-06T15:00:00Z"/>
              <w:rFonts w:asciiTheme="minorHAnsi" w:eastAsiaTheme="minorEastAsia" w:hAnsiTheme="minorHAnsi"/>
              <w:noProof/>
              <w:sz w:val="22"/>
              <w:szCs w:val="22"/>
              <w:lang w:val="en-US" w:eastAsia="en-US"/>
            </w:rPr>
          </w:pPr>
          <w:ins w:id="144"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"_Toc29215280"</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2.3.2</w:t>
            </w:r>
            <w:r>
              <w:rPr>
                <w:rFonts w:asciiTheme="minorHAnsi" w:eastAsiaTheme="minorEastAsia" w:hAnsiTheme="minorHAnsi"/>
                <w:noProof/>
                <w:sz w:val="22"/>
                <w:szCs w:val="22"/>
                <w:lang w:val="en-US" w:eastAsia="en-US"/>
              </w:rPr>
              <w:tab/>
            </w:r>
            <w:r w:rsidRPr="00F60F1B">
              <w:rPr>
                <w:rStyle w:val="Hyperlink"/>
                <w:noProof/>
              </w:rPr>
              <w:t>Agile Metrics</w:t>
            </w:r>
            <w:r>
              <w:rPr>
                <w:noProof/>
                <w:webHidden/>
              </w:rPr>
              <w:tab/>
            </w:r>
            <w:r>
              <w:rPr>
                <w:noProof/>
                <w:webHidden/>
              </w:rPr>
              <w:fldChar w:fldCharType="begin"/>
            </w:r>
            <w:r>
              <w:rPr>
                <w:noProof/>
                <w:webHidden/>
              </w:rPr>
              <w:instrText xml:space="preserve"> PAGEREF _Toc29215280 \h </w:instrText>
            </w:r>
            <w:r>
              <w:rPr>
                <w:noProof/>
                <w:webHidden/>
              </w:rPr>
            </w:r>
          </w:ins>
          <w:r>
            <w:rPr>
              <w:noProof/>
              <w:webHidden/>
            </w:rPr>
            <w:fldChar w:fldCharType="separate"/>
          </w:r>
          <w:ins w:id="145" w:author="tedo gogoladze" w:date="2020-01-06T15:00:00Z">
            <w:r>
              <w:rPr>
                <w:noProof/>
                <w:webHidden/>
              </w:rPr>
              <w:t>12</w:t>
            </w:r>
            <w:r>
              <w:rPr>
                <w:noProof/>
                <w:webHidden/>
              </w:rPr>
              <w:fldChar w:fldCharType="end"/>
            </w:r>
            <w:r w:rsidRPr="00F60F1B">
              <w:rPr>
                <w:rStyle w:val="Hyperlink"/>
                <w:noProof/>
              </w:rPr>
              <w:fldChar w:fldCharType="end"/>
            </w:r>
          </w:ins>
        </w:p>
        <w:p w14:paraId="27D71839" w14:textId="10BBCF45" w:rsidR="000B2C0D" w:rsidRDefault="000B2C0D">
          <w:pPr>
            <w:pStyle w:val="TOC1"/>
            <w:tabs>
              <w:tab w:val="left" w:pos="480"/>
              <w:tab w:val="right" w:leader="dot" w:pos="8733"/>
            </w:tabs>
            <w:rPr>
              <w:ins w:id="146" w:author="tedo gogoladze" w:date="2020-01-06T15:00:00Z"/>
              <w:rFonts w:asciiTheme="minorHAnsi" w:eastAsiaTheme="minorEastAsia" w:hAnsiTheme="minorHAnsi"/>
              <w:noProof/>
              <w:sz w:val="22"/>
              <w:szCs w:val="22"/>
              <w:lang w:val="en-US" w:eastAsia="en-US"/>
            </w:rPr>
          </w:pPr>
          <w:ins w:id="147"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"_Toc29215281"</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snapToGrid w:val="0"/>
                <w:w w:val="0"/>
              </w:rPr>
              <w:t>3</w:t>
            </w:r>
            <w:r>
              <w:rPr>
                <w:rFonts w:asciiTheme="minorHAnsi" w:eastAsiaTheme="minorEastAsia" w:hAnsiTheme="minorHAnsi"/>
                <w:noProof/>
                <w:sz w:val="22"/>
                <w:szCs w:val="22"/>
                <w:lang w:val="en-US" w:eastAsia="en-US"/>
              </w:rPr>
              <w:tab/>
            </w:r>
            <w:r w:rsidRPr="00F60F1B">
              <w:rPr>
                <w:rStyle w:val="Hyperlink"/>
                <w:noProof/>
              </w:rPr>
              <w:t>Methodology</w:t>
            </w:r>
            <w:r>
              <w:rPr>
                <w:noProof/>
                <w:webHidden/>
              </w:rPr>
              <w:tab/>
            </w:r>
            <w:r>
              <w:rPr>
                <w:noProof/>
                <w:webHidden/>
              </w:rPr>
              <w:fldChar w:fldCharType="begin"/>
            </w:r>
            <w:r>
              <w:rPr>
                <w:noProof/>
                <w:webHidden/>
              </w:rPr>
              <w:instrText xml:space="preserve"> PAGEREF _Toc29215281 \h </w:instrText>
            </w:r>
            <w:r>
              <w:rPr>
                <w:noProof/>
                <w:webHidden/>
              </w:rPr>
            </w:r>
          </w:ins>
          <w:r>
            <w:rPr>
              <w:noProof/>
              <w:webHidden/>
            </w:rPr>
            <w:fldChar w:fldCharType="separate"/>
          </w:r>
          <w:ins w:id="148" w:author="tedo gogoladze" w:date="2020-01-06T15:00:00Z">
            <w:r>
              <w:rPr>
                <w:noProof/>
                <w:webHidden/>
              </w:rPr>
              <w:t>15</w:t>
            </w:r>
            <w:r>
              <w:rPr>
                <w:noProof/>
                <w:webHidden/>
              </w:rPr>
              <w:fldChar w:fldCharType="end"/>
            </w:r>
            <w:r w:rsidRPr="00F60F1B">
              <w:rPr>
                <w:rStyle w:val="Hyperlink"/>
                <w:noProof/>
              </w:rPr>
              <w:fldChar w:fldCharType="end"/>
            </w:r>
          </w:ins>
        </w:p>
        <w:p w14:paraId="01C90E17" w14:textId="006CE3DF" w:rsidR="000B2C0D" w:rsidRDefault="000B2C0D">
          <w:pPr>
            <w:pStyle w:val="TOC2"/>
            <w:tabs>
              <w:tab w:val="left" w:pos="880"/>
              <w:tab w:val="right" w:leader="dot" w:pos="8733"/>
            </w:tabs>
            <w:rPr>
              <w:ins w:id="149" w:author="tedo gogoladze" w:date="2020-01-06T15:00:00Z"/>
              <w:rFonts w:asciiTheme="minorHAnsi" w:eastAsiaTheme="minorEastAsia" w:hAnsiTheme="minorHAnsi"/>
              <w:noProof/>
              <w:sz w:val="22"/>
              <w:szCs w:val="22"/>
              <w:lang w:val="en-US" w:eastAsia="en-US"/>
            </w:rPr>
          </w:pPr>
          <w:ins w:id="150"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"_Toc29215282"</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3.1</w:t>
            </w:r>
            <w:r>
              <w:rPr>
                <w:rFonts w:asciiTheme="minorHAnsi" w:eastAsiaTheme="minorEastAsia" w:hAnsiTheme="minorHAnsi"/>
                <w:noProof/>
                <w:sz w:val="22"/>
                <w:szCs w:val="22"/>
                <w:lang w:val="en-US" w:eastAsia="en-US"/>
              </w:rPr>
              <w:tab/>
            </w:r>
            <w:r w:rsidRPr="00F60F1B">
              <w:rPr>
                <w:rStyle w:val="Hyperlink"/>
                <w:noProof/>
              </w:rPr>
              <w:t>Technical environment</w:t>
            </w:r>
            <w:r>
              <w:rPr>
                <w:noProof/>
                <w:webHidden/>
              </w:rPr>
              <w:tab/>
            </w:r>
            <w:r>
              <w:rPr>
                <w:noProof/>
                <w:webHidden/>
              </w:rPr>
              <w:fldChar w:fldCharType="begin"/>
            </w:r>
            <w:r>
              <w:rPr>
                <w:noProof/>
                <w:webHidden/>
              </w:rPr>
              <w:instrText xml:space="preserve"> PAGEREF _Toc29215282 \h </w:instrText>
            </w:r>
            <w:r>
              <w:rPr>
                <w:noProof/>
                <w:webHidden/>
              </w:rPr>
            </w:r>
          </w:ins>
          <w:r>
            <w:rPr>
              <w:noProof/>
              <w:webHidden/>
            </w:rPr>
            <w:fldChar w:fldCharType="separate"/>
          </w:r>
          <w:ins w:id="151" w:author="tedo gogoladze" w:date="2020-01-06T15:00:00Z">
            <w:r>
              <w:rPr>
                <w:noProof/>
                <w:webHidden/>
              </w:rPr>
              <w:t>15</w:t>
            </w:r>
            <w:r>
              <w:rPr>
                <w:noProof/>
                <w:webHidden/>
              </w:rPr>
              <w:fldChar w:fldCharType="end"/>
            </w:r>
            <w:r w:rsidRPr="00F60F1B">
              <w:rPr>
                <w:rStyle w:val="Hyperlink"/>
                <w:noProof/>
              </w:rPr>
              <w:fldChar w:fldCharType="end"/>
            </w:r>
          </w:ins>
        </w:p>
        <w:p w14:paraId="192E317E" w14:textId="1B99E33A" w:rsidR="000B2C0D" w:rsidRDefault="000B2C0D">
          <w:pPr>
            <w:pStyle w:val="TOC2"/>
            <w:tabs>
              <w:tab w:val="left" w:pos="880"/>
              <w:tab w:val="right" w:leader="dot" w:pos="8733"/>
            </w:tabs>
            <w:rPr>
              <w:ins w:id="152" w:author="tedo gogoladze" w:date="2020-01-06T15:00:00Z"/>
              <w:rFonts w:asciiTheme="minorHAnsi" w:eastAsiaTheme="minorEastAsia" w:hAnsiTheme="minorHAnsi"/>
              <w:noProof/>
              <w:sz w:val="22"/>
              <w:szCs w:val="22"/>
              <w:lang w:val="en-US" w:eastAsia="en-US"/>
            </w:rPr>
          </w:pPr>
          <w:ins w:id="153"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"_Toc29215283"</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3.2</w:t>
            </w:r>
            <w:r>
              <w:rPr>
                <w:rFonts w:asciiTheme="minorHAnsi" w:eastAsiaTheme="minorEastAsia" w:hAnsiTheme="minorHAnsi"/>
                <w:noProof/>
                <w:sz w:val="22"/>
                <w:szCs w:val="22"/>
                <w:lang w:val="en-US" w:eastAsia="en-US"/>
              </w:rPr>
              <w:tab/>
            </w:r>
            <w:r w:rsidRPr="00F60F1B">
              <w:rPr>
                <w:rStyle w:val="Hyperlink"/>
                <w:noProof/>
              </w:rPr>
              <w:t>Datasets</w:t>
            </w:r>
            <w:r>
              <w:rPr>
                <w:noProof/>
                <w:webHidden/>
              </w:rPr>
              <w:tab/>
            </w:r>
            <w:r>
              <w:rPr>
                <w:noProof/>
                <w:webHidden/>
              </w:rPr>
              <w:fldChar w:fldCharType="begin"/>
            </w:r>
            <w:r>
              <w:rPr>
                <w:noProof/>
                <w:webHidden/>
              </w:rPr>
              <w:instrText xml:space="preserve"> PAGEREF _Toc29215283 \h </w:instrText>
            </w:r>
            <w:r>
              <w:rPr>
                <w:noProof/>
                <w:webHidden/>
              </w:rPr>
            </w:r>
          </w:ins>
          <w:r>
            <w:rPr>
              <w:noProof/>
              <w:webHidden/>
            </w:rPr>
            <w:fldChar w:fldCharType="separate"/>
          </w:r>
          <w:ins w:id="154" w:author="tedo gogoladze" w:date="2020-01-06T15:00:00Z">
            <w:r>
              <w:rPr>
                <w:noProof/>
                <w:webHidden/>
              </w:rPr>
              <w:t>15</w:t>
            </w:r>
            <w:r>
              <w:rPr>
                <w:noProof/>
                <w:webHidden/>
              </w:rPr>
              <w:fldChar w:fldCharType="end"/>
            </w:r>
            <w:r w:rsidRPr="00F60F1B">
              <w:rPr>
                <w:rStyle w:val="Hyperlink"/>
                <w:noProof/>
              </w:rPr>
              <w:fldChar w:fldCharType="end"/>
            </w:r>
          </w:ins>
        </w:p>
        <w:p w14:paraId="1C2D7DE7" w14:textId="22BE3EDC" w:rsidR="000B2C0D" w:rsidRDefault="000B2C0D">
          <w:pPr>
            <w:pStyle w:val="TOC2"/>
            <w:tabs>
              <w:tab w:val="left" w:pos="880"/>
              <w:tab w:val="right" w:leader="dot" w:pos="8733"/>
            </w:tabs>
            <w:rPr>
              <w:ins w:id="155" w:author="tedo gogoladze" w:date="2020-01-06T15:00:00Z"/>
              <w:rFonts w:asciiTheme="minorHAnsi" w:eastAsiaTheme="minorEastAsia" w:hAnsiTheme="minorHAnsi"/>
              <w:noProof/>
              <w:sz w:val="22"/>
              <w:szCs w:val="22"/>
              <w:lang w:val="en-US" w:eastAsia="en-US"/>
            </w:rPr>
          </w:pPr>
          <w:ins w:id="156"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"_Toc29215284"</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3.3</w:t>
            </w:r>
            <w:r>
              <w:rPr>
                <w:rFonts w:asciiTheme="minorHAnsi" w:eastAsiaTheme="minorEastAsia" w:hAnsiTheme="minorHAnsi"/>
                <w:noProof/>
                <w:sz w:val="22"/>
                <w:szCs w:val="22"/>
                <w:lang w:val="en-US" w:eastAsia="en-US"/>
              </w:rPr>
              <w:tab/>
            </w:r>
            <w:r w:rsidRPr="00F60F1B">
              <w:rPr>
                <w:rStyle w:val="Hyperlink"/>
                <w:noProof/>
              </w:rPr>
              <w:t>Developers’ metrics</w:t>
            </w:r>
            <w:r>
              <w:rPr>
                <w:noProof/>
                <w:webHidden/>
              </w:rPr>
              <w:tab/>
            </w:r>
            <w:r>
              <w:rPr>
                <w:noProof/>
                <w:webHidden/>
              </w:rPr>
              <w:fldChar w:fldCharType="begin"/>
            </w:r>
            <w:r>
              <w:rPr>
                <w:noProof/>
                <w:webHidden/>
              </w:rPr>
              <w:instrText xml:space="preserve"> PAGEREF _Toc29215284 \h </w:instrText>
            </w:r>
            <w:r>
              <w:rPr>
                <w:noProof/>
                <w:webHidden/>
              </w:rPr>
            </w:r>
          </w:ins>
          <w:r>
            <w:rPr>
              <w:noProof/>
              <w:webHidden/>
            </w:rPr>
            <w:fldChar w:fldCharType="separate"/>
          </w:r>
          <w:ins w:id="157" w:author="tedo gogoladze" w:date="2020-01-06T15:00:00Z">
            <w:r>
              <w:rPr>
                <w:noProof/>
                <w:webHidden/>
              </w:rPr>
              <w:t>16</w:t>
            </w:r>
            <w:r>
              <w:rPr>
                <w:noProof/>
                <w:webHidden/>
              </w:rPr>
              <w:fldChar w:fldCharType="end"/>
            </w:r>
            <w:r w:rsidRPr="00F60F1B">
              <w:rPr>
                <w:rStyle w:val="Hyperlink"/>
                <w:noProof/>
              </w:rPr>
              <w:fldChar w:fldCharType="end"/>
            </w:r>
          </w:ins>
        </w:p>
        <w:p w14:paraId="1843CA35" w14:textId="41E4EBF8" w:rsidR="000B2C0D" w:rsidRDefault="000B2C0D">
          <w:pPr>
            <w:pStyle w:val="TOC3"/>
            <w:tabs>
              <w:tab w:val="left" w:pos="1320"/>
              <w:tab w:val="right" w:leader="dot" w:pos="8733"/>
            </w:tabs>
            <w:rPr>
              <w:ins w:id="158" w:author="tedo gogoladze" w:date="2020-01-06T15:00:00Z"/>
              <w:rFonts w:asciiTheme="minorHAnsi" w:eastAsiaTheme="minorEastAsia" w:hAnsiTheme="minorHAnsi"/>
              <w:noProof/>
              <w:sz w:val="22"/>
              <w:szCs w:val="22"/>
              <w:lang w:val="en-US" w:eastAsia="en-US"/>
            </w:rPr>
          </w:pPr>
          <w:ins w:id="159"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"_Toc29215285"</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lang w:val="en-GB"/>
              </w:rPr>
              <w:t>3.3.1</w:t>
            </w:r>
            <w:r>
              <w:rPr>
                <w:rFonts w:asciiTheme="minorHAnsi" w:eastAsiaTheme="minorEastAsia" w:hAnsiTheme="minorHAnsi"/>
                <w:noProof/>
                <w:sz w:val="22"/>
                <w:szCs w:val="22"/>
                <w:lang w:val="en-US" w:eastAsia="en-US"/>
              </w:rPr>
              <w:tab/>
            </w:r>
            <w:r w:rsidRPr="00F60F1B">
              <w:rPr>
                <w:rStyle w:val="Hyperlink"/>
                <w:noProof/>
                <w:lang w:val="en-GB"/>
              </w:rPr>
              <w:t>Actual development time</w:t>
            </w:r>
            <w:r>
              <w:rPr>
                <w:noProof/>
                <w:webHidden/>
              </w:rPr>
              <w:tab/>
            </w:r>
            <w:r>
              <w:rPr>
                <w:noProof/>
                <w:webHidden/>
              </w:rPr>
              <w:fldChar w:fldCharType="begin"/>
            </w:r>
            <w:r>
              <w:rPr>
                <w:noProof/>
                <w:webHidden/>
              </w:rPr>
              <w:instrText xml:space="preserve"> PAGEREF _Toc29215285 \h </w:instrText>
            </w:r>
            <w:r>
              <w:rPr>
                <w:noProof/>
                <w:webHidden/>
              </w:rPr>
            </w:r>
          </w:ins>
          <w:r>
            <w:rPr>
              <w:noProof/>
              <w:webHidden/>
            </w:rPr>
            <w:fldChar w:fldCharType="separate"/>
          </w:r>
          <w:ins w:id="160" w:author="tedo gogoladze" w:date="2020-01-06T15:00:00Z">
            <w:r>
              <w:rPr>
                <w:noProof/>
                <w:webHidden/>
              </w:rPr>
              <w:t>17</w:t>
            </w:r>
            <w:r>
              <w:rPr>
                <w:noProof/>
                <w:webHidden/>
              </w:rPr>
              <w:fldChar w:fldCharType="end"/>
            </w:r>
            <w:r w:rsidRPr="00F60F1B">
              <w:rPr>
                <w:rStyle w:val="Hyperlink"/>
                <w:noProof/>
              </w:rPr>
              <w:fldChar w:fldCharType="end"/>
            </w:r>
          </w:ins>
        </w:p>
        <w:p w14:paraId="7BB10B12" w14:textId="33D7A74F" w:rsidR="000B2C0D" w:rsidRDefault="000B2C0D">
          <w:pPr>
            <w:pStyle w:val="TOC3"/>
            <w:tabs>
              <w:tab w:val="left" w:pos="1320"/>
              <w:tab w:val="right" w:leader="dot" w:pos="8733"/>
            </w:tabs>
            <w:rPr>
              <w:ins w:id="161" w:author="tedo gogoladze" w:date="2020-01-06T15:00:00Z"/>
              <w:rFonts w:asciiTheme="minorHAnsi" w:eastAsiaTheme="minorEastAsia" w:hAnsiTheme="minorHAnsi"/>
              <w:noProof/>
              <w:sz w:val="22"/>
              <w:szCs w:val="22"/>
              <w:lang w:val="en-US" w:eastAsia="en-US"/>
            </w:rPr>
          </w:pPr>
          <w:ins w:id="162"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"_Toc29215286"</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lang w:val="en-GB"/>
              </w:rPr>
              <w:t>3.3.2</w:t>
            </w:r>
            <w:r>
              <w:rPr>
                <w:rFonts w:asciiTheme="minorHAnsi" w:eastAsiaTheme="minorEastAsia" w:hAnsiTheme="minorHAnsi"/>
                <w:noProof/>
                <w:sz w:val="22"/>
                <w:szCs w:val="22"/>
                <w:lang w:val="en-US" w:eastAsia="en-US"/>
              </w:rPr>
              <w:tab/>
            </w:r>
            <w:r w:rsidRPr="00F60F1B">
              <w:rPr>
                <w:rStyle w:val="Hyperlink"/>
                <w:noProof/>
                <w:lang w:val="en-GB"/>
              </w:rPr>
              <w:t>Prioritization</w:t>
            </w:r>
            <w:r>
              <w:rPr>
                <w:noProof/>
                <w:webHidden/>
              </w:rPr>
              <w:tab/>
            </w:r>
            <w:r>
              <w:rPr>
                <w:noProof/>
                <w:webHidden/>
              </w:rPr>
              <w:fldChar w:fldCharType="begin"/>
            </w:r>
            <w:r>
              <w:rPr>
                <w:noProof/>
                <w:webHidden/>
              </w:rPr>
              <w:instrText xml:space="preserve"> PAGEREF _Toc29215286 \h </w:instrText>
            </w:r>
            <w:r>
              <w:rPr>
                <w:noProof/>
                <w:webHidden/>
              </w:rPr>
            </w:r>
          </w:ins>
          <w:r>
            <w:rPr>
              <w:noProof/>
              <w:webHidden/>
            </w:rPr>
            <w:fldChar w:fldCharType="separate"/>
          </w:r>
          <w:ins w:id="163" w:author="tedo gogoladze" w:date="2020-01-06T15:00:00Z">
            <w:r>
              <w:rPr>
                <w:noProof/>
                <w:webHidden/>
              </w:rPr>
              <w:t>17</w:t>
            </w:r>
            <w:r>
              <w:rPr>
                <w:noProof/>
                <w:webHidden/>
              </w:rPr>
              <w:fldChar w:fldCharType="end"/>
            </w:r>
            <w:r w:rsidRPr="00F60F1B">
              <w:rPr>
                <w:rStyle w:val="Hyperlink"/>
                <w:noProof/>
              </w:rPr>
              <w:fldChar w:fldCharType="end"/>
            </w:r>
          </w:ins>
        </w:p>
        <w:p w14:paraId="5202BE1B" w14:textId="285A5430" w:rsidR="000B2C0D" w:rsidRDefault="000B2C0D">
          <w:pPr>
            <w:pStyle w:val="TOC3"/>
            <w:tabs>
              <w:tab w:val="left" w:pos="1320"/>
              <w:tab w:val="right" w:leader="dot" w:pos="8733"/>
            </w:tabs>
            <w:rPr>
              <w:ins w:id="164" w:author="tedo gogoladze" w:date="2020-01-06T15:00:00Z"/>
              <w:rFonts w:asciiTheme="minorHAnsi" w:eastAsiaTheme="minorEastAsia" w:hAnsiTheme="minorHAnsi"/>
              <w:noProof/>
              <w:sz w:val="22"/>
              <w:szCs w:val="22"/>
              <w:lang w:val="en-US" w:eastAsia="en-US"/>
            </w:rPr>
          </w:pPr>
          <w:ins w:id="165"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"_Toc29215289"</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3.3.3</w:t>
            </w:r>
            <w:r>
              <w:rPr>
                <w:rFonts w:asciiTheme="minorHAnsi" w:eastAsiaTheme="minorEastAsia" w:hAnsiTheme="minorHAnsi"/>
                <w:noProof/>
                <w:sz w:val="22"/>
                <w:szCs w:val="22"/>
                <w:lang w:val="en-US" w:eastAsia="en-US"/>
              </w:rPr>
              <w:tab/>
            </w:r>
            <w:r w:rsidRPr="00F60F1B">
              <w:rPr>
                <w:rStyle w:val="Hyperlink"/>
                <w:noProof/>
                <w:lang w:val="en-GB"/>
              </w:rPr>
              <w:t>Effort estimates</w:t>
            </w:r>
            <w:r>
              <w:rPr>
                <w:noProof/>
                <w:webHidden/>
              </w:rPr>
              <w:tab/>
            </w:r>
            <w:r>
              <w:rPr>
                <w:noProof/>
                <w:webHidden/>
              </w:rPr>
              <w:fldChar w:fldCharType="begin"/>
            </w:r>
            <w:r>
              <w:rPr>
                <w:noProof/>
                <w:webHidden/>
              </w:rPr>
              <w:instrText xml:space="preserve"> PAGEREF _Toc29215289 \h </w:instrText>
            </w:r>
            <w:r>
              <w:rPr>
                <w:noProof/>
                <w:webHidden/>
              </w:rPr>
            </w:r>
          </w:ins>
          <w:r>
            <w:rPr>
              <w:noProof/>
              <w:webHidden/>
            </w:rPr>
            <w:fldChar w:fldCharType="separate"/>
          </w:r>
          <w:ins w:id="166" w:author="tedo gogoladze" w:date="2020-01-06T15:00:00Z">
            <w:r>
              <w:rPr>
                <w:noProof/>
                <w:webHidden/>
              </w:rPr>
              <w:t>17</w:t>
            </w:r>
            <w:r>
              <w:rPr>
                <w:noProof/>
                <w:webHidden/>
              </w:rPr>
              <w:fldChar w:fldCharType="end"/>
            </w:r>
            <w:r w:rsidRPr="00F60F1B">
              <w:rPr>
                <w:rStyle w:val="Hyperlink"/>
                <w:noProof/>
              </w:rPr>
              <w:fldChar w:fldCharType="end"/>
            </w:r>
          </w:ins>
        </w:p>
        <w:p w14:paraId="4E43E25B" w14:textId="23CAC4C8" w:rsidR="000B2C0D" w:rsidRDefault="000B2C0D">
          <w:pPr>
            <w:pStyle w:val="TOC2"/>
            <w:tabs>
              <w:tab w:val="left" w:pos="880"/>
              <w:tab w:val="right" w:leader="dot" w:pos="8733"/>
            </w:tabs>
            <w:rPr>
              <w:ins w:id="167" w:author="tedo gogoladze" w:date="2020-01-06T15:00:00Z"/>
              <w:rFonts w:asciiTheme="minorHAnsi" w:eastAsiaTheme="minorEastAsia" w:hAnsiTheme="minorHAnsi"/>
              <w:noProof/>
              <w:sz w:val="22"/>
              <w:szCs w:val="22"/>
              <w:lang w:val="en-US" w:eastAsia="en-US"/>
            </w:rPr>
          </w:pPr>
          <w:ins w:id="168"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"_Toc29215290"</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3.4</w:t>
            </w:r>
            <w:r>
              <w:rPr>
                <w:rFonts w:asciiTheme="minorHAnsi" w:eastAsiaTheme="minorEastAsia" w:hAnsiTheme="minorHAnsi"/>
                <w:noProof/>
                <w:sz w:val="22"/>
                <w:szCs w:val="22"/>
                <w:lang w:val="en-US" w:eastAsia="en-US"/>
              </w:rPr>
              <w:tab/>
            </w:r>
            <w:r w:rsidRPr="00F60F1B">
              <w:rPr>
                <w:rStyle w:val="Hyperlink"/>
                <w:noProof/>
              </w:rPr>
              <w:t>Developers’ personality traits</w:t>
            </w:r>
            <w:r>
              <w:rPr>
                <w:noProof/>
                <w:webHidden/>
              </w:rPr>
              <w:tab/>
            </w:r>
            <w:r>
              <w:rPr>
                <w:noProof/>
                <w:webHidden/>
              </w:rPr>
              <w:fldChar w:fldCharType="begin"/>
            </w:r>
            <w:r>
              <w:rPr>
                <w:noProof/>
                <w:webHidden/>
              </w:rPr>
              <w:instrText xml:space="preserve"> PAGEREF _Toc29215290 \h </w:instrText>
            </w:r>
            <w:r>
              <w:rPr>
                <w:noProof/>
                <w:webHidden/>
              </w:rPr>
            </w:r>
          </w:ins>
          <w:r>
            <w:rPr>
              <w:noProof/>
              <w:webHidden/>
            </w:rPr>
            <w:fldChar w:fldCharType="separate"/>
          </w:r>
          <w:ins w:id="169" w:author="tedo gogoladze" w:date="2020-01-06T15:00:00Z">
            <w:r>
              <w:rPr>
                <w:noProof/>
                <w:webHidden/>
              </w:rPr>
              <w:t>18</w:t>
            </w:r>
            <w:r>
              <w:rPr>
                <w:noProof/>
                <w:webHidden/>
              </w:rPr>
              <w:fldChar w:fldCharType="end"/>
            </w:r>
            <w:r w:rsidRPr="00F60F1B">
              <w:rPr>
                <w:rStyle w:val="Hyperlink"/>
                <w:noProof/>
              </w:rPr>
              <w:fldChar w:fldCharType="end"/>
            </w:r>
          </w:ins>
        </w:p>
        <w:p w14:paraId="1D4FA104" w14:textId="0E95A732" w:rsidR="000B2C0D" w:rsidRDefault="000B2C0D">
          <w:pPr>
            <w:pStyle w:val="TOC2"/>
            <w:tabs>
              <w:tab w:val="left" w:pos="880"/>
              <w:tab w:val="right" w:leader="dot" w:pos="8733"/>
            </w:tabs>
            <w:rPr>
              <w:ins w:id="170" w:author="tedo gogoladze" w:date="2020-01-06T15:00:00Z"/>
              <w:rFonts w:asciiTheme="minorHAnsi" w:eastAsiaTheme="minorEastAsia" w:hAnsiTheme="minorHAnsi"/>
              <w:noProof/>
              <w:sz w:val="22"/>
              <w:szCs w:val="22"/>
              <w:lang w:val="en-US" w:eastAsia="en-US"/>
            </w:rPr>
          </w:pPr>
          <w:ins w:id="171"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"_Toc29215291"</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3.5</w:t>
            </w:r>
            <w:r>
              <w:rPr>
                <w:rFonts w:asciiTheme="minorHAnsi" w:eastAsiaTheme="minorEastAsia" w:hAnsiTheme="minorHAnsi"/>
                <w:noProof/>
                <w:sz w:val="22"/>
                <w:szCs w:val="22"/>
                <w:lang w:val="en-US" w:eastAsia="en-US"/>
              </w:rPr>
              <w:tab/>
            </w:r>
            <w:r w:rsidRPr="00F60F1B">
              <w:rPr>
                <w:rStyle w:val="Hyperlink"/>
                <w:noProof/>
              </w:rPr>
              <w:t>Data cleaning and pre-processing</w:t>
            </w:r>
            <w:r>
              <w:rPr>
                <w:noProof/>
                <w:webHidden/>
              </w:rPr>
              <w:tab/>
            </w:r>
            <w:r>
              <w:rPr>
                <w:noProof/>
                <w:webHidden/>
              </w:rPr>
              <w:fldChar w:fldCharType="begin"/>
            </w:r>
            <w:r>
              <w:rPr>
                <w:noProof/>
                <w:webHidden/>
              </w:rPr>
              <w:instrText xml:space="preserve"> PAGEREF _Toc29215291 \h </w:instrText>
            </w:r>
            <w:r>
              <w:rPr>
                <w:noProof/>
                <w:webHidden/>
              </w:rPr>
            </w:r>
          </w:ins>
          <w:r>
            <w:rPr>
              <w:noProof/>
              <w:webHidden/>
            </w:rPr>
            <w:fldChar w:fldCharType="separate"/>
          </w:r>
          <w:ins w:id="172" w:author="tedo gogoladze" w:date="2020-01-06T15:00:00Z">
            <w:r>
              <w:rPr>
                <w:noProof/>
                <w:webHidden/>
              </w:rPr>
              <w:t>18</w:t>
            </w:r>
            <w:r>
              <w:rPr>
                <w:noProof/>
                <w:webHidden/>
              </w:rPr>
              <w:fldChar w:fldCharType="end"/>
            </w:r>
            <w:r w:rsidRPr="00F60F1B">
              <w:rPr>
                <w:rStyle w:val="Hyperlink"/>
                <w:noProof/>
              </w:rPr>
              <w:fldChar w:fldCharType="end"/>
            </w:r>
          </w:ins>
        </w:p>
        <w:p w14:paraId="12E0D5C5" w14:textId="61501549" w:rsidR="000B2C0D" w:rsidRDefault="000B2C0D">
          <w:pPr>
            <w:pStyle w:val="TOC2"/>
            <w:tabs>
              <w:tab w:val="left" w:pos="1100"/>
              <w:tab w:val="right" w:leader="dot" w:pos="8733"/>
            </w:tabs>
            <w:rPr>
              <w:ins w:id="173" w:author="tedo gogoladze" w:date="2020-01-06T15:00:00Z"/>
              <w:rFonts w:asciiTheme="minorHAnsi" w:eastAsiaTheme="minorEastAsia" w:hAnsiTheme="minorHAnsi"/>
              <w:noProof/>
              <w:sz w:val="22"/>
              <w:szCs w:val="22"/>
              <w:lang w:val="en-US" w:eastAsia="en-US"/>
            </w:rPr>
          </w:pPr>
          <w:ins w:id="174"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"_Toc29215292"</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3.5.1</w:t>
            </w:r>
            <w:r>
              <w:rPr>
                <w:rFonts w:asciiTheme="minorHAnsi" w:eastAsiaTheme="minorEastAsia" w:hAnsiTheme="minorHAnsi"/>
                <w:noProof/>
                <w:sz w:val="22"/>
                <w:szCs w:val="22"/>
                <w:lang w:val="en-US" w:eastAsia="en-US"/>
              </w:rPr>
              <w:tab/>
            </w:r>
            <w:r w:rsidRPr="00F60F1B">
              <w:rPr>
                <w:rStyle w:val="Hyperlink"/>
                <w:noProof/>
              </w:rPr>
              <w:t>Text pre-processing and cleaning</w:t>
            </w:r>
            <w:r>
              <w:rPr>
                <w:noProof/>
                <w:webHidden/>
              </w:rPr>
              <w:tab/>
            </w:r>
            <w:r>
              <w:rPr>
                <w:noProof/>
                <w:webHidden/>
              </w:rPr>
              <w:fldChar w:fldCharType="begin"/>
            </w:r>
            <w:r>
              <w:rPr>
                <w:noProof/>
                <w:webHidden/>
              </w:rPr>
              <w:instrText xml:space="preserve"> PAGEREF _Toc29215292 \h </w:instrText>
            </w:r>
            <w:r>
              <w:rPr>
                <w:noProof/>
                <w:webHidden/>
              </w:rPr>
            </w:r>
          </w:ins>
          <w:r>
            <w:rPr>
              <w:noProof/>
              <w:webHidden/>
            </w:rPr>
            <w:fldChar w:fldCharType="separate"/>
          </w:r>
          <w:ins w:id="175" w:author="tedo gogoladze" w:date="2020-01-06T15:00:00Z">
            <w:r>
              <w:rPr>
                <w:noProof/>
                <w:webHidden/>
              </w:rPr>
              <w:t>18</w:t>
            </w:r>
            <w:r>
              <w:rPr>
                <w:noProof/>
                <w:webHidden/>
              </w:rPr>
              <w:fldChar w:fldCharType="end"/>
            </w:r>
            <w:r w:rsidRPr="00F60F1B">
              <w:rPr>
                <w:rStyle w:val="Hyperlink"/>
                <w:noProof/>
              </w:rPr>
              <w:fldChar w:fldCharType="end"/>
            </w:r>
          </w:ins>
        </w:p>
        <w:p w14:paraId="5675ACB3" w14:textId="4AC67057" w:rsidR="000B2C0D" w:rsidRDefault="000B2C0D">
          <w:pPr>
            <w:pStyle w:val="TOC2"/>
            <w:tabs>
              <w:tab w:val="left" w:pos="1100"/>
              <w:tab w:val="right" w:leader="dot" w:pos="8733"/>
            </w:tabs>
            <w:rPr>
              <w:ins w:id="176" w:author="tedo gogoladze" w:date="2020-01-06T15:00:00Z"/>
              <w:rFonts w:asciiTheme="minorHAnsi" w:eastAsiaTheme="minorEastAsia" w:hAnsiTheme="minorHAnsi"/>
              <w:noProof/>
              <w:sz w:val="22"/>
              <w:szCs w:val="22"/>
              <w:lang w:val="en-US" w:eastAsia="en-US"/>
            </w:rPr>
          </w:pPr>
          <w:ins w:id="177"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"_Toc29215293"</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3.5.2</w:t>
            </w:r>
            <w:r>
              <w:rPr>
                <w:rFonts w:asciiTheme="minorHAnsi" w:eastAsiaTheme="minorEastAsia" w:hAnsiTheme="minorHAnsi"/>
                <w:noProof/>
                <w:sz w:val="22"/>
                <w:szCs w:val="22"/>
                <w:lang w:val="en-US" w:eastAsia="en-US"/>
              </w:rPr>
              <w:tab/>
            </w:r>
            <w:r w:rsidRPr="00F60F1B">
              <w:rPr>
                <w:rStyle w:val="Hyperlink"/>
                <w:noProof/>
              </w:rPr>
              <w:t>Retrieving developers` personality traits</w:t>
            </w:r>
            <w:r>
              <w:rPr>
                <w:noProof/>
                <w:webHidden/>
              </w:rPr>
              <w:tab/>
            </w:r>
            <w:r>
              <w:rPr>
                <w:noProof/>
                <w:webHidden/>
              </w:rPr>
              <w:fldChar w:fldCharType="begin"/>
            </w:r>
            <w:r>
              <w:rPr>
                <w:noProof/>
                <w:webHidden/>
              </w:rPr>
              <w:instrText xml:space="preserve"> PAGEREF _Toc29215293 \h </w:instrText>
            </w:r>
            <w:r>
              <w:rPr>
                <w:noProof/>
                <w:webHidden/>
              </w:rPr>
            </w:r>
          </w:ins>
          <w:r>
            <w:rPr>
              <w:noProof/>
              <w:webHidden/>
            </w:rPr>
            <w:fldChar w:fldCharType="separate"/>
          </w:r>
          <w:ins w:id="178" w:author="tedo gogoladze" w:date="2020-01-06T15:00:00Z">
            <w:r>
              <w:rPr>
                <w:noProof/>
                <w:webHidden/>
              </w:rPr>
              <w:t>20</w:t>
            </w:r>
            <w:r>
              <w:rPr>
                <w:noProof/>
                <w:webHidden/>
              </w:rPr>
              <w:fldChar w:fldCharType="end"/>
            </w:r>
            <w:r w:rsidRPr="00F60F1B">
              <w:rPr>
                <w:rStyle w:val="Hyperlink"/>
                <w:noProof/>
              </w:rPr>
              <w:fldChar w:fldCharType="end"/>
            </w:r>
          </w:ins>
        </w:p>
        <w:p w14:paraId="7B6F2976" w14:textId="29547118" w:rsidR="000B2C0D" w:rsidRDefault="000B2C0D">
          <w:pPr>
            <w:pStyle w:val="TOC2"/>
            <w:tabs>
              <w:tab w:val="left" w:pos="1100"/>
              <w:tab w:val="right" w:leader="dot" w:pos="8733"/>
            </w:tabs>
            <w:rPr>
              <w:ins w:id="179" w:author="tedo gogoladze" w:date="2020-01-06T15:00:00Z"/>
              <w:rFonts w:asciiTheme="minorHAnsi" w:eastAsiaTheme="minorEastAsia" w:hAnsiTheme="minorHAnsi"/>
              <w:noProof/>
              <w:sz w:val="22"/>
              <w:szCs w:val="22"/>
              <w:lang w:val="en-US" w:eastAsia="en-US"/>
            </w:rPr>
          </w:pPr>
          <w:ins w:id="180"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"_Toc29215296"</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3.5.3</w:t>
            </w:r>
            <w:r>
              <w:rPr>
                <w:rFonts w:asciiTheme="minorHAnsi" w:eastAsiaTheme="minorEastAsia" w:hAnsiTheme="minorHAnsi"/>
                <w:noProof/>
                <w:sz w:val="22"/>
                <w:szCs w:val="22"/>
                <w:lang w:val="en-US" w:eastAsia="en-US"/>
              </w:rPr>
              <w:tab/>
            </w:r>
            <w:r w:rsidRPr="00F60F1B">
              <w:rPr>
                <w:rStyle w:val="Hyperlink"/>
                <w:noProof/>
              </w:rPr>
              <w:t>Calculation of metrics</w:t>
            </w:r>
            <w:r>
              <w:rPr>
                <w:noProof/>
                <w:webHidden/>
              </w:rPr>
              <w:tab/>
            </w:r>
            <w:r>
              <w:rPr>
                <w:noProof/>
                <w:webHidden/>
              </w:rPr>
              <w:fldChar w:fldCharType="begin"/>
            </w:r>
            <w:r>
              <w:rPr>
                <w:noProof/>
                <w:webHidden/>
              </w:rPr>
              <w:instrText xml:space="preserve"> PAGEREF _Toc29215296 \h </w:instrText>
            </w:r>
            <w:r>
              <w:rPr>
                <w:noProof/>
                <w:webHidden/>
              </w:rPr>
            </w:r>
          </w:ins>
          <w:r>
            <w:rPr>
              <w:noProof/>
              <w:webHidden/>
            </w:rPr>
            <w:fldChar w:fldCharType="separate"/>
          </w:r>
          <w:ins w:id="181" w:author="tedo gogoladze" w:date="2020-01-06T15:00:00Z">
            <w:r>
              <w:rPr>
                <w:noProof/>
                <w:webHidden/>
              </w:rPr>
              <w:t>22</w:t>
            </w:r>
            <w:r>
              <w:rPr>
                <w:noProof/>
                <w:webHidden/>
              </w:rPr>
              <w:fldChar w:fldCharType="end"/>
            </w:r>
            <w:r w:rsidRPr="00F60F1B">
              <w:rPr>
                <w:rStyle w:val="Hyperlink"/>
                <w:noProof/>
              </w:rPr>
              <w:fldChar w:fldCharType="end"/>
            </w:r>
          </w:ins>
        </w:p>
        <w:p w14:paraId="72969D48" w14:textId="02309086" w:rsidR="000B2C0D" w:rsidRDefault="000B2C0D">
          <w:pPr>
            <w:pStyle w:val="TOC3"/>
            <w:tabs>
              <w:tab w:val="left" w:pos="1540"/>
              <w:tab w:val="right" w:leader="dot" w:pos="8733"/>
            </w:tabs>
            <w:rPr>
              <w:ins w:id="182" w:author="tedo gogoladze" w:date="2020-01-06T15:00:00Z"/>
              <w:rFonts w:asciiTheme="minorHAnsi" w:eastAsiaTheme="minorEastAsia" w:hAnsiTheme="minorHAnsi"/>
              <w:noProof/>
              <w:sz w:val="22"/>
              <w:szCs w:val="22"/>
              <w:lang w:val="en-US" w:eastAsia="en-US"/>
            </w:rPr>
          </w:pPr>
          <w:ins w:id="183"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"_Toc29215297"</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lang w:val="en-GB"/>
              </w:rPr>
              <w:t>3.5.3.1</w:t>
            </w:r>
            <w:r>
              <w:rPr>
                <w:rFonts w:asciiTheme="minorHAnsi" w:eastAsiaTheme="minorEastAsia" w:hAnsiTheme="minorHAnsi"/>
                <w:noProof/>
                <w:sz w:val="22"/>
                <w:szCs w:val="22"/>
                <w:lang w:val="en-US" w:eastAsia="en-US"/>
              </w:rPr>
              <w:tab/>
            </w:r>
            <w:r w:rsidRPr="00F60F1B">
              <w:rPr>
                <w:rStyle w:val="Hyperlink"/>
                <w:noProof/>
                <w:lang w:val="en-GB"/>
              </w:rPr>
              <w:t>Actual development time</w:t>
            </w:r>
            <w:r>
              <w:rPr>
                <w:noProof/>
                <w:webHidden/>
              </w:rPr>
              <w:tab/>
            </w:r>
            <w:r>
              <w:rPr>
                <w:noProof/>
                <w:webHidden/>
              </w:rPr>
              <w:fldChar w:fldCharType="begin"/>
            </w:r>
            <w:r>
              <w:rPr>
                <w:noProof/>
                <w:webHidden/>
              </w:rPr>
              <w:instrText xml:space="preserve"> PAGEREF _Toc29215297 \h </w:instrText>
            </w:r>
            <w:r>
              <w:rPr>
                <w:noProof/>
                <w:webHidden/>
              </w:rPr>
            </w:r>
          </w:ins>
          <w:r>
            <w:rPr>
              <w:noProof/>
              <w:webHidden/>
            </w:rPr>
            <w:fldChar w:fldCharType="separate"/>
          </w:r>
          <w:ins w:id="184" w:author="tedo gogoladze" w:date="2020-01-06T15:00:00Z">
            <w:r>
              <w:rPr>
                <w:noProof/>
                <w:webHidden/>
              </w:rPr>
              <w:t>22</w:t>
            </w:r>
            <w:r>
              <w:rPr>
                <w:noProof/>
                <w:webHidden/>
              </w:rPr>
              <w:fldChar w:fldCharType="end"/>
            </w:r>
            <w:r w:rsidRPr="00F60F1B">
              <w:rPr>
                <w:rStyle w:val="Hyperlink"/>
                <w:noProof/>
              </w:rPr>
              <w:fldChar w:fldCharType="end"/>
            </w:r>
          </w:ins>
        </w:p>
        <w:p w14:paraId="171CD875" w14:textId="501D9A3D" w:rsidR="000B2C0D" w:rsidRDefault="000B2C0D">
          <w:pPr>
            <w:pStyle w:val="TOC3"/>
            <w:tabs>
              <w:tab w:val="left" w:pos="1540"/>
              <w:tab w:val="right" w:leader="dot" w:pos="8733"/>
            </w:tabs>
            <w:rPr>
              <w:ins w:id="185" w:author="tedo gogoladze" w:date="2020-01-06T15:00:00Z"/>
              <w:rFonts w:asciiTheme="minorHAnsi" w:eastAsiaTheme="minorEastAsia" w:hAnsiTheme="minorHAnsi"/>
              <w:noProof/>
              <w:sz w:val="22"/>
              <w:szCs w:val="22"/>
              <w:lang w:val="en-US" w:eastAsia="en-US"/>
            </w:rPr>
          </w:pPr>
          <w:ins w:id="186"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"_Toc29215300"</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3.5.3.2</w:t>
            </w:r>
            <w:r>
              <w:rPr>
                <w:rFonts w:asciiTheme="minorHAnsi" w:eastAsiaTheme="minorEastAsia" w:hAnsiTheme="minorHAnsi"/>
                <w:noProof/>
                <w:sz w:val="22"/>
                <w:szCs w:val="22"/>
                <w:lang w:val="en-US" w:eastAsia="en-US"/>
              </w:rPr>
              <w:tab/>
            </w:r>
            <w:r w:rsidRPr="00F60F1B">
              <w:rPr>
                <w:rStyle w:val="Hyperlink"/>
                <w:noProof/>
              </w:rPr>
              <w:t>Task status</w:t>
            </w:r>
            <w:r>
              <w:rPr>
                <w:noProof/>
                <w:webHidden/>
              </w:rPr>
              <w:tab/>
            </w:r>
            <w:r>
              <w:rPr>
                <w:noProof/>
                <w:webHidden/>
              </w:rPr>
              <w:fldChar w:fldCharType="begin"/>
            </w:r>
            <w:r>
              <w:rPr>
                <w:noProof/>
                <w:webHidden/>
              </w:rPr>
              <w:instrText xml:space="preserve"> PAGEREF _Toc29215300 \h </w:instrText>
            </w:r>
            <w:r>
              <w:rPr>
                <w:noProof/>
                <w:webHidden/>
              </w:rPr>
            </w:r>
          </w:ins>
          <w:r>
            <w:rPr>
              <w:noProof/>
              <w:webHidden/>
            </w:rPr>
            <w:fldChar w:fldCharType="separate"/>
          </w:r>
          <w:ins w:id="187" w:author="tedo gogoladze" w:date="2020-01-06T15:00:00Z">
            <w:r>
              <w:rPr>
                <w:noProof/>
                <w:webHidden/>
              </w:rPr>
              <w:t>24</w:t>
            </w:r>
            <w:r>
              <w:rPr>
                <w:noProof/>
                <w:webHidden/>
              </w:rPr>
              <w:fldChar w:fldCharType="end"/>
            </w:r>
            <w:r w:rsidRPr="00F60F1B">
              <w:rPr>
                <w:rStyle w:val="Hyperlink"/>
                <w:noProof/>
              </w:rPr>
              <w:fldChar w:fldCharType="end"/>
            </w:r>
          </w:ins>
        </w:p>
        <w:p w14:paraId="48A8B960" w14:textId="586482F9" w:rsidR="000B2C0D" w:rsidRDefault="000B2C0D">
          <w:pPr>
            <w:pStyle w:val="TOC3"/>
            <w:tabs>
              <w:tab w:val="left" w:pos="1540"/>
              <w:tab w:val="right" w:leader="dot" w:pos="8733"/>
            </w:tabs>
            <w:rPr>
              <w:ins w:id="188" w:author="tedo gogoladze" w:date="2020-01-06T15:00:00Z"/>
              <w:rFonts w:asciiTheme="minorHAnsi" w:eastAsiaTheme="minorEastAsia" w:hAnsiTheme="minorHAnsi"/>
              <w:noProof/>
              <w:sz w:val="22"/>
              <w:szCs w:val="22"/>
              <w:lang w:val="en-US" w:eastAsia="en-US"/>
            </w:rPr>
          </w:pPr>
          <w:ins w:id="189"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"_Toc29215301"</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lang w:val="en-GB"/>
              </w:rPr>
              <w:t>3.5.3.3</w:t>
            </w:r>
            <w:r>
              <w:rPr>
                <w:rFonts w:asciiTheme="minorHAnsi" w:eastAsiaTheme="minorEastAsia" w:hAnsiTheme="minorHAnsi"/>
                <w:noProof/>
                <w:sz w:val="22"/>
                <w:szCs w:val="22"/>
                <w:lang w:val="en-US" w:eastAsia="en-US"/>
              </w:rPr>
              <w:tab/>
            </w:r>
            <w:r w:rsidRPr="00F60F1B">
              <w:rPr>
                <w:rStyle w:val="Hyperlink"/>
                <w:noProof/>
                <w:lang w:val="en-GB"/>
              </w:rPr>
              <w:t>Prioritization</w:t>
            </w:r>
            <w:r>
              <w:rPr>
                <w:noProof/>
                <w:webHidden/>
              </w:rPr>
              <w:tab/>
            </w:r>
            <w:r>
              <w:rPr>
                <w:noProof/>
                <w:webHidden/>
              </w:rPr>
              <w:fldChar w:fldCharType="begin"/>
            </w:r>
            <w:r>
              <w:rPr>
                <w:noProof/>
                <w:webHidden/>
              </w:rPr>
              <w:instrText xml:space="preserve"> PAGEREF _Toc29215301 \h </w:instrText>
            </w:r>
            <w:r>
              <w:rPr>
                <w:noProof/>
                <w:webHidden/>
              </w:rPr>
            </w:r>
          </w:ins>
          <w:r>
            <w:rPr>
              <w:noProof/>
              <w:webHidden/>
            </w:rPr>
            <w:fldChar w:fldCharType="separate"/>
          </w:r>
          <w:ins w:id="190" w:author="tedo gogoladze" w:date="2020-01-06T15:00:00Z">
            <w:r>
              <w:rPr>
                <w:noProof/>
                <w:webHidden/>
              </w:rPr>
              <w:t>25</w:t>
            </w:r>
            <w:r>
              <w:rPr>
                <w:noProof/>
                <w:webHidden/>
              </w:rPr>
              <w:fldChar w:fldCharType="end"/>
            </w:r>
            <w:r w:rsidRPr="00F60F1B">
              <w:rPr>
                <w:rStyle w:val="Hyperlink"/>
                <w:noProof/>
              </w:rPr>
              <w:fldChar w:fldCharType="end"/>
            </w:r>
          </w:ins>
        </w:p>
        <w:p w14:paraId="0BDC6C8C" w14:textId="647B15C2" w:rsidR="000B2C0D" w:rsidRDefault="000B2C0D">
          <w:pPr>
            <w:pStyle w:val="TOC2"/>
            <w:tabs>
              <w:tab w:val="left" w:pos="1320"/>
              <w:tab w:val="right" w:leader="dot" w:pos="8733"/>
            </w:tabs>
            <w:rPr>
              <w:ins w:id="191" w:author="tedo gogoladze" w:date="2020-01-06T15:00:00Z"/>
              <w:rFonts w:asciiTheme="minorHAnsi" w:eastAsiaTheme="minorEastAsia" w:hAnsiTheme="minorHAnsi"/>
              <w:noProof/>
              <w:sz w:val="22"/>
              <w:szCs w:val="22"/>
              <w:lang w:val="en-US" w:eastAsia="en-US"/>
            </w:rPr>
          </w:pPr>
          <w:ins w:id="192"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"_Toc29215302"</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3.5.3.4</w:t>
            </w:r>
            <w:r>
              <w:rPr>
                <w:rFonts w:asciiTheme="minorHAnsi" w:eastAsiaTheme="minorEastAsia" w:hAnsiTheme="minorHAnsi"/>
                <w:noProof/>
                <w:sz w:val="22"/>
                <w:szCs w:val="22"/>
                <w:lang w:val="en-US" w:eastAsia="en-US"/>
              </w:rPr>
              <w:tab/>
            </w:r>
            <w:r w:rsidRPr="00F60F1B">
              <w:rPr>
                <w:rStyle w:val="Hyperlink"/>
                <w:noProof/>
              </w:rPr>
              <w:t>Effort estimates</w:t>
            </w:r>
            <w:r>
              <w:rPr>
                <w:noProof/>
                <w:webHidden/>
              </w:rPr>
              <w:tab/>
            </w:r>
            <w:r>
              <w:rPr>
                <w:noProof/>
                <w:webHidden/>
              </w:rPr>
              <w:fldChar w:fldCharType="begin"/>
            </w:r>
            <w:r>
              <w:rPr>
                <w:noProof/>
                <w:webHidden/>
              </w:rPr>
              <w:instrText xml:space="preserve"> PAGEREF _Toc29215302 \h </w:instrText>
            </w:r>
            <w:r>
              <w:rPr>
                <w:noProof/>
                <w:webHidden/>
              </w:rPr>
            </w:r>
          </w:ins>
          <w:r>
            <w:rPr>
              <w:noProof/>
              <w:webHidden/>
            </w:rPr>
            <w:fldChar w:fldCharType="separate"/>
          </w:r>
          <w:ins w:id="193" w:author="tedo gogoladze" w:date="2020-01-06T15:00:00Z">
            <w:r>
              <w:rPr>
                <w:noProof/>
                <w:webHidden/>
              </w:rPr>
              <w:t>25</w:t>
            </w:r>
            <w:r>
              <w:rPr>
                <w:noProof/>
                <w:webHidden/>
              </w:rPr>
              <w:fldChar w:fldCharType="end"/>
            </w:r>
            <w:r w:rsidRPr="00F60F1B">
              <w:rPr>
                <w:rStyle w:val="Hyperlink"/>
                <w:noProof/>
              </w:rPr>
              <w:fldChar w:fldCharType="end"/>
            </w:r>
          </w:ins>
        </w:p>
        <w:p w14:paraId="223CF414" w14:textId="001031A0" w:rsidR="000B2C0D" w:rsidRDefault="000B2C0D">
          <w:pPr>
            <w:pStyle w:val="TOC2"/>
            <w:tabs>
              <w:tab w:val="left" w:pos="1320"/>
              <w:tab w:val="right" w:leader="dot" w:pos="8733"/>
            </w:tabs>
            <w:rPr>
              <w:ins w:id="194" w:author="tedo gogoladze" w:date="2020-01-06T15:00:00Z"/>
              <w:rFonts w:asciiTheme="minorHAnsi" w:eastAsiaTheme="minorEastAsia" w:hAnsiTheme="minorHAnsi"/>
              <w:noProof/>
              <w:sz w:val="22"/>
              <w:szCs w:val="22"/>
              <w:lang w:val="en-US" w:eastAsia="en-US"/>
            </w:rPr>
          </w:pPr>
          <w:ins w:id="195"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"_Toc29215303"</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3.5.3.5</w:t>
            </w:r>
            <w:r>
              <w:rPr>
                <w:rFonts w:asciiTheme="minorHAnsi" w:eastAsiaTheme="minorEastAsia" w:hAnsiTheme="minorHAnsi"/>
                <w:noProof/>
                <w:sz w:val="22"/>
                <w:szCs w:val="22"/>
                <w:lang w:val="en-US" w:eastAsia="en-US"/>
              </w:rPr>
              <w:tab/>
            </w:r>
            <w:r w:rsidRPr="00F60F1B">
              <w:rPr>
                <w:rStyle w:val="Hyperlink"/>
                <w:noProof/>
              </w:rPr>
              <w:t>Cleaned Dataset</w:t>
            </w:r>
            <w:r>
              <w:rPr>
                <w:noProof/>
                <w:webHidden/>
              </w:rPr>
              <w:tab/>
            </w:r>
            <w:r>
              <w:rPr>
                <w:noProof/>
                <w:webHidden/>
              </w:rPr>
              <w:fldChar w:fldCharType="begin"/>
            </w:r>
            <w:r>
              <w:rPr>
                <w:noProof/>
                <w:webHidden/>
              </w:rPr>
              <w:instrText xml:space="preserve"> PAGEREF _Toc29215303 \h </w:instrText>
            </w:r>
            <w:r>
              <w:rPr>
                <w:noProof/>
                <w:webHidden/>
              </w:rPr>
            </w:r>
          </w:ins>
          <w:r>
            <w:rPr>
              <w:noProof/>
              <w:webHidden/>
            </w:rPr>
            <w:fldChar w:fldCharType="separate"/>
          </w:r>
          <w:ins w:id="196" w:author="tedo gogoladze" w:date="2020-01-06T15:00:00Z">
            <w:r>
              <w:rPr>
                <w:noProof/>
                <w:webHidden/>
              </w:rPr>
              <w:t>26</w:t>
            </w:r>
            <w:r>
              <w:rPr>
                <w:noProof/>
                <w:webHidden/>
              </w:rPr>
              <w:fldChar w:fldCharType="end"/>
            </w:r>
            <w:r w:rsidRPr="00F60F1B">
              <w:rPr>
                <w:rStyle w:val="Hyperlink"/>
                <w:noProof/>
              </w:rPr>
              <w:fldChar w:fldCharType="end"/>
            </w:r>
          </w:ins>
        </w:p>
        <w:p w14:paraId="176C661B" w14:textId="10064EB9" w:rsidR="000B2C0D" w:rsidRDefault="000B2C0D">
          <w:pPr>
            <w:pStyle w:val="TOC2"/>
            <w:tabs>
              <w:tab w:val="left" w:pos="880"/>
              <w:tab w:val="right" w:leader="dot" w:pos="8733"/>
            </w:tabs>
            <w:rPr>
              <w:ins w:id="197" w:author="tedo gogoladze" w:date="2020-01-06T15:00:00Z"/>
              <w:rFonts w:asciiTheme="minorHAnsi" w:eastAsiaTheme="minorEastAsia" w:hAnsiTheme="minorHAnsi"/>
              <w:noProof/>
              <w:sz w:val="22"/>
              <w:szCs w:val="22"/>
              <w:lang w:val="en-US" w:eastAsia="en-US"/>
            </w:rPr>
          </w:pPr>
          <w:ins w:id="198"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"_Toc29215305"</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3.6</w:t>
            </w:r>
            <w:r>
              <w:rPr>
                <w:rFonts w:asciiTheme="minorHAnsi" w:eastAsiaTheme="minorEastAsia" w:hAnsiTheme="minorHAnsi"/>
                <w:noProof/>
                <w:sz w:val="22"/>
                <w:szCs w:val="22"/>
                <w:lang w:val="en-US" w:eastAsia="en-US"/>
              </w:rPr>
              <w:tab/>
            </w:r>
            <w:r w:rsidRPr="00F60F1B">
              <w:rPr>
                <w:rStyle w:val="Hyperlink"/>
                <w:noProof/>
              </w:rPr>
              <w:t>Association rule mining</w:t>
            </w:r>
            <w:r>
              <w:rPr>
                <w:noProof/>
                <w:webHidden/>
              </w:rPr>
              <w:tab/>
            </w:r>
            <w:r>
              <w:rPr>
                <w:noProof/>
                <w:webHidden/>
              </w:rPr>
              <w:fldChar w:fldCharType="begin"/>
            </w:r>
            <w:r>
              <w:rPr>
                <w:noProof/>
                <w:webHidden/>
              </w:rPr>
              <w:instrText xml:space="preserve"> PAGEREF _Toc29215305 \h </w:instrText>
            </w:r>
            <w:r>
              <w:rPr>
                <w:noProof/>
                <w:webHidden/>
              </w:rPr>
            </w:r>
          </w:ins>
          <w:r>
            <w:rPr>
              <w:noProof/>
              <w:webHidden/>
            </w:rPr>
            <w:fldChar w:fldCharType="separate"/>
          </w:r>
          <w:ins w:id="199" w:author="tedo gogoladze" w:date="2020-01-06T15:00:00Z">
            <w:r>
              <w:rPr>
                <w:noProof/>
                <w:webHidden/>
              </w:rPr>
              <w:t>27</w:t>
            </w:r>
            <w:r>
              <w:rPr>
                <w:noProof/>
                <w:webHidden/>
              </w:rPr>
              <w:fldChar w:fldCharType="end"/>
            </w:r>
            <w:r w:rsidRPr="00F60F1B">
              <w:rPr>
                <w:rStyle w:val="Hyperlink"/>
                <w:noProof/>
              </w:rPr>
              <w:fldChar w:fldCharType="end"/>
            </w:r>
          </w:ins>
        </w:p>
        <w:p w14:paraId="3495CE2F" w14:textId="7761C977" w:rsidR="000B2C0D" w:rsidRDefault="000B2C0D">
          <w:pPr>
            <w:pStyle w:val="TOC2"/>
            <w:tabs>
              <w:tab w:val="left" w:pos="1100"/>
              <w:tab w:val="right" w:leader="dot" w:pos="8733"/>
            </w:tabs>
            <w:rPr>
              <w:ins w:id="200" w:author="tedo gogoladze" w:date="2020-01-06T15:00:00Z"/>
              <w:rFonts w:asciiTheme="minorHAnsi" w:eastAsiaTheme="minorEastAsia" w:hAnsiTheme="minorHAnsi"/>
              <w:noProof/>
              <w:sz w:val="22"/>
              <w:szCs w:val="22"/>
              <w:lang w:val="en-US" w:eastAsia="en-US"/>
            </w:rPr>
          </w:pPr>
          <w:ins w:id="201"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"_Toc29215306"</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3.6.1</w:t>
            </w:r>
            <w:r>
              <w:rPr>
                <w:rFonts w:asciiTheme="minorHAnsi" w:eastAsiaTheme="minorEastAsia" w:hAnsiTheme="minorHAnsi"/>
                <w:noProof/>
                <w:sz w:val="22"/>
                <w:szCs w:val="22"/>
                <w:lang w:val="en-US" w:eastAsia="en-US"/>
              </w:rPr>
              <w:tab/>
            </w:r>
            <w:r w:rsidRPr="00F60F1B">
              <w:rPr>
                <w:rStyle w:val="Hyperlink"/>
                <w:noProof/>
              </w:rPr>
              <w:t>Methods</w:t>
            </w:r>
            <w:r>
              <w:rPr>
                <w:noProof/>
                <w:webHidden/>
              </w:rPr>
              <w:tab/>
            </w:r>
            <w:r>
              <w:rPr>
                <w:noProof/>
                <w:webHidden/>
              </w:rPr>
              <w:fldChar w:fldCharType="begin"/>
            </w:r>
            <w:r>
              <w:rPr>
                <w:noProof/>
                <w:webHidden/>
              </w:rPr>
              <w:instrText xml:space="preserve"> PAGEREF _Toc29215306 \h </w:instrText>
            </w:r>
            <w:r>
              <w:rPr>
                <w:noProof/>
                <w:webHidden/>
              </w:rPr>
            </w:r>
          </w:ins>
          <w:r>
            <w:rPr>
              <w:noProof/>
              <w:webHidden/>
            </w:rPr>
            <w:fldChar w:fldCharType="separate"/>
          </w:r>
          <w:ins w:id="202" w:author="tedo gogoladze" w:date="2020-01-06T15:00:00Z">
            <w:r>
              <w:rPr>
                <w:noProof/>
                <w:webHidden/>
              </w:rPr>
              <w:t>27</w:t>
            </w:r>
            <w:r>
              <w:rPr>
                <w:noProof/>
                <w:webHidden/>
              </w:rPr>
              <w:fldChar w:fldCharType="end"/>
            </w:r>
            <w:r w:rsidRPr="00F60F1B">
              <w:rPr>
                <w:rStyle w:val="Hyperlink"/>
                <w:noProof/>
              </w:rPr>
              <w:fldChar w:fldCharType="end"/>
            </w:r>
          </w:ins>
        </w:p>
        <w:p w14:paraId="7213B9A3" w14:textId="6C8615D5" w:rsidR="000B2C0D" w:rsidRDefault="000B2C0D">
          <w:pPr>
            <w:pStyle w:val="TOC2"/>
            <w:tabs>
              <w:tab w:val="left" w:pos="1100"/>
              <w:tab w:val="right" w:leader="dot" w:pos="8733"/>
            </w:tabs>
            <w:rPr>
              <w:ins w:id="203" w:author="tedo gogoladze" w:date="2020-01-06T15:00:00Z"/>
              <w:rFonts w:asciiTheme="minorHAnsi" w:eastAsiaTheme="minorEastAsia" w:hAnsiTheme="minorHAnsi"/>
              <w:noProof/>
              <w:sz w:val="22"/>
              <w:szCs w:val="22"/>
              <w:lang w:val="en-US" w:eastAsia="en-US"/>
            </w:rPr>
          </w:pPr>
          <w:ins w:id="204"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"_Toc29215307"</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3.6.2</w:t>
            </w:r>
            <w:r>
              <w:rPr>
                <w:rFonts w:asciiTheme="minorHAnsi" w:eastAsiaTheme="minorEastAsia" w:hAnsiTheme="minorHAnsi"/>
                <w:noProof/>
                <w:sz w:val="22"/>
                <w:szCs w:val="22"/>
                <w:lang w:val="en-US" w:eastAsia="en-US"/>
              </w:rPr>
              <w:tab/>
            </w:r>
            <w:r w:rsidRPr="00F60F1B">
              <w:rPr>
                <w:rStyle w:val="Hyperlink"/>
                <w:noProof/>
              </w:rPr>
              <w:t>Results</w:t>
            </w:r>
            <w:r>
              <w:rPr>
                <w:noProof/>
                <w:webHidden/>
              </w:rPr>
              <w:tab/>
            </w:r>
            <w:r>
              <w:rPr>
                <w:noProof/>
                <w:webHidden/>
              </w:rPr>
              <w:fldChar w:fldCharType="begin"/>
            </w:r>
            <w:r>
              <w:rPr>
                <w:noProof/>
                <w:webHidden/>
              </w:rPr>
              <w:instrText xml:space="preserve"> PAGEREF _Toc29215307 \h </w:instrText>
            </w:r>
            <w:r>
              <w:rPr>
                <w:noProof/>
                <w:webHidden/>
              </w:rPr>
            </w:r>
          </w:ins>
          <w:r>
            <w:rPr>
              <w:noProof/>
              <w:webHidden/>
            </w:rPr>
            <w:fldChar w:fldCharType="separate"/>
          </w:r>
          <w:ins w:id="205" w:author="tedo gogoladze" w:date="2020-01-06T15:00:00Z">
            <w:r>
              <w:rPr>
                <w:noProof/>
                <w:webHidden/>
              </w:rPr>
              <w:t>32</w:t>
            </w:r>
            <w:r>
              <w:rPr>
                <w:noProof/>
                <w:webHidden/>
              </w:rPr>
              <w:fldChar w:fldCharType="end"/>
            </w:r>
            <w:r w:rsidRPr="00F60F1B">
              <w:rPr>
                <w:rStyle w:val="Hyperlink"/>
                <w:noProof/>
              </w:rPr>
              <w:fldChar w:fldCharType="end"/>
            </w:r>
          </w:ins>
        </w:p>
        <w:p w14:paraId="79C596E0" w14:textId="0B812A00" w:rsidR="000B2C0D" w:rsidRDefault="000B2C0D">
          <w:pPr>
            <w:pStyle w:val="TOC2"/>
            <w:tabs>
              <w:tab w:val="left" w:pos="1320"/>
              <w:tab w:val="right" w:leader="dot" w:pos="8733"/>
            </w:tabs>
            <w:rPr>
              <w:ins w:id="206" w:author="tedo gogoladze" w:date="2020-01-06T15:00:00Z"/>
              <w:rFonts w:asciiTheme="minorHAnsi" w:eastAsiaTheme="minorEastAsia" w:hAnsiTheme="minorHAnsi"/>
              <w:noProof/>
              <w:sz w:val="22"/>
              <w:szCs w:val="22"/>
              <w:lang w:val="en-US" w:eastAsia="en-US"/>
            </w:rPr>
          </w:pPr>
          <w:ins w:id="207"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"_Toc29215308"</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3.6.2.1</w:t>
            </w:r>
            <w:r>
              <w:rPr>
                <w:rFonts w:asciiTheme="minorHAnsi" w:eastAsiaTheme="minorEastAsia" w:hAnsiTheme="minorHAnsi"/>
                <w:noProof/>
                <w:sz w:val="22"/>
                <w:szCs w:val="22"/>
                <w:lang w:val="en-US" w:eastAsia="en-US"/>
              </w:rPr>
              <w:tab/>
            </w:r>
            <w:r w:rsidRPr="00F60F1B">
              <w:rPr>
                <w:rStyle w:val="Hyperlink"/>
                <w:noProof/>
              </w:rPr>
              <w:t>Openness</w:t>
            </w:r>
            <w:r>
              <w:rPr>
                <w:noProof/>
                <w:webHidden/>
              </w:rPr>
              <w:tab/>
            </w:r>
            <w:r>
              <w:rPr>
                <w:noProof/>
                <w:webHidden/>
              </w:rPr>
              <w:fldChar w:fldCharType="begin"/>
            </w:r>
            <w:r>
              <w:rPr>
                <w:noProof/>
                <w:webHidden/>
              </w:rPr>
              <w:instrText xml:space="preserve"> PAGEREF _Toc29215308 \h </w:instrText>
            </w:r>
            <w:r>
              <w:rPr>
                <w:noProof/>
                <w:webHidden/>
              </w:rPr>
            </w:r>
          </w:ins>
          <w:r>
            <w:rPr>
              <w:noProof/>
              <w:webHidden/>
            </w:rPr>
            <w:fldChar w:fldCharType="separate"/>
          </w:r>
          <w:ins w:id="208" w:author="tedo gogoladze" w:date="2020-01-06T15:00:00Z">
            <w:r>
              <w:rPr>
                <w:noProof/>
                <w:webHidden/>
              </w:rPr>
              <w:t>32</w:t>
            </w:r>
            <w:r>
              <w:rPr>
                <w:noProof/>
                <w:webHidden/>
              </w:rPr>
              <w:fldChar w:fldCharType="end"/>
            </w:r>
            <w:r w:rsidRPr="00F60F1B">
              <w:rPr>
                <w:rStyle w:val="Hyperlink"/>
                <w:noProof/>
              </w:rPr>
              <w:fldChar w:fldCharType="end"/>
            </w:r>
          </w:ins>
        </w:p>
        <w:p w14:paraId="2C3A0889" w14:textId="40E7BDCA" w:rsidR="000B2C0D" w:rsidRDefault="000B2C0D">
          <w:pPr>
            <w:pStyle w:val="TOC2"/>
            <w:tabs>
              <w:tab w:val="left" w:pos="1320"/>
              <w:tab w:val="right" w:leader="dot" w:pos="8733"/>
            </w:tabs>
            <w:rPr>
              <w:ins w:id="209" w:author="tedo gogoladze" w:date="2020-01-06T15:00:00Z"/>
              <w:rFonts w:asciiTheme="minorHAnsi" w:eastAsiaTheme="minorEastAsia" w:hAnsiTheme="minorHAnsi"/>
              <w:noProof/>
              <w:sz w:val="22"/>
              <w:szCs w:val="22"/>
              <w:lang w:val="en-US" w:eastAsia="en-US"/>
            </w:rPr>
          </w:pPr>
          <w:ins w:id="210"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"_Toc29215309"</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3.6.2.2</w:t>
            </w:r>
            <w:r>
              <w:rPr>
                <w:rFonts w:asciiTheme="minorHAnsi" w:eastAsiaTheme="minorEastAsia" w:hAnsiTheme="minorHAnsi"/>
                <w:noProof/>
                <w:sz w:val="22"/>
                <w:szCs w:val="22"/>
                <w:lang w:val="en-US" w:eastAsia="en-US"/>
              </w:rPr>
              <w:tab/>
            </w:r>
            <w:r w:rsidRPr="00F60F1B">
              <w:rPr>
                <w:rStyle w:val="Hyperlink"/>
                <w:noProof/>
              </w:rPr>
              <w:t>Conscientiousness</w:t>
            </w:r>
            <w:r>
              <w:rPr>
                <w:noProof/>
                <w:webHidden/>
              </w:rPr>
              <w:tab/>
            </w:r>
            <w:r>
              <w:rPr>
                <w:noProof/>
                <w:webHidden/>
              </w:rPr>
              <w:fldChar w:fldCharType="begin"/>
            </w:r>
            <w:r>
              <w:rPr>
                <w:noProof/>
                <w:webHidden/>
              </w:rPr>
              <w:instrText xml:space="preserve"> PAGEREF _Toc29215309 \h </w:instrText>
            </w:r>
            <w:r>
              <w:rPr>
                <w:noProof/>
                <w:webHidden/>
              </w:rPr>
            </w:r>
          </w:ins>
          <w:r>
            <w:rPr>
              <w:noProof/>
              <w:webHidden/>
            </w:rPr>
            <w:fldChar w:fldCharType="separate"/>
          </w:r>
          <w:ins w:id="211" w:author="tedo gogoladze" w:date="2020-01-06T15:00:00Z">
            <w:r>
              <w:rPr>
                <w:noProof/>
                <w:webHidden/>
              </w:rPr>
              <w:t>34</w:t>
            </w:r>
            <w:r>
              <w:rPr>
                <w:noProof/>
                <w:webHidden/>
              </w:rPr>
              <w:fldChar w:fldCharType="end"/>
            </w:r>
            <w:r w:rsidRPr="00F60F1B">
              <w:rPr>
                <w:rStyle w:val="Hyperlink"/>
                <w:noProof/>
              </w:rPr>
              <w:fldChar w:fldCharType="end"/>
            </w:r>
          </w:ins>
        </w:p>
        <w:p w14:paraId="49663EAB" w14:textId="0950173E" w:rsidR="000B2C0D" w:rsidRDefault="000B2C0D">
          <w:pPr>
            <w:pStyle w:val="TOC2"/>
            <w:tabs>
              <w:tab w:val="left" w:pos="1320"/>
              <w:tab w:val="right" w:leader="dot" w:pos="8733"/>
            </w:tabs>
            <w:rPr>
              <w:ins w:id="212" w:author="tedo gogoladze" w:date="2020-01-06T15:00:00Z"/>
              <w:rFonts w:asciiTheme="minorHAnsi" w:eastAsiaTheme="minorEastAsia" w:hAnsiTheme="minorHAnsi"/>
              <w:noProof/>
              <w:sz w:val="22"/>
              <w:szCs w:val="22"/>
              <w:lang w:val="en-US" w:eastAsia="en-US"/>
            </w:rPr>
          </w:pPr>
          <w:ins w:id="213"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"_Toc29215310"</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3.6.2.3</w:t>
            </w:r>
            <w:r>
              <w:rPr>
                <w:rFonts w:asciiTheme="minorHAnsi" w:eastAsiaTheme="minorEastAsia" w:hAnsiTheme="minorHAnsi"/>
                <w:noProof/>
                <w:sz w:val="22"/>
                <w:szCs w:val="22"/>
                <w:lang w:val="en-US" w:eastAsia="en-US"/>
              </w:rPr>
              <w:tab/>
            </w:r>
            <w:r w:rsidRPr="00F60F1B">
              <w:rPr>
                <w:rStyle w:val="Hyperlink"/>
                <w:noProof/>
              </w:rPr>
              <w:t>Extraversion</w:t>
            </w:r>
            <w:r>
              <w:rPr>
                <w:noProof/>
                <w:webHidden/>
              </w:rPr>
              <w:tab/>
            </w:r>
            <w:r>
              <w:rPr>
                <w:noProof/>
                <w:webHidden/>
              </w:rPr>
              <w:fldChar w:fldCharType="begin"/>
            </w:r>
            <w:r>
              <w:rPr>
                <w:noProof/>
                <w:webHidden/>
              </w:rPr>
              <w:instrText xml:space="preserve"> PAGEREF _Toc29215310 \h </w:instrText>
            </w:r>
            <w:r>
              <w:rPr>
                <w:noProof/>
                <w:webHidden/>
              </w:rPr>
            </w:r>
          </w:ins>
          <w:r>
            <w:rPr>
              <w:noProof/>
              <w:webHidden/>
            </w:rPr>
            <w:fldChar w:fldCharType="separate"/>
          </w:r>
          <w:ins w:id="214" w:author="tedo gogoladze" w:date="2020-01-06T15:00:00Z">
            <w:r>
              <w:rPr>
                <w:noProof/>
                <w:webHidden/>
              </w:rPr>
              <w:t>36</w:t>
            </w:r>
            <w:r>
              <w:rPr>
                <w:noProof/>
                <w:webHidden/>
              </w:rPr>
              <w:fldChar w:fldCharType="end"/>
            </w:r>
            <w:r w:rsidRPr="00F60F1B">
              <w:rPr>
                <w:rStyle w:val="Hyperlink"/>
                <w:noProof/>
              </w:rPr>
              <w:fldChar w:fldCharType="end"/>
            </w:r>
          </w:ins>
        </w:p>
        <w:p w14:paraId="727F0A39" w14:textId="2F5D34EB" w:rsidR="000B2C0D" w:rsidRDefault="000B2C0D">
          <w:pPr>
            <w:pStyle w:val="TOC2"/>
            <w:tabs>
              <w:tab w:val="left" w:pos="1320"/>
              <w:tab w:val="right" w:leader="dot" w:pos="8733"/>
            </w:tabs>
            <w:rPr>
              <w:ins w:id="215" w:author="tedo gogoladze" w:date="2020-01-06T15:00:00Z"/>
              <w:rFonts w:asciiTheme="minorHAnsi" w:eastAsiaTheme="minorEastAsia" w:hAnsiTheme="minorHAnsi"/>
              <w:noProof/>
              <w:sz w:val="22"/>
              <w:szCs w:val="22"/>
              <w:lang w:val="en-US" w:eastAsia="en-US"/>
            </w:rPr>
          </w:pPr>
          <w:ins w:id="216"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"_Toc29215311"</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3.6.2.4</w:t>
            </w:r>
            <w:r>
              <w:rPr>
                <w:rFonts w:asciiTheme="minorHAnsi" w:eastAsiaTheme="minorEastAsia" w:hAnsiTheme="minorHAnsi"/>
                <w:noProof/>
                <w:sz w:val="22"/>
                <w:szCs w:val="22"/>
                <w:lang w:val="en-US" w:eastAsia="en-US"/>
              </w:rPr>
              <w:tab/>
            </w:r>
            <w:r w:rsidRPr="00F60F1B">
              <w:rPr>
                <w:rStyle w:val="Hyperlink"/>
                <w:noProof/>
              </w:rPr>
              <w:t>Agreeableness</w:t>
            </w:r>
            <w:r>
              <w:rPr>
                <w:noProof/>
                <w:webHidden/>
              </w:rPr>
              <w:tab/>
            </w:r>
            <w:r>
              <w:rPr>
                <w:noProof/>
                <w:webHidden/>
              </w:rPr>
              <w:fldChar w:fldCharType="begin"/>
            </w:r>
            <w:r>
              <w:rPr>
                <w:noProof/>
                <w:webHidden/>
              </w:rPr>
              <w:instrText xml:space="preserve"> PAGEREF _Toc29215311 \h </w:instrText>
            </w:r>
            <w:r>
              <w:rPr>
                <w:noProof/>
                <w:webHidden/>
              </w:rPr>
            </w:r>
          </w:ins>
          <w:r>
            <w:rPr>
              <w:noProof/>
              <w:webHidden/>
            </w:rPr>
            <w:fldChar w:fldCharType="separate"/>
          </w:r>
          <w:ins w:id="217" w:author="tedo gogoladze" w:date="2020-01-06T15:00:00Z">
            <w:r>
              <w:rPr>
                <w:noProof/>
                <w:webHidden/>
              </w:rPr>
              <w:t>38</w:t>
            </w:r>
            <w:r>
              <w:rPr>
                <w:noProof/>
                <w:webHidden/>
              </w:rPr>
              <w:fldChar w:fldCharType="end"/>
            </w:r>
            <w:r w:rsidRPr="00F60F1B">
              <w:rPr>
                <w:rStyle w:val="Hyperlink"/>
                <w:noProof/>
              </w:rPr>
              <w:fldChar w:fldCharType="end"/>
            </w:r>
          </w:ins>
        </w:p>
        <w:p w14:paraId="0EB82053" w14:textId="2B891D1F" w:rsidR="000B2C0D" w:rsidRDefault="000B2C0D">
          <w:pPr>
            <w:pStyle w:val="TOC2"/>
            <w:tabs>
              <w:tab w:val="left" w:pos="1320"/>
              <w:tab w:val="right" w:leader="dot" w:pos="8733"/>
            </w:tabs>
            <w:rPr>
              <w:ins w:id="218" w:author="tedo gogoladze" w:date="2020-01-06T15:00:00Z"/>
              <w:rFonts w:asciiTheme="minorHAnsi" w:eastAsiaTheme="minorEastAsia" w:hAnsiTheme="minorHAnsi"/>
              <w:noProof/>
              <w:sz w:val="22"/>
              <w:szCs w:val="22"/>
              <w:lang w:val="en-US" w:eastAsia="en-US"/>
            </w:rPr>
          </w:pPr>
          <w:ins w:id="219" w:author="tedo gogoladze" w:date="2020-01-06T15:00:00Z">
            <w:r w:rsidRPr="00F60F1B">
              <w:rPr>
                <w:rStyle w:val="Hyperlink"/>
                <w:noProof/>
              </w:rPr>
              <w:lastRenderedPageBreak/>
              <w:fldChar w:fldCharType="begin"/>
            </w:r>
            <w:r w:rsidRPr="00F60F1B">
              <w:rPr>
                <w:rStyle w:val="Hyperlink"/>
                <w:noProof/>
              </w:rPr>
              <w:instrText xml:space="preserve"> </w:instrText>
            </w:r>
            <w:r>
              <w:rPr>
                <w:noProof/>
              </w:rPr>
              <w:instrText>HYPERLINK \l "_Toc29215312"</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3.6.2.5</w:t>
            </w:r>
            <w:r>
              <w:rPr>
                <w:rFonts w:asciiTheme="minorHAnsi" w:eastAsiaTheme="minorEastAsia" w:hAnsiTheme="minorHAnsi"/>
                <w:noProof/>
                <w:sz w:val="22"/>
                <w:szCs w:val="22"/>
                <w:lang w:val="en-US" w:eastAsia="en-US"/>
              </w:rPr>
              <w:tab/>
            </w:r>
            <w:r w:rsidRPr="00F60F1B">
              <w:rPr>
                <w:rStyle w:val="Hyperlink"/>
                <w:noProof/>
              </w:rPr>
              <w:t>Neuroticism</w:t>
            </w:r>
            <w:r>
              <w:rPr>
                <w:noProof/>
                <w:webHidden/>
              </w:rPr>
              <w:tab/>
            </w:r>
            <w:r>
              <w:rPr>
                <w:noProof/>
                <w:webHidden/>
              </w:rPr>
              <w:fldChar w:fldCharType="begin"/>
            </w:r>
            <w:r>
              <w:rPr>
                <w:noProof/>
                <w:webHidden/>
              </w:rPr>
              <w:instrText xml:space="preserve"> PAGEREF _Toc29215312 \h </w:instrText>
            </w:r>
            <w:r>
              <w:rPr>
                <w:noProof/>
                <w:webHidden/>
              </w:rPr>
            </w:r>
          </w:ins>
          <w:r>
            <w:rPr>
              <w:noProof/>
              <w:webHidden/>
            </w:rPr>
            <w:fldChar w:fldCharType="separate"/>
          </w:r>
          <w:ins w:id="220" w:author="tedo gogoladze" w:date="2020-01-06T15:00:00Z">
            <w:r>
              <w:rPr>
                <w:noProof/>
                <w:webHidden/>
              </w:rPr>
              <w:t>40</w:t>
            </w:r>
            <w:r>
              <w:rPr>
                <w:noProof/>
                <w:webHidden/>
              </w:rPr>
              <w:fldChar w:fldCharType="end"/>
            </w:r>
            <w:r w:rsidRPr="00F60F1B">
              <w:rPr>
                <w:rStyle w:val="Hyperlink"/>
                <w:noProof/>
              </w:rPr>
              <w:fldChar w:fldCharType="end"/>
            </w:r>
          </w:ins>
        </w:p>
        <w:p w14:paraId="48BCCE1E" w14:textId="1822656C" w:rsidR="000B2C0D" w:rsidRDefault="000B2C0D">
          <w:pPr>
            <w:pStyle w:val="TOC2"/>
            <w:tabs>
              <w:tab w:val="left" w:pos="1320"/>
              <w:tab w:val="right" w:leader="dot" w:pos="8733"/>
            </w:tabs>
            <w:rPr>
              <w:ins w:id="221" w:author="tedo gogoladze" w:date="2020-01-06T15:00:00Z"/>
              <w:rFonts w:asciiTheme="minorHAnsi" w:eastAsiaTheme="minorEastAsia" w:hAnsiTheme="minorHAnsi"/>
              <w:noProof/>
              <w:sz w:val="22"/>
              <w:szCs w:val="22"/>
              <w:lang w:val="en-US" w:eastAsia="en-US"/>
            </w:rPr>
          </w:pPr>
          <w:ins w:id="222"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"_Toc29215313"</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3.6.2.6</w:t>
            </w:r>
            <w:r>
              <w:rPr>
                <w:rFonts w:asciiTheme="minorHAnsi" w:eastAsiaTheme="minorEastAsia" w:hAnsiTheme="minorHAnsi"/>
                <w:noProof/>
                <w:sz w:val="22"/>
                <w:szCs w:val="22"/>
                <w:lang w:val="en-US" w:eastAsia="en-US"/>
              </w:rPr>
              <w:tab/>
            </w:r>
            <w:r w:rsidRPr="00F60F1B">
              <w:rPr>
                <w:rStyle w:val="Hyperlink"/>
                <w:noProof/>
              </w:rPr>
              <w:t>RQ2:</w:t>
            </w:r>
            <w:r>
              <w:rPr>
                <w:noProof/>
                <w:webHidden/>
              </w:rPr>
              <w:tab/>
            </w:r>
            <w:r>
              <w:rPr>
                <w:noProof/>
                <w:webHidden/>
              </w:rPr>
              <w:fldChar w:fldCharType="begin"/>
            </w:r>
            <w:r>
              <w:rPr>
                <w:noProof/>
                <w:webHidden/>
              </w:rPr>
              <w:instrText xml:space="preserve"> PAGEREF _Toc29215313 \h </w:instrText>
            </w:r>
            <w:r>
              <w:rPr>
                <w:noProof/>
                <w:webHidden/>
              </w:rPr>
            </w:r>
          </w:ins>
          <w:r>
            <w:rPr>
              <w:noProof/>
              <w:webHidden/>
            </w:rPr>
            <w:fldChar w:fldCharType="separate"/>
          </w:r>
          <w:ins w:id="223" w:author="tedo gogoladze" w:date="2020-01-06T15:00:00Z">
            <w:r>
              <w:rPr>
                <w:noProof/>
                <w:webHidden/>
              </w:rPr>
              <w:t>42</w:t>
            </w:r>
            <w:r>
              <w:rPr>
                <w:noProof/>
                <w:webHidden/>
              </w:rPr>
              <w:fldChar w:fldCharType="end"/>
            </w:r>
            <w:r w:rsidRPr="00F60F1B">
              <w:rPr>
                <w:rStyle w:val="Hyperlink"/>
                <w:noProof/>
              </w:rPr>
              <w:fldChar w:fldCharType="end"/>
            </w:r>
          </w:ins>
        </w:p>
        <w:p w14:paraId="0E3C370F" w14:textId="30D54AD4" w:rsidR="000B2C0D" w:rsidRDefault="000B2C0D">
          <w:pPr>
            <w:pStyle w:val="TOC1"/>
            <w:tabs>
              <w:tab w:val="left" w:pos="480"/>
              <w:tab w:val="right" w:leader="dot" w:pos="8733"/>
            </w:tabs>
            <w:rPr>
              <w:ins w:id="224" w:author="tedo gogoladze" w:date="2020-01-06T15:00:00Z"/>
              <w:rFonts w:asciiTheme="minorHAnsi" w:eastAsiaTheme="minorEastAsia" w:hAnsiTheme="minorHAnsi"/>
              <w:noProof/>
              <w:sz w:val="22"/>
              <w:szCs w:val="22"/>
              <w:lang w:val="en-US" w:eastAsia="en-US"/>
            </w:rPr>
          </w:pPr>
          <w:ins w:id="225"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"_Toc29215314"</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snapToGrid w:val="0"/>
                <w:w w:val="0"/>
              </w:rPr>
              <w:t>4</w:t>
            </w:r>
            <w:r>
              <w:rPr>
                <w:rFonts w:asciiTheme="minorHAnsi" w:eastAsiaTheme="minorEastAsia" w:hAnsiTheme="minorHAnsi"/>
                <w:noProof/>
                <w:sz w:val="22"/>
                <w:szCs w:val="22"/>
                <w:lang w:val="en-US" w:eastAsia="en-US"/>
              </w:rPr>
              <w:tab/>
            </w:r>
            <w:r w:rsidRPr="00F60F1B">
              <w:rPr>
                <w:rStyle w:val="Hyperlink"/>
                <w:noProof/>
              </w:rPr>
              <w:t>Discussions</w:t>
            </w:r>
            <w:r>
              <w:rPr>
                <w:noProof/>
                <w:webHidden/>
              </w:rPr>
              <w:tab/>
            </w:r>
            <w:r>
              <w:rPr>
                <w:noProof/>
                <w:webHidden/>
              </w:rPr>
              <w:fldChar w:fldCharType="begin"/>
            </w:r>
            <w:r>
              <w:rPr>
                <w:noProof/>
                <w:webHidden/>
              </w:rPr>
              <w:instrText xml:space="preserve"> PAGEREF _Toc29215314 \h </w:instrText>
            </w:r>
            <w:r>
              <w:rPr>
                <w:noProof/>
                <w:webHidden/>
              </w:rPr>
            </w:r>
          </w:ins>
          <w:r>
            <w:rPr>
              <w:noProof/>
              <w:webHidden/>
            </w:rPr>
            <w:fldChar w:fldCharType="separate"/>
          </w:r>
          <w:ins w:id="226" w:author="tedo gogoladze" w:date="2020-01-06T15:00:00Z">
            <w:r>
              <w:rPr>
                <w:noProof/>
                <w:webHidden/>
              </w:rPr>
              <w:t>46</w:t>
            </w:r>
            <w:r>
              <w:rPr>
                <w:noProof/>
                <w:webHidden/>
              </w:rPr>
              <w:fldChar w:fldCharType="end"/>
            </w:r>
            <w:r w:rsidRPr="00F60F1B">
              <w:rPr>
                <w:rStyle w:val="Hyperlink"/>
                <w:noProof/>
              </w:rPr>
              <w:fldChar w:fldCharType="end"/>
            </w:r>
          </w:ins>
        </w:p>
        <w:p w14:paraId="3718EBFA" w14:textId="0C6A98CE" w:rsidR="000B2C0D" w:rsidRDefault="000B2C0D">
          <w:pPr>
            <w:pStyle w:val="TOC1"/>
            <w:tabs>
              <w:tab w:val="left" w:pos="480"/>
              <w:tab w:val="right" w:leader="dot" w:pos="8733"/>
            </w:tabs>
            <w:rPr>
              <w:ins w:id="227" w:author="tedo gogoladze" w:date="2020-01-06T15:00:00Z"/>
              <w:rFonts w:asciiTheme="minorHAnsi" w:eastAsiaTheme="minorEastAsia" w:hAnsiTheme="minorHAnsi"/>
              <w:noProof/>
              <w:sz w:val="22"/>
              <w:szCs w:val="22"/>
              <w:lang w:val="en-US" w:eastAsia="en-US"/>
            </w:rPr>
          </w:pPr>
          <w:ins w:id="228"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"_Toc29215315"</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snapToGrid w:val="0"/>
                <w:w w:val="0"/>
              </w:rPr>
              <w:t>5</w:t>
            </w:r>
            <w:r>
              <w:rPr>
                <w:rFonts w:asciiTheme="minorHAnsi" w:eastAsiaTheme="minorEastAsia" w:hAnsiTheme="minorHAnsi"/>
                <w:noProof/>
                <w:sz w:val="22"/>
                <w:szCs w:val="22"/>
                <w:lang w:val="en-US" w:eastAsia="en-US"/>
              </w:rPr>
              <w:tab/>
            </w:r>
            <w:r w:rsidRPr="00F60F1B">
              <w:rPr>
                <w:rStyle w:val="Hyperlink"/>
                <w:noProof/>
              </w:rPr>
              <w:t>Conclusions</w:t>
            </w:r>
            <w:r>
              <w:rPr>
                <w:noProof/>
                <w:webHidden/>
              </w:rPr>
              <w:tab/>
            </w:r>
            <w:r>
              <w:rPr>
                <w:noProof/>
                <w:webHidden/>
              </w:rPr>
              <w:fldChar w:fldCharType="begin"/>
            </w:r>
            <w:r>
              <w:rPr>
                <w:noProof/>
                <w:webHidden/>
              </w:rPr>
              <w:instrText xml:space="preserve"> PAGEREF _Toc29215315 \h </w:instrText>
            </w:r>
            <w:r>
              <w:rPr>
                <w:noProof/>
                <w:webHidden/>
              </w:rPr>
            </w:r>
          </w:ins>
          <w:r>
            <w:rPr>
              <w:noProof/>
              <w:webHidden/>
            </w:rPr>
            <w:fldChar w:fldCharType="separate"/>
          </w:r>
          <w:ins w:id="229" w:author="tedo gogoladze" w:date="2020-01-06T15:00:00Z">
            <w:r>
              <w:rPr>
                <w:noProof/>
                <w:webHidden/>
              </w:rPr>
              <w:t>50</w:t>
            </w:r>
            <w:r>
              <w:rPr>
                <w:noProof/>
                <w:webHidden/>
              </w:rPr>
              <w:fldChar w:fldCharType="end"/>
            </w:r>
            <w:r w:rsidRPr="00F60F1B">
              <w:rPr>
                <w:rStyle w:val="Hyperlink"/>
                <w:noProof/>
              </w:rPr>
              <w:fldChar w:fldCharType="end"/>
            </w:r>
          </w:ins>
        </w:p>
        <w:p w14:paraId="5221B222" w14:textId="3DA29EC9" w:rsidR="000B2C0D" w:rsidRDefault="000B2C0D">
          <w:pPr>
            <w:pStyle w:val="TOC1"/>
            <w:tabs>
              <w:tab w:val="left" w:pos="480"/>
              <w:tab w:val="right" w:leader="dot" w:pos="8733"/>
            </w:tabs>
            <w:rPr>
              <w:ins w:id="230" w:author="tedo gogoladze" w:date="2020-01-06T15:00:00Z"/>
              <w:rFonts w:asciiTheme="minorHAnsi" w:eastAsiaTheme="minorEastAsia" w:hAnsiTheme="minorHAnsi"/>
              <w:noProof/>
              <w:sz w:val="22"/>
              <w:szCs w:val="22"/>
              <w:lang w:val="en-US" w:eastAsia="en-US"/>
            </w:rPr>
          </w:pPr>
          <w:ins w:id="231"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"_Toc29215316"</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snapToGrid w:val="0"/>
                <w:w w:val="0"/>
              </w:rPr>
              <w:t>6</w:t>
            </w:r>
            <w:r>
              <w:rPr>
                <w:rFonts w:asciiTheme="minorHAnsi" w:eastAsiaTheme="minorEastAsia" w:hAnsiTheme="minorHAnsi"/>
                <w:noProof/>
                <w:sz w:val="22"/>
                <w:szCs w:val="22"/>
                <w:lang w:val="en-US" w:eastAsia="en-US"/>
              </w:rPr>
              <w:tab/>
            </w:r>
            <w:r w:rsidRPr="00F60F1B">
              <w:rPr>
                <w:rStyle w:val="Hyperlink"/>
                <w:noProof/>
              </w:rPr>
              <w:t>References</w:t>
            </w:r>
            <w:r>
              <w:rPr>
                <w:noProof/>
                <w:webHidden/>
              </w:rPr>
              <w:tab/>
            </w:r>
            <w:r>
              <w:rPr>
                <w:noProof/>
                <w:webHidden/>
              </w:rPr>
              <w:fldChar w:fldCharType="begin"/>
            </w:r>
            <w:r>
              <w:rPr>
                <w:noProof/>
                <w:webHidden/>
              </w:rPr>
              <w:instrText xml:space="preserve"> PAGEREF _Toc29215316 \h </w:instrText>
            </w:r>
            <w:r>
              <w:rPr>
                <w:noProof/>
                <w:webHidden/>
              </w:rPr>
            </w:r>
          </w:ins>
          <w:r>
            <w:rPr>
              <w:noProof/>
              <w:webHidden/>
            </w:rPr>
            <w:fldChar w:fldCharType="separate"/>
          </w:r>
          <w:ins w:id="232" w:author="tedo gogoladze" w:date="2020-01-06T15:00:00Z">
            <w:r>
              <w:rPr>
                <w:noProof/>
                <w:webHidden/>
              </w:rPr>
              <w:t>51</w:t>
            </w:r>
            <w:r>
              <w:rPr>
                <w:noProof/>
                <w:webHidden/>
              </w:rPr>
              <w:fldChar w:fldCharType="end"/>
            </w:r>
            <w:r w:rsidRPr="00F60F1B">
              <w:rPr>
                <w:rStyle w:val="Hyperlink"/>
                <w:noProof/>
              </w:rPr>
              <w:fldChar w:fldCharType="end"/>
            </w:r>
          </w:ins>
        </w:p>
        <w:p w14:paraId="71BB93CC" w14:textId="288BF20F" w:rsidR="000B2C0D" w:rsidRDefault="000B2C0D">
          <w:pPr>
            <w:pStyle w:val="TOC1"/>
            <w:tabs>
              <w:tab w:val="right" w:leader="dot" w:pos="8733"/>
            </w:tabs>
            <w:rPr>
              <w:ins w:id="233" w:author="tedo gogoladze" w:date="2020-01-06T15:00:00Z"/>
              <w:rFonts w:asciiTheme="minorHAnsi" w:eastAsiaTheme="minorEastAsia" w:hAnsiTheme="minorHAnsi"/>
              <w:noProof/>
              <w:sz w:val="22"/>
              <w:szCs w:val="22"/>
              <w:lang w:val="en-US" w:eastAsia="en-US"/>
            </w:rPr>
          </w:pPr>
          <w:ins w:id="234"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"_Toc29215317"</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Appendix</w:t>
            </w:r>
            <w:r>
              <w:rPr>
                <w:noProof/>
                <w:webHidden/>
              </w:rPr>
              <w:tab/>
            </w:r>
            <w:r>
              <w:rPr>
                <w:noProof/>
                <w:webHidden/>
              </w:rPr>
              <w:fldChar w:fldCharType="begin"/>
            </w:r>
            <w:r>
              <w:rPr>
                <w:noProof/>
                <w:webHidden/>
              </w:rPr>
              <w:instrText xml:space="preserve"> PAGEREF _Toc29215317 \h </w:instrText>
            </w:r>
            <w:r>
              <w:rPr>
                <w:noProof/>
                <w:webHidden/>
              </w:rPr>
            </w:r>
          </w:ins>
          <w:r>
            <w:rPr>
              <w:noProof/>
              <w:webHidden/>
            </w:rPr>
            <w:fldChar w:fldCharType="separate"/>
          </w:r>
          <w:ins w:id="235" w:author="tedo gogoladze" w:date="2020-01-06T15:00:00Z">
            <w:r>
              <w:rPr>
                <w:noProof/>
                <w:webHidden/>
              </w:rPr>
              <w:t>52</w:t>
            </w:r>
            <w:r>
              <w:rPr>
                <w:noProof/>
                <w:webHidden/>
              </w:rPr>
              <w:fldChar w:fldCharType="end"/>
            </w:r>
            <w:r w:rsidRPr="00F60F1B">
              <w:rPr>
                <w:rStyle w:val="Hyperlink"/>
                <w:noProof/>
              </w:rPr>
              <w:fldChar w:fldCharType="end"/>
            </w:r>
          </w:ins>
        </w:p>
        <w:p w14:paraId="4421E3F5" w14:textId="3757973F" w:rsidR="000B2C0D" w:rsidRDefault="000B2C0D">
          <w:pPr>
            <w:pStyle w:val="TOC2"/>
            <w:tabs>
              <w:tab w:val="left" w:pos="660"/>
              <w:tab w:val="right" w:leader="dot" w:pos="8733"/>
            </w:tabs>
            <w:rPr>
              <w:ins w:id="236" w:author="tedo gogoladze" w:date="2020-01-06T15:00:00Z"/>
              <w:rFonts w:asciiTheme="minorHAnsi" w:eastAsiaTheme="minorEastAsia" w:hAnsiTheme="minorHAnsi"/>
              <w:noProof/>
              <w:sz w:val="22"/>
              <w:szCs w:val="22"/>
              <w:lang w:val="en-US" w:eastAsia="en-US"/>
            </w:rPr>
          </w:pPr>
          <w:ins w:id="237"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"_Toc29215318"</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I.</w:t>
            </w:r>
            <w:r>
              <w:rPr>
                <w:rFonts w:asciiTheme="minorHAnsi" w:eastAsiaTheme="minorEastAsia" w:hAnsiTheme="minorHAnsi"/>
                <w:noProof/>
                <w:sz w:val="22"/>
                <w:szCs w:val="22"/>
                <w:lang w:val="en-US" w:eastAsia="en-US"/>
              </w:rPr>
              <w:tab/>
            </w:r>
            <w:r w:rsidRPr="00F60F1B">
              <w:rPr>
                <w:rStyle w:val="Hyperlink"/>
                <w:noProof/>
              </w:rPr>
              <w:t>Glossary</w:t>
            </w:r>
            <w:r>
              <w:rPr>
                <w:noProof/>
                <w:webHidden/>
              </w:rPr>
              <w:tab/>
            </w:r>
            <w:r>
              <w:rPr>
                <w:noProof/>
                <w:webHidden/>
              </w:rPr>
              <w:fldChar w:fldCharType="begin"/>
            </w:r>
            <w:r>
              <w:rPr>
                <w:noProof/>
                <w:webHidden/>
              </w:rPr>
              <w:instrText xml:space="preserve"> PAGEREF _Toc29215318 \h </w:instrText>
            </w:r>
            <w:r>
              <w:rPr>
                <w:noProof/>
                <w:webHidden/>
              </w:rPr>
            </w:r>
          </w:ins>
          <w:r>
            <w:rPr>
              <w:noProof/>
              <w:webHidden/>
            </w:rPr>
            <w:fldChar w:fldCharType="separate"/>
          </w:r>
          <w:ins w:id="238" w:author="tedo gogoladze" w:date="2020-01-06T15:00:00Z">
            <w:r>
              <w:rPr>
                <w:noProof/>
                <w:webHidden/>
              </w:rPr>
              <w:t>52</w:t>
            </w:r>
            <w:r>
              <w:rPr>
                <w:noProof/>
                <w:webHidden/>
              </w:rPr>
              <w:fldChar w:fldCharType="end"/>
            </w:r>
            <w:r w:rsidRPr="00F60F1B">
              <w:rPr>
                <w:rStyle w:val="Hyperlink"/>
                <w:noProof/>
              </w:rPr>
              <w:fldChar w:fldCharType="end"/>
            </w:r>
          </w:ins>
        </w:p>
        <w:p w14:paraId="633308BE" w14:textId="0560875F" w:rsidR="000B2C0D" w:rsidRDefault="000B2C0D">
          <w:pPr>
            <w:pStyle w:val="TOC2"/>
            <w:tabs>
              <w:tab w:val="left" w:pos="880"/>
              <w:tab w:val="right" w:leader="dot" w:pos="8733"/>
            </w:tabs>
            <w:rPr>
              <w:ins w:id="239" w:author="tedo gogoladze" w:date="2020-01-06T15:00:00Z"/>
              <w:rFonts w:asciiTheme="minorHAnsi" w:eastAsiaTheme="minorEastAsia" w:hAnsiTheme="minorHAnsi"/>
              <w:noProof/>
              <w:sz w:val="22"/>
              <w:szCs w:val="22"/>
              <w:lang w:val="en-US" w:eastAsia="en-US"/>
            </w:rPr>
          </w:pPr>
          <w:ins w:id="240"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"_Toc29215319"</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II.</w:t>
            </w:r>
            <w:r>
              <w:rPr>
                <w:rFonts w:asciiTheme="minorHAnsi" w:eastAsiaTheme="minorEastAsia" w:hAnsiTheme="minorHAnsi"/>
                <w:noProof/>
                <w:sz w:val="22"/>
                <w:szCs w:val="22"/>
                <w:lang w:val="en-US" w:eastAsia="en-US"/>
              </w:rPr>
              <w:tab/>
            </w:r>
            <w:r w:rsidRPr="00F60F1B">
              <w:rPr>
                <w:rStyle w:val="Hyperlink"/>
                <w:noProof/>
              </w:rPr>
              <w:t>Text cleaning</w:t>
            </w:r>
            <w:r>
              <w:rPr>
                <w:noProof/>
                <w:webHidden/>
              </w:rPr>
              <w:tab/>
            </w:r>
            <w:r>
              <w:rPr>
                <w:noProof/>
                <w:webHidden/>
              </w:rPr>
              <w:fldChar w:fldCharType="begin"/>
            </w:r>
            <w:r>
              <w:rPr>
                <w:noProof/>
                <w:webHidden/>
              </w:rPr>
              <w:instrText xml:space="preserve"> PAGEREF _Toc29215319 \h </w:instrText>
            </w:r>
            <w:r>
              <w:rPr>
                <w:noProof/>
                <w:webHidden/>
              </w:rPr>
            </w:r>
          </w:ins>
          <w:r>
            <w:rPr>
              <w:noProof/>
              <w:webHidden/>
            </w:rPr>
            <w:fldChar w:fldCharType="separate"/>
          </w:r>
          <w:ins w:id="241" w:author="tedo gogoladze" w:date="2020-01-06T15:00:00Z">
            <w:r>
              <w:rPr>
                <w:noProof/>
                <w:webHidden/>
              </w:rPr>
              <w:t>53</w:t>
            </w:r>
            <w:r>
              <w:rPr>
                <w:noProof/>
                <w:webHidden/>
              </w:rPr>
              <w:fldChar w:fldCharType="end"/>
            </w:r>
            <w:r w:rsidRPr="00F60F1B">
              <w:rPr>
                <w:rStyle w:val="Hyperlink"/>
                <w:noProof/>
              </w:rPr>
              <w:fldChar w:fldCharType="end"/>
            </w:r>
          </w:ins>
        </w:p>
        <w:p w14:paraId="37E33997" w14:textId="425A8FEA" w:rsidR="000B2C0D" w:rsidRDefault="000B2C0D">
          <w:pPr>
            <w:pStyle w:val="TOC2"/>
            <w:tabs>
              <w:tab w:val="left" w:pos="880"/>
              <w:tab w:val="right" w:leader="dot" w:pos="8733"/>
            </w:tabs>
            <w:rPr>
              <w:ins w:id="242" w:author="tedo gogoladze" w:date="2020-01-06T15:00:00Z"/>
              <w:rFonts w:asciiTheme="minorHAnsi" w:eastAsiaTheme="minorEastAsia" w:hAnsiTheme="minorHAnsi"/>
              <w:noProof/>
              <w:sz w:val="22"/>
              <w:szCs w:val="22"/>
              <w:lang w:val="en-US" w:eastAsia="en-US"/>
            </w:rPr>
          </w:pPr>
          <w:ins w:id="243"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"_Toc29215320"</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noProof/>
              </w:rPr>
              <w:t>III.</w:t>
            </w:r>
            <w:r>
              <w:rPr>
                <w:rFonts w:asciiTheme="minorHAnsi" w:eastAsiaTheme="minorEastAsia" w:hAnsiTheme="minorHAnsi"/>
                <w:noProof/>
                <w:sz w:val="22"/>
                <w:szCs w:val="22"/>
                <w:lang w:val="en-US" w:eastAsia="en-US"/>
              </w:rPr>
              <w:tab/>
            </w:r>
            <w:r w:rsidRPr="00F60F1B">
              <w:rPr>
                <w:rStyle w:val="Hyperlink"/>
                <w:noProof/>
              </w:rPr>
              <w:t>License</w:t>
            </w:r>
            <w:r>
              <w:rPr>
                <w:noProof/>
                <w:webHidden/>
              </w:rPr>
              <w:tab/>
            </w:r>
            <w:r>
              <w:rPr>
                <w:noProof/>
                <w:webHidden/>
              </w:rPr>
              <w:fldChar w:fldCharType="begin"/>
            </w:r>
            <w:r>
              <w:rPr>
                <w:noProof/>
                <w:webHidden/>
              </w:rPr>
              <w:instrText xml:space="preserve"> PAGEREF _Toc29215320 \h </w:instrText>
            </w:r>
            <w:r>
              <w:rPr>
                <w:noProof/>
                <w:webHidden/>
              </w:rPr>
            </w:r>
          </w:ins>
          <w:r>
            <w:rPr>
              <w:noProof/>
              <w:webHidden/>
            </w:rPr>
            <w:fldChar w:fldCharType="separate"/>
          </w:r>
          <w:ins w:id="244" w:author="tedo gogoladze" w:date="2020-01-06T15:00:00Z">
            <w:r>
              <w:rPr>
                <w:noProof/>
                <w:webHidden/>
              </w:rPr>
              <w:t>57</w:t>
            </w:r>
            <w:r>
              <w:rPr>
                <w:noProof/>
                <w:webHidden/>
              </w:rPr>
              <w:fldChar w:fldCharType="end"/>
            </w:r>
            <w:r w:rsidRPr="00F60F1B">
              <w:rPr>
                <w:rStyle w:val="Hyperlink"/>
                <w:noProof/>
              </w:rPr>
              <w:fldChar w:fldCharType="end"/>
            </w:r>
          </w:ins>
        </w:p>
        <w:p w14:paraId="23252428" w14:textId="4349C4A7" w:rsidR="000B2C0D" w:rsidRDefault="000B2C0D">
          <w:pPr>
            <w:pStyle w:val="TOC1"/>
            <w:tabs>
              <w:tab w:val="right" w:leader="dot" w:pos="8733"/>
            </w:tabs>
            <w:rPr>
              <w:ins w:id="245" w:author="tedo gogoladze" w:date="2020-01-06T15:00:00Z"/>
              <w:rFonts w:asciiTheme="minorHAnsi" w:eastAsiaTheme="minorEastAsia" w:hAnsiTheme="minorHAnsi"/>
              <w:noProof/>
              <w:sz w:val="22"/>
              <w:szCs w:val="22"/>
              <w:lang w:val="en-US" w:eastAsia="en-US"/>
            </w:rPr>
          </w:pPr>
          <w:ins w:id="246" w:author="tedo gogoladze" w:date="2020-01-06T15:00:00Z">
            <w:r w:rsidRPr="00F60F1B">
              <w:rPr>
                <w:rStyle w:val="Hyperlink"/>
                <w:noProof/>
              </w:rPr>
              <w:fldChar w:fldCharType="begin"/>
            </w:r>
            <w:r w:rsidRPr="00F60F1B">
              <w:rPr>
                <w:rStyle w:val="Hyperlink"/>
                <w:noProof/>
              </w:rPr>
              <w:instrText xml:space="preserve"> </w:instrText>
            </w:r>
            <w:r>
              <w:rPr>
                <w:noProof/>
              </w:rPr>
              <w:instrText>HYPERLINK \l "_Toc29215321"</w:instrText>
            </w:r>
            <w:r w:rsidRPr="00F60F1B">
              <w:rPr>
                <w:rStyle w:val="Hyperlink"/>
                <w:noProof/>
              </w:rPr>
              <w:instrText xml:space="preserve"> </w:instrText>
            </w:r>
            <w:r w:rsidRPr="00F60F1B">
              <w:rPr>
                <w:rStyle w:val="Hyperlink"/>
                <w:noProof/>
              </w:rPr>
            </w:r>
            <w:r w:rsidRPr="00F60F1B">
              <w:rPr>
                <w:rStyle w:val="Hyperlink"/>
                <w:noProof/>
              </w:rPr>
              <w:fldChar w:fldCharType="separate"/>
            </w:r>
            <w:r w:rsidRPr="00F60F1B">
              <w:rPr>
                <w:rStyle w:val="Hyperlink"/>
                <w:rFonts w:eastAsia="Times New Roman" w:cs="Times New Roman"/>
                <w:noProof/>
                <w:lang w:val="en-GB"/>
              </w:rPr>
              <w:t>Non-exclusive licence to reproduce thesis and make thesis public</w:t>
            </w:r>
            <w:r>
              <w:rPr>
                <w:noProof/>
                <w:webHidden/>
              </w:rPr>
              <w:tab/>
            </w:r>
            <w:r>
              <w:rPr>
                <w:noProof/>
                <w:webHidden/>
              </w:rPr>
              <w:fldChar w:fldCharType="begin"/>
            </w:r>
            <w:r>
              <w:rPr>
                <w:noProof/>
                <w:webHidden/>
              </w:rPr>
              <w:instrText xml:space="preserve"> PAGEREF _Toc29215321 \h </w:instrText>
            </w:r>
            <w:r>
              <w:rPr>
                <w:noProof/>
                <w:webHidden/>
              </w:rPr>
            </w:r>
          </w:ins>
          <w:r>
            <w:rPr>
              <w:noProof/>
              <w:webHidden/>
            </w:rPr>
            <w:fldChar w:fldCharType="separate"/>
          </w:r>
          <w:ins w:id="247" w:author="tedo gogoladze" w:date="2020-01-06T15:00:00Z">
            <w:r>
              <w:rPr>
                <w:noProof/>
                <w:webHidden/>
              </w:rPr>
              <w:t>57</w:t>
            </w:r>
            <w:r>
              <w:rPr>
                <w:noProof/>
                <w:webHidden/>
              </w:rPr>
              <w:fldChar w:fldCharType="end"/>
            </w:r>
            <w:r w:rsidRPr="00F60F1B">
              <w:rPr>
                <w:rStyle w:val="Hyperlink"/>
                <w:noProof/>
              </w:rPr>
              <w:fldChar w:fldCharType="end"/>
            </w:r>
          </w:ins>
        </w:p>
        <w:p w14:paraId="60D37EAF" w14:textId="62E8E540" w:rsidR="00204415" w:rsidRPr="004A4B49" w:rsidDel="00D50DD0" w:rsidRDefault="00204415">
          <w:pPr>
            <w:pStyle w:val="TOC1"/>
            <w:tabs>
              <w:tab w:val="left" w:pos="480"/>
              <w:tab w:val="right" w:leader="dot" w:pos="8733"/>
            </w:tabs>
            <w:rPr>
              <w:del w:id="248" w:author="tedo gogoladze" w:date="2020-01-06T14:56:00Z"/>
              <w:rFonts w:asciiTheme="minorHAnsi" w:eastAsiaTheme="minorEastAsia" w:hAnsiTheme="minorHAnsi"/>
              <w:noProof/>
              <w:sz w:val="22"/>
              <w:szCs w:val="22"/>
              <w:lang w:val="en-GB" w:eastAsia="en-US"/>
              <w:rPrChange w:id="249" w:author="Mario Ezequiel Scott" w:date="2019-12-29T19:14:00Z">
                <w:rPr>
                  <w:del w:id="250" w:author="tedo gogoladze" w:date="2020-01-06T14:56:00Z"/>
                  <w:rFonts w:asciiTheme="minorHAnsi" w:eastAsiaTheme="minorEastAsia" w:hAnsiTheme="minorHAnsi"/>
                  <w:noProof/>
                  <w:sz w:val="22"/>
                  <w:szCs w:val="22"/>
                  <w:lang w:val="en-US" w:eastAsia="en-US"/>
                </w:rPr>
              </w:rPrChange>
            </w:rPr>
          </w:pPr>
          <w:del w:id="251" w:author="tedo gogoladze" w:date="2020-01-06T14:56:00Z">
            <w:r w:rsidRPr="00D50DD0" w:rsidDel="00D50DD0">
              <w:rPr>
                <w:noProof/>
                <w:snapToGrid w:val="0"/>
                <w:w w:val="0"/>
                <w:lang w:val="en-GB"/>
                <w:rPrChange w:id="252" w:author="tedo gogoladze" w:date="2020-01-06T14:56:00Z">
                  <w:rPr>
                    <w:rStyle w:val="Hyperlink"/>
                    <w:noProof/>
                    <w:snapToGrid w:val="0"/>
                    <w:w w:val="0"/>
                  </w:rPr>
                </w:rPrChange>
              </w:rPr>
              <w:delText>1</w:delText>
            </w:r>
            <w:r w:rsidRPr="004A4B49" w:rsidDel="00D50DD0">
              <w:rPr>
                <w:rFonts w:asciiTheme="minorHAnsi" w:eastAsiaTheme="minorEastAsia" w:hAnsiTheme="minorHAnsi"/>
                <w:noProof/>
                <w:sz w:val="22"/>
                <w:szCs w:val="22"/>
                <w:lang w:val="en-GB" w:eastAsia="en-US"/>
                <w:rPrChange w:id="253"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254" w:author="tedo gogoladze" w:date="2020-01-06T14:56:00Z">
                  <w:rPr>
                    <w:rStyle w:val="Hyperlink"/>
                    <w:noProof/>
                  </w:rPr>
                </w:rPrChange>
              </w:rPr>
              <w:delText>Introduction</w:delText>
            </w:r>
            <w:r w:rsidRPr="004A4B49" w:rsidDel="00D50DD0">
              <w:rPr>
                <w:noProof/>
                <w:webHidden/>
                <w:lang w:val="en-GB"/>
                <w:rPrChange w:id="255" w:author="Mario Ezequiel Scott" w:date="2019-12-29T19:14:00Z">
                  <w:rPr>
                    <w:noProof/>
                    <w:webHidden/>
                  </w:rPr>
                </w:rPrChange>
              </w:rPr>
              <w:tab/>
              <w:delText>5</w:delText>
            </w:r>
          </w:del>
        </w:p>
        <w:p w14:paraId="2CAFECD2" w14:textId="27339A63" w:rsidR="00204415" w:rsidRPr="004A4B49" w:rsidDel="00D50DD0" w:rsidRDefault="00204415">
          <w:pPr>
            <w:pStyle w:val="TOC1"/>
            <w:tabs>
              <w:tab w:val="left" w:pos="480"/>
              <w:tab w:val="right" w:leader="dot" w:pos="8733"/>
            </w:tabs>
            <w:rPr>
              <w:del w:id="256" w:author="tedo gogoladze" w:date="2020-01-06T14:56:00Z"/>
              <w:rFonts w:asciiTheme="minorHAnsi" w:eastAsiaTheme="minorEastAsia" w:hAnsiTheme="minorHAnsi"/>
              <w:noProof/>
              <w:sz w:val="22"/>
              <w:szCs w:val="22"/>
              <w:lang w:val="en-GB" w:eastAsia="en-US"/>
              <w:rPrChange w:id="257" w:author="Mario Ezequiel Scott" w:date="2019-12-29T19:14:00Z">
                <w:rPr>
                  <w:del w:id="258" w:author="tedo gogoladze" w:date="2020-01-06T14:56:00Z"/>
                  <w:rFonts w:asciiTheme="minorHAnsi" w:eastAsiaTheme="minorEastAsia" w:hAnsiTheme="minorHAnsi"/>
                  <w:noProof/>
                  <w:sz w:val="22"/>
                  <w:szCs w:val="22"/>
                  <w:lang w:val="en-US" w:eastAsia="en-US"/>
                </w:rPr>
              </w:rPrChange>
            </w:rPr>
          </w:pPr>
          <w:del w:id="259" w:author="tedo gogoladze" w:date="2020-01-06T14:56:00Z">
            <w:r w:rsidRPr="00D50DD0" w:rsidDel="00D50DD0">
              <w:rPr>
                <w:noProof/>
                <w:snapToGrid w:val="0"/>
                <w:w w:val="0"/>
                <w:lang w:val="en-GB"/>
                <w:rPrChange w:id="260" w:author="tedo gogoladze" w:date="2020-01-06T14:56:00Z">
                  <w:rPr>
                    <w:rStyle w:val="Hyperlink"/>
                    <w:noProof/>
                    <w:snapToGrid w:val="0"/>
                    <w:w w:val="0"/>
                  </w:rPr>
                </w:rPrChange>
              </w:rPr>
              <w:delText>2</w:delText>
            </w:r>
            <w:r w:rsidRPr="004A4B49" w:rsidDel="00D50DD0">
              <w:rPr>
                <w:rFonts w:asciiTheme="minorHAnsi" w:eastAsiaTheme="minorEastAsia" w:hAnsiTheme="minorHAnsi"/>
                <w:noProof/>
                <w:sz w:val="22"/>
                <w:szCs w:val="22"/>
                <w:lang w:val="en-GB" w:eastAsia="en-US"/>
                <w:rPrChange w:id="261"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262" w:author="tedo gogoladze" w:date="2020-01-06T14:56:00Z">
                  <w:rPr>
                    <w:rStyle w:val="Hyperlink"/>
                    <w:noProof/>
                  </w:rPr>
                </w:rPrChange>
              </w:rPr>
              <w:delText>Background</w:delText>
            </w:r>
            <w:r w:rsidRPr="004A4B49" w:rsidDel="00D50DD0">
              <w:rPr>
                <w:noProof/>
                <w:webHidden/>
                <w:lang w:val="en-GB"/>
                <w:rPrChange w:id="263" w:author="Mario Ezequiel Scott" w:date="2019-12-29T19:14:00Z">
                  <w:rPr>
                    <w:noProof/>
                    <w:webHidden/>
                  </w:rPr>
                </w:rPrChange>
              </w:rPr>
              <w:tab/>
              <w:delText>7</w:delText>
            </w:r>
          </w:del>
        </w:p>
        <w:p w14:paraId="741D07AE" w14:textId="534E04C8" w:rsidR="00204415" w:rsidRPr="004A4B49" w:rsidDel="00D50DD0" w:rsidRDefault="00204415">
          <w:pPr>
            <w:pStyle w:val="TOC2"/>
            <w:tabs>
              <w:tab w:val="left" w:pos="880"/>
              <w:tab w:val="right" w:leader="dot" w:pos="8733"/>
            </w:tabs>
            <w:rPr>
              <w:del w:id="264" w:author="tedo gogoladze" w:date="2020-01-06T14:56:00Z"/>
              <w:rFonts w:asciiTheme="minorHAnsi" w:eastAsiaTheme="minorEastAsia" w:hAnsiTheme="minorHAnsi"/>
              <w:noProof/>
              <w:sz w:val="22"/>
              <w:szCs w:val="22"/>
              <w:lang w:val="en-GB" w:eastAsia="en-US"/>
              <w:rPrChange w:id="265" w:author="Mario Ezequiel Scott" w:date="2019-12-29T19:14:00Z">
                <w:rPr>
                  <w:del w:id="266" w:author="tedo gogoladze" w:date="2020-01-06T14:56:00Z"/>
                  <w:rFonts w:asciiTheme="minorHAnsi" w:eastAsiaTheme="minorEastAsia" w:hAnsiTheme="minorHAnsi"/>
                  <w:noProof/>
                  <w:sz w:val="22"/>
                  <w:szCs w:val="22"/>
                  <w:lang w:val="en-US" w:eastAsia="en-US"/>
                </w:rPr>
              </w:rPrChange>
            </w:rPr>
          </w:pPr>
          <w:del w:id="267" w:author="tedo gogoladze" w:date="2020-01-06T14:56:00Z">
            <w:r w:rsidRPr="00D50DD0" w:rsidDel="00D50DD0">
              <w:rPr>
                <w:noProof/>
                <w:lang w:val="en-GB"/>
                <w:rPrChange w:id="268" w:author="tedo gogoladze" w:date="2020-01-06T14:56:00Z">
                  <w:rPr>
                    <w:rStyle w:val="Hyperlink"/>
                    <w:noProof/>
                  </w:rPr>
                </w:rPrChange>
              </w:rPr>
              <w:delText>2.1</w:delText>
            </w:r>
            <w:r w:rsidRPr="004A4B49" w:rsidDel="00D50DD0">
              <w:rPr>
                <w:rFonts w:asciiTheme="minorHAnsi" w:eastAsiaTheme="minorEastAsia" w:hAnsiTheme="minorHAnsi"/>
                <w:noProof/>
                <w:sz w:val="22"/>
                <w:szCs w:val="22"/>
                <w:lang w:val="en-GB" w:eastAsia="en-US"/>
                <w:rPrChange w:id="269"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270" w:author="tedo gogoladze" w:date="2020-01-06T14:56:00Z">
                  <w:rPr>
                    <w:rStyle w:val="Hyperlink"/>
                    <w:noProof/>
                  </w:rPr>
                </w:rPrChange>
              </w:rPr>
              <w:delText>Personality type assessment model</w:delText>
            </w:r>
            <w:r w:rsidRPr="004A4B49" w:rsidDel="00D50DD0">
              <w:rPr>
                <w:noProof/>
                <w:webHidden/>
                <w:lang w:val="en-GB"/>
                <w:rPrChange w:id="271" w:author="Mario Ezequiel Scott" w:date="2019-12-29T19:14:00Z">
                  <w:rPr>
                    <w:noProof/>
                    <w:webHidden/>
                  </w:rPr>
                </w:rPrChange>
              </w:rPr>
              <w:tab/>
              <w:delText>7</w:delText>
            </w:r>
          </w:del>
        </w:p>
        <w:p w14:paraId="18BCA4C9" w14:textId="7CB9DACB" w:rsidR="00204415" w:rsidRPr="004A4B49" w:rsidDel="00D50DD0" w:rsidRDefault="00204415">
          <w:pPr>
            <w:pStyle w:val="TOC2"/>
            <w:tabs>
              <w:tab w:val="left" w:pos="880"/>
              <w:tab w:val="right" w:leader="dot" w:pos="8733"/>
            </w:tabs>
            <w:rPr>
              <w:del w:id="272" w:author="tedo gogoladze" w:date="2020-01-06T14:56:00Z"/>
              <w:rFonts w:asciiTheme="minorHAnsi" w:eastAsiaTheme="minorEastAsia" w:hAnsiTheme="minorHAnsi"/>
              <w:noProof/>
              <w:sz w:val="22"/>
              <w:szCs w:val="22"/>
              <w:lang w:val="en-GB" w:eastAsia="en-US"/>
              <w:rPrChange w:id="273" w:author="Mario Ezequiel Scott" w:date="2019-12-29T19:14:00Z">
                <w:rPr>
                  <w:del w:id="274" w:author="tedo gogoladze" w:date="2020-01-06T14:56:00Z"/>
                  <w:rFonts w:asciiTheme="minorHAnsi" w:eastAsiaTheme="minorEastAsia" w:hAnsiTheme="minorHAnsi"/>
                  <w:noProof/>
                  <w:sz w:val="22"/>
                  <w:szCs w:val="22"/>
                  <w:lang w:val="en-US" w:eastAsia="en-US"/>
                </w:rPr>
              </w:rPrChange>
            </w:rPr>
          </w:pPr>
          <w:del w:id="275" w:author="tedo gogoladze" w:date="2020-01-06T14:56:00Z">
            <w:r w:rsidRPr="00D50DD0" w:rsidDel="00D50DD0">
              <w:rPr>
                <w:noProof/>
                <w:lang w:val="en-GB"/>
                <w:rPrChange w:id="276" w:author="tedo gogoladze" w:date="2020-01-06T14:56:00Z">
                  <w:rPr>
                    <w:rStyle w:val="Hyperlink"/>
                    <w:noProof/>
                  </w:rPr>
                </w:rPrChange>
              </w:rPr>
              <w:delText>2.2</w:delText>
            </w:r>
            <w:r w:rsidRPr="004A4B49" w:rsidDel="00D50DD0">
              <w:rPr>
                <w:rFonts w:asciiTheme="minorHAnsi" w:eastAsiaTheme="minorEastAsia" w:hAnsiTheme="minorHAnsi"/>
                <w:noProof/>
                <w:sz w:val="22"/>
                <w:szCs w:val="22"/>
                <w:lang w:val="en-GB" w:eastAsia="en-US"/>
                <w:rPrChange w:id="277"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278" w:author="tedo gogoladze" w:date="2020-01-06T14:56:00Z">
                  <w:rPr>
                    <w:rStyle w:val="Hyperlink"/>
                    <w:noProof/>
                  </w:rPr>
                </w:rPrChange>
              </w:rPr>
              <w:delText>Researchers preferred model of Personality type assessment</w:delText>
            </w:r>
            <w:r w:rsidRPr="004A4B49" w:rsidDel="00D50DD0">
              <w:rPr>
                <w:noProof/>
                <w:webHidden/>
                <w:lang w:val="en-GB"/>
                <w:rPrChange w:id="279" w:author="Mario Ezequiel Scott" w:date="2019-12-29T19:14:00Z">
                  <w:rPr>
                    <w:noProof/>
                    <w:webHidden/>
                  </w:rPr>
                </w:rPrChange>
              </w:rPr>
              <w:tab/>
              <w:delText>8</w:delText>
            </w:r>
          </w:del>
        </w:p>
        <w:p w14:paraId="180A6F31" w14:textId="2DFB9E61" w:rsidR="00204415" w:rsidRPr="004A4B49" w:rsidDel="00D50DD0" w:rsidRDefault="00204415">
          <w:pPr>
            <w:pStyle w:val="TOC2"/>
            <w:tabs>
              <w:tab w:val="left" w:pos="880"/>
              <w:tab w:val="right" w:leader="dot" w:pos="8733"/>
            </w:tabs>
            <w:rPr>
              <w:del w:id="280" w:author="tedo gogoladze" w:date="2020-01-06T14:56:00Z"/>
              <w:rFonts w:asciiTheme="minorHAnsi" w:eastAsiaTheme="minorEastAsia" w:hAnsiTheme="minorHAnsi"/>
              <w:noProof/>
              <w:sz w:val="22"/>
              <w:szCs w:val="22"/>
              <w:lang w:val="en-GB" w:eastAsia="en-US"/>
              <w:rPrChange w:id="281" w:author="Mario Ezequiel Scott" w:date="2019-12-29T19:14:00Z">
                <w:rPr>
                  <w:del w:id="282" w:author="tedo gogoladze" w:date="2020-01-06T14:56:00Z"/>
                  <w:rFonts w:asciiTheme="minorHAnsi" w:eastAsiaTheme="minorEastAsia" w:hAnsiTheme="minorHAnsi"/>
                  <w:noProof/>
                  <w:sz w:val="22"/>
                  <w:szCs w:val="22"/>
                  <w:lang w:val="en-US" w:eastAsia="en-US"/>
                </w:rPr>
              </w:rPrChange>
            </w:rPr>
          </w:pPr>
          <w:del w:id="283" w:author="tedo gogoladze" w:date="2020-01-06T14:56:00Z">
            <w:r w:rsidRPr="00D50DD0" w:rsidDel="00D50DD0">
              <w:rPr>
                <w:noProof/>
                <w:lang w:val="en-GB"/>
                <w:rPrChange w:id="284" w:author="tedo gogoladze" w:date="2020-01-06T14:56:00Z">
                  <w:rPr>
                    <w:rStyle w:val="Hyperlink"/>
                    <w:noProof/>
                  </w:rPr>
                </w:rPrChange>
              </w:rPr>
              <w:delText>2.3</w:delText>
            </w:r>
            <w:r w:rsidRPr="004A4B49" w:rsidDel="00D50DD0">
              <w:rPr>
                <w:rFonts w:asciiTheme="minorHAnsi" w:eastAsiaTheme="minorEastAsia" w:hAnsiTheme="minorHAnsi"/>
                <w:noProof/>
                <w:sz w:val="22"/>
                <w:szCs w:val="22"/>
                <w:lang w:val="en-GB" w:eastAsia="en-US"/>
                <w:rPrChange w:id="285"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286" w:author="tedo gogoladze" w:date="2020-01-06T14:56:00Z">
                  <w:rPr>
                    <w:rStyle w:val="Hyperlink"/>
                    <w:noProof/>
                  </w:rPr>
                </w:rPrChange>
              </w:rPr>
              <w:delText>Agile software development</w:delText>
            </w:r>
            <w:r w:rsidRPr="004A4B49" w:rsidDel="00D50DD0">
              <w:rPr>
                <w:noProof/>
                <w:webHidden/>
                <w:lang w:val="en-GB"/>
                <w:rPrChange w:id="287" w:author="Mario Ezequiel Scott" w:date="2019-12-29T19:14:00Z">
                  <w:rPr>
                    <w:noProof/>
                    <w:webHidden/>
                  </w:rPr>
                </w:rPrChange>
              </w:rPr>
              <w:tab/>
              <w:delText>9</w:delText>
            </w:r>
          </w:del>
        </w:p>
        <w:p w14:paraId="635858CE" w14:textId="68008D0A" w:rsidR="00204415" w:rsidRPr="004A4B49" w:rsidDel="00D50DD0" w:rsidRDefault="00204415">
          <w:pPr>
            <w:pStyle w:val="TOC2"/>
            <w:tabs>
              <w:tab w:val="left" w:pos="1100"/>
              <w:tab w:val="right" w:leader="dot" w:pos="8733"/>
            </w:tabs>
            <w:rPr>
              <w:del w:id="288" w:author="tedo gogoladze" w:date="2020-01-06T14:56:00Z"/>
              <w:rFonts w:asciiTheme="minorHAnsi" w:eastAsiaTheme="minorEastAsia" w:hAnsiTheme="minorHAnsi"/>
              <w:noProof/>
              <w:sz w:val="22"/>
              <w:szCs w:val="22"/>
              <w:lang w:val="en-GB" w:eastAsia="en-US"/>
              <w:rPrChange w:id="289" w:author="Mario Ezequiel Scott" w:date="2019-12-29T19:14:00Z">
                <w:rPr>
                  <w:del w:id="290" w:author="tedo gogoladze" w:date="2020-01-06T14:56:00Z"/>
                  <w:rFonts w:asciiTheme="minorHAnsi" w:eastAsiaTheme="minorEastAsia" w:hAnsiTheme="minorHAnsi"/>
                  <w:noProof/>
                  <w:sz w:val="22"/>
                  <w:szCs w:val="22"/>
                  <w:lang w:val="en-US" w:eastAsia="en-US"/>
                </w:rPr>
              </w:rPrChange>
            </w:rPr>
          </w:pPr>
          <w:del w:id="291" w:author="tedo gogoladze" w:date="2020-01-06T14:56:00Z">
            <w:r w:rsidRPr="00D50DD0" w:rsidDel="00D50DD0">
              <w:rPr>
                <w:noProof/>
                <w:lang w:val="en-GB"/>
                <w:rPrChange w:id="292" w:author="tedo gogoladze" w:date="2020-01-06T14:56:00Z">
                  <w:rPr>
                    <w:rStyle w:val="Hyperlink"/>
                    <w:noProof/>
                  </w:rPr>
                </w:rPrChange>
              </w:rPr>
              <w:delText>2.3.1</w:delText>
            </w:r>
            <w:r w:rsidRPr="004A4B49" w:rsidDel="00D50DD0">
              <w:rPr>
                <w:rFonts w:asciiTheme="minorHAnsi" w:eastAsiaTheme="minorEastAsia" w:hAnsiTheme="minorHAnsi"/>
                <w:noProof/>
                <w:sz w:val="22"/>
                <w:szCs w:val="22"/>
                <w:lang w:val="en-GB" w:eastAsia="en-US"/>
                <w:rPrChange w:id="293"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294" w:author="tedo gogoladze" w:date="2020-01-06T14:56:00Z">
                  <w:rPr>
                    <w:rStyle w:val="Hyperlink"/>
                    <w:noProof/>
                  </w:rPr>
                </w:rPrChange>
              </w:rPr>
              <w:delText>Agile methodologies</w:delText>
            </w:r>
            <w:r w:rsidRPr="004A4B49" w:rsidDel="00D50DD0">
              <w:rPr>
                <w:noProof/>
                <w:webHidden/>
                <w:lang w:val="en-GB"/>
                <w:rPrChange w:id="295" w:author="Mario Ezequiel Scott" w:date="2019-12-29T19:14:00Z">
                  <w:rPr>
                    <w:noProof/>
                    <w:webHidden/>
                  </w:rPr>
                </w:rPrChange>
              </w:rPr>
              <w:tab/>
              <w:delText>11</w:delText>
            </w:r>
          </w:del>
        </w:p>
        <w:p w14:paraId="4F53C4E8" w14:textId="45E02146" w:rsidR="00204415" w:rsidRPr="004A4B49" w:rsidDel="00D50DD0" w:rsidRDefault="00204415">
          <w:pPr>
            <w:pStyle w:val="TOC2"/>
            <w:tabs>
              <w:tab w:val="left" w:pos="1320"/>
              <w:tab w:val="right" w:leader="dot" w:pos="8733"/>
            </w:tabs>
            <w:rPr>
              <w:del w:id="296" w:author="tedo gogoladze" w:date="2020-01-06T14:56:00Z"/>
              <w:rFonts w:asciiTheme="minorHAnsi" w:eastAsiaTheme="minorEastAsia" w:hAnsiTheme="minorHAnsi"/>
              <w:noProof/>
              <w:sz w:val="22"/>
              <w:szCs w:val="22"/>
              <w:lang w:val="en-GB" w:eastAsia="en-US"/>
              <w:rPrChange w:id="297" w:author="Mario Ezequiel Scott" w:date="2019-12-29T19:14:00Z">
                <w:rPr>
                  <w:del w:id="298" w:author="tedo gogoladze" w:date="2020-01-06T14:56:00Z"/>
                  <w:rFonts w:asciiTheme="minorHAnsi" w:eastAsiaTheme="minorEastAsia" w:hAnsiTheme="minorHAnsi"/>
                  <w:noProof/>
                  <w:sz w:val="22"/>
                  <w:szCs w:val="22"/>
                  <w:lang w:val="en-US" w:eastAsia="en-US"/>
                </w:rPr>
              </w:rPrChange>
            </w:rPr>
          </w:pPr>
          <w:del w:id="299" w:author="tedo gogoladze" w:date="2020-01-06T14:56:00Z">
            <w:r w:rsidRPr="00D50DD0" w:rsidDel="00D50DD0">
              <w:rPr>
                <w:noProof/>
                <w:lang w:val="en-GB"/>
                <w:rPrChange w:id="300" w:author="tedo gogoladze" w:date="2020-01-06T14:56:00Z">
                  <w:rPr>
                    <w:rStyle w:val="Hyperlink"/>
                    <w:noProof/>
                  </w:rPr>
                </w:rPrChange>
              </w:rPr>
              <w:delText>2.3.1.1</w:delText>
            </w:r>
            <w:r w:rsidRPr="004A4B49" w:rsidDel="00D50DD0">
              <w:rPr>
                <w:rFonts w:asciiTheme="minorHAnsi" w:eastAsiaTheme="minorEastAsia" w:hAnsiTheme="minorHAnsi"/>
                <w:noProof/>
                <w:sz w:val="22"/>
                <w:szCs w:val="22"/>
                <w:lang w:val="en-GB" w:eastAsia="en-US"/>
                <w:rPrChange w:id="301"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302" w:author="tedo gogoladze" w:date="2020-01-06T14:56:00Z">
                  <w:rPr>
                    <w:rStyle w:val="Hyperlink"/>
                    <w:noProof/>
                  </w:rPr>
                </w:rPrChange>
              </w:rPr>
              <w:delText>SCRUM</w:delText>
            </w:r>
            <w:r w:rsidRPr="004A4B49" w:rsidDel="00D50DD0">
              <w:rPr>
                <w:noProof/>
                <w:webHidden/>
                <w:lang w:val="en-GB"/>
                <w:rPrChange w:id="303" w:author="Mario Ezequiel Scott" w:date="2019-12-29T19:14:00Z">
                  <w:rPr>
                    <w:noProof/>
                    <w:webHidden/>
                  </w:rPr>
                </w:rPrChange>
              </w:rPr>
              <w:tab/>
              <w:delText>11</w:delText>
            </w:r>
          </w:del>
        </w:p>
        <w:p w14:paraId="5BB5CB9A" w14:textId="39F11DBD" w:rsidR="00204415" w:rsidRPr="004A4B49" w:rsidDel="00D50DD0" w:rsidRDefault="00204415">
          <w:pPr>
            <w:pStyle w:val="TOC2"/>
            <w:tabs>
              <w:tab w:val="left" w:pos="1320"/>
              <w:tab w:val="right" w:leader="dot" w:pos="8733"/>
            </w:tabs>
            <w:rPr>
              <w:del w:id="304" w:author="tedo gogoladze" w:date="2020-01-06T14:56:00Z"/>
              <w:rFonts w:asciiTheme="minorHAnsi" w:eastAsiaTheme="minorEastAsia" w:hAnsiTheme="minorHAnsi"/>
              <w:noProof/>
              <w:sz w:val="22"/>
              <w:szCs w:val="22"/>
              <w:lang w:val="en-GB" w:eastAsia="en-US"/>
              <w:rPrChange w:id="305" w:author="Mario Ezequiel Scott" w:date="2019-12-29T19:14:00Z">
                <w:rPr>
                  <w:del w:id="306" w:author="tedo gogoladze" w:date="2020-01-06T14:56:00Z"/>
                  <w:rFonts w:asciiTheme="minorHAnsi" w:eastAsiaTheme="minorEastAsia" w:hAnsiTheme="minorHAnsi"/>
                  <w:noProof/>
                  <w:sz w:val="22"/>
                  <w:szCs w:val="22"/>
                  <w:lang w:val="en-US" w:eastAsia="en-US"/>
                </w:rPr>
              </w:rPrChange>
            </w:rPr>
          </w:pPr>
          <w:del w:id="307" w:author="tedo gogoladze" w:date="2020-01-06T14:56:00Z">
            <w:r w:rsidRPr="00D50DD0" w:rsidDel="00D50DD0">
              <w:rPr>
                <w:noProof/>
                <w:lang w:val="en-GB"/>
                <w:rPrChange w:id="308" w:author="tedo gogoladze" w:date="2020-01-06T14:56:00Z">
                  <w:rPr>
                    <w:rStyle w:val="Hyperlink"/>
                    <w:noProof/>
                  </w:rPr>
                </w:rPrChange>
              </w:rPr>
              <w:delText>2.3.1.2</w:delText>
            </w:r>
            <w:r w:rsidRPr="004A4B49" w:rsidDel="00D50DD0">
              <w:rPr>
                <w:rFonts w:asciiTheme="minorHAnsi" w:eastAsiaTheme="minorEastAsia" w:hAnsiTheme="minorHAnsi"/>
                <w:noProof/>
                <w:sz w:val="22"/>
                <w:szCs w:val="22"/>
                <w:lang w:val="en-GB" w:eastAsia="en-US"/>
                <w:rPrChange w:id="309"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310" w:author="tedo gogoladze" w:date="2020-01-06T14:56:00Z">
                  <w:rPr>
                    <w:rStyle w:val="Hyperlink"/>
                    <w:noProof/>
                  </w:rPr>
                </w:rPrChange>
              </w:rPr>
              <w:delText>XP</w:delText>
            </w:r>
            <w:r w:rsidRPr="004A4B49" w:rsidDel="00D50DD0">
              <w:rPr>
                <w:noProof/>
                <w:webHidden/>
                <w:lang w:val="en-GB"/>
                <w:rPrChange w:id="311" w:author="Mario Ezequiel Scott" w:date="2019-12-29T19:14:00Z">
                  <w:rPr>
                    <w:noProof/>
                    <w:webHidden/>
                  </w:rPr>
                </w:rPrChange>
              </w:rPr>
              <w:tab/>
              <w:delText>11</w:delText>
            </w:r>
          </w:del>
        </w:p>
        <w:p w14:paraId="6850AC2F" w14:textId="0ACB4C49" w:rsidR="00204415" w:rsidRPr="004A4B49" w:rsidDel="00D50DD0" w:rsidRDefault="00204415">
          <w:pPr>
            <w:pStyle w:val="TOC2"/>
            <w:tabs>
              <w:tab w:val="left" w:pos="1320"/>
              <w:tab w:val="right" w:leader="dot" w:pos="8733"/>
            </w:tabs>
            <w:rPr>
              <w:del w:id="312" w:author="tedo gogoladze" w:date="2020-01-06T14:56:00Z"/>
              <w:rFonts w:asciiTheme="minorHAnsi" w:eastAsiaTheme="minorEastAsia" w:hAnsiTheme="minorHAnsi"/>
              <w:noProof/>
              <w:sz w:val="22"/>
              <w:szCs w:val="22"/>
              <w:lang w:val="en-GB" w:eastAsia="en-US"/>
              <w:rPrChange w:id="313" w:author="Mario Ezequiel Scott" w:date="2019-12-29T19:14:00Z">
                <w:rPr>
                  <w:del w:id="314" w:author="tedo gogoladze" w:date="2020-01-06T14:56:00Z"/>
                  <w:rFonts w:asciiTheme="minorHAnsi" w:eastAsiaTheme="minorEastAsia" w:hAnsiTheme="minorHAnsi"/>
                  <w:noProof/>
                  <w:sz w:val="22"/>
                  <w:szCs w:val="22"/>
                  <w:lang w:val="en-US" w:eastAsia="en-US"/>
                </w:rPr>
              </w:rPrChange>
            </w:rPr>
          </w:pPr>
          <w:del w:id="315" w:author="tedo gogoladze" w:date="2020-01-06T14:56:00Z">
            <w:r w:rsidRPr="00D50DD0" w:rsidDel="00D50DD0">
              <w:rPr>
                <w:noProof/>
                <w:lang w:val="en-GB"/>
                <w:rPrChange w:id="316" w:author="tedo gogoladze" w:date="2020-01-06T14:56:00Z">
                  <w:rPr>
                    <w:rStyle w:val="Hyperlink"/>
                    <w:noProof/>
                  </w:rPr>
                </w:rPrChange>
              </w:rPr>
              <w:delText>2.3.1.3</w:delText>
            </w:r>
            <w:r w:rsidRPr="004A4B49" w:rsidDel="00D50DD0">
              <w:rPr>
                <w:rFonts w:asciiTheme="minorHAnsi" w:eastAsiaTheme="minorEastAsia" w:hAnsiTheme="minorHAnsi"/>
                <w:noProof/>
                <w:sz w:val="22"/>
                <w:szCs w:val="22"/>
                <w:lang w:val="en-GB" w:eastAsia="en-US"/>
                <w:rPrChange w:id="317"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318" w:author="tedo gogoladze" w:date="2020-01-06T14:56:00Z">
                  <w:rPr>
                    <w:rStyle w:val="Hyperlink"/>
                    <w:noProof/>
                  </w:rPr>
                </w:rPrChange>
              </w:rPr>
              <w:delText>FDD</w:delText>
            </w:r>
            <w:r w:rsidRPr="004A4B49" w:rsidDel="00D50DD0">
              <w:rPr>
                <w:noProof/>
                <w:webHidden/>
                <w:lang w:val="en-GB"/>
                <w:rPrChange w:id="319" w:author="Mario Ezequiel Scott" w:date="2019-12-29T19:14:00Z">
                  <w:rPr>
                    <w:noProof/>
                    <w:webHidden/>
                  </w:rPr>
                </w:rPrChange>
              </w:rPr>
              <w:tab/>
              <w:delText>12</w:delText>
            </w:r>
          </w:del>
        </w:p>
        <w:p w14:paraId="79EA6DB9" w14:textId="2A60B750" w:rsidR="00204415" w:rsidRPr="004A4B49" w:rsidDel="00D50DD0" w:rsidRDefault="00204415">
          <w:pPr>
            <w:pStyle w:val="TOC2"/>
            <w:tabs>
              <w:tab w:val="left" w:pos="1100"/>
              <w:tab w:val="right" w:leader="dot" w:pos="8733"/>
            </w:tabs>
            <w:rPr>
              <w:del w:id="320" w:author="tedo gogoladze" w:date="2020-01-06T14:56:00Z"/>
              <w:rFonts w:asciiTheme="minorHAnsi" w:eastAsiaTheme="minorEastAsia" w:hAnsiTheme="minorHAnsi"/>
              <w:noProof/>
              <w:sz w:val="22"/>
              <w:szCs w:val="22"/>
              <w:lang w:val="en-GB" w:eastAsia="en-US"/>
              <w:rPrChange w:id="321" w:author="Mario Ezequiel Scott" w:date="2019-12-29T19:14:00Z">
                <w:rPr>
                  <w:del w:id="322" w:author="tedo gogoladze" w:date="2020-01-06T14:56:00Z"/>
                  <w:rFonts w:asciiTheme="minorHAnsi" w:eastAsiaTheme="minorEastAsia" w:hAnsiTheme="minorHAnsi"/>
                  <w:noProof/>
                  <w:sz w:val="22"/>
                  <w:szCs w:val="22"/>
                  <w:lang w:val="en-US" w:eastAsia="en-US"/>
                </w:rPr>
              </w:rPrChange>
            </w:rPr>
          </w:pPr>
          <w:del w:id="323" w:author="tedo gogoladze" w:date="2020-01-06T14:56:00Z">
            <w:r w:rsidRPr="00D50DD0" w:rsidDel="00D50DD0">
              <w:rPr>
                <w:noProof/>
                <w:lang w:val="en-GB"/>
                <w:rPrChange w:id="324" w:author="tedo gogoladze" w:date="2020-01-06T14:56:00Z">
                  <w:rPr>
                    <w:rStyle w:val="Hyperlink"/>
                    <w:noProof/>
                  </w:rPr>
                </w:rPrChange>
              </w:rPr>
              <w:delText>2.3.2</w:delText>
            </w:r>
            <w:r w:rsidRPr="004A4B49" w:rsidDel="00D50DD0">
              <w:rPr>
                <w:rFonts w:asciiTheme="minorHAnsi" w:eastAsiaTheme="minorEastAsia" w:hAnsiTheme="minorHAnsi"/>
                <w:noProof/>
                <w:sz w:val="22"/>
                <w:szCs w:val="22"/>
                <w:lang w:val="en-GB" w:eastAsia="en-US"/>
                <w:rPrChange w:id="325"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326" w:author="tedo gogoladze" w:date="2020-01-06T14:56:00Z">
                  <w:rPr>
                    <w:rStyle w:val="Hyperlink"/>
                    <w:noProof/>
                  </w:rPr>
                </w:rPrChange>
              </w:rPr>
              <w:delText>Agile Metrics</w:delText>
            </w:r>
            <w:r w:rsidRPr="004A4B49" w:rsidDel="00D50DD0">
              <w:rPr>
                <w:noProof/>
                <w:webHidden/>
                <w:lang w:val="en-GB"/>
                <w:rPrChange w:id="327" w:author="Mario Ezequiel Scott" w:date="2019-12-29T19:14:00Z">
                  <w:rPr>
                    <w:noProof/>
                    <w:webHidden/>
                  </w:rPr>
                </w:rPrChange>
              </w:rPr>
              <w:tab/>
              <w:delText>12</w:delText>
            </w:r>
          </w:del>
        </w:p>
        <w:p w14:paraId="31804C91" w14:textId="6B845C39" w:rsidR="00204415" w:rsidRPr="004A4B49" w:rsidDel="00D50DD0" w:rsidRDefault="00204415">
          <w:pPr>
            <w:pStyle w:val="TOC1"/>
            <w:tabs>
              <w:tab w:val="left" w:pos="480"/>
              <w:tab w:val="right" w:leader="dot" w:pos="8733"/>
            </w:tabs>
            <w:rPr>
              <w:del w:id="328" w:author="tedo gogoladze" w:date="2020-01-06T14:56:00Z"/>
              <w:rFonts w:asciiTheme="minorHAnsi" w:eastAsiaTheme="minorEastAsia" w:hAnsiTheme="minorHAnsi"/>
              <w:noProof/>
              <w:sz w:val="22"/>
              <w:szCs w:val="22"/>
              <w:lang w:val="en-GB" w:eastAsia="en-US"/>
              <w:rPrChange w:id="329" w:author="Mario Ezequiel Scott" w:date="2019-12-29T19:14:00Z">
                <w:rPr>
                  <w:del w:id="330" w:author="tedo gogoladze" w:date="2020-01-06T14:56:00Z"/>
                  <w:rFonts w:asciiTheme="minorHAnsi" w:eastAsiaTheme="minorEastAsia" w:hAnsiTheme="minorHAnsi"/>
                  <w:noProof/>
                  <w:sz w:val="22"/>
                  <w:szCs w:val="22"/>
                  <w:lang w:val="en-US" w:eastAsia="en-US"/>
                </w:rPr>
              </w:rPrChange>
            </w:rPr>
          </w:pPr>
          <w:del w:id="331" w:author="tedo gogoladze" w:date="2020-01-06T14:56:00Z">
            <w:r w:rsidRPr="00D50DD0" w:rsidDel="00D50DD0">
              <w:rPr>
                <w:noProof/>
                <w:snapToGrid w:val="0"/>
                <w:w w:val="0"/>
                <w:lang w:val="en-GB"/>
                <w:rPrChange w:id="332" w:author="tedo gogoladze" w:date="2020-01-06T14:56:00Z">
                  <w:rPr>
                    <w:rStyle w:val="Hyperlink"/>
                    <w:noProof/>
                    <w:snapToGrid w:val="0"/>
                    <w:w w:val="0"/>
                  </w:rPr>
                </w:rPrChange>
              </w:rPr>
              <w:delText>3</w:delText>
            </w:r>
            <w:r w:rsidRPr="004A4B49" w:rsidDel="00D50DD0">
              <w:rPr>
                <w:rFonts w:asciiTheme="minorHAnsi" w:eastAsiaTheme="minorEastAsia" w:hAnsiTheme="minorHAnsi"/>
                <w:noProof/>
                <w:sz w:val="22"/>
                <w:szCs w:val="22"/>
                <w:lang w:val="en-GB" w:eastAsia="en-US"/>
                <w:rPrChange w:id="333"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334" w:author="tedo gogoladze" w:date="2020-01-06T14:56:00Z">
                  <w:rPr>
                    <w:rStyle w:val="Hyperlink"/>
                    <w:noProof/>
                  </w:rPr>
                </w:rPrChange>
              </w:rPr>
              <w:delText>Methodology</w:delText>
            </w:r>
            <w:r w:rsidRPr="004A4B49" w:rsidDel="00D50DD0">
              <w:rPr>
                <w:noProof/>
                <w:webHidden/>
                <w:lang w:val="en-GB"/>
                <w:rPrChange w:id="335" w:author="Mario Ezequiel Scott" w:date="2019-12-29T19:14:00Z">
                  <w:rPr>
                    <w:noProof/>
                    <w:webHidden/>
                  </w:rPr>
                </w:rPrChange>
              </w:rPr>
              <w:tab/>
              <w:delText>15</w:delText>
            </w:r>
          </w:del>
        </w:p>
        <w:p w14:paraId="220621FB" w14:textId="4B09E0A9" w:rsidR="00204415" w:rsidRPr="004A4B49" w:rsidDel="00D50DD0" w:rsidRDefault="00204415">
          <w:pPr>
            <w:pStyle w:val="TOC2"/>
            <w:tabs>
              <w:tab w:val="left" w:pos="880"/>
              <w:tab w:val="right" w:leader="dot" w:pos="8733"/>
            </w:tabs>
            <w:rPr>
              <w:del w:id="336" w:author="tedo gogoladze" w:date="2020-01-06T14:56:00Z"/>
              <w:rFonts w:asciiTheme="minorHAnsi" w:eastAsiaTheme="minorEastAsia" w:hAnsiTheme="minorHAnsi"/>
              <w:noProof/>
              <w:sz w:val="22"/>
              <w:szCs w:val="22"/>
              <w:lang w:val="en-GB" w:eastAsia="en-US"/>
              <w:rPrChange w:id="337" w:author="Mario Ezequiel Scott" w:date="2019-12-29T19:14:00Z">
                <w:rPr>
                  <w:del w:id="338" w:author="tedo gogoladze" w:date="2020-01-06T14:56:00Z"/>
                  <w:rFonts w:asciiTheme="minorHAnsi" w:eastAsiaTheme="minorEastAsia" w:hAnsiTheme="minorHAnsi"/>
                  <w:noProof/>
                  <w:sz w:val="22"/>
                  <w:szCs w:val="22"/>
                  <w:lang w:val="en-US" w:eastAsia="en-US"/>
                </w:rPr>
              </w:rPrChange>
            </w:rPr>
          </w:pPr>
          <w:del w:id="339" w:author="tedo gogoladze" w:date="2020-01-06T14:56:00Z">
            <w:r w:rsidRPr="00D50DD0" w:rsidDel="00D50DD0">
              <w:rPr>
                <w:noProof/>
                <w:lang w:val="en-GB"/>
                <w:rPrChange w:id="340" w:author="tedo gogoladze" w:date="2020-01-06T14:56:00Z">
                  <w:rPr>
                    <w:rStyle w:val="Hyperlink"/>
                    <w:noProof/>
                  </w:rPr>
                </w:rPrChange>
              </w:rPr>
              <w:delText>3.1</w:delText>
            </w:r>
            <w:r w:rsidRPr="004A4B49" w:rsidDel="00D50DD0">
              <w:rPr>
                <w:rFonts w:asciiTheme="minorHAnsi" w:eastAsiaTheme="minorEastAsia" w:hAnsiTheme="minorHAnsi"/>
                <w:noProof/>
                <w:sz w:val="22"/>
                <w:szCs w:val="22"/>
                <w:lang w:val="en-GB" w:eastAsia="en-US"/>
                <w:rPrChange w:id="341"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342" w:author="tedo gogoladze" w:date="2020-01-06T14:56:00Z">
                  <w:rPr>
                    <w:rStyle w:val="Hyperlink"/>
                    <w:noProof/>
                  </w:rPr>
                </w:rPrChange>
              </w:rPr>
              <w:delText>Technical environment</w:delText>
            </w:r>
            <w:r w:rsidRPr="004A4B49" w:rsidDel="00D50DD0">
              <w:rPr>
                <w:noProof/>
                <w:webHidden/>
                <w:lang w:val="en-GB"/>
                <w:rPrChange w:id="343" w:author="Mario Ezequiel Scott" w:date="2019-12-29T19:14:00Z">
                  <w:rPr>
                    <w:noProof/>
                    <w:webHidden/>
                  </w:rPr>
                </w:rPrChange>
              </w:rPr>
              <w:tab/>
              <w:delText>15</w:delText>
            </w:r>
          </w:del>
        </w:p>
        <w:p w14:paraId="605262B6" w14:textId="50AB6BA7" w:rsidR="00204415" w:rsidRPr="004A4B49" w:rsidDel="00D50DD0" w:rsidRDefault="00204415">
          <w:pPr>
            <w:pStyle w:val="TOC2"/>
            <w:tabs>
              <w:tab w:val="left" w:pos="880"/>
              <w:tab w:val="right" w:leader="dot" w:pos="8733"/>
            </w:tabs>
            <w:rPr>
              <w:del w:id="344" w:author="tedo gogoladze" w:date="2020-01-06T14:56:00Z"/>
              <w:rFonts w:asciiTheme="minorHAnsi" w:eastAsiaTheme="minorEastAsia" w:hAnsiTheme="minorHAnsi"/>
              <w:noProof/>
              <w:sz w:val="22"/>
              <w:szCs w:val="22"/>
              <w:lang w:val="en-GB" w:eastAsia="en-US"/>
              <w:rPrChange w:id="345" w:author="Mario Ezequiel Scott" w:date="2019-12-29T19:14:00Z">
                <w:rPr>
                  <w:del w:id="346" w:author="tedo gogoladze" w:date="2020-01-06T14:56:00Z"/>
                  <w:rFonts w:asciiTheme="minorHAnsi" w:eastAsiaTheme="minorEastAsia" w:hAnsiTheme="minorHAnsi"/>
                  <w:noProof/>
                  <w:sz w:val="22"/>
                  <w:szCs w:val="22"/>
                  <w:lang w:val="en-US" w:eastAsia="en-US"/>
                </w:rPr>
              </w:rPrChange>
            </w:rPr>
          </w:pPr>
          <w:del w:id="347" w:author="tedo gogoladze" w:date="2020-01-06T14:56:00Z">
            <w:r w:rsidRPr="00D50DD0" w:rsidDel="00D50DD0">
              <w:rPr>
                <w:noProof/>
                <w:lang w:val="en-GB"/>
                <w:rPrChange w:id="348" w:author="tedo gogoladze" w:date="2020-01-06T14:56:00Z">
                  <w:rPr>
                    <w:rStyle w:val="Hyperlink"/>
                    <w:noProof/>
                  </w:rPr>
                </w:rPrChange>
              </w:rPr>
              <w:delText>3.2</w:delText>
            </w:r>
            <w:r w:rsidRPr="004A4B49" w:rsidDel="00D50DD0">
              <w:rPr>
                <w:rFonts w:asciiTheme="minorHAnsi" w:eastAsiaTheme="minorEastAsia" w:hAnsiTheme="minorHAnsi"/>
                <w:noProof/>
                <w:sz w:val="22"/>
                <w:szCs w:val="22"/>
                <w:lang w:val="en-GB" w:eastAsia="en-US"/>
                <w:rPrChange w:id="349"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350" w:author="tedo gogoladze" w:date="2020-01-06T14:56:00Z">
                  <w:rPr>
                    <w:rStyle w:val="Hyperlink"/>
                    <w:noProof/>
                  </w:rPr>
                </w:rPrChange>
              </w:rPr>
              <w:delText>Datasets</w:delText>
            </w:r>
            <w:r w:rsidRPr="004A4B49" w:rsidDel="00D50DD0">
              <w:rPr>
                <w:noProof/>
                <w:webHidden/>
                <w:lang w:val="en-GB"/>
                <w:rPrChange w:id="351" w:author="Mario Ezequiel Scott" w:date="2019-12-29T19:14:00Z">
                  <w:rPr>
                    <w:noProof/>
                    <w:webHidden/>
                  </w:rPr>
                </w:rPrChange>
              </w:rPr>
              <w:tab/>
              <w:delText>15</w:delText>
            </w:r>
          </w:del>
        </w:p>
        <w:p w14:paraId="53A1D9BA" w14:textId="7711BF49" w:rsidR="00204415" w:rsidRPr="004A4B49" w:rsidDel="00D50DD0" w:rsidRDefault="00204415">
          <w:pPr>
            <w:pStyle w:val="TOC2"/>
            <w:tabs>
              <w:tab w:val="left" w:pos="880"/>
              <w:tab w:val="right" w:leader="dot" w:pos="8733"/>
            </w:tabs>
            <w:rPr>
              <w:del w:id="352" w:author="tedo gogoladze" w:date="2020-01-06T14:56:00Z"/>
              <w:rFonts w:asciiTheme="minorHAnsi" w:eastAsiaTheme="minorEastAsia" w:hAnsiTheme="minorHAnsi"/>
              <w:noProof/>
              <w:sz w:val="22"/>
              <w:szCs w:val="22"/>
              <w:lang w:val="en-GB" w:eastAsia="en-US"/>
              <w:rPrChange w:id="353" w:author="Mario Ezequiel Scott" w:date="2019-12-29T19:14:00Z">
                <w:rPr>
                  <w:del w:id="354" w:author="tedo gogoladze" w:date="2020-01-06T14:56:00Z"/>
                  <w:rFonts w:asciiTheme="minorHAnsi" w:eastAsiaTheme="minorEastAsia" w:hAnsiTheme="minorHAnsi"/>
                  <w:noProof/>
                  <w:sz w:val="22"/>
                  <w:szCs w:val="22"/>
                  <w:lang w:val="en-US" w:eastAsia="en-US"/>
                </w:rPr>
              </w:rPrChange>
            </w:rPr>
          </w:pPr>
          <w:del w:id="355" w:author="tedo gogoladze" w:date="2020-01-06T14:56:00Z">
            <w:r w:rsidRPr="00D50DD0" w:rsidDel="00D50DD0">
              <w:rPr>
                <w:noProof/>
                <w:lang w:val="en-GB"/>
                <w:rPrChange w:id="356" w:author="tedo gogoladze" w:date="2020-01-06T14:56:00Z">
                  <w:rPr>
                    <w:rStyle w:val="Hyperlink"/>
                    <w:noProof/>
                  </w:rPr>
                </w:rPrChange>
              </w:rPr>
              <w:delText>3.3</w:delText>
            </w:r>
            <w:r w:rsidRPr="004A4B49" w:rsidDel="00D50DD0">
              <w:rPr>
                <w:rFonts w:asciiTheme="minorHAnsi" w:eastAsiaTheme="minorEastAsia" w:hAnsiTheme="minorHAnsi"/>
                <w:noProof/>
                <w:sz w:val="22"/>
                <w:szCs w:val="22"/>
                <w:lang w:val="en-GB" w:eastAsia="en-US"/>
                <w:rPrChange w:id="357"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358" w:author="tedo gogoladze" w:date="2020-01-06T14:56:00Z">
                  <w:rPr>
                    <w:rStyle w:val="Hyperlink"/>
                    <w:noProof/>
                  </w:rPr>
                </w:rPrChange>
              </w:rPr>
              <w:delText>Metrics</w:delText>
            </w:r>
            <w:r w:rsidRPr="004A4B49" w:rsidDel="00D50DD0">
              <w:rPr>
                <w:noProof/>
                <w:webHidden/>
                <w:lang w:val="en-GB"/>
                <w:rPrChange w:id="359" w:author="Mario Ezequiel Scott" w:date="2019-12-29T19:14:00Z">
                  <w:rPr>
                    <w:noProof/>
                    <w:webHidden/>
                  </w:rPr>
                </w:rPrChange>
              </w:rPr>
              <w:tab/>
              <w:delText>16</w:delText>
            </w:r>
          </w:del>
        </w:p>
        <w:p w14:paraId="032A86D8" w14:textId="35B98F9C" w:rsidR="00204415" w:rsidRPr="004A4B49" w:rsidDel="00D50DD0" w:rsidRDefault="00204415">
          <w:pPr>
            <w:pStyle w:val="TOC3"/>
            <w:tabs>
              <w:tab w:val="left" w:pos="1320"/>
              <w:tab w:val="right" w:leader="dot" w:pos="8733"/>
            </w:tabs>
            <w:rPr>
              <w:del w:id="360" w:author="tedo gogoladze" w:date="2020-01-06T14:56:00Z"/>
              <w:rFonts w:asciiTheme="minorHAnsi" w:eastAsiaTheme="minorEastAsia" w:hAnsiTheme="minorHAnsi"/>
              <w:noProof/>
              <w:sz w:val="22"/>
              <w:szCs w:val="22"/>
              <w:lang w:val="en-GB" w:eastAsia="en-US"/>
              <w:rPrChange w:id="361" w:author="Mario Ezequiel Scott" w:date="2019-12-29T19:14:00Z">
                <w:rPr>
                  <w:del w:id="362" w:author="tedo gogoladze" w:date="2020-01-06T14:56:00Z"/>
                  <w:rFonts w:asciiTheme="minorHAnsi" w:eastAsiaTheme="minorEastAsia" w:hAnsiTheme="minorHAnsi"/>
                  <w:noProof/>
                  <w:sz w:val="22"/>
                  <w:szCs w:val="22"/>
                  <w:lang w:val="en-US" w:eastAsia="en-US"/>
                </w:rPr>
              </w:rPrChange>
            </w:rPr>
          </w:pPr>
          <w:del w:id="363" w:author="tedo gogoladze" w:date="2020-01-06T14:56:00Z">
            <w:r w:rsidRPr="00D50DD0" w:rsidDel="00D50DD0">
              <w:rPr>
                <w:noProof/>
                <w:lang w:val="en-GB"/>
                <w:rPrChange w:id="364" w:author="tedo gogoladze" w:date="2020-01-06T14:56:00Z">
                  <w:rPr>
                    <w:rStyle w:val="Hyperlink"/>
                    <w:noProof/>
                    <w:lang w:val="en-GB"/>
                  </w:rPr>
                </w:rPrChange>
              </w:rPr>
              <w:delText>3.3.1</w:delText>
            </w:r>
            <w:r w:rsidRPr="004A4B49" w:rsidDel="00D50DD0">
              <w:rPr>
                <w:rFonts w:asciiTheme="minorHAnsi" w:eastAsiaTheme="minorEastAsia" w:hAnsiTheme="minorHAnsi"/>
                <w:noProof/>
                <w:sz w:val="22"/>
                <w:szCs w:val="22"/>
                <w:lang w:val="en-GB" w:eastAsia="en-US"/>
                <w:rPrChange w:id="365"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366" w:author="tedo gogoladze" w:date="2020-01-06T14:56:00Z">
                  <w:rPr>
                    <w:rStyle w:val="Hyperlink"/>
                    <w:noProof/>
                    <w:lang w:val="en-GB"/>
                  </w:rPr>
                </w:rPrChange>
              </w:rPr>
              <w:delText>Actual development time</w:delText>
            </w:r>
            <w:r w:rsidRPr="004A4B49" w:rsidDel="00D50DD0">
              <w:rPr>
                <w:noProof/>
                <w:webHidden/>
                <w:lang w:val="en-GB"/>
                <w:rPrChange w:id="367" w:author="Mario Ezequiel Scott" w:date="2019-12-29T19:14:00Z">
                  <w:rPr>
                    <w:noProof/>
                    <w:webHidden/>
                  </w:rPr>
                </w:rPrChange>
              </w:rPr>
              <w:tab/>
              <w:delText>16</w:delText>
            </w:r>
          </w:del>
        </w:p>
        <w:p w14:paraId="1183D0E2" w14:textId="26401DCE" w:rsidR="00204415" w:rsidRPr="004A4B49" w:rsidDel="00D50DD0" w:rsidRDefault="00204415">
          <w:pPr>
            <w:pStyle w:val="TOC3"/>
            <w:tabs>
              <w:tab w:val="left" w:pos="1320"/>
              <w:tab w:val="right" w:leader="dot" w:pos="8733"/>
            </w:tabs>
            <w:rPr>
              <w:del w:id="368" w:author="tedo gogoladze" w:date="2020-01-06T14:56:00Z"/>
              <w:rFonts w:asciiTheme="minorHAnsi" w:eastAsiaTheme="minorEastAsia" w:hAnsiTheme="minorHAnsi"/>
              <w:noProof/>
              <w:sz w:val="22"/>
              <w:szCs w:val="22"/>
              <w:lang w:val="en-GB" w:eastAsia="en-US"/>
              <w:rPrChange w:id="369" w:author="Mario Ezequiel Scott" w:date="2019-12-29T19:14:00Z">
                <w:rPr>
                  <w:del w:id="370" w:author="tedo gogoladze" w:date="2020-01-06T14:56:00Z"/>
                  <w:rFonts w:asciiTheme="minorHAnsi" w:eastAsiaTheme="minorEastAsia" w:hAnsiTheme="minorHAnsi"/>
                  <w:noProof/>
                  <w:sz w:val="22"/>
                  <w:szCs w:val="22"/>
                  <w:lang w:val="en-US" w:eastAsia="en-US"/>
                </w:rPr>
              </w:rPrChange>
            </w:rPr>
          </w:pPr>
          <w:del w:id="371" w:author="tedo gogoladze" w:date="2020-01-06T14:56:00Z">
            <w:r w:rsidRPr="00D50DD0" w:rsidDel="00D50DD0">
              <w:rPr>
                <w:noProof/>
                <w:lang w:val="en-GB"/>
                <w:rPrChange w:id="372" w:author="tedo gogoladze" w:date="2020-01-06T14:56:00Z">
                  <w:rPr>
                    <w:rStyle w:val="Hyperlink"/>
                    <w:noProof/>
                    <w:lang w:val="en-GB"/>
                  </w:rPr>
                </w:rPrChange>
              </w:rPr>
              <w:delText>3.3.2</w:delText>
            </w:r>
            <w:r w:rsidRPr="004A4B49" w:rsidDel="00D50DD0">
              <w:rPr>
                <w:rFonts w:asciiTheme="minorHAnsi" w:eastAsiaTheme="minorEastAsia" w:hAnsiTheme="minorHAnsi"/>
                <w:noProof/>
                <w:sz w:val="22"/>
                <w:szCs w:val="22"/>
                <w:lang w:val="en-GB" w:eastAsia="en-US"/>
                <w:rPrChange w:id="373"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374" w:author="tedo gogoladze" w:date="2020-01-06T14:56:00Z">
                  <w:rPr>
                    <w:rStyle w:val="Hyperlink"/>
                    <w:noProof/>
                    <w:lang w:val="en-GB"/>
                  </w:rPr>
                </w:rPrChange>
              </w:rPr>
              <w:delText>Prioritization</w:delText>
            </w:r>
            <w:r w:rsidRPr="004A4B49" w:rsidDel="00D50DD0">
              <w:rPr>
                <w:noProof/>
                <w:webHidden/>
                <w:lang w:val="en-GB"/>
                <w:rPrChange w:id="375" w:author="Mario Ezequiel Scott" w:date="2019-12-29T19:14:00Z">
                  <w:rPr>
                    <w:noProof/>
                    <w:webHidden/>
                  </w:rPr>
                </w:rPrChange>
              </w:rPr>
              <w:tab/>
              <w:delText>16</w:delText>
            </w:r>
          </w:del>
        </w:p>
        <w:p w14:paraId="08F11B5D" w14:textId="5539FCD4" w:rsidR="00204415" w:rsidRPr="004A4B49" w:rsidDel="00D50DD0" w:rsidRDefault="00204415">
          <w:pPr>
            <w:pStyle w:val="TOC3"/>
            <w:tabs>
              <w:tab w:val="left" w:pos="1320"/>
              <w:tab w:val="right" w:leader="dot" w:pos="8733"/>
            </w:tabs>
            <w:rPr>
              <w:del w:id="376" w:author="tedo gogoladze" w:date="2020-01-06T14:56:00Z"/>
              <w:rFonts w:asciiTheme="minorHAnsi" w:eastAsiaTheme="minorEastAsia" w:hAnsiTheme="minorHAnsi"/>
              <w:noProof/>
              <w:sz w:val="22"/>
              <w:szCs w:val="22"/>
              <w:lang w:val="en-GB" w:eastAsia="en-US"/>
              <w:rPrChange w:id="377" w:author="Mario Ezequiel Scott" w:date="2019-12-29T19:14:00Z">
                <w:rPr>
                  <w:del w:id="378" w:author="tedo gogoladze" w:date="2020-01-06T14:56:00Z"/>
                  <w:rFonts w:asciiTheme="minorHAnsi" w:eastAsiaTheme="minorEastAsia" w:hAnsiTheme="minorHAnsi"/>
                  <w:noProof/>
                  <w:sz w:val="22"/>
                  <w:szCs w:val="22"/>
                  <w:lang w:val="en-US" w:eastAsia="en-US"/>
                </w:rPr>
              </w:rPrChange>
            </w:rPr>
          </w:pPr>
          <w:del w:id="379" w:author="tedo gogoladze" w:date="2020-01-06T14:56:00Z">
            <w:r w:rsidRPr="00D50DD0" w:rsidDel="00D50DD0">
              <w:rPr>
                <w:noProof/>
                <w:lang w:val="en-GB"/>
                <w:rPrChange w:id="380" w:author="tedo gogoladze" w:date="2020-01-06T14:56:00Z">
                  <w:rPr>
                    <w:rStyle w:val="Hyperlink"/>
                    <w:noProof/>
                  </w:rPr>
                </w:rPrChange>
              </w:rPr>
              <w:delText>3.3.3</w:delText>
            </w:r>
            <w:r w:rsidRPr="004A4B49" w:rsidDel="00D50DD0">
              <w:rPr>
                <w:rFonts w:asciiTheme="minorHAnsi" w:eastAsiaTheme="minorEastAsia" w:hAnsiTheme="minorHAnsi"/>
                <w:noProof/>
                <w:sz w:val="22"/>
                <w:szCs w:val="22"/>
                <w:lang w:val="en-GB" w:eastAsia="en-US"/>
                <w:rPrChange w:id="381"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382" w:author="tedo gogoladze" w:date="2020-01-06T14:56:00Z">
                  <w:rPr>
                    <w:rStyle w:val="Hyperlink"/>
                    <w:noProof/>
                  </w:rPr>
                </w:rPrChange>
              </w:rPr>
              <w:delText>Story estimat</w:delText>
            </w:r>
            <w:r w:rsidRPr="00D50DD0" w:rsidDel="00D50DD0">
              <w:rPr>
                <w:noProof/>
                <w:lang w:val="en-GB"/>
                <w:rPrChange w:id="383" w:author="tedo gogoladze" w:date="2020-01-06T14:56:00Z">
                  <w:rPr>
                    <w:rStyle w:val="Hyperlink"/>
                    <w:noProof/>
                  </w:rPr>
                </w:rPrChange>
              </w:rPr>
              <w:delText>e</w:delText>
            </w:r>
            <w:r w:rsidRPr="004A4B49" w:rsidDel="00D50DD0">
              <w:rPr>
                <w:noProof/>
                <w:webHidden/>
                <w:lang w:val="en-GB"/>
                <w:rPrChange w:id="384" w:author="Mario Ezequiel Scott" w:date="2019-12-29T19:14:00Z">
                  <w:rPr>
                    <w:noProof/>
                    <w:webHidden/>
                  </w:rPr>
                </w:rPrChange>
              </w:rPr>
              <w:tab/>
              <w:delText>17</w:delText>
            </w:r>
          </w:del>
        </w:p>
        <w:p w14:paraId="24B37E2D" w14:textId="5C7923C6" w:rsidR="00204415" w:rsidRPr="004A4B49" w:rsidDel="00D50DD0" w:rsidRDefault="00204415">
          <w:pPr>
            <w:pStyle w:val="TOC2"/>
            <w:tabs>
              <w:tab w:val="left" w:pos="880"/>
              <w:tab w:val="right" w:leader="dot" w:pos="8733"/>
            </w:tabs>
            <w:rPr>
              <w:del w:id="385" w:author="tedo gogoladze" w:date="2020-01-06T14:56:00Z"/>
              <w:rFonts w:asciiTheme="minorHAnsi" w:eastAsiaTheme="minorEastAsia" w:hAnsiTheme="minorHAnsi"/>
              <w:noProof/>
              <w:sz w:val="22"/>
              <w:szCs w:val="22"/>
              <w:lang w:val="en-GB" w:eastAsia="en-US"/>
              <w:rPrChange w:id="386" w:author="Mario Ezequiel Scott" w:date="2019-12-29T19:14:00Z">
                <w:rPr>
                  <w:del w:id="387" w:author="tedo gogoladze" w:date="2020-01-06T14:56:00Z"/>
                  <w:rFonts w:asciiTheme="minorHAnsi" w:eastAsiaTheme="minorEastAsia" w:hAnsiTheme="minorHAnsi"/>
                  <w:noProof/>
                  <w:sz w:val="22"/>
                  <w:szCs w:val="22"/>
                  <w:lang w:val="en-US" w:eastAsia="en-US"/>
                </w:rPr>
              </w:rPrChange>
            </w:rPr>
          </w:pPr>
          <w:del w:id="388" w:author="tedo gogoladze" w:date="2020-01-06T14:56:00Z">
            <w:r w:rsidRPr="00D50DD0" w:rsidDel="00D50DD0">
              <w:rPr>
                <w:noProof/>
                <w:lang w:val="en-GB"/>
                <w:rPrChange w:id="389" w:author="tedo gogoladze" w:date="2020-01-06T14:56:00Z">
                  <w:rPr>
                    <w:rStyle w:val="Hyperlink"/>
                    <w:noProof/>
                  </w:rPr>
                </w:rPrChange>
              </w:rPr>
              <w:delText>3.4</w:delText>
            </w:r>
            <w:r w:rsidRPr="004A4B49" w:rsidDel="00D50DD0">
              <w:rPr>
                <w:rFonts w:asciiTheme="minorHAnsi" w:eastAsiaTheme="minorEastAsia" w:hAnsiTheme="minorHAnsi"/>
                <w:noProof/>
                <w:sz w:val="22"/>
                <w:szCs w:val="22"/>
                <w:lang w:val="en-GB" w:eastAsia="en-US"/>
                <w:rPrChange w:id="390"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391" w:author="tedo gogoladze" w:date="2020-01-06T14:56:00Z">
                  <w:rPr>
                    <w:rStyle w:val="Hyperlink"/>
                    <w:noProof/>
                  </w:rPr>
                </w:rPrChange>
              </w:rPr>
              <w:delText>Personality traits model</w:delText>
            </w:r>
            <w:r w:rsidRPr="004A4B49" w:rsidDel="00D50DD0">
              <w:rPr>
                <w:noProof/>
                <w:webHidden/>
                <w:lang w:val="en-GB"/>
                <w:rPrChange w:id="392" w:author="Mario Ezequiel Scott" w:date="2019-12-29T19:14:00Z">
                  <w:rPr>
                    <w:noProof/>
                    <w:webHidden/>
                  </w:rPr>
                </w:rPrChange>
              </w:rPr>
              <w:tab/>
              <w:delText>17</w:delText>
            </w:r>
          </w:del>
        </w:p>
        <w:p w14:paraId="14FC5174" w14:textId="7473E2EA" w:rsidR="00204415" w:rsidRPr="004A4B49" w:rsidDel="00D50DD0" w:rsidRDefault="00204415">
          <w:pPr>
            <w:pStyle w:val="TOC2"/>
            <w:tabs>
              <w:tab w:val="left" w:pos="880"/>
              <w:tab w:val="right" w:leader="dot" w:pos="8733"/>
            </w:tabs>
            <w:rPr>
              <w:del w:id="393" w:author="tedo gogoladze" w:date="2020-01-06T14:56:00Z"/>
              <w:rFonts w:asciiTheme="minorHAnsi" w:eastAsiaTheme="minorEastAsia" w:hAnsiTheme="minorHAnsi"/>
              <w:noProof/>
              <w:sz w:val="22"/>
              <w:szCs w:val="22"/>
              <w:lang w:val="en-GB" w:eastAsia="en-US"/>
              <w:rPrChange w:id="394" w:author="Mario Ezequiel Scott" w:date="2019-12-29T19:14:00Z">
                <w:rPr>
                  <w:del w:id="395" w:author="tedo gogoladze" w:date="2020-01-06T14:56:00Z"/>
                  <w:rFonts w:asciiTheme="minorHAnsi" w:eastAsiaTheme="minorEastAsia" w:hAnsiTheme="minorHAnsi"/>
                  <w:noProof/>
                  <w:sz w:val="22"/>
                  <w:szCs w:val="22"/>
                  <w:lang w:val="en-US" w:eastAsia="en-US"/>
                </w:rPr>
              </w:rPrChange>
            </w:rPr>
          </w:pPr>
          <w:del w:id="396" w:author="tedo gogoladze" w:date="2020-01-06T14:56:00Z">
            <w:r w:rsidRPr="00D50DD0" w:rsidDel="00D50DD0">
              <w:rPr>
                <w:noProof/>
                <w:lang w:val="en-GB"/>
                <w:rPrChange w:id="397" w:author="tedo gogoladze" w:date="2020-01-06T14:56:00Z">
                  <w:rPr>
                    <w:rStyle w:val="Hyperlink"/>
                    <w:noProof/>
                  </w:rPr>
                </w:rPrChange>
              </w:rPr>
              <w:delText>3.5</w:delText>
            </w:r>
            <w:r w:rsidRPr="004A4B49" w:rsidDel="00D50DD0">
              <w:rPr>
                <w:rFonts w:asciiTheme="minorHAnsi" w:eastAsiaTheme="minorEastAsia" w:hAnsiTheme="minorHAnsi"/>
                <w:noProof/>
                <w:sz w:val="22"/>
                <w:szCs w:val="22"/>
                <w:lang w:val="en-GB" w:eastAsia="en-US"/>
                <w:rPrChange w:id="398"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399" w:author="tedo gogoladze" w:date="2020-01-06T14:56:00Z">
                  <w:rPr>
                    <w:rStyle w:val="Hyperlink"/>
                    <w:noProof/>
                  </w:rPr>
                </w:rPrChange>
              </w:rPr>
              <w:delText>Personality traits assessment for software developers</w:delText>
            </w:r>
            <w:r w:rsidRPr="004A4B49" w:rsidDel="00D50DD0">
              <w:rPr>
                <w:noProof/>
                <w:webHidden/>
                <w:lang w:val="en-GB"/>
                <w:rPrChange w:id="400" w:author="Mario Ezequiel Scott" w:date="2019-12-29T19:14:00Z">
                  <w:rPr>
                    <w:noProof/>
                    <w:webHidden/>
                  </w:rPr>
                </w:rPrChange>
              </w:rPr>
              <w:tab/>
              <w:delText>17</w:delText>
            </w:r>
          </w:del>
        </w:p>
        <w:p w14:paraId="2ECD7F19" w14:textId="260E73E4" w:rsidR="00204415" w:rsidRPr="004A4B49" w:rsidDel="00D50DD0" w:rsidRDefault="00204415">
          <w:pPr>
            <w:pStyle w:val="TOC2"/>
            <w:tabs>
              <w:tab w:val="left" w:pos="1100"/>
              <w:tab w:val="right" w:leader="dot" w:pos="8733"/>
            </w:tabs>
            <w:rPr>
              <w:del w:id="401" w:author="tedo gogoladze" w:date="2020-01-06T14:56:00Z"/>
              <w:rFonts w:asciiTheme="minorHAnsi" w:eastAsiaTheme="minorEastAsia" w:hAnsiTheme="minorHAnsi"/>
              <w:noProof/>
              <w:sz w:val="22"/>
              <w:szCs w:val="22"/>
              <w:lang w:val="en-GB" w:eastAsia="en-US"/>
              <w:rPrChange w:id="402" w:author="Mario Ezequiel Scott" w:date="2019-12-29T19:14:00Z">
                <w:rPr>
                  <w:del w:id="403" w:author="tedo gogoladze" w:date="2020-01-06T14:56:00Z"/>
                  <w:rFonts w:asciiTheme="minorHAnsi" w:eastAsiaTheme="minorEastAsia" w:hAnsiTheme="minorHAnsi"/>
                  <w:noProof/>
                  <w:sz w:val="22"/>
                  <w:szCs w:val="22"/>
                  <w:lang w:val="en-US" w:eastAsia="en-US"/>
                </w:rPr>
              </w:rPrChange>
            </w:rPr>
          </w:pPr>
          <w:del w:id="404" w:author="tedo gogoladze" w:date="2020-01-06T14:56:00Z">
            <w:r w:rsidRPr="00D50DD0" w:rsidDel="00D50DD0">
              <w:rPr>
                <w:noProof/>
                <w:lang w:val="en-GB"/>
                <w:rPrChange w:id="405" w:author="tedo gogoladze" w:date="2020-01-06T14:56:00Z">
                  <w:rPr>
                    <w:rStyle w:val="Hyperlink"/>
                    <w:noProof/>
                  </w:rPr>
                </w:rPrChange>
              </w:rPr>
              <w:delText>3.5.1</w:delText>
            </w:r>
            <w:r w:rsidRPr="004A4B49" w:rsidDel="00D50DD0">
              <w:rPr>
                <w:rFonts w:asciiTheme="minorHAnsi" w:eastAsiaTheme="minorEastAsia" w:hAnsiTheme="minorHAnsi"/>
                <w:noProof/>
                <w:sz w:val="22"/>
                <w:szCs w:val="22"/>
                <w:lang w:val="en-GB" w:eastAsia="en-US"/>
                <w:rPrChange w:id="406"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407" w:author="tedo gogoladze" w:date="2020-01-06T14:56:00Z">
                  <w:rPr>
                    <w:rStyle w:val="Hyperlink"/>
                    <w:noProof/>
                  </w:rPr>
                </w:rPrChange>
              </w:rPr>
              <w:delText>Text cleaning</w:delText>
            </w:r>
            <w:r w:rsidRPr="004A4B49" w:rsidDel="00D50DD0">
              <w:rPr>
                <w:noProof/>
                <w:webHidden/>
                <w:lang w:val="en-GB"/>
                <w:rPrChange w:id="408" w:author="Mario Ezequiel Scott" w:date="2019-12-29T19:14:00Z">
                  <w:rPr>
                    <w:noProof/>
                    <w:webHidden/>
                  </w:rPr>
                </w:rPrChange>
              </w:rPr>
              <w:tab/>
              <w:delText>18</w:delText>
            </w:r>
          </w:del>
        </w:p>
        <w:p w14:paraId="1C919F27" w14:textId="0553D19F" w:rsidR="00204415" w:rsidRPr="004A4B49" w:rsidDel="00D50DD0" w:rsidRDefault="00204415">
          <w:pPr>
            <w:pStyle w:val="TOC2"/>
            <w:tabs>
              <w:tab w:val="left" w:pos="1100"/>
              <w:tab w:val="right" w:leader="dot" w:pos="8733"/>
            </w:tabs>
            <w:rPr>
              <w:del w:id="409" w:author="tedo gogoladze" w:date="2020-01-06T14:56:00Z"/>
              <w:rFonts w:asciiTheme="minorHAnsi" w:eastAsiaTheme="minorEastAsia" w:hAnsiTheme="minorHAnsi"/>
              <w:noProof/>
              <w:sz w:val="22"/>
              <w:szCs w:val="22"/>
              <w:lang w:val="en-GB" w:eastAsia="en-US"/>
              <w:rPrChange w:id="410" w:author="Mario Ezequiel Scott" w:date="2019-12-29T19:14:00Z">
                <w:rPr>
                  <w:del w:id="411" w:author="tedo gogoladze" w:date="2020-01-06T14:56:00Z"/>
                  <w:rFonts w:asciiTheme="minorHAnsi" w:eastAsiaTheme="minorEastAsia" w:hAnsiTheme="minorHAnsi"/>
                  <w:noProof/>
                  <w:sz w:val="22"/>
                  <w:szCs w:val="22"/>
                  <w:lang w:val="en-US" w:eastAsia="en-US"/>
                </w:rPr>
              </w:rPrChange>
            </w:rPr>
          </w:pPr>
          <w:del w:id="412" w:author="tedo gogoladze" w:date="2020-01-06T14:56:00Z">
            <w:r w:rsidRPr="00D50DD0" w:rsidDel="00D50DD0">
              <w:rPr>
                <w:noProof/>
                <w:lang w:val="en-GB"/>
                <w:rPrChange w:id="413" w:author="tedo gogoladze" w:date="2020-01-06T14:56:00Z">
                  <w:rPr>
                    <w:rStyle w:val="Hyperlink"/>
                    <w:noProof/>
                  </w:rPr>
                </w:rPrChange>
              </w:rPr>
              <w:delText>3.5.2</w:delText>
            </w:r>
            <w:r w:rsidRPr="004A4B49" w:rsidDel="00D50DD0">
              <w:rPr>
                <w:rFonts w:asciiTheme="minorHAnsi" w:eastAsiaTheme="minorEastAsia" w:hAnsiTheme="minorHAnsi"/>
                <w:noProof/>
                <w:sz w:val="22"/>
                <w:szCs w:val="22"/>
                <w:lang w:val="en-GB" w:eastAsia="en-US"/>
                <w:rPrChange w:id="414"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415" w:author="tedo gogoladze" w:date="2020-01-06T14:56:00Z">
                  <w:rPr>
                    <w:rStyle w:val="Hyperlink"/>
                    <w:noProof/>
                  </w:rPr>
                </w:rPrChange>
              </w:rPr>
              <w:delText>Retrieving developers` personality traits</w:delText>
            </w:r>
            <w:r w:rsidRPr="004A4B49" w:rsidDel="00D50DD0">
              <w:rPr>
                <w:noProof/>
                <w:webHidden/>
                <w:lang w:val="en-GB"/>
                <w:rPrChange w:id="416" w:author="Mario Ezequiel Scott" w:date="2019-12-29T19:14:00Z">
                  <w:rPr>
                    <w:noProof/>
                    <w:webHidden/>
                  </w:rPr>
                </w:rPrChange>
              </w:rPr>
              <w:tab/>
              <w:delText>24</w:delText>
            </w:r>
          </w:del>
        </w:p>
        <w:p w14:paraId="19935012" w14:textId="460F79B2" w:rsidR="00204415" w:rsidRPr="004A4B49" w:rsidDel="00D50DD0" w:rsidRDefault="00204415">
          <w:pPr>
            <w:pStyle w:val="TOC2"/>
            <w:tabs>
              <w:tab w:val="left" w:pos="880"/>
              <w:tab w:val="right" w:leader="dot" w:pos="8733"/>
            </w:tabs>
            <w:rPr>
              <w:del w:id="417" w:author="tedo gogoladze" w:date="2020-01-06T14:56:00Z"/>
              <w:rFonts w:asciiTheme="minorHAnsi" w:eastAsiaTheme="minorEastAsia" w:hAnsiTheme="minorHAnsi"/>
              <w:noProof/>
              <w:sz w:val="22"/>
              <w:szCs w:val="22"/>
              <w:lang w:val="en-GB" w:eastAsia="en-US"/>
              <w:rPrChange w:id="418" w:author="Mario Ezequiel Scott" w:date="2019-12-29T19:14:00Z">
                <w:rPr>
                  <w:del w:id="419" w:author="tedo gogoladze" w:date="2020-01-06T14:56:00Z"/>
                  <w:rFonts w:asciiTheme="minorHAnsi" w:eastAsiaTheme="minorEastAsia" w:hAnsiTheme="minorHAnsi"/>
                  <w:noProof/>
                  <w:sz w:val="22"/>
                  <w:szCs w:val="22"/>
                  <w:lang w:val="en-US" w:eastAsia="en-US"/>
                </w:rPr>
              </w:rPrChange>
            </w:rPr>
          </w:pPr>
          <w:del w:id="420" w:author="tedo gogoladze" w:date="2020-01-06T14:56:00Z">
            <w:r w:rsidRPr="00D50DD0" w:rsidDel="00D50DD0">
              <w:rPr>
                <w:noProof/>
                <w:lang w:val="en-GB"/>
                <w:rPrChange w:id="421" w:author="tedo gogoladze" w:date="2020-01-06T14:56:00Z">
                  <w:rPr>
                    <w:rStyle w:val="Hyperlink"/>
                    <w:noProof/>
                  </w:rPr>
                </w:rPrChange>
              </w:rPr>
              <w:delText>3.6</w:delText>
            </w:r>
            <w:r w:rsidRPr="004A4B49" w:rsidDel="00D50DD0">
              <w:rPr>
                <w:rFonts w:asciiTheme="minorHAnsi" w:eastAsiaTheme="minorEastAsia" w:hAnsiTheme="minorHAnsi"/>
                <w:noProof/>
                <w:sz w:val="22"/>
                <w:szCs w:val="22"/>
                <w:lang w:val="en-GB" w:eastAsia="en-US"/>
                <w:rPrChange w:id="422"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423" w:author="tedo gogoladze" w:date="2020-01-06T14:56:00Z">
                  <w:rPr>
                    <w:rStyle w:val="Hyperlink"/>
                    <w:noProof/>
                  </w:rPr>
                </w:rPrChange>
              </w:rPr>
              <w:delText>Computation of metrics</w:delText>
            </w:r>
            <w:r w:rsidRPr="004A4B49" w:rsidDel="00D50DD0">
              <w:rPr>
                <w:noProof/>
                <w:webHidden/>
                <w:lang w:val="en-GB"/>
                <w:rPrChange w:id="424" w:author="Mario Ezequiel Scott" w:date="2019-12-29T19:14:00Z">
                  <w:rPr>
                    <w:noProof/>
                    <w:webHidden/>
                  </w:rPr>
                </w:rPrChange>
              </w:rPr>
              <w:tab/>
              <w:delText>26</w:delText>
            </w:r>
          </w:del>
        </w:p>
        <w:p w14:paraId="43737F28" w14:textId="24A3C731" w:rsidR="00204415" w:rsidRPr="004A4B49" w:rsidDel="00D50DD0" w:rsidRDefault="00204415">
          <w:pPr>
            <w:pStyle w:val="TOC3"/>
            <w:tabs>
              <w:tab w:val="left" w:pos="1320"/>
              <w:tab w:val="right" w:leader="dot" w:pos="8733"/>
            </w:tabs>
            <w:rPr>
              <w:del w:id="425" w:author="tedo gogoladze" w:date="2020-01-06T14:56:00Z"/>
              <w:rFonts w:asciiTheme="minorHAnsi" w:eastAsiaTheme="minorEastAsia" w:hAnsiTheme="minorHAnsi"/>
              <w:noProof/>
              <w:sz w:val="22"/>
              <w:szCs w:val="22"/>
              <w:lang w:val="en-GB" w:eastAsia="en-US"/>
              <w:rPrChange w:id="426" w:author="Mario Ezequiel Scott" w:date="2019-12-29T19:14:00Z">
                <w:rPr>
                  <w:del w:id="427" w:author="tedo gogoladze" w:date="2020-01-06T14:56:00Z"/>
                  <w:rFonts w:asciiTheme="minorHAnsi" w:eastAsiaTheme="minorEastAsia" w:hAnsiTheme="minorHAnsi"/>
                  <w:noProof/>
                  <w:sz w:val="22"/>
                  <w:szCs w:val="22"/>
                  <w:lang w:val="en-US" w:eastAsia="en-US"/>
                </w:rPr>
              </w:rPrChange>
            </w:rPr>
          </w:pPr>
          <w:del w:id="428" w:author="tedo gogoladze" w:date="2020-01-06T14:56:00Z">
            <w:r w:rsidRPr="00D50DD0" w:rsidDel="00D50DD0">
              <w:rPr>
                <w:noProof/>
                <w:lang w:val="en-GB"/>
                <w:rPrChange w:id="429" w:author="tedo gogoladze" w:date="2020-01-06T14:56:00Z">
                  <w:rPr>
                    <w:rStyle w:val="Hyperlink"/>
                    <w:noProof/>
                    <w:lang w:val="en-GB"/>
                  </w:rPr>
                </w:rPrChange>
              </w:rPr>
              <w:delText>3.6.1</w:delText>
            </w:r>
            <w:r w:rsidRPr="004A4B49" w:rsidDel="00D50DD0">
              <w:rPr>
                <w:rFonts w:asciiTheme="minorHAnsi" w:eastAsiaTheme="minorEastAsia" w:hAnsiTheme="minorHAnsi"/>
                <w:noProof/>
                <w:sz w:val="22"/>
                <w:szCs w:val="22"/>
                <w:lang w:val="en-GB" w:eastAsia="en-US"/>
                <w:rPrChange w:id="430"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431" w:author="tedo gogoladze" w:date="2020-01-06T14:56:00Z">
                  <w:rPr>
                    <w:rStyle w:val="Hyperlink"/>
                    <w:noProof/>
                    <w:lang w:val="en-GB"/>
                  </w:rPr>
                </w:rPrChange>
              </w:rPr>
              <w:delText>Actual development time metric</w:delText>
            </w:r>
            <w:r w:rsidRPr="004A4B49" w:rsidDel="00D50DD0">
              <w:rPr>
                <w:noProof/>
                <w:webHidden/>
                <w:lang w:val="en-GB"/>
                <w:rPrChange w:id="432" w:author="Mario Ezequiel Scott" w:date="2019-12-29T19:14:00Z">
                  <w:rPr>
                    <w:noProof/>
                    <w:webHidden/>
                  </w:rPr>
                </w:rPrChange>
              </w:rPr>
              <w:tab/>
              <w:delText>26</w:delText>
            </w:r>
          </w:del>
        </w:p>
        <w:p w14:paraId="40E1F959" w14:textId="3FE30986" w:rsidR="00204415" w:rsidRPr="004A4B49" w:rsidDel="00D50DD0" w:rsidRDefault="00204415">
          <w:pPr>
            <w:pStyle w:val="TOC3"/>
            <w:tabs>
              <w:tab w:val="left" w:pos="1320"/>
              <w:tab w:val="right" w:leader="dot" w:pos="8733"/>
            </w:tabs>
            <w:rPr>
              <w:del w:id="433" w:author="tedo gogoladze" w:date="2020-01-06T14:56:00Z"/>
              <w:rFonts w:asciiTheme="minorHAnsi" w:eastAsiaTheme="minorEastAsia" w:hAnsiTheme="minorHAnsi"/>
              <w:noProof/>
              <w:sz w:val="22"/>
              <w:szCs w:val="22"/>
              <w:lang w:val="en-GB" w:eastAsia="en-US"/>
              <w:rPrChange w:id="434" w:author="Mario Ezequiel Scott" w:date="2019-12-29T19:14:00Z">
                <w:rPr>
                  <w:del w:id="435" w:author="tedo gogoladze" w:date="2020-01-06T14:56:00Z"/>
                  <w:rFonts w:asciiTheme="minorHAnsi" w:eastAsiaTheme="minorEastAsia" w:hAnsiTheme="minorHAnsi"/>
                  <w:noProof/>
                  <w:sz w:val="22"/>
                  <w:szCs w:val="22"/>
                  <w:lang w:val="en-US" w:eastAsia="en-US"/>
                </w:rPr>
              </w:rPrChange>
            </w:rPr>
          </w:pPr>
          <w:del w:id="436" w:author="tedo gogoladze" w:date="2020-01-06T14:56:00Z">
            <w:r w:rsidRPr="00D50DD0" w:rsidDel="00D50DD0">
              <w:rPr>
                <w:noProof/>
                <w:lang w:val="en-GB"/>
                <w:rPrChange w:id="437" w:author="tedo gogoladze" w:date="2020-01-06T14:56:00Z">
                  <w:rPr>
                    <w:rStyle w:val="Hyperlink"/>
                    <w:noProof/>
                  </w:rPr>
                </w:rPrChange>
              </w:rPr>
              <w:delText>3.6.2</w:delText>
            </w:r>
            <w:r w:rsidRPr="004A4B49" w:rsidDel="00D50DD0">
              <w:rPr>
                <w:rFonts w:asciiTheme="minorHAnsi" w:eastAsiaTheme="minorEastAsia" w:hAnsiTheme="minorHAnsi"/>
                <w:noProof/>
                <w:sz w:val="22"/>
                <w:szCs w:val="22"/>
                <w:lang w:val="en-GB" w:eastAsia="en-US"/>
                <w:rPrChange w:id="438"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439" w:author="tedo gogoladze" w:date="2020-01-06T14:56:00Z">
                  <w:rPr>
                    <w:rStyle w:val="Hyperlink"/>
                    <w:noProof/>
                  </w:rPr>
                </w:rPrChange>
              </w:rPr>
              <w:delText>Task status metric</w:delText>
            </w:r>
            <w:r w:rsidRPr="004A4B49" w:rsidDel="00D50DD0">
              <w:rPr>
                <w:noProof/>
                <w:webHidden/>
                <w:lang w:val="en-GB"/>
                <w:rPrChange w:id="440" w:author="Mario Ezequiel Scott" w:date="2019-12-29T19:14:00Z">
                  <w:rPr>
                    <w:noProof/>
                    <w:webHidden/>
                  </w:rPr>
                </w:rPrChange>
              </w:rPr>
              <w:tab/>
              <w:delText>29</w:delText>
            </w:r>
          </w:del>
        </w:p>
        <w:p w14:paraId="3827A0AD" w14:textId="4D16B54A" w:rsidR="00204415" w:rsidRPr="004A4B49" w:rsidDel="00D50DD0" w:rsidRDefault="00204415">
          <w:pPr>
            <w:pStyle w:val="TOC3"/>
            <w:tabs>
              <w:tab w:val="left" w:pos="1320"/>
              <w:tab w:val="right" w:leader="dot" w:pos="8733"/>
            </w:tabs>
            <w:rPr>
              <w:del w:id="441" w:author="tedo gogoladze" w:date="2020-01-06T14:56:00Z"/>
              <w:rFonts w:asciiTheme="minorHAnsi" w:eastAsiaTheme="minorEastAsia" w:hAnsiTheme="minorHAnsi"/>
              <w:noProof/>
              <w:sz w:val="22"/>
              <w:szCs w:val="22"/>
              <w:lang w:val="en-GB" w:eastAsia="en-US"/>
              <w:rPrChange w:id="442" w:author="Mario Ezequiel Scott" w:date="2019-12-29T19:14:00Z">
                <w:rPr>
                  <w:del w:id="443" w:author="tedo gogoladze" w:date="2020-01-06T14:56:00Z"/>
                  <w:rFonts w:asciiTheme="minorHAnsi" w:eastAsiaTheme="minorEastAsia" w:hAnsiTheme="minorHAnsi"/>
                  <w:noProof/>
                  <w:sz w:val="22"/>
                  <w:szCs w:val="22"/>
                  <w:lang w:val="en-US" w:eastAsia="en-US"/>
                </w:rPr>
              </w:rPrChange>
            </w:rPr>
          </w:pPr>
          <w:del w:id="444" w:author="tedo gogoladze" w:date="2020-01-06T14:56:00Z">
            <w:r w:rsidRPr="00D50DD0" w:rsidDel="00D50DD0">
              <w:rPr>
                <w:noProof/>
                <w:lang w:val="en-GB"/>
                <w:rPrChange w:id="445" w:author="tedo gogoladze" w:date="2020-01-06T14:56:00Z">
                  <w:rPr>
                    <w:rStyle w:val="Hyperlink"/>
                    <w:noProof/>
                  </w:rPr>
                </w:rPrChange>
              </w:rPr>
              <w:delText>3.6.3</w:delText>
            </w:r>
            <w:r w:rsidRPr="004A4B49" w:rsidDel="00D50DD0">
              <w:rPr>
                <w:rFonts w:asciiTheme="minorHAnsi" w:eastAsiaTheme="minorEastAsia" w:hAnsiTheme="minorHAnsi"/>
                <w:noProof/>
                <w:sz w:val="22"/>
                <w:szCs w:val="22"/>
                <w:lang w:val="en-GB" w:eastAsia="en-US"/>
                <w:rPrChange w:id="446"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447" w:author="tedo gogoladze" w:date="2020-01-06T14:56:00Z">
                  <w:rPr>
                    <w:rStyle w:val="Hyperlink"/>
                    <w:noProof/>
                  </w:rPr>
                </w:rPrChange>
              </w:rPr>
              <w:delText>Prioritization metric</w:delText>
            </w:r>
            <w:r w:rsidRPr="004A4B49" w:rsidDel="00D50DD0">
              <w:rPr>
                <w:noProof/>
                <w:webHidden/>
                <w:lang w:val="en-GB"/>
                <w:rPrChange w:id="448" w:author="Mario Ezequiel Scott" w:date="2019-12-29T19:14:00Z">
                  <w:rPr>
                    <w:noProof/>
                    <w:webHidden/>
                  </w:rPr>
                </w:rPrChange>
              </w:rPr>
              <w:tab/>
              <w:delText>30</w:delText>
            </w:r>
          </w:del>
        </w:p>
        <w:p w14:paraId="634BE26A" w14:textId="3367934A" w:rsidR="00204415" w:rsidRPr="004A4B49" w:rsidDel="00D50DD0" w:rsidRDefault="00204415">
          <w:pPr>
            <w:pStyle w:val="TOC3"/>
            <w:tabs>
              <w:tab w:val="left" w:pos="1320"/>
              <w:tab w:val="right" w:leader="dot" w:pos="8733"/>
            </w:tabs>
            <w:rPr>
              <w:del w:id="449" w:author="tedo gogoladze" w:date="2020-01-06T14:56:00Z"/>
              <w:rFonts w:asciiTheme="minorHAnsi" w:eastAsiaTheme="minorEastAsia" w:hAnsiTheme="minorHAnsi"/>
              <w:noProof/>
              <w:sz w:val="22"/>
              <w:szCs w:val="22"/>
              <w:lang w:val="en-GB" w:eastAsia="en-US"/>
              <w:rPrChange w:id="450" w:author="Mario Ezequiel Scott" w:date="2019-12-29T19:14:00Z">
                <w:rPr>
                  <w:del w:id="451" w:author="tedo gogoladze" w:date="2020-01-06T14:56:00Z"/>
                  <w:rFonts w:asciiTheme="minorHAnsi" w:eastAsiaTheme="minorEastAsia" w:hAnsiTheme="minorHAnsi"/>
                  <w:noProof/>
                  <w:sz w:val="22"/>
                  <w:szCs w:val="22"/>
                  <w:lang w:val="en-US" w:eastAsia="en-US"/>
                </w:rPr>
              </w:rPrChange>
            </w:rPr>
          </w:pPr>
          <w:del w:id="452" w:author="tedo gogoladze" w:date="2020-01-06T14:56:00Z">
            <w:r w:rsidRPr="00D50DD0" w:rsidDel="00D50DD0">
              <w:rPr>
                <w:noProof/>
                <w:lang w:val="en-GB"/>
                <w:rPrChange w:id="453" w:author="tedo gogoladze" w:date="2020-01-06T14:56:00Z">
                  <w:rPr>
                    <w:rStyle w:val="Hyperlink"/>
                    <w:noProof/>
                  </w:rPr>
                </w:rPrChange>
              </w:rPr>
              <w:delText>3.6.4</w:delText>
            </w:r>
            <w:r w:rsidRPr="004A4B49" w:rsidDel="00D50DD0">
              <w:rPr>
                <w:rFonts w:asciiTheme="minorHAnsi" w:eastAsiaTheme="minorEastAsia" w:hAnsiTheme="minorHAnsi"/>
                <w:noProof/>
                <w:sz w:val="22"/>
                <w:szCs w:val="22"/>
                <w:lang w:val="en-GB" w:eastAsia="en-US"/>
                <w:rPrChange w:id="454"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455" w:author="tedo gogoladze" w:date="2020-01-06T14:56:00Z">
                  <w:rPr>
                    <w:rStyle w:val="Hyperlink"/>
                    <w:noProof/>
                  </w:rPr>
                </w:rPrChange>
              </w:rPr>
              <w:delText>Story estimate metric</w:delText>
            </w:r>
            <w:r w:rsidRPr="004A4B49" w:rsidDel="00D50DD0">
              <w:rPr>
                <w:noProof/>
                <w:webHidden/>
                <w:lang w:val="en-GB"/>
                <w:rPrChange w:id="456" w:author="Mario Ezequiel Scott" w:date="2019-12-29T19:14:00Z">
                  <w:rPr>
                    <w:noProof/>
                    <w:webHidden/>
                  </w:rPr>
                </w:rPrChange>
              </w:rPr>
              <w:tab/>
              <w:delText>30</w:delText>
            </w:r>
          </w:del>
        </w:p>
        <w:p w14:paraId="7139E6FA" w14:textId="72262814" w:rsidR="00204415" w:rsidRPr="004A4B49" w:rsidDel="00D50DD0" w:rsidRDefault="00204415">
          <w:pPr>
            <w:pStyle w:val="TOC3"/>
            <w:tabs>
              <w:tab w:val="left" w:pos="1320"/>
              <w:tab w:val="right" w:leader="dot" w:pos="8733"/>
            </w:tabs>
            <w:rPr>
              <w:del w:id="457" w:author="tedo gogoladze" w:date="2020-01-06T14:56:00Z"/>
              <w:rFonts w:asciiTheme="minorHAnsi" w:eastAsiaTheme="minorEastAsia" w:hAnsiTheme="minorHAnsi"/>
              <w:noProof/>
              <w:sz w:val="22"/>
              <w:szCs w:val="22"/>
              <w:lang w:val="en-GB" w:eastAsia="en-US"/>
              <w:rPrChange w:id="458" w:author="Mario Ezequiel Scott" w:date="2019-12-29T19:14:00Z">
                <w:rPr>
                  <w:del w:id="459" w:author="tedo gogoladze" w:date="2020-01-06T14:56:00Z"/>
                  <w:rFonts w:asciiTheme="minorHAnsi" w:eastAsiaTheme="minorEastAsia" w:hAnsiTheme="minorHAnsi"/>
                  <w:noProof/>
                  <w:sz w:val="22"/>
                  <w:szCs w:val="22"/>
                  <w:lang w:val="en-US" w:eastAsia="en-US"/>
                </w:rPr>
              </w:rPrChange>
            </w:rPr>
          </w:pPr>
          <w:del w:id="460" w:author="tedo gogoladze" w:date="2020-01-06T14:56:00Z">
            <w:r w:rsidRPr="00D50DD0" w:rsidDel="00D50DD0">
              <w:rPr>
                <w:noProof/>
                <w:lang w:val="en-GB"/>
                <w:rPrChange w:id="461" w:author="tedo gogoladze" w:date="2020-01-06T14:56:00Z">
                  <w:rPr>
                    <w:rStyle w:val="Hyperlink"/>
                    <w:noProof/>
                  </w:rPr>
                </w:rPrChange>
              </w:rPr>
              <w:delText>3.6.5</w:delText>
            </w:r>
            <w:r w:rsidRPr="004A4B49" w:rsidDel="00D50DD0">
              <w:rPr>
                <w:rFonts w:asciiTheme="minorHAnsi" w:eastAsiaTheme="minorEastAsia" w:hAnsiTheme="minorHAnsi"/>
                <w:noProof/>
                <w:sz w:val="22"/>
                <w:szCs w:val="22"/>
                <w:lang w:val="en-GB" w:eastAsia="en-US"/>
                <w:rPrChange w:id="462"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463" w:author="tedo gogoladze" w:date="2020-01-06T14:56:00Z">
                  <w:rPr>
                    <w:rStyle w:val="Hyperlink"/>
                    <w:noProof/>
                  </w:rPr>
                </w:rPrChange>
              </w:rPr>
              <w:delText>Metrics from the research of E.Scott</w:delText>
            </w:r>
            <w:r w:rsidRPr="004A4B49" w:rsidDel="00D50DD0">
              <w:rPr>
                <w:noProof/>
                <w:webHidden/>
                <w:lang w:val="en-GB"/>
                <w:rPrChange w:id="464" w:author="Mario Ezequiel Scott" w:date="2019-12-29T19:14:00Z">
                  <w:rPr>
                    <w:noProof/>
                    <w:webHidden/>
                  </w:rPr>
                </w:rPrChange>
              </w:rPr>
              <w:tab/>
              <w:delText>31</w:delText>
            </w:r>
          </w:del>
        </w:p>
        <w:p w14:paraId="555F094B" w14:textId="7501EBD9" w:rsidR="00204415" w:rsidRPr="004A4B49" w:rsidDel="00D50DD0" w:rsidRDefault="00204415">
          <w:pPr>
            <w:pStyle w:val="TOC2"/>
            <w:tabs>
              <w:tab w:val="left" w:pos="880"/>
              <w:tab w:val="right" w:leader="dot" w:pos="8733"/>
            </w:tabs>
            <w:rPr>
              <w:del w:id="465" w:author="tedo gogoladze" w:date="2020-01-06T14:56:00Z"/>
              <w:rFonts w:asciiTheme="minorHAnsi" w:eastAsiaTheme="minorEastAsia" w:hAnsiTheme="minorHAnsi"/>
              <w:noProof/>
              <w:sz w:val="22"/>
              <w:szCs w:val="22"/>
              <w:lang w:val="en-GB" w:eastAsia="en-US"/>
              <w:rPrChange w:id="466" w:author="Mario Ezequiel Scott" w:date="2019-12-29T19:14:00Z">
                <w:rPr>
                  <w:del w:id="467" w:author="tedo gogoladze" w:date="2020-01-06T14:56:00Z"/>
                  <w:rFonts w:asciiTheme="minorHAnsi" w:eastAsiaTheme="minorEastAsia" w:hAnsiTheme="minorHAnsi"/>
                  <w:noProof/>
                  <w:sz w:val="22"/>
                  <w:szCs w:val="22"/>
                  <w:lang w:val="en-US" w:eastAsia="en-US"/>
                </w:rPr>
              </w:rPrChange>
            </w:rPr>
          </w:pPr>
          <w:del w:id="468" w:author="tedo gogoladze" w:date="2020-01-06T14:56:00Z">
            <w:r w:rsidRPr="00D50DD0" w:rsidDel="00D50DD0">
              <w:rPr>
                <w:noProof/>
                <w:lang w:val="en-GB"/>
                <w:rPrChange w:id="469" w:author="tedo gogoladze" w:date="2020-01-06T14:56:00Z">
                  <w:rPr>
                    <w:rStyle w:val="Hyperlink"/>
                    <w:noProof/>
                  </w:rPr>
                </w:rPrChange>
              </w:rPr>
              <w:delText>3.7</w:delText>
            </w:r>
            <w:r w:rsidRPr="004A4B49" w:rsidDel="00D50DD0">
              <w:rPr>
                <w:rFonts w:asciiTheme="minorHAnsi" w:eastAsiaTheme="minorEastAsia" w:hAnsiTheme="minorHAnsi"/>
                <w:noProof/>
                <w:sz w:val="22"/>
                <w:szCs w:val="22"/>
                <w:lang w:val="en-GB" w:eastAsia="en-US"/>
                <w:rPrChange w:id="470"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471" w:author="tedo gogoladze" w:date="2020-01-06T14:56:00Z">
                  <w:rPr>
                    <w:rStyle w:val="Hyperlink"/>
                    <w:noProof/>
                  </w:rPr>
                </w:rPrChange>
              </w:rPr>
              <w:delText>Association rules mining</w:delText>
            </w:r>
            <w:r w:rsidRPr="004A4B49" w:rsidDel="00D50DD0">
              <w:rPr>
                <w:noProof/>
                <w:webHidden/>
                <w:lang w:val="en-GB"/>
                <w:rPrChange w:id="472" w:author="Mario Ezequiel Scott" w:date="2019-12-29T19:14:00Z">
                  <w:rPr>
                    <w:noProof/>
                    <w:webHidden/>
                  </w:rPr>
                </w:rPrChange>
              </w:rPr>
              <w:tab/>
              <w:delText>33</w:delText>
            </w:r>
          </w:del>
        </w:p>
        <w:p w14:paraId="39F4617B" w14:textId="1453B9CE" w:rsidR="00204415" w:rsidRPr="004A4B49" w:rsidDel="00D50DD0" w:rsidRDefault="00204415">
          <w:pPr>
            <w:pStyle w:val="TOC2"/>
            <w:tabs>
              <w:tab w:val="left" w:pos="880"/>
              <w:tab w:val="right" w:leader="dot" w:pos="8733"/>
            </w:tabs>
            <w:rPr>
              <w:del w:id="473" w:author="tedo gogoladze" w:date="2020-01-06T14:56:00Z"/>
              <w:rFonts w:asciiTheme="minorHAnsi" w:eastAsiaTheme="minorEastAsia" w:hAnsiTheme="minorHAnsi"/>
              <w:noProof/>
              <w:sz w:val="22"/>
              <w:szCs w:val="22"/>
              <w:lang w:val="en-GB" w:eastAsia="en-US"/>
              <w:rPrChange w:id="474" w:author="Mario Ezequiel Scott" w:date="2019-12-29T19:14:00Z">
                <w:rPr>
                  <w:del w:id="475" w:author="tedo gogoladze" w:date="2020-01-06T14:56:00Z"/>
                  <w:rFonts w:asciiTheme="minorHAnsi" w:eastAsiaTheme="minorEastAsia" w:hAnsiTheme="minorHAnsi"/>
                  <w:noProof/>
                  <w:sz w:val="22"/>
                  <w:szCs w:val="22"/>
                  <w:lang w:val="en-US" w:eastAsia="en-US"/>
                </w:rPr>
              </w:rPrChange>
            </w:rPr>
          </w:pPr>
          <w:del w:id="476" w:author="tedo gogoladze" w:date="2020-01-06T14:56:00Z">
            <w:r w:rsidRPr="00D50DD0" w:rsidDel="00D50DD0">
              <w:rPr>
                <w:noProof/>
                <w:lang w:val="en-GB"/>
                <w:rPrChange w:id="477" w:author="tedo gogoladze" w:date="2020-01-06T14:56:00Z">
                  <w:rPr>
                    <w:rStyle w:val="Hyperlink"/>
                    <w:noProof/>
                  </w:rPr>
                </w:rPrChange>
              </w:rPr>
              <w:delText>3.8</w:delText>
            </w:r>
            <w:r w:rsidRPr="004A4B49" w:rsidDel="00D50DD0">
              <w:rPr>
                <w:rFonts w:asciiTheme="minorHAnsi" w:eastAsiaTheme="minorEastAsia" w:hAnsiTheme="minorHAnsi"/>
                <w:noProof/>
                <w:sz w:val="22"/>
                <w:szCs w:val="22"/>
                <w:lang w:val="en-GB" w:eastAsia="en-US"/>
                <w:rPrChange w:id="478"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479" w:author="tedo gogoladze" w:date="2020-01-06T14:56:00Z">
                  <w:rPr>
                    <w:rStyle w:val="Hyperlink"/>
                    <w:noProof/>
                  </w:rPr>
                </w:rPrChange>
              </w:rPr>
              <w:delText>Research results</w:delText>
            </w:r>
            <w:r w:rsidRPr="004A4B49" w:rsidDel="00D50DD0">
              <w:rPr>
                <w:noProof/>
                <w:webHidden/>
                <w:lang w:val="en-GB"/>
                <w:rPrChange w:id="480" w:author="Mario Ezequiel Scott" w:date="2019-12-29T19:14:00Z">
                  <w:rPr>
                    <w:noProof/>
                    <w:webHidden/>
                  </w:rPr>
                </w:rPrChange>
              </w:rPr>
              <w:tab/>
              <w:delText>36</w:delText>
            </w:r>
          </w:del>
        </w:p>
        <w:p w14:paraId="6F4C805A" w14:textId="5107D618" w:rsidR="00204415" w:rsidRPr="004A4B49" w:rsidDel="00D50DD0" w:rsidRDefault="00204415">
          <w:pPr>
            <w:pStyle w:val="TOC2"/>
            <w:tabs>
              <w:tab w:val="left" w:pos="1100"/>
              <w:tab w:val="right" w:leader="dot" w:pos="8733"/>
            </w:tabs>
            <w:rPr>
              <w:del w:id="481" w:author="tedo gogoladze" w:date="2020-01-06T14:56:00Z"/>
              <w:rFonts w:asciiTheme="minorHAnsi" w:eastAsiaTheme="minorEastAsia" w:hAnsiTheme="minorHAnsi"/>
              <w:noProof/>
              <w:sz w:val="22"/>
              <w:szCs w:val="22"/>
              <w:lang w:val="en-GB" w:eastAsia="en-US"/>
              <w:rPrChange w:id="482" w:author="Mario Ezequiel Scott" w:date="2019-12-29T19:14:00Z">
                <w:rPr>
                  <w:del w:id="483" w:author="tedo gogoladze" w:date="2020-01-06T14:56:00Z"/>
                  <w:rFonts w:asciiTheme="minorHAnsi" w:eastAsiaTheme="minorEastAsia" w:hAnsiTheme="minorHAnsi"/>
                  <w:noProof/>
                  <w:sz w:val="22"/>
                  <w:szCs w:val="22"/>
                  <w:lang w:val="en-US" w:eastAsia="en-US"/>
                </w:rPr>
              </w:rPrChange>
            </w:rPr>
          </w:pPr>
          <w:del w:id="484" w:author="tedo gogoladze" w:date="2020-01-06T14:56:00Z">
            <w:r w:rsidRPr="00D50DD0" w:rsidDel="00D50DD0">
              <w:rPr>
                <w:noProof/>
                <w:lang w:val="en-GB"/>
                <w:rPrChange w:id="485" w:author="tedo gogoladze" w:date="2020-01-06T14:56:00Z">
                  <w:rPr>
                    <w:rStyle w:val="Hyperlink"/>
                    <w:noProof/>
                  </w:rPr>
                </w:rPrChange>
              </w:rPr>
              <w:delText>3.8.1</w:delText>
            </w:r>
            <w:r w:rsidRPr="004A4B49" w:rsidDel="00D50DD0">
              <w:rPr>
                <w:rFonts w:asciiTheme="minorHAnsi" w:eastAsiaTheme="minorEastAsia" w:hAnsiTheme="minorHAnsi"/>
                <w:noProof/>
                <w:sz w:val="22"/>
                <w:szCs w:val="22"/>
                <w:lang w:val="en-GB" w:eastAsia="en-US"/>
                <w:rPrChange w:id="486"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487" w:author="tedo gogoladze" w:date="2020-01-06T14:56:00Z">
                  <w:rPr>
                    <w:rStyle w:val="Hyperlink"/>
                    <w:noProof/>
                  </w:rPr>
                </w:rPrChange>
              </w:rPr>
              <w:delText>Correlation</w:delText>
            </w:r>
            <w:r w:rsidRPr="004A4B49" w:rsidDel="00D50DD0">
              <w:rPr>
                <w:noProof/>
                <w:webHidden/>
                <w:lang w:val="en-GB"/>
                <w:rPrChange w:id="488" w:author="Mario Ezequiel Scott" w:date="2019-12-29T19:14:00Z">
                  <w:rPr>
                    <w:noProof/>
                    <w:webHidden/>
                  </w:rPr>
                </w:rPrChange>
              </w:rPr>
              <w:tab/>
              <w:delText>36</w:delText>
            </w:r>
          </w:del>
        </w:p>
        <w:p w14:paraId="64E4E046" w14:textId="02168385" w:rsidR="00204415" w:rsidRPr="004A4B49" w:rsidDel="00D50DD0" w:rsidRDefault="00204415">
          <w:pPr>
            <w:pStyle w:val="TOC2"/>
            <w:tabs>
              <w:tab w:val="left" w:pos="1100"/>
              <w:tab w:val="right" w:leader="dot" w:pos="8733"/>
            </w:tabs>
            <w:rPr>
              <w:del w:id="489" w:author="tedo gogoladze" w:date="2020-01-06T14:56:00Z"/>
              <w:rFonts w:asciiTheme="minorHAnsi" w:eastAsiaTheme="minorEastAsia" w:hAnsiTheme="minorHAnsi"/>
              <w:noProof/>
              <w:sz w:val="22"/>
              <w:szCs w:val="22"/>
              <w:lang w:val="en-GB" w:eastAsia="en-US"/>
              <w:rPrChange w:id="490" w:author="Mario Ezequiel Scott" w:date="2019-12-29T19:14:00Z">
                <w:rPr>
                  <w:del w:id="491" w:author="tedo gogoladze" w:date="2020-01-06T14:56:00Z"/>
                  <w:rFonts w:asciiTheme="minorHAnsi" w:eastAsiaTheme="minorEastAsia" w:hAnsiTheme="minorHAnsi"/>
                  <w:noProof/>
                  <w:sz w:val="22"/>
                  <w:szCs w:val="22"/>
                  <w:lang w:val="en-US" w:eastAsia="en-US"/>
                </w:rPr>
              </w:rPrChange>
            </w:rPr>
          </w:pPr>
          <w:del w:id="492" w:author="tedo gogoladze" w:date="2020-01-06T14:56:00Z">
            <w:r w:rsidRPr="00D50DD0" w:rsidDel="00D50DD0">
              <w:rPr>
                <w:noProof/>
                <w:lang w:val="en-GB"/>
                <w:rPrChange w:id="493" w:author="tedo gogoladze" w:date="2020-01-06T14:56:00Z">
                  <w:rPr>
                    <w:rStyle w:val="Hyperlink"/>
                    <w:noProof/>
                  </w:rPr>
                </w:rPrChange>
              </w:rPr>
              <w:delText>3.8.2</w:delText>
            </w:r>
            <w:r w:rsidRPr="004A4B49" w:rsidDel="00D50DD0">
              <w:rPr>
                <w:rFonts w:asciiTheme="minorHAnsi" w:eastAsiaTheme="minorEastAsia" w:hAnsiTheme="minorHAnsi"/>
                <w:noProof/>
                <w:sz w:val="22"/>
                <w:szCs w:val="22"/>
                <w:lang w:val="en-GB" w:eastAsia="en-US"/>
                <w:rPrChange w:id="494"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495" w:author="tedo gogoladze" w:date="2020-01-06T14:56:00Z">
                  <w:rPr>
                    <w:rStyle w:val="Hyperlink"/>
                    <w:noProof/>
                  </w:rPr>
                </w:rPrChange>
              </w:rPr>
              <w:delText>Association rules results</w:delText>
            </w:r>
            <w:r w:rsidRPr="004A4B49" w:rsidDel="00D50DD0">
              <w:rPr>
                <w:noProof/>
                <w:webHidden/>
                <w:lang w:val="en-GB"/>
                <w:rPrChange w:id="496" w:author="Mario Ezequiel Scott" w:date="2019-12-29T19:14:00Z">
                  <w:rPr>
                    <w:noProof/>
                    <w:webHidden/>
                  </w:rPr>
                </w:rPrChange>
              </w:rPr>
              <w:tab/>
              <w:delText>37</w:delText>
            </w:r>
          </w:del>
        </w:p>
        <w:p w14:paraId="3B7CC6B4" w14:textId="78179C9E" w:rsidR="00204415" w:rsidRPr="004A4B49" w:rsidDel="00D50DD0" w:rsidRDefault="00204415">
          <w:pPr>
            <w:pStyle w:val="TOC2"/>
            <w:tabs>
              <w:tab w:val="right" w:leader="dot" w:pos="8733"/>
            </w:tabs>
            <w:rPr>
              <w:del w:id="497" w:author="tedo gogoladze" w:date="2020-01-06T14:56:00Z"/>
              <w:rFonts w:asciiTheme="minorHAnsi" w:eastAsiaTheme="minorEastAsia" w:hAnsiTheme="minorHAnsi"/>
              <w:noProof/>
              <w:sz w:val="22"/>
              <w:szCs w:val="22"/>
              <w:lang w:val="en-GB" w:eastAsia="en-US"/>
              <w:rPrChange w:id="498" w:author="Mario Ezequiel Scott" w:date="2019-12-29T19:14:00Z">
                <w:rPr>
                  <w:del w:id="499" w:author="tedo gogoladze" w:date="2020-01-06T14:56:00Z"/>
                  <w:rFonts w:asciiTheme="minorHAnsi" w:eastAsiaTheme="minorEastAsia" w:hAnsiTheme="minorHAnsi"/>
                  <w:noProof/>
                  <w:sz w:val="22"/>
                  <w:szCs w:val="22"/>
                  <w:lang w:val="en-US" w:eastAsia="en-US"/>
                </w:rPr>
              </w:rPrChange>
            </w:rPr>
          </w:pPr>
          <w:del w:id="500" w:author="tedo gogoladze" w:date="2020-01-06T14:56:00Z">
            <w:r w:rsidRPr="00D50DD0" w:rsidDel="00D50DD0">
              <w:rPr>
                <w:noProof/>
                <w:lang w:val="en-GB"/>
                <w:rPrChange w:id="501" w:author="tedo gogoladze" w:date="2020-01-06T14:56:00Z">
                  <w:rPr>
                    <w:rStyle w:val="Hyperlink"/>
                    <w:noProof/>
                  </w:rPr>
                </w:rPrChange>
              </w:rPr>
              <w:delText xml:space="preserve">4.8.3 </w:delText>
            </w:r>
          </w:del>
          <w:del w:id="502" w:author="tedo gogoladze" w:date="2020-01-06T14:52:00Z">
            <w:r w:rsidRPr="00D50DD0" w:rsidDel="00D50DD0">
              <w:rPr>
                <w:noProof/>
                <w:lang w:val="en-GB"/>
                <w:rPrChange w:id="503" w:author="tedo gogoladze" w:date="2020-01-06T14:56:00Z">
                  <w:rPr>
                    <w:rStyle w:val="Hyperlink"/>
                    <w:noProof/>
                  </w:rPr>
                </w:rPrChange>
              </w:rPr>
              <w:delText>FSLM</w:delText>
            </w:r>
          </w:del>
          <w:del w:id="504" w:author="tedo gogoladze" w:date="2020-01-06T14:56:00Z">
            <w:r w:rsidRPr="00D50DD0" w:rsidDel="00D50DD0">
              <w:rPr>
                <w:noProof/>
                <w:lang w:val="en-GB"/>
                <w:rPrChange w:id="505" w:author="tedo gogoladze" w:date="2020-01-06T14:56:00Z">
                  <w:rPr>
                    <w:rStyle w:val="Hyperlink"/>
                    <w:noProof/>
                  </w:rPr>
                </w:rPrChange>
              </w:rPr>
              <w:delText xml:space="preserve"> / Big 5 / Agile validation</w:delText>
            </w:r>
            <w:r w:rsidRPr="004A4B49" w:rsidDel="00D50DD0">
              <w:rPr>
                <w:noProof/>
                <w:webHidden/>
                <w:lang w:val="en-GB"/>
                <w:rPrChange w:id="506" w:author="Mario Ezequiel Scott" w:date="2019-12-29T19:14:00Z">
                  <w:rPr>
                    <w:noProof/>
                    <w:webHidden/>
                  </w:rPr>
                </w:rPrChange>
              </w:rPr>
              <w:tab/>
              <w:delText>42</w:delText>
            </w:r>
          </w:del>
        </w:p>
        <w:p w14:paraId="3CDFC919" w14:textId="1AEA55D8" w:rsidR="00204415" w:rsidRPr="004A4B49" w:rsidDel="00D50DD0" w:rsidRDefault="00204415">
          <w:pPr>
            <w:pStyle w:val="TOC1"/>
            <w:tabs>
              <w:tab w:val="left" w:pos="480"/>
              <w:tab w:val="right" w:leader="dot" w:pos="8733"/>
            </w:tabs>
            <w:rPr>
              <w:del w:id="507" w:author="tedo gogoladze" w:date="2020-01-06T14:56:00Z"/>
              <w:rFonts w:asciiTheme="minorHAnsi" w:eastAsiaTheme="minorEastAsia" w:hAnsiTheme="minorHAnsi"/>
              <w:noProof/>
              <w:sz w:val="22"/>
              <w:szCs w:val="22"/>
              <w:lang w:val="en-GB" w:eastAsia="en-US"/>
              <w:rPrChange w:id="508" w:author="Mario Ezequiel Scott" w:date="2019-12-29T19:14:00Z">
                <w:rPr>
                  <w:del w:id="509" w:author="tedo gogoladze" w:date="2020-01-06T14:56:00Z"/>
                  <w:rFonts w:asciiTheme="minorHAnsi" w:eastAsiaTheme="minorEastAsia" w:hAnsiTheme="minorHAnsi"/>
                  <w:noProof/>
                  <w:sz w:val="22"/>
                  <w:szCs w:val="22"/>
                  <w:lang w:val="en-US" w:eastAsia="en-US"/>
                </w:rPr>
              </w:rPrChange>
            </w:rPr>
          </w:pPr>
          <w:del w:id="510" w:author="tedo gogoladze" w:date="2020-01-06T14:56:00Z">
            <w:r w:rsidRPr="00D50DD0" w:rsidDel="00D50DD0">
              <w:rPr>
                <w:noProof/>
                <w:snapToGrid w:val="0"/>
                <w:w w:val="0"/>
                <w:lang w:val="en-GB"/>
                <w:rPrChange w:id="511" w:author="tedo gogoladze" w:date="2020-01-06T14:56:00Z">
                  <w:rPr>
                    <w:rStyle w:val="Hyperlink"/>
                    <w:noProof/>
                    <w:snapToGrid w:val="0"/>
                    <w:w w:val="0"/>
                  </w:rPr>
                </w:rPrChange>
              </w:rPr>
              <w:delText>4</w:delText>
            </w:r>
            <w:r w:rsidRPr="004A4B49" w:rsidDel="00D50DD0">
              <w:rPr>
                <w:rFonts w:asciiTheme="minorHAnsi" w:eastAsiaTheme="minorEastAsia" w:hAnsiTheme="minorHAnsi"/>
                <w:noProof/>
                <w:sz w:val="22"/>
                <w:szCs w:val="22"/>
                <w:lang w:val="en-GB" w:eastAsia="en-US"/>
                <w:rPrChange w:id="512"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513" w:author="tedo gogoladze" w:date="2020-01-06T14:56:00Z">
                  <w:rPr>
                    <w:rStyle w:val="Hyperlink"/>
                    <w:noProof/>
                  </w:rPr>
                </w:rPrChange>
              </w:rPr>
              <w:delText>Discussions</w:delText>
            </w:r>
            <w:r w:rsidRPr="004A4B49" w:rsidDel="00D50DD0">
              <w:rPr>
                <w:noProof/>
                <w:webHidden/>
                <w:lang w:val="en-GB"/>
                <w:rPrChange w:id="514" w:author="Mario Ezequiel Scott" w:date="2019-12-29T19:14:00Z">
                  <w:rPr>
                    <w:noProof/>
                    <w:webHidden/>
                  </w:rPr>
                </w:rPrChange>
              </w:rPr>
              <w:tab/>
              <w:delText>47</w:delText>
            </w:r>
          </w:del>
        </w:p>
        <w:p w14:paraId="70329886" w14:textId="25D98DF7" w:rsidR="00204415" w:rsidRPr="004A4B49" w:rsidDel="00D50DD0" w:rsidRDefault="00204415">
          <w:pPr>
            <w:pStyle w:val="TOC1"/>
            <w:tabs>
              <w:tab w:val="left" w:pos="480"/>
              <w:tab w:val="right" w:leader="dot" w:pos="8733"/>
            </w:tabs>
            <w:rPr>
              <w:del w:id="515" w:author="tedo gogoladze" w:date="2020-01-06T14:56:00Z"/>
              <w:rFonts w:asciiTheme="minorHAnsi" w:eastAsiaTheme="minorEastAsia" w:hAnsiTheme="minorHAnsi"/>
              <w:noProof/>
              <w:sz w:val="22"/>
              <w:szCs w:val="22"/>
              <w:lang w:val="en-GB" w:eastAsia="en-US"/>
              <w:rPrChange w:id="516" w:author="Mario Ezequiel Scott" w:date="2019-12-29T19:14:00Z">
                <w:rPr>
                  <w:del w:id="517" w:author="tedo gogoladze" w:date="2020-01-06T14:56:00Z"/>
                  <w:rFonts w:asciiTheme="minorHAnsi" w:eastAsiaTheme="minorEastAsia" w:hAnsiTheme="minorHAnsi"/>
                  <w:noProof/>
                  <w:sz w:val="22"/>
                  <w:szCs w:val="22"/>
                  <w:lang w:val="en-US" w:eastAsia="en-US"/>
                </w:rPr>
              </w:rPrChange>
            </w:rPr>
          </w:pPr>
          <w:del w:id="518" w:author="tedo gogoladze" w:date="2020-01-06T14:56:00Z">
            <w:r w:rsidRPr="00D50DD0" w:rsidDel="00D50DD0">
              <w:rPr>
                <w:noProof/>
                <w:snapToGrid w:val="0"/>
                <w:w w:val="0"/>
                <w:lang w:val="en-GB"/>
                <w:rPrChange w:id="519" w:author="tedo gogoladze" w:date="2020-01-06T14:56:00Z">
                  <w:rPr>
                    <w:rStyle w:val="Hyperlink"/>
                    <w:noProof/>
                    <w:snapToGrid w:val="0"/>
                    <w:w w:val="0"/>
                  </w:rPr>
                </w:rPrChange>
              </w:rPr>
              <w:delText>5</w:delText>
            </w:r>
            <w:r w:rsidRPr="004A4B49" w:rsidDel="00D50DD0">
              <w:rPr>
                <w:rFonts w:asciiTheme="minorHAnsi" w:eastAsiaTheme="minorEastAsia" w:hAnsiTheme="minorHAnsi"/>
                <w:noProof/>
                <w:sz w:val="22"/>
                <w:szCs w:val="22"/>
                <w:lang w:val="en-GB" w:eastAsia="en-US"/>
                <w:rPrChange w:id="520"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521" w:author="tedo gogoladze" w:date="2020-01-06T14:56:00Z">
                  <w:rPr>
                    <w:rStyle w:val="Hyperlink"/>
                    <w:noProof/>
                  </w:rPr>
                </w:rPrChange>
              </w:rPr>
              <w:delText>Conclusions</w:delText>
            </w:r>
            <w:r w:rsidRPr="004A4B49" w:rsidDel="00D50DD0">
              <w:rPr>
                <w:noProof/>
                <w:webHidden/>
                <w:lang w:val="en-GB"/>
                <w:rPrChange w:id="522" w:author="Mario Ezequiel Scott" w:date="2019-12-29T19:14:00Z">
                  <w:rPr>
                    <w:noProof/>
                    <w:webHidden/>
                  </w:rPr>
                </w:rPrChange>
              </w:rPr>
              <w:tab/>
              <w:delText>51</w:delText>
            </w:r>
          </w:del>
        </w:p>
        <w:p w14:paraId="601241B7" w14:textId="2347548E" w:rsidR="00204415" w:rsidRPr="004A4B49" w:rsidDel="00D50DD0" w:rsidRDefault="00204415">
          <w:pPr>
            <w:pStyle w:val="TOC1"/>
            <w:tabs>
              <w:tab w:val="left" w:pos="480"/>
              <w:tab w:val="right" w:leader="dot" w:pos="8733"/>
            </w:tabs>
            <w:rPr>
              <w:del w:id="523" w:author="tedo gogoladze" w:date="2020-01-06T14:56:00Z"/>
              <w:rFonts w:asciiTheme="minorHAnsi" w:eastAsiaTheme="minorEastAsia" w:hAnsiTheme="minorHAnsi"/>
              <w:noProof/>
              <w:sz w:val="22"/>
              <w:szCs w:val="22"/>
              <w:lang w:val="en-GB" w:eastAsia="en-US"/>
              <w:rPrChange w:id="524" w:author="Mario Ezequiel Scott" w:date="2019-12-29T19:14:00Z">
                <w:rPr>
                  <w:del w:id="525" w:author="tedo gogoladze" w:date="2020-01-06T14:56:00Z"/>
                  <w:rFonts w:asciiTheme="minorHAnsi" w:eastAsiaTheme="minorEastAsia" w:hAnsiTheme="minorHAnsi"/>
                  <w:noProof/>
                  <w:sz w:val="22"/>
                  <w:szCs w:val="22"/>
                  <w:lang w:val="en-US" w:eastAsia="en-US"/>
                </w:rPr>
              </w:rPrChange>
            </w:rPr>
          </w:pPr>
          <w:del w:id="526" w:author="tedo gogoladze" w:date="2020-01-06T14:56:00Z">
            <w:r w:rsidRPr="00D50DD0" w:rsidDel="00D50DD0">
              <w:rPr>
                <w:noProof/>
                <w:snapToGrid w:val="0"/>
                <w:w w:val="0"/>
                <w:lang w:val="en-GB"/>
                <w:rPrChange w:id="527" w:author="tedo gogoladze" w:date="2020-01-06T14:56:00Z">
                  <w:rPr>
                    <w:rStyle w:val="Hyperlink"/>
                    <w:noProof/>
                    <w:snapToGrid w:val="0"/>
                    <w:w w:val="0"/>
                  </w:rPr>
                </w:rPrChange>
              </w:rPr>
              <w:delText>6</w:delText>
            </w:r>
            <w:r w:rsidRPr="004A4B49" w:rsidDel="00D50DD0">
              <w:rPr>
                <w:rFonts w:asciiTheme="minorHAnsi" w:eastAsiaTheme="minorEastAsia" w:hAnsiTheme="minorHAnsi"/>
                <w:noProof/>
                <w:sz w:val="22"/>
                <w:szCs w:val="22"/>
                <w:lang w:val="en-GB" w:eastAsia="en-US"/>
                <w:rPrChange w:id="528"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529" w:author="tedo gogoladze" w:date="2020-01-06T14:56:00Z">
                  <w:rPr>
                    <w:rStyle w:val="Hyperlink"/>
                    <w:noProof/>
                  </w:rPr>
                </w:rPrChange>
              </w:rPr>
              <w:delText>References</w:delText>
            </w:r>
            <w:r w:rsidRPr="004A4B49" w:rsidDel="00D50DD0">
              <w:rPr>
                <w:noProof/>
                <w:webHidden/>
                <w:lang w:val="en-GB"/>
                <w:rPrChange w:id="530" w:author="Mario Ezequiel Scott" w:date="2019-12-29T19:14:00Z">
                  <w:rPr>
                    <w:noProof/>
                    <w:webHidden/>
                  </w:rPr>
                </w:rPrChange>
              </w:rPr>
              <w:tab/>
              <w:delText>53</w:delText>
            </w:r>
          </w:del>
        </w:p>
        <w:p w14:paraId="376FFF32" w14:textId="003819E1" w:rsidR="00204415" w:rsidRPr="004A4B49" w:rsidDel="00D50DD0" w:rsidRDefault="00204415">
          <w:pPr>
            <w:pStyle w:val="TOC1"/>
            <w:tabs>
              <w:tab w:val="right" w:leader="dot" w:pos="8733"/>
            </w:tabs>
            <w:rPr>
              <w:del w:id="531" w:author="tedo gogoladze" w:date="2020-01-06T14:56:00Z"/>
              <w:rFonts w:asciiTheme="minorHAnsi" w:eastAsiaTheme="minorEastAsia" w:hAnsiTheme="minorHAnsi"/>
              <w:noProof/>
              <w:sz w:val="22"/>
              <w:szCs w:val="22"/>
              <w:lang w:val="en-GB" w:eastAsia="en-US"/>
              <w:rPrChange w:id="532" w:author="Mario Ezequiel Scott" w:date="2019-12-29T19:14:00Z">
                <w:rPr>
                  <w:del w:id="533" w:author="tedo gogoladze" w:date="2020-01-06T14:56:00Z"/>
                  <w:rFonts w:asciiTheme="minorHAnsi" w:eastAsiaTheme="minorEastAsia" w:hAnsiTheme="minorHAnsi"/>
                  <w:noProof/>
                  <w:sz w:val="22"/>
                  <w:szCs w:val="22"/>
                  <w:lang w:val="en-US" w:eastAsia="en-US"/>
                </w:rPr>
              </w:rPrChange>
            </w:rPr>
          </w:pPr>
          <w:del w:id="534" w:author="tedo gogoladze" w:date="2020-01-06T14:56:00Z">
            <w:r w:rsidRPr="00D50DD0" w:rsidDel="00D50DD0">
              <w:rPr>
                <w:noProof/>
                <w:lang w:val="en-GB"/>
                <w:rPrChange w:id="535" w:author="tedo gogoladze" w:date="2020-01-06T14:56:00Z">
                  <w:rPr>
                    <w:rStyle w:val="Hyperlink"/>
                    <w:noProof/>
                  </w:rPr>
                </w:rPrChange>
              </w:rPr>
              <w:delText>Appendix</w:delText>
            </w:r>
            <w:r w:rsidRPr="004A4B49" w:rsidDel="00D50DD0">
              <w:rPr>
                <w:noProof/>
                <w:webHidden/>
                <w:lang w:val="en-GB"/>
                <w:rPrChange w:id="536" w:author="Mario Ezequiel Scott" w:date="2019-12-29T19:14:00Z">
                  <w:rPr>
                    <w:noProof/>
                    <w:webHidden/>
                  </w:rPr>
                </w:rPrChange>
              </w:rPr>
              <w:tab/>
              <w:delText>54</w:delText>
            </w:r>
          </w:del>
        </w:p>
        <w:p w14:paraId="5E9DE25A" w14:textId="0BC5278A" w:rsidR="00204415" w:rsidRPr="004A4B49" w:rsidDel="00D50DD0" w:rsidRDefault="00204415">
          <w:pPr>
            <w:pStyle w:val="TOC2"/>
            <w:tabs>
              <w:tab w:val="left" w:pos="660"/>
              <w:tab w:val="right" w:leader="dot" w:pos="8733"/>
            </w:tabs>
            <w:rPr>
              <w:del w:id="537" w:author="tedo gogoladze" w:date="2020-01-06T14:56:00Z"/>
              <w:rFonts w:asciiTheme="minorHAnsi" w:eastAsiaTheme="minorEastAsia" w:hAnsiTheme="minorHAnsi"/>
              <w:noProof/>
              <w:sz w:val="22"/>
              <w:szCs w:val="22"/>
              <w:lang w:val="en-GB" w:eastAsia="en-US"/>
              <w:rPrChange w:id="538" w:author="Mario Ezequiel Scott" w:date="2019-12-29T19:14:00Z">
                <w:rPr>
                  <w:del w:id="539" w:author="tedo gogoladze" w:date="2020-01-06T14:56:00Z"/>
                  <w:rFonts w:asciiTheme="minorHAnsi" w:eastAsiaTheme="minorEastAsia" w:hAnsiTheme="minorHAnsi"/>
                  <w:noProof/>
                  <w:sz w:val="22"/>
                  <w:szCs w:val="22"/>
                  <w:lang w:val="en-US" w:eastAsia="en-US"/>
                </w:rPr>
              </w:rPrChange>
            </w:rPr>
          </w:pPr>
          <w:del w:id="540" w:author="tedo gogoladze" w:date="2020-01-06T14:56:00Z">
            <w:r w:rsidRPr="00D50DD0" w:rsidDel="00D50DD0">
              <w:rPr>
                <w:noProof/>
                <w:lang w:val="en-GB"/>
                <w:rPrChange w:id="541" w:author="tedo gogoladze" w:date="2020-01-06T14:56:00Z">
                  <w:rPr>
                    <w:rStyle w:val="Hyperlink"/>
                    <w:noProof/>
                  </w:rPr>
                </w:rPrChange>
              </w:rPr>
              <w:delText>I.</w:delText>
            </w:r>
            <w:r w:rsidRPr="004A4B49" w:rsidDel="00D50DD0">
              <w:rPr>
                <w:rFonts w:asciiTheme="minorHAnsi" w:eastAsiaTheme="minorEastAsia" w:hAnsiTheme="minorHAnsi"/>
                <w:noProof/>
                <w:sz w:val="22"/>
                <w:szCs w:val="22"/>
                <w:lang w:val="en-GB" w:eastAsia="en-US"/>
                <w:rPrChange w:id="542"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543" w:author="tedo gogoladze" w:date="2020-01-06T14:56:00Z">
                  <w:rPr>
                    <w:rStyle w:val="Hyperlink"/>
                    <w:noProof/>
                  </w:rPr>
                </w:rPrChange>
              </w:rPr>
              <w:delText>Glossary</w:delText>
            </w:r>
            <w:r w:rsidRPr="004A4B49" w:rsidDel="00D50DD0">
              <w:rPr>
                <w:noProof/>
                <w:webHidden/>
                <w:lang w:val="en-GB"/>
                <w:rPrChange w:id="544" w:author="Mario Ezequiel Scott" w:date="2019-12-29T19:14:00Z">
                  <w:rPr>
                    <w:noProof/>
                    <w:webHidden/>
                  </w:rPr>
                </w:rPrChange>
              </w:rPr>
              <w:tab/>
              <w:delText>54</w:delText>
            </w:r>
          </w:del>
        </w:p>
        <w:p w14:paraId="5819887B" w14:textId="28347E7C" w:rsidR="005268D3" w:rsidRPr="004A4B49" w:rsidRDefault="00204415" w:rsidP="00204415">
          <w:pPr>
            <w:pStyle w:val="TOC2"/>
            <w:tabs>
              <w:tab w:val="left" w:pos="880"/>
              <w:tab w:val="right" w:leader="dot" w:pos="8733"/>
            </w:tabs>
            <w:rPr>
              <w:rFonts w:asciiTheme="minorHAnsi" w:eastAsiaTheme="minorEastAsia" w:hAnsiTheme="minorHAnsi"/>
              <w:noProof/>
              <w:sz w:val="22"/>
              <w:szCs w:val="22"/>
              <w:lang w:val="en-GB" w:eastAsia="en-US"/>
              <w:rPrChange w:id="545" w:author="Mario Ezequiel Scott" w:date="2019-12-29T19:14:00Z">
                <w:rPr>
                  <w:rFonts w:asciiTheme="minorHAnsi" w:eastAsiaTheme="minorEastAsia" w:hAnsiTheme="minorHAnsi"/>
                  <w:noProof/>
                  <w:sz w:val="22"/>
                  <w:szCs w:val="22"/>
                  <w:lang w:val="en-US" w:eastAsia="en-US"/>
                </w:rPr>
              </w:rPrChange>
            </w:rPr>
          </w:pPr>
          <w:del w:id="546" w:author="tedo gogoladze" w:date="2020-01-06T14:56:00Z">
            <w:r w:rsidRPr="00D50DD0" w:rsidDel="00D50DD0">
              <w:rPr>
                <w:noProof/>
                <w:lang w:val="en-GB"/>
                <w:rPrChange w:id="547" w:author="tedo gogoladze" w:date="2020-01-06T14:56:00Z">
                  <w:rPr>
                    <w:rStyle w:val="Hyperlink"/>
                    <w:noProof/>
                  </w:rPr>
                </w:rPrChange>
              </w:rPr>
              <w:delText>II.</w:delText>
            </w:r>
            <w:r w:rsidRPr="004A4B49" w:rsidDel="00D50DD0">
              <w:rPr>
                <w:rFonts w:asciiTheme="minorHAnsi" w:eastAsiaTheme="minorEastAsia" w:hAnsiTheme="minorHAnsi"/>
                <w:noProof/>
                <w:sz w:val="22"/>
                <w:szCs w:val="22"/>
                <w:lang w:val="en-GB" w:eastAsia="en-US"/>
                <w:rPrChange w:id="548" w:author="Mario Ezequiel Scott" w:date="2019-12-29T19:14:00Z">
                  <w:rPr>
                    <w:rFonts w:asciiTheme="minorHAnsi" w:eastAsiaTheme="minorEastAsia" w:hAnsiTheme="minorHAnsi"/>
                    <w:noProof/>
                    <w:sz w:val="22"/>
                    <w:szCs w:val="22"/>
                    <w:lang w:val="en-US" w:eastAsia="en-US"/>
                  </w:rPr>
                </w:rPrChange>
              </w:rPr>
              <w:tab/>
            </w:r>
            <w:r w:rsidRPr="00D50DD0" w:rsidDel="00D50DD0">
              <w:rPr>
                <w:noProof/>
                <w:lang w:val="en-GB"/>
                <w:rPrChange w:id="549" w:author="tedo gogoladze" w:date="2020-01-06T14:56:00Z">
                  <w:rPr>
                    <w:rStyle w:val="Hyperlink"/>
                    <w:noProof/>
                  </w:rPr>
                </w:rPrChange>
              </w:rPr>
              <w:delText>License</w:delText>
            </w:r>
            <w:r w:rsidRPr="004A4B49" w:rsidDel="00D50DD0">
              <w:rPr>
                <w:noProof/>
                <w:webHidden/>
                <w:lang w:val="en-GB"/>
                <w:rPrChange w:id="550" w:author="Mario Ezequiel Scott" w:date="2019-12-29T19:14:00Z">
                  <w:rPr>
                    <w:noProof/>
                    <w:webHidden/>
                  </w:rPr>
                </w:rPrChange>
              </w:rPr>
              <w:tab/>
              <w:delText>55</w:delText>
            </w:r>
          </w:del>
          <w:r w:rsidR="00156940" w:rsidRPr="004A4B49">
            <w:rPr>
              <w:lang w:val="en-GB"/>
            </w:rPr>
            <w:fldChar w:fldCharType="end"/>
          </w:r>
        </w:p>
      </w:sdtContent>
    </w:sdt>
    <w:p w14:paraId="6695B7CA" w14:textId="77777777" w:rsidR="005268D3" w:rsidRPr="004A4B49" w:rsidRDefault="002065CD">
      <w:pPr>
        <w:autoSpaceDE/>
        <w:spacing w:after="200" w:line="276" w:lineRule="auto"/>
        <w:rPr>
          <w:lang w:val="en-GB"/>
        </w:rPr>
      </w:pPr>
      <w:r w:rsidRPr="004A4B49">
        <w:rPr>
          <w:lang w:val="en-GB"/>
        </w:rPr>
        <w:br w:type="page"/>
      </w:r>
    </w:p>
    <w:p w14:paraId="18B8A9CF" w14:textId="446AE7E3" w:rsidR="005268D3" w:rsidRPr="004A4B49" w:rsidRDefault="002065CD">
      <w:pPr>
        <w:pStyle w:val="Heading1"/>
      </w:pPr>
      <w:bookmarkStart w:id="551" w:name="_Toc29215271"/>
      <w:r w:rsidRPr="004A4B49">
        <w:lastRenderedPageBreak/>
        <w:t>Introduction</w:t>
      </w:r>
      <w:bookmarkEnd w:id="551"/>
    </w:p>
    <w:p w14:paraId="798F0388" w14:textId="77777777" w:rsidR="00361668" w:rsidRPr="004A4B49" w:rsidRDefault="00361668" w:rsidP="00361668">
      <w:pPr>
        <w:pStyle w:val="Default"/>
        <w:rPr>
          <w:lang w:val="en-GB"/>
          <w:rPrChange w:id="552" w:author="Mario Ezequiel Scott" w:date="2019-12-29T19:14:00Z">
            <w:rPr/>
          </w:rPrChange>
        </w:rPr>
      </w:pPr>
    </w:p>
    <w:p w14:paraId="7E876845" w14:textId="5D961340" w:rsidR="00361668" w:rsidRPr="004A4B49" w:rsidRDefault="00361668" w:rsidP="00361668">
      <w:pPr>
        <w:pStyle w:val="Default"/>
        <w:rPr>
          <w:rFonts w:ascii="Times New Roman" w:eastAsia="Arial Unicode MS" w:hAnsi="Times New Roman" w:cstheme="minorBidi"/>
          <w:color w:val="auto"/>
          <w:sz w:val="22"/>
          <w:szCs w:val="22"/>
          <w:lang w:val="en-GB" w:eastAsia="et-EE"/>
          <w:rPrChange w:id="553" w:author="Mario Ezequiel Scott" w:date="2019-12-29T19:14:00Z">
            <w:rPr>
              <w:rFonts w:ascii="Times New Roman" w:eastAsia="Arial Unicode MS" w:hAnsi="Times New Roman" w:cstheme="minorBidi"/>
              <w:color w:val="auto"/>
              <w:sz w:val="22"/>
              <w:szCs w:val="22"/>
              <w:lang w:val="et-EE" w:eastAsia="et-EE"/>
            </w:rPr>
          </w:rPrChange>
        </w:rPr>
      </w:pPr>
      <w:r w:rsidRPr="004A4B49">
        <w:rPr>
          <w:rFonts w:ascii="Times New Roman" w:eastAsia="Arial Unicode MS" w:hAnsi="Times New Roman" w:cstheme="minorBidi"/>
          <w:color w:val="auto"/>
          <w:sz w:val="22"/>
          <w:szCs w:val="22"/>
          <w:lang w:val="en-GB" w:eastAsia="et-EE"/>
          <w:rPrChange w:id="554" w:author="Mario Ezequiel Scott" w:date="2019-12-29T19:14:00Z">
            <w:rPr>
              <w:rFonts w:ascii="Times New Roman" w:eastAsia="Arial Unicode MS" w:hAnsi="Times New Roman" w:cstheme="minorBidi"/>
              <w:color w:val="auto"/>
              <w:sz w:val="22"/>
              <w:szCs w:val="22"/>
              <w:lang w:val="et-EE" w:eastAsia="et-EE"/>
            </w:rPr>
          </w:rPrChange>
        </w:rPr>
        <w:t xml:space="preserve">Agile software development has already become the most common software development methodology in the industry. Number of previous </w:t>
      </w:r>
      <w:proofErr w:type="spellStart"/>
      <w:r w:rsidRPr="004A4B49">
        <w:rPr>
          <w:rFonts w:ascii="Times New Roman" w:eastAsia="Arial Unicode MS" w:hAnsi="Times New Roman" w:cstheme="minorBidi"/>
          <w:color w:val="auto"/>
          <w:sz w:val="22"/>
          <w:szCs w:val="22"/>
          <w:lang w:val="en-GB" w:eastAsia="et-EE"/>
          <w:rPrChange w:id="555" w:author="Mario Ezequiel Scott" w:date="2019-12-29T19:14:00Z">
            <w:rPr>
              <w:rFonts w:ascii="Times New Roman" w:eastAsia="Arial Unicode MS" w:hAnsi="Times New Roman" w:cstheme="minorBidi"/>
              <w:color w:val="auto"/>
              <w:sz w:val="22"/>
              <w:szCs w:val="22"/>
              <w:lang w:val="et-EE" w:eastAsia="et-EE"/>
            </w:rPr>
          </w:rPrChange>
        </w:rPr>
        <w:t>researches</w:t>
      </w:r>
      <w:proofErr w:type="spellEnd"/>
      <w:r w:rsidRPr="004A4B49">
        <w:rPr>
          <w:rFonts w:ascii="Times New Roman" w:eastAsia="Arial Unicode MS" w:hAnsi="Times New Roman" w:cstheme="minorBidi"/>
          <w:color w:val="auto"/>
          <w:sz w:val="22"/>
          <w:szCs w:val="22"/>
          <w:lang w:val="en-GB" w:eastAsia="et-EE"/>
          <w:rPrChange w:id="556" w:author="Mario Ezequiel Scott" w:date="2019-12-29T19:14:00Z">
            <w:rPr>
              <w:rFonts w:ascii="Times New Roman" w:eastAsia="Arial Unicode MS" w:hAnsi="Times New Roman" w:cstheme="minorBidi"/>
              <w:color w:val="auto"/>
              <w:sz w:val="22"/>
              <w:szCs w:val="22"/>
              <w:lang w:val="et-EE" w:eastAsia="et-EE"/>
            </w:rPr>
          </w:rPrChange>
        </w:rPr>
        <w:t xml:space="preserve"> have found out that agile frameworks are the most used in software development due to impressive results of high quality, productivity and client satisfaction [1]. In general, the right diversity of personalities within the team has a significant effect on the team performance [2], in this paper, we will research the personality traits more specifically within the Agile software development teams. </w:t>
      </w:r>
    </w:p>
    <w:p w14:paraId="2BB8269D" w14:textId="5399D341" w:rsidR="00361668" w:rsidRPr="004A4B49" w:rsidRDefault="00361668" w:rsidP="00361668">
      <w:pPr>
        <w:pStyle w:val="Default"/>
        <w:rPr>
          <w:rFonts w:ascii="Times New Roman" w:eastAsia="Arial Unicode MS" w:hAnsi="Times New Roman" w:cstheme="minorBidi"/>
          <w:color w:val="auto"/>
          <w:sz w:val="22"/>
          <w:szCs w:val="22"/>
          <w:lang w:val="en-GB" w:eastAsia="et-EE"/>
          <w:rPrChange w:id="557" w:author="Mario Ezequiel Scott" w:date="2019-12-29T19:14:00Z">
            <w:rPr>
              <w:rFonts w:ascii="Times New Roman" w:eastAsia="Arial Unicode MS" w:hAnsi="Times New Roman" w:cstheme="minorBidi"/>
              <w:color w:val="auto"/>
              <w:sz w:val="22"/>
              <w:szCs w:val="22"/>
              <w:lang w:val="et-EE" w:eastAsia="et-EE"/>
            </w:rPr>
          </w:rPrChange>
        </w:rPr>
      </w:pPr>
      <w:r w:rsidRPr="004A4B49">
        <w:rPr>
          <w:rFonts w:ascii="Times New Roman" w:eastAsia="Arial Unicode MS" w:hAnsi="Times New Roman" w:cstheme="minorBidi"/>
          <w:color w:val="auto"/>
          <w:sz w:val="22"/>
          <w:szCs w:val="22"/>
          <w:lang w:val="en-GB" w:eastAsia="et-EE"/>
          <w:rPrChange w:id="558" w:author="Mario Ezequiel Scott" w:date="2019-12-29T19:14:00Z">
            <w:rPr>
              <w:rFonts w:ascii="Times New Roman" w:eastAsia="Arial Unicode MS" w:hAnsi="Times New Roman" w:cstheme="minorBidi"/>
              <w:color w:val="auto"/>
              <w:sz w:val="22"/>
              <w:szCs w:val="22"/>
              <w:lang w:val="et-EE" w:eastAsia="et-EE"/>
            </w:rPr>
          </w:rPrChange>
        </w:rPr>
        <w:t xml:space="preserve">One of the first values of the Agile Manifesto [4] is that Individuals and Interactions are over the processes and tools. Furthermore, it states that developers should work together with business people during the whole project on a daily basis; Developers need to stay motivated and be trusted to get the job done; Face-to-face conversation is the most efficient method of communication and information conveying within the development team; Developers should keep the constant pace indefinitely; The best performance emerges from self-organized teams; Team needs to reflect on effectiveness and adjust </w:t>
      </w:r>
      <w:proofErr w:type="spellStart"/>
      <w:r w:rsidRPr="004A4B49">
        <w:rPr>
          <w:rFonts w:ascii="Times New Roman" w:eastAsia="Arial Unicode MS" w:hAnsi="Times New Roman" w:cstheme="minorBidi"/>
          <w:color w:val="auto"/>
          <w:sz w:val="22"/>
          <w:szCs w:val="22"/>
          <w:lang w:val="en-GB" w:eastAsia="et-EE"/>
          <w:rPrChange w:id="559" w:author="Mario Ezequiel Scott" w:date="2019-12-29T19:14:00Z">
            <w:rPr>
              <w:rFonts w:ascii="Times New Roman" w:eastAsia="Arial Unicode MS" w:hAnsi="Times New Roman" w:cstheme="minorBidi"/>
              <w:color w:val="auto"/>
              <w:sz w:val="22"/>
              <w:szCs w:val="22"/>
              <w:lang w:val="et-EE" w:eastAsia="et-EE"/>
            </w:rPr>
          </w:rPrChange>
        </w:rPr>
        <w:t>behavior</w:t>
      </w:r>
      <w:proofErr w:type="spellEnd"/>
      <w:r w:rsidRPr="004A4B49">
        <w:rPr>
          <w:rFonts w:ascii="Times New Roman" w:eastAsia="Arial Unicode MS" w:hAnsi="Times New Roman" w:cstheme="minorBidi"/>
          <w:color w:val="auto"/>
          <w:sz w:val="22"/>
          <w:szCs w:val="22"/>
          <w:lang w:val="en-GB" w:eastAsia="et-EE"/>
          <w:rPrChange w:id="560" w:author="Mario Ezequiel Scott" w:date="2019-12-29T19:14:00Z">
            <w:rPr>
              <w:rFonts w:ascii="Times New Roman" w:eastAsia="Arial Unicode MS" w:hAnsi="Times New Roman" w:cstheme="minorBidi"/>
              <w:color w:val="auto"/>
              <w:sz w:val="22"/>
              <w:szCs w:val="22"/>
              <w:lang w:val="et-EE" w:eastAsia="et-EE"/>
            </w:rPr>
          </w:rPrChange>
        </w:rPr>
        <w:t xml:space="preserve"> accordingly. Coming from the principles and values of Agile manifesto, the high priority is set on the interaction of the software developers within the development team, and outside the team to communicate with the business people. </w:t>
      </w:r>
    </w:p>
    <w:p w14:paraId="52AE1F23" w14:textId="77777777" w:rsidR="00361668" w:rsidRPr="004A4B49" w:rsidRDefault="00361668" w:rsidP="00361668">
      <w:pPr>
        <w:pStyle w:val="Default"/>
        <w:rPr>
          <w:rFonts w:ascii="Times New Roman" w:eastAsia="Arial Unicode MS" w:hAnsi="Times New Roman" w:cstheme="minorBidi"/>
          <w:color w:val="auto"/>
          <w:sz w:val="22"/>
          <w:szCs w:val="22"/>
          <w:lang w:val="en-GB" w:eastAsia="et-EE"/>
          <w:rPrChange w:id="561" w:author="Mario Ezequiel Scott" w:date="2019-12-29T19:14:00Z">
            <w:rPr>
              <w:rFonts w:ascii="Times New Roman" w:eastAsia="Arial Unicode MS" w:hAnsi="Times New Roman" w:cstheme="minorBidi"/>
              <w:color w:val="auto"/>
              <w:sz w:val="22"/>
              <w:szCs w:val="22"/>
              <w:lang w:val="et-EE" w:eastAsia="et-EE"/>
            </w:rPr>
          </w:rPrChange>
        </w:rPr>
      </w:pPr>
      <w:r w:rsidRPr="004A4B49">
        <w:rPr>
          <w:rFonts w:ascii="Times New Roman" w:eastAsia="Arial Unicode MS" w:hAnsi="Times New Roman" w:cstheme="minorBidi"/>
          <w:color w:val="auto"/>
          <w:sz w:val="22"/>
          <w:szCs w:val="22"/>
          <w:lang w:val="en-GB" w:eastAsia="et-EE"/>
          <w:rPrChange w:id="562" w:author="Mario Ezequiel Scott" w:date="2019-12-29T19:14:00Z">
            <w:rPr>
              <w:rFonts w:ascii="Times New Roman" w:eastAsia="Arial Unicode MS" w:hAnsi="Times New Roman" w:cstheme="minorBidi"/>
              <w:color w:val="auto"/>
              <w:sz w:val="22"/>
              <w:szCs w:val="22"/>
              <w:lang w:val="et-EE" w:eastAsia="et-EE"/>
            </w:rPr>
          </w:rPrChange>
        </w:rPr>
        <w:t xml:space="preserve">Personality traits of the developers are not only the subject of study of personal performance and preferences, but also for the team results. Having homogenous personality and mixture of personality types within the team reported higher cohesion and performance in the research experiments of Karl et al [5]. Therefore, the personality types of the development team are important indicators of the team performance as well. </w:t>
      </w:r>
    </w:p>
    <w:p w14:paraId="7CED7434" w14:textId="77777777" w:rsidR="00361668" w:rsidRPr="004A4B49" w:rsidRDefault="00361668" w:rsidP="00361668">
      <w:pPr>
        <w:pStyle w:val="Default"/>
        <w:rPr>
          <w:rFonts w:ascii="Times New Roman" w:eastAsia="Arial Unicode MS" w:hAnsi="Times New Roman" w:cstheme="minorBidi"/>
          <w:color w:val="auto"/>
          <w:sz w:val="22"/>
          <w:szCs w:val="22"/>
          <w:lang w:val="en-GB" w:eastAsia="et-EE"/>
          <w:rPrChange w:id="563" w:author="Mario Ezequiel Scott" w:date="2019-12-29T19:14:00Z">
            <w:rPr>
              <w:rFonts w:ascii="Times New Roman" w:eastAsia="Arial Unicode MS" w:hAnsi="Times New Roman" w:cstheme="minorBidi"/>
              <w:color w:val="auto"/>
              <w:sz w:val="22"/>
              <w:szCs w:val="22"/>
              <w:lang w:val="et-EE" w:eastAsia="et-EE"/>
            </w:rPr>
          </w:rPrChange>
        </w:rPr>
      </w:pPr>
      <w:r w:rsidRPr="004A4B49">
        <w:rPr>
          <w:rFonts w:ascii="Times New Roman" w:eastAsia="Arial Unicode MS" w:hAnsi="Times New Roman" w:cstheme="minorBidi"/>
          <w:color w:val="auto"/>
          <w:sz w:val="22"/>
          <w:szCs w:val="22"/>
          <w:lang w:val="en-GB" w:eastAsia="et-EE"/>
          <w:rPrChange w:id="564" w:author="Mario Ezequiel Scott" w:date="2019-12-29T19:14:00Z">
            <w:rPr>
              <w:rFonts w:ascii="Times New Roman" w:eastAsia="Arial Unicode MS" w:hAnsi="Times New Roman" w:cstheme="minorBidi"/>
              <w:color w:val="auto"/>
              <w:sz w:val="22"/>
              <w:szCs w:val="22"/>
              <w:lang w:val="et-EE" w:eastAsia="et-EE"/>
            </w:rPr>
          </w:rPrChange>
        </w:rPr>
        <w:t xml:space="preserve">The model of the personality traits assessment varies in different researches. The formerly mentioned research is using Myers-Briggs Type Indicator (MBTI) to assess personality traits. The same MBTI model was very popular tool during the last decades of past century, but the position has been changed lately. Big Five Personality Traits is another personality traits assessment model, that is currently a dominant choice of psychologists as the preferred consensual model of assessing the personality traits - Openness, Conscientiousness, Extraversion, Agreeableness, Neuroticism. It is also known to have more suitability in assessing the Agile team members personality traits, comparing to the traditional models, including the Myers-Briggs Type Indicator, Big 5 not only provides the better measurement of all the factors measured by MBTI, but also it allows to assess Neuroticism, a very important personality factor when working in the teams [6]. </w:t>
      </w:r>
    </w:p>
    <w:p w14:paraId="53813A61" w14:textId="77777777" w:rsidR="00945060" w:rsidRPr="004A4B49" w:rsidRDefault="00361668" w:rsidP="00361668">
      <w:pPr>
        <w:pStyle w:val="Default"/>
        <w:rPr>
          <w:rFonts w:ascii="Times New Roman" w:eastAsia="Arial Unicode MS" w:hAnsi="Times New Roman" w:cstheme="minorBidi"/>
          <w:color w:val="auto"/>
          <w:sz w:val="22"/>
          <w:szCs w:val="22"/>
          <w:lang w:val="en-GB" w:eastAsia="et-EE"/>
          <w:rPrChange w:id="565" w:author="Mario Ezequiel Scott" w:date="2019-12-29T19:14:00Z">
            <w:rPr>
              <w:rFonts w:ascii="Times New Roman" w:eastAsia="Arial Unicode MS" w:hAnsi="Times New Roman" w:cstheme="minorBidi"/>
              <w:color w:val="auto"/>
              <w:sz w:val="22"/>
              <w:szCs w:val="22"/>
              <w:lang w:val="et-EE" w:eastAsia="et-EE"/>
            </w:rPr>
          </w:rPrChange>
        </w:rPr>
      </w:pPr>
      <w:r w:rsidRPr="004A4B49">
        <w:rPr>
          <w:rFonts w:ascii="Times New Roman" w:eastAsia="Arial Unicode MS" w:hAnsi="Times New Roman" w:cstheme="minorBidi"/>
          <w:color w:val="auto"/>
          <w:sz w:val="22"/>
          <w:szCs w:val="22"/>
          <w:lang w:val="en-GB" w:eastAsia="et-EE"/>
          <w:rPrChange w:id="566" w:author="Mario Ezequiel Scott" w:date="2019-12-29T19:14:00Z">
            <w:rPr>
              <w:rFonts w:ascii="Times New Roman" w:eastAsia="Arial Unicode MS" w:hAnsi="Times New Roman" w:cstheme="minorBidi"/>
              <w:color w:val="auto"/>
              <w:sz w:val="22"/>
              <w:szCs w:val="22"/>
              <w:lang w:val="et-EE" w:eastAsia="et-EE"/>
            </w:rPr>
          </w:rPrChange>
        </w:rPr>
        <w:t xml:space="preserve">Although the recent studies about personality in software development have actively switched to use Big 5 model, there is still a lack of developers` personality traits relation to the Agile software development. it makes problematic to link it with the studies that using Big 5. </w:t>
      </w:r>
    </w:p>
    <w:p w14:paraId="22A8EB1D" w14:textId="3EAED07E" w:rsidR="00361668" w:rsidRPr="004A4B49" w:rsidRDefault="00851B30" w:rsidP="00361668">
      <w:pPr>
        <w:pStyle w:val="Default"/>
        <w:rPr>
          <w:rFonts w:ascii="Times New Roman" w:eastAsia="Arial Unicode MS" w:hAnsi="Times New Roman" w:cstheme="minorBidi"/>
          <w:color w:val="auto"/>
          <w:sz w:val="22"/>
          <w:szCs w:val="22"/>
          <w:lang w:val="en-GB" w:eastAsia="et-EE"/>
          <w:rPrChange w:id="567" w:author="Mario Ezequiel Scott" w:date="2019-12-29T19:14:00Z">
            <w:rPr>
              <w:rFonts w:ascii="Times New Roman" w:eastAsia="Arial Unicode MS" w:hAnsi="Times New Roman" w:cstheme="minorBidi"/>
              <w:color w:val="auto"/>
              <w:sz w:val="22"/>
              <w:szCs w:val="22"/>
              <w:lang w:val="et-EE" w:eastAsia="et-EE"/>
            </w:rPr>
          </w:rPrChange>
        </w:rPr>
      </w:pPr>
      <w:r w:rsidRPr="004A4B49">
        <w:rPr>
          <w:rFonts w:ascii="Times New Roman" w:eastAsia="Arial Unicode MS" w:hAnsi="Times New Roman" w:cstheme="minorBidi"/>
          <w:color w:val="auto"/>
          <w:sz w:val="22"/>
          <w:szCs w:val="22"/>
          <w:lang w:val="en-GB" w:eastAsia="et-EE"/>
          <w:rPrChange w:id="568" w:author="Mario Ezequiel Scott" w:date="2019-12-29T19:14:00Z">
            <w:rPr>
              <w:rFonts w:ascii="Times New Roman" w:eastAsia="Arial Unicode MS" w:hAnsi="Times New Roman" w:cstheme="minorBidi"/>
              <w:color w:val="auto"/>
              <w:sz w:val="22"/>
              <w:szCs w:val="22"/>
              <w:lang w:val="et-EE" w:eastAsia="et-EE"/>
            </w:rPr>
          </w:rPrChange>
        </w:rPr>
        <w:t xml:space="preserve">To address this issue, </w:t>
      </w:r>
      <w:r w:rsidR="004444A3" w:rsidRPr="004A4B49">
        <w:rPr>
          <w:rFonts w:ascii="Times New Roman" w:eastAsia="Arial Unicode MS" w:hAnsi="Times New Roman" w:cstheme="minorBidi"/>
          <w:color w:val="auto"/>
          <w:sz w:val="22"/>
          <w:szCs w:val="22"/>
          <w:lang w:val="en-GB" w:eastAsia="et-EE"/>
          <w:rPrChange w:id="569" w:author="Mario Ezequiel Scott" w:date="2019-12-29T19:14:00Z">
            <w:rPr>
              <w:rFonts w:ascii="Times New Roman" w:eastAsia="Arial Unicode MS" w:hAnsi="Times New Roman" w:cstheme="minorBidi"/>
              <w:color w:val="auto"/>
              <w:sz w:val="22"/>
              <w:szCs w:val="22"/>
              <w:lang w:val="et-EE" w:eastAsia="et-EE"/>
            </w:rPr>
          </w:rPrChange>
        </w:rPr>
        <w:t>w</w:t>
      </w:r>
      <w:r w:rsidR="00361668" w:rsidRPr="004A4B49">
        <w:rPr>
          <w:rFonts w:ascii="Times New Roman" w:eastAsia="Arial Unicode MS" w:hAnsi="Times New Roman" w:cstheme="minorBidi"/>
          <w:color w:val="auto"/>
          <w:sz w:val="22"/>
          <w:szCs w:val="22"/>
          <w:lang w:val="en-GB" w:eastAsia="et-EE"/>
          <w:rPrChange w:id="570" w:author="Mario Ezequiel Scott" w:date="2019-12-29T19:14:00Z">
            <w:rPr>
              <w:rFonts w:ascii="Times New Roman" w:eastAsia="Arial Unicode MS" w:hAnsi="Times New Roman" w:cstheme="minorBidi"/>
              <w:color w:val="auto"/>
              <w:sz w:val="22"/>
              <w:szCs w:val="22"/>
              <w:lang w:val="et-EE" w:eastAsia="et-EE"/>
            </w:rPr>
          </w:rPrChange>
        </w:rPr>
        <w:t>e dig into the topics of Agile metrics</w:t>
      </w:r>
      <w:r w:rsidRPr="004A4B49">
        <w:rPr>
          <w:rFonts w:ascii="Times New Roman" w:eastAsia="Arial Unicode MS" w:hAnsi="Times New Roman" w:cstheme="minorBidi"/>
          <w:color w:val="auto"/>
          <w:sz w:val="22"/>
          <w:szCs w:val="22"/>
          <w:lang w:val="en-GB" w:eastAsia="et-EE"/>
          <w:rPrChange w:id="571" w:author="Mario Ezequiel Scott" w:date="2019-12-29T19:14:00Z">
            <w:rPr>
              <w:rFonts w:ascii="Times New Roman" w:eastAsia="Arial Unicode MS" w:hAnsi="Times New Roman" w:cstheme="minorBidi"/>
              <w:color w:val="auto"/>
              <w:sz w:val="22"/>
              <w:szCs w:val="22"/>
              <w:lang w:val="et-EE" w:eastAsia="et-EE"/>
            </w:rPr>
          </w:rPrChange>
        </w:rPr>
        <w:t>, where</w:t>
      </w:r>
      <w:r w:rsidR="00361668" w:rsidRPr="004A4B49">
        <w:rPr>
          <w:rFonts w:ascii="Times New Roman" w:eastAsia="Arial Unicode MS" w:hAnsi="Times New Roman" w:cstheme="minorBidi"/>
          <w:color w:val="auto"/>
          <w:sz w:val="22"/>
          <w:szCs w:val="22"/>
          <w:lang w:val="en-GB" w:eastAsia="et-EE"/>
          <w:rPrChange w:id="572" w:author="Mario Ezequiel Scott" w:date="2019-12-29T19:14:00Z">
            <w:rPr>
              <w:rFonts w:ascii="Times New Roman" w:eastAsia="Arial Unicode MS" w:hAnsi="Times New Roman" w:cstheme="minorBidi"/>
              <w:color w:val="auto"/>
              <w:sz w:val="22"/>
              <w:szCs w:val="22"/>
              <w:lang w:val="et-EE" w:eastAsia="et-EE"/>
            </w:rPr>
          </w:rPrChange>
        </w:rPr>
        <w:t xml:space="preserve"> </w:t>
      </w:r>
      <w:proofErr w:type="spellStart"/>
      <w:proofErr w:type="gramStart"/>
      <w:r w:rsidR="00361668" w:rsidRPr="004A4B49">
        <w:rPr>
          <w:rFonts w:ascii="Times New Roman" w:eastAsia="Arial Unicode MS" w:hAnsi="Times New Roman" w:cstheme="minorBidi"/>
          <w:color w:val="auto"/>
          <w:sz w:val="22"/>
          <w:szCs w:val="22"/>
          <w:lang w:val="en-GB" w:eastAsia="et-EE"/>
          <w:rPrChange w:id="573" w:author="Mario Ezequiel Scott" w:date="2019-12-29T19:14:00Z">
            <w:rPr>
              <w:rFonts w:ascii="Times New Roman" w:eastAsia="Arial Unicode MS" w:hAnsi="Times New Roman" w:cstheme="minorBidi"/>
              <w:color w:val="auto"/>
              <w:sz w:val="22"/>
              <w:szCs w:val="22"/>
              <w:lang w:val="et-EE" w:eastAsia="et-EE"/>
            </w:rPr>
          </w:rPrChange>
        </w:rPr>
        <w:t>E.Kupainen</w:t>
      </w:r>
      <w:proofErr w:type="spellEnd"/>
      <w:proofErr w:type="gramEnd"/>
      <w:r w:rsidR="00361668" w:rsidRPr="004A4B49">
        <w:rPr>
          <w:rFonts w:ascii="Times New Roman" w:eastAsia="Arial Unicode MS" w:hAnsi="Times New Roman" w:cstheme="minorBidi"/>
          <w:color w:val="auto"/>
          <w:sz w:val="22"/>
          <w:szCs w:val="22"/>
          <w:lang w:val="en-GB" w:eastAsia="et-EE"/>
          <w:rPrChange w:id="574" w:author="Mario Ezequiel Scott" w:date="2019-12-29T19:14:00Z">
            <w:rPr>
              <w:rFonts w:ascii="Times New Roman" w:eastAsia="Arial Unicode MS" w:hAnsi="Times New Roman" w:cstheme="minorBidi"/>
              <w:color w:val="auto"/>
              <w:sz w:val="22"/>
              <w:szCs w:val="22"/>
              <w:lang w:val="et-EE" w:eastAsia="et-EE"/>
            </w:rPr>
          </w:rPrChange>
        </w:rPr>
        <w:t xml:space="preserve">, </w:t>
      </w:r>
      <w:proofErr w:type="spellStart"/>
      <w:r w:rsidR="00361668" w:rsidRPr="004A4B49">
        <w:rPr>
          <w:rFonts w:ascii="Times New Roman" w:eastAsia="Arial Unicode MS" w:hAnsi="Times New Roman" w:cstheme="minorBidi"/>
          <w:color w:val="auto"/>
          <w:sz w:val="22"/>
          <w:szCs w:val="22"/>
          <w:lang w:val="en-GB" w:eastAsia="et-EE"/>
          <w:rPrChange w:id="575" w:author="Mario Ezequiel Scott" w:date="2019-12-29T19:14:00Z">
            <w:rPr>
              <w:rFonts w:ascii="Times New Roman" w:eastAsia="Arial Unicode MS" w:hAnsi="Times New Roman" w:cstheme="minorBidi"/>
              <w:color w:val="auto"/>
              <w:sz w:val="22"/>
              <w:szCs w:val="22"/>
              <w:lang w:val="et-EE" w:eastAsia="et-EE"/>
            </w:rPr>
          </w:rPrChange>
        </w:rPr>
        <w:t>M.V.Mantyla</w:t>
      </w:r>
      <w:proofErr w:type="spellEnd"/>
      <w:r w:rsidR="00361668" w:rsidRPr="004A4B49">
        <w:rPr>
          <w:rFonts w:ascii="Times New Roman" w:eastAsia="Arial Unicode MS" w:hAnsi="Times New Roman" w:cstheme="minorBidi"/>
          <w:color w:val="auto"/>
          <w:sz w:val="22"/>
          <w:szCs w:val="22"/>
          <w:lang w:val="en-GB" w:eastAsia="et-EE"/>
          <w:rPrChange w:id="576" w:author="Mario Ezequiel Scott" w:date="2019-12-29T19:14:00Z">
            <w:rPr>
              <w:rFonts w:ascii="Times New Roman" w:eastAsia="Arial Unicode MS" w:hAnsi="Times New Roman" w:cstheme="minorBidi"/>
              <w:color w:val="auto"/>
              <w:sz w:val="22"/>
              <w:szCs w:val="22"/>
              <w:lang w:val="et-EE" w:eastAsia="et-EE"/>
            </w:rPr>
          </w:rPrChange>
        </w:rPr>
        <w:t xml:space="preserve"> and </w:t>
      </w:r>
      <w:proofErr w:type="spellStart"/>
      <w:r w:rsidR="00361668" w:rsidRPr="004A4B49">
        <w:rPr>
          <w:rFonts w:ascii="Times New Roman" w:eastAsia="Arial Unicode MS" w:hAnsi="Times New Roman" w:cstheme="minorBidi"/>
          <w:color w:val="auto"/>
          <w:sz w:val="22"/>
          <w:szCs w:val="22"/>
          <w:lang w:val="en-GB" w:eastAsia="et-EE"/>
          <w:rPrChange w:id="577" w:author="Mario Ezequiel Scott" w:date="2019-12-29T19:14:00Z">
            <w:rPr>
              <w:rFonts w:ascii="Times New Roman" w:eastAsia="Arial Unicode MS" w:hAnsi="Times New Roman" w:cstheme="minorBidi"/>
              <w:color w:val="auto"/>
              <w:sz w:val="22"/>
              <w:szCs w:val="22"/>
              <w:lang w:val="et-EE" w:eastAsia="et-EE"/>
            </w:rPr>
          </w:rPrChange>
        </w:rPr>
        <w:t>J.Itkonen</w:t>
      </w:r>
      <w:proofErr w:type="spellEnd"/>
      <w:r w:rsidR="00361668" w:rsidRPr="004A4B49">
        <w:rPr>
          <w:rFonts w:ascii="Times New Roman" w:eastAsia="Arial Unicode MS" w:hAnsi="Times New Roman" w:cstheme="minorBidi"/>
          <w:color w:val="auto"/>
          <w:sz w:val="22"/>
          <w:szCs w:val="22"/>
          <w:lang w:val="en-GB" w:eastAsia="et-EE"/>
          <w:rPrChange w:id="578" w:author="Mario Ezequiel Scott" w:date="2019-12-29T19:14:00Z">
            <w:rPr>
              <w:rFonts w:ascii="Times New Roman" w:eastAsia="Arial Unicode MS" w:hAnsi="Times New Roman" w:cstheme="minorBidi"/>
              <w:color w:val="auto"/>
              <w:sz w:val="22"/>
              <w:szCs w:val="22"/>
              <w:lang w:val="et-EE" w:eastAsia="et-EE"/>
            </w:rPr>
          </w:rPrChange>
        </w:rPr>
        <w:t xml:space="preserve"> have studied highly influential metrics in Agile software development by the systematic literature review. High number of occurrences of a metric in the researched literature considered as a sign of high importance. [9]. </w:t>
      </w:r>
      <w:r w:rsidRPr="004A4B49">
        <w:rPr>
          <w:rFonts w:ascii="Times New Roman" w:eastAsia="Arial Unicode MS" w:hAnsi="Times New Roman" w:cstheme="minorBidi"/>
          <w:color w:val="auto"/>
          <w:sz w:val="22"/>
          <w:szCs w:val="22"/>
          <w:lang w:val="en-GB" w:eastAsia="et-EE"/>
          <w:rPrChange w:id="579" w:author="Mario Ezequiel Scott" w:date="2019-12-29T19:14:00Z">
            <w:rPr>
              <w:rFonts w:ascii="Times New Roman" w:eastAsia="Arial Unicode MS" w:hAnsi="Times New Roman" w:cstheme="minorBidi"/>
              <w:color w:val="auto"/>
              <w:sz w:val="22"/>
              <w:szCs w:val="22"/>
              <w:lang w:val="et-EE" w:eastAsia="et-EE"/>
            </w:rPr>
          </w:rPrChange>
        </w:rPr>
        <w:t xml:space="preserve">Within this research, </w:t>
      </w:r>
      <w:r w:rsidR="00361668" w:rsidRPr="004A4B49">
        <w:rPr>
          <w:rFonts w:ascii="Times New Roman" w:eastAsia="Arial Unicode MS" w:hAnsi="Times New Roman" w:cstheme="minorBidi"/>
          <w:color w:val="auto"/>
          <w:sz w:val="22"/>
          <w:szCs w:val="22"/>
          <w:lang w:val="en-GB" w:eastAsia="et-EE"/>
          <w:rPrChange w:id="580" w:author="Mario Ezequiel Scott" w:date="2019-12-29T19:14:00Z">
            <w:rPr>
              <w:rFonts w:ascii="Times New Roman" w:eastAsia="Arial Unicode MS" w:hAnsi="Times New Roman" w:cstheme="minorBidi"/>
              <w:color w:val="auto"/>
              <w:sz w:val="22"/>
              <w:szCs w:val="22"/>
              <w:lang w:val="et-EE" w:eastAsia="et-EE"/>
            </w:rPr>
          </w:rPrChange>
        </w:rPr>
        <w:t xml:space="preserve">personality traits of the Agile software developers </w:t>
      </w:r>
      <w:r w:rsidRPr="004A4B49">
        <w:rPr>
          <w:rFonts w:ascii="Times New Roman" w:eastAsia="Arial Unicode MS" w:hAnsi="Times New Roman" w:cstheme="minorBidi"/>
          <w:color w:val="auto"/>
          <w:sz w:val="22"/>
          <w:szCs w:val="22"/>
          <w:lang w:val="en-GB" w:eastAsia="et-EE"/>
          <w:rPrChange w:id="581" w:author="Mario Ezequiel Scott" w:date="2019-12-29T19:14:00Z">
            <w:rPr>
              <w:rFonts w:ascii="Times New Roman" w:eastAsia="Arial Unicode MS" w:hAnsi="Times New Roman" w:cstheme="minorBidi"/>
              <w:color w:val="auto"/>
              <w:sz w:val="22"/>
              <w:szCs w:val="22"/>
              <w:lang w:val="et-EE" w:eastAsia="et-EE"/>
            </w:rPr>
          </w:rPrChange>
        </w:rPr>
        <w:t xml:space="preserve">are studied in </w:t>
      </w:r>
      <w:r w:rsidR="00361668" w:rsidRPr="004A4B49">
        <w:rPr>
          <w:rFonts w:ascii="Times New Roman" w:eastAsia="Arial Unicode MS" w:hAnsi="Times New Roman" w:cstheme="minorBidi"/>
          <w:color w:val="auto"/>
          <w:sz w:val="22"/>
          <w:szCs w:val="22"/>
          <w:lang w:val="en-GB" w:eastAsia="et-EE"/>
          <w:rPrChange w:id="582" w:author="Mario Ezequiel Scott" w:date="2019-12-29T19:14:00Z">
            <w:rPr>
              <w:rFonts w:ascii="Times New Roman" w:eastAsia="Arial Unicode MS" w:hAnsi="Times New Roman" w:cstheme="minorBidi"/>
              <w:color w:val="auto"/>
              <w:sz w:val="22"/>
              <w:szCs w:val="22"/>
              <w:lang w:val="et-EE" w:eastAsia="et-EE"/>
            </w:rPr>
          </w:rPrChange>
        </w:rPr>
        <w:t>the context of these Agile performance metrics,</w:t>
      </w:r>
      <w:r w:rsidR="00F00BBC" w:rsidRPr="004A4B49">
        <w:rPr>
          <w:rFonts w:ascii="Times New Roman" w:eastAsia="Arial Unicode MS" w:hAnsi="Times New Roman" w:cstheme="minorBidi"/>
          <w:color w:val="auto"/>
          <w:sz w:val="22"/>
          <w:szCs w:val="22"/>
          <w:lang w:val="en-GB" w:eastAsia="et-EE"/>
          <w:rPrChange w:id="583" w:author="Mario Ezequiel Scott" w:date="2019-12-29T19:14:00Z">
            <w:rPr>
              <w:rFonts w:ascii="Times New Roman" w:eastAsia="Arial Unicode MS" w:hAnsi="Times New Roman" w:cstheme="minorBidi"/>
              <w:color w:val="auto"/>
              <w:sz w:val="22"/>
              <w:szCs w:val="22"/>
              <w:lang w:val="et-EE" w:eastAsia="et-EE"/>
            </w:rPr>
          </w:rPrChange>
        </w:rPr>
        <w:t xml:space="preserve"> specifically, Task prioritization, task complexity Estimation, Actual development time, and task state. </w:t>
      </w:r>
      <w:commentRangeStart w:id="584"/>
      <w:r w:rsidR="00361668" w:rsidRPr="004A4B49">
        <w:rPr>
          <w:rFonts w:ascii="Times New Roman" w:eastAsia="Arial Unicode MS" w:hAnsi="Times New Roman" w:cstheme="minorBidi"/>
          <w:color w:val="auto"/>
          <w:sz w:val="22"/>
          <w:szCs w:val="22"/>
          <w:lang w:val="en-GB" w:eastAsia="et-EE"/>
          <w:rPrChange w:id="585" w:author="Mario Ezequiel Scott" w:date="2019-12-29T19:14:00Z">
            <w:rPr>
              <w:rFonts w:ascii="Times New Roman" w:eastAsia="Arial Unicode MS" w:hAnsi="Times New Roman" w:cstheme="minorBidi"/>
              <w:color w:val="auto"/>
              <w:sz w:val="22"/>
              <w:szCs w:val="22"/>
              <w:lang w:val="et-EE" w:eastAsia="et-EE"/>
            </w:rPr>
          </w:rPrChange>
        </w:rPr>
        <w:t xml:space="preserve">Accordingly, our </w:t>
      </w:r>
      <w:r w:rsidRPr="004A4B49">
        <w:rPr>
          <w:rFonts w:ascii="Times New Roman" w:eastAsia="Arial Unicode MS" w:hAnsi="Times New Roman" w:cstheme="minorBidi"/>
          <w:color w:val="auto"/>
          <w:sz w:val="22"/>
          <w:szCs w:val="22"/>
          <w:lang w:val="en-GB" w:eastAsia="et-EE"/>
          <w:rPrChange w:id="586" w:author="Mario Ezequiel Scott" w:date="2019-12-29T19:14:00Z">
            <w:rPr>
              <w:rFonts w:ascii="Times New Roman" w:eastAsia="Arial Unicode MS" w:hAnsi="Times New Roman" w:cstheme="minorBidi"/>
              <w:color w:val="auto"/>
              <w:sz w:val="22"/>
              <w:szCs w:val="22"/>
              <w:lang w:val="et-EE" w:eastAsia="et-EE"/>
            </w:rPr>
          </w:rPrChange>
        </w:rPr>
        <w:t>first</w:t>
      </w:r>
      <w:r w:rsidR="00361668" w:rsidRPr="004A4B49">
        <w:rPr>
          <w:rFonts w:ascii="Times New Roman" w:eastAsia="Arial Unicode MS" w:hAnsi="Times New Roman" w:cstheme="minorBidi"/>
          <w:color w:val="auto"/>
          <w:sz w:val="22"/>
          <w:szCs w:val="22"/>
          <w:lang w:val="en-GB" w:eastAsia="et-EE"/>
          <w:rPrChange w:id="587" w:author="Mario Ezequiel Scott" w:date="2019-12-29T19:14:00Z">
            <w:rPr>
              <w:rFonts w:ascii="Times New Roman" w:eastAsia="Arial Unicode MS" w:hAnsi="Times New Roman" w:cstheme="minorBidi"/>
              <w:color w:val="auto"/>
              <w:sz w:val="22"/>
              <w:szCs w:val="22"/>
              <w:lang w:val="et-EE" w:eastAsia="et-EE"/>
            </w:rPr>
          </w:rPrChange>
        </w:rPr>
        <w:t xml:space="preserve"> research question is: </w:t>
      </w:r>
      <w:commentRangeEnd w:id="584"/>
      <w:r w:rsidR="000523FC">
        <w:rPr>
          <w:rStyle w:val="CommentReference"/>
          <w:rFonts w:ascii="Times New Roman" w:eastAsia="Arial Unicode MS" w:hAnsi="Times New Roman" w:cstheme="minorBidi"/>
          <w:color w:val="auto"/>
          <w:lang w:val="et-EE" w:eastAsia="et-EE"/>
        </w:rPr>
        <w:commentReference w:id="584"/>
      </w:r>
    </w:p>
    <w:p w14:paraId="57EDB601" w14:textId="4E1D95FE" w:rsidR="00945060" w:rsidRPr="004A4B49" w:rsidRDefault="00361668" w:rsidP="00851B30">
      <w:pPr>
        <w:pStyle w:val="Default"/>
        <w:rPr>
          <w:rFonts w:ascii="Times New Roman" w:eastAsia="Arial Unicode MS" w:hAnsi="Times New Roman" w:cstheme="minorBidi"/>
          <w:color w:val="auto"/>
          <w:sz w:val="22"/>
          <w:szCs w:val="22"/>
          <w:lang w:val="en-GB" w:eastAsia="et-EE"/>
          <w:rPrChange w:id="588" w:author="Mario Ezequiel Scott" w:date="2019-12-29T19:14:00Z">
            <w:rPr>
              <w:rFonts w:ascii="Times New Roman" w:eastAsia="Arial Unicode MS" w:hAnsi="Times New Roman" w:cstheme="minorBidi"/>
              <w:color w:val="auto"/>
              <w:sz w:val="22"/>
              <w:szCs w:val="22"/>
              <w:lang w:val="et-EE" w:eastAsia="et-EE"/>
            </w:rPr>
          </w:rPrChange>
        </w:rPr>
      </w:pPr>
      <w:r w:rsidRPr="004A4B49">
        <w:rPr>
          <w:rFonts w:ascii="Times New Roman" w:eastAsia="Arial Unicode MS" w:hAnsi="Times New Roman" w:cstheme="minorBidi"/>
          <w:color w:val="auto"/>
          <w:sz w:val="22"/>
          <w:szCs w:val="22"/>
          <w:lang w:val="en-GB" w:eastAsia="et-EE"/>
          <w:rPrChange w:id="589" w:author="Mario Ezequiel Scott" w:date="2019-12-29T19:14:00Z">
            <w:rPr>
              <w:rFonts w:ascii="Times New Roman" w:eastAsia="Arial Unicode MS" w:hAnsi="Times New Roman" w:cstheme="minorBidi"/>
              <w:color w:val="auto"/>
              <w:sz w:val="22"/>
              <w:szCs w:val="22"/>
              <w:lang w:val="et-EE" w:eastAsia="et-EE"/>
            </w:rPr>
          </w:rPrChange>
        </w:rPr>
        <w:t>- RQ</w:t>
      </w:r>
      <w:r w:rsidR="00851B30" w:rsidRPr="004A4B49">
        <w:rPr>
          <w:rFonts w:ascii="Times New Roman" w:eastAsia="Arial Unicode MS" w:hAnsi="Times New Roman" w:cstheme="minorBidi"/>
          <w:color w:val="auto"/>
          <w:sz w:val="22"/>
          <w:szCs w:val="22"/>
          <w:lang w:val="en-GB" w:eastAsia="et-EE"/>
          <w:rPrChange w:id="590" w:author="Mario Ezequiel Scott" w:date="2019-12-29T19:14:00Z">
            <w:rPr>
              <w:rFonts w:ascii="Times New Roman" w:eastAsia="Arial Unicode MS" w:hAnsi="Times New Roman" w:cstheme="minorBidi"/>
              <w:color w:val="auto"/>
              <w:sz w:val="22"/>
              <w:szCs w:val="22"/>
              <w:lang w:val="et-EE" w:eastAsia="et-EE"/>
            </w:rPr>
          </w:rPrChange>
        </w:rPr>
        <w:t>1</w:t>
      </w:r>
      <w:r w:rsidRPr="004A4B49">
        <w:rPr>
          <w:rFonts w:ascii="Times New Roman" w:eastAsia="Arial Unicode MS" w:hAnsi="Times New Roman" w:cstheme="minorBidi"/>
          <w:color w:val="auto"/>
          <w:sz w:val="22"/>
          <w:szCs w:val="22"/>
          <w:lang w:val="en-GB" w:eastAsia="et-EE"/>
          <w:rPrChange w:id="591" w:author="Mario Ezequiel Scott" w:date="2019-12-29T19:14:00Z">
            <w:rPr>
              <w:rFonts w:ascii="Times New Roman" w:eastAsia="Arial Unicode MS" w:hAnsi="Times New Roman" w:cstheme="minorBidi"/>
              <w:color w:val="auto"/>
              <w:sz w:val="22"/>
              <w:szCs w:val="22"/>
              <w:lang w:val="et-EE" w:eastAsia="et-EE"/>
            </w:rPr>
          </w:rPrChange>
        </w:rPr>
        <w:t xml:space="preserve">) </w:t>
      </w:r>
      <w:ins w:id="592" w:author="tedo gogoladze" w:date="2020-01-03T15:55:00Z">
        <w:r w:rsidR="0023752B">
          <w:rPr>
            <w:rFonts w:ascii="Times New Roman" w:eastAsia="Arial Unicode MS" w:hAnsi="Times New Roman" w:cstheme="minorBidi"/>
            <w:color w:val="auto"/>
            <w:sz w:val="22"/>
            <w:szCs w:val="22"/>
            <w:lang w:val="en-GB" w:eastAsia="et-EE"/>
          </w:rPr>
          <w:t>What is the relationship between the personality traits and agile metrics?</w:t>
        </w:r>
      </w:ins>
      <w:del w:id="593" w:author="tedo gogoladze" w:date="2020-01-03T15:55:00Z">
        <w:r w:rsidRPr="004A4B49" w:rsidDel="0023752B">
          <w:rPr>
            <w:rFonts w:ascii="Times New Roman" w:eastAsia="Arial Unicode MS" w:hAnsi="Times New Roman" w:cstheme="minorBidi"/>
            <w:color w:val="auto"/>
            <w:sz w:val="22"/>
            <w:szCs w:val="22"/>
            <w:lang w:val="en-GB" w:eastAsia="et-EE"/>
            <w:rPrChange w:id="594" w:author="Mario Ezequiel Scott" w:date="2019-12-29T19:14:00Z">
              <w:rPr>
                <w:rFonts w:ascii="Times New Roman" w:eastAsia="Arial Unicode MS" w:hAnsi="Times New Roman" w:cstheme="minorBidi"/>
                <w:color w:val="auto"/>
                <w:sz w:val="22"/>
                <w:szCs w:val="22"/>
                <w:lang w:val="et-EE" w:eastAsia="et-EE"/>
              </w:rPr>
            </w:rPrChange>
          </w:rPr>
          <w:delText>How Big 5 Personality Traits model is related to the frequently used metrics in Agile?</w:delText>
        </w:r>
      </w:del>
      <w:r w:rsidRPr="004A4B49">
        <w:rPr>
          <w:rFonts w:ascii="Times New Roman" w:eastAsia="Arial Unicode MS" w:hAnsi="Times New Roman" w:cstheme="minorBidi"/>
          <w:color w:val="auto"/>
          <w:sz w:val="22"/>
          <w:szCs w:val="22"/>
          <w:lang w:val="en-GB" w:eastAsia="et-EE"/>
          <w:rPrChange w:id="595" w:author="Mario Ezequiel Scott" w:date="2019-12-29T19:14:00Z">
            <w:rPr>
              <w:rFonts w:ascii="Times New Roman" w:eastAsia="Arial Unicode MS" w:hAnsi="Times New Roman" w:cstheme="minorBidi"/>
              <w:color w:val="auto"/>
              <w:sz w:val="22"/>
              <w:szCs w:val="22"/>
              <w:lang w:val="et-EE" w:eastAsia="et-EE"/>
            </w:rPr>
          </w:rPrChange>
        </w:rPr>
        <w:t xml:space="preserve"> </w:t>
      </w:r>
    </w:p>
    <w:p w14:paraId="1D4B77F9" w14:textId="77777777" w:rsidR="00945060" w:rsidRPr="004A4B49" w:rsidRDefault="00851B30" w:rsidP="00370523">
      <w:pPr>
        <w:pStyle w:val="Default"/>
        <w:rPr>
          <w:rFonts w:ascii="Times New Roman" w:eastAsia="Arial Unicode MS" w:hAnsi="Times New Roman" w:cstheme="minorBidi"/>
          <w:color w:val="auto"/>
          <w:sz w:val="22"/>
          <w:szCs w:val="22"/>
          <w:lang w:val="en-GB" w:eastAsia="et-EE"/>
          <w:rPrChange w:id="596" w:author="Mario Ezequiel Scott" w:date="2019-12-29T19:14:00Z">
            <w:rPr>
              <w:rFonts w:ascii="Times New Roman" w:eastAsia="Arial Unicode MS" w:hAnsi="Times New Roman" w:cstheme="minorBidi"/>
              <w:color w:val="auto"/>
              <w:sz w:val="22"/>
              <w:szCs w:val="22"/>
              <w:lang w:val="et-EE" w:eastAsia="et-EE"/>
            </w:rPr>
          </w:rPrChange>
        </w:rPr>
      </w:pPr>
      <w:r w:rsidRPr="004A4B49">
        <w:rPr>
          <w:rFonts w:ascii="Times New Roman" w:eastAsia="Arial Unicode MS" w:hAnsi="Times New Roman" w:cstheme="minorBidi"/>
          <w:color w:val="auto"/>
          <w:sz w:val="22"/>
          <w:szCs w:val="22"/>
          <w:lang w:val="en-GB" w:eastAsia="et-EE"/>
          <w:rPrChange w:id="597" w:author="Mario Ezequiel Scott" w:date="2019-12-29T19:14:00Z">
            <w:rPr>
              <w:rFonts w:ascii="Times New Roman" w:eastAsia="Arial Unicode MS" w:hAnsi="Times New Roman" w:cstheme="minorBidi"/>
              <w:color w:val="auto"/>
              <w:sz w:val="22"/>
              <w:szCs w:val="22"/>
              <w:lang w:val="et-EE" w:eastAsia="et-EE"/>
            </w:rPr>
          </w:rPrChange>
        </w:rPr>
        <w:t xml:space="preserve">For this research question, we use the dataset of open source JIRA logs of eight Agile software development teams. For the first step of our research, we study the personality traits of the software developers from this dataset using the text mining techniques and IBM Watson API. IBM Watson platform uses the LIWC (Linguistic Inquiry and Word Count) to analyse the textual data and predict the personality trait of the individual who is the author of the former text data. The result of IBM Watson is an assessment of personality with Big 5 Personality Traits </w:t>
      </w:r>
      <w:proofErr w:type="gramStart"/>
      <w:r w:rsidRPr="004A4B49">
        <w:rPr>
          <w:rFonts w:ascii="Times New Roman" w:eastAsia="Arial Unicode MS" w:hAnsi="Times New Roman" w:cstheme="minorBidi"/>
          <w:color w:val="auto"/>
          <w:sz w:val="22"/>
          <w:szCs w:val="22"/>
          <w:lang w:val="en-GB" w:eastAsia="et-EE"/>
          <w:rPrChange w:id="598" w:author="Mario Ezequiel Scott" w:date="2019-12-29T19:14:00Z">
            <w:rPr>
              <w:rFonts w:ascii="Times New Roman" w:eastAsia="Arial Unicode MS" w:hAnsi="Times New Roman" w:cstheme="minorBidi"/>
              <w:color w:val="auto"/>
              <w:sz w:val="22"/>
              <w:szCs w:val="22"/>
              <w:lang w:val="et-EE" w:eastAsia="et-EE"/>
            </w:rPr>
          </w:rPrChange>
        </w:rPr>
        <w:t>model,</w:t>
      </w:r>
      <w:proofErr w:type="gramEnd"/>
      <w:r w:rsidRPr="004A4B49">
        <w:rPr>
          <w:rFonts w:ascii="Times New Roman" w:eastAsia="Arial Unicode MS" w:hAnsi="Times New Roman" w:cstheme="minorBidi"/>
          <w:color w:val="auto"/>
          <w:sz w:val="22"/>
          <w:szCs w:val="22"/>
          <w:lang w:val="en-GB" w:eastAsia="et-EE"/>
          <w:rPrChange w:id="599" w:author="Mario Ezequiel Scott" w:date="2019-12-29T19:14:00Z">
            <w:rPr>
              <w:rFonts w:ascii="Times New Roman" w:eastAsia="Arial Unicode MS" w:hAnsi="Times New Roman" w:cstheme="minorBidi"/>
              <w:color w:val="auto"/>
              <w:sz w:val="22"/>
              <w:szCs w:val="22"/>
              <w:lang w:val="et-EE" w:eastAsia="et-EE"/>
            </w:rPr>
          </w:rPrChange>
        </w:rPr>
        <w:t xml:space="preserve"> therefore, developers are assigned the score for each of the Big 5 traits – Openness, Conscientiousness, Extraversion, Agreeableness, Neuroticism. LIWC has been used for detecting personality traits of Facebook users, </w:t>
      </w:r>
      <w:proofErr w:type="spellStart"/>
      <w:r w:rsidRPr="004A4B49">
        <w:rPr>
          <w:rFonts w:ascii="Times New Roman" w:eastAsia="Arial Unicode MS" w:hAnsi="Times New Roman" w:cstheme="minorBidi"/>
          <w:color w:val="auto"/>
          <w:sz w:val="22"/>
          <w:szCs w:val="22"/>
          <w:lang w:val="en-GB" w:eastAsia="et-EE"/>
          <w:rPrChange w:id="600" w:author="Mario Ezequiel Scott" w:date="2019-12-29T19:14:00Z">
            <w:rPr>
              <w:rFonts w:ascii="Times New Roman" w:eastAsia="Arial Unicode MS" w:hAnsi="Times New Roman" w:cstheme="minorBidi"/>
              <w:color w:val="auto"/>
              <w:sz w:val="22"/>
              <w:szCs w:val="22"/>
              <w:lang w:val="et-EE" w:eastAsia="et-EE"/>
            </w:rPr>
          </w:rPrChange>
        </w:rPr>
        <w:t>Stackoverflow</w:t>
      </w:r>
      <w:proofErr w:type="spellEnd"/>
      <w:r w:rsidRPr="004A4B49">
        <w:rPr>
          <w:rFonts w:ascii="Times New Roman" w:eastAsia="Arial Unicode MS" w:hAnsi="Times New Roman" w:cstheme="minorBidi"/>
          <w:color w:val="auto"/>
          <w:sz w:val="22"/>
          <w:szCs w:val="22"/>
          <w:lang w:val="en-GB" w:eastAsia="et-EE"/>
          <w:rPrChange w:id="601" w:author="Mario Ezequiel Scott" w:date="2019-12-29T19:14:00Z">
            <w:rPr>
              <w:rFonts w:ascii="Times New Roman" w:eastAsia="Arial Unicode MS" w:hAnsi="Times New Roman" w:cstheme="minorBidi"/>
              <w:color w:val="auto"/>
              <w:sz w:val="22"/>
              <w:szCs w:val="22"/>
              <w:lang w:val="et-EE" w:eastAsia="et-EE"/>
            </w:rPr>
          </w:rPrChange>
        </w:rPr>
        <w:t xml:space="preserve"> community users [7], Apache ecosystem and </w:t>
      </w:r>
      <w:proofErr w:type="spellStart"/>
      <w:r w:rsidRPr="004A4B49">
        <w:rPr>
          <w:rFonts w:ascii="Times New Roman" w:eastAsia="Arial Unicode MS" w:hAnsi="Times New Roman" w:cstheme="minorBidi"/>
          <w:color w:val="auto"/>
          <w:sz w:val="22"/>
          <w:szCs w:val="22"/>
          <w:lang w:val="en-GB" w:eastAsia="et-EE"/>
          <w:rPrChange w:id="602" w:author="Mario Ezequiel Scott" w:date="2019-12-29T19:14:00Z">
            <w:rPr>
              <w:rFonts w:ascii="Times New Roman" w:eastAsia="Arial Unicode MS" w:hAnsi="Times New Roman" w:cstheme="minorBidi"/>
              <w:color w:val="auto"/>
              <w:sz w:val="22"/>
              <w:szCs w:val="22"/>
              <w:lang w:val="et-EE" w:eastAsia="et-EE"/>
            </w:rPr>
          </w:rPrChange>
        </w:rPr>
        <w:t>Github</w:t>
      </w:r>
      <w:proofErr w:type="spellEnd"/>
      <w:r w:rsidRPr="004A4B49">
        <w:rPr>
          <w:rFonts w:ascii="Times New Roman" w:eastAsia="Arial Unicode MS" w:hAnsi="Times New Roman" w:cstheme="minorBidi"/>
          <w:color w:val="auto"/>
          <w:sz w:val="22"/>
          <w:szCs w:val="22"/>
          <w:lang w:val="en-GB" w:eastAsia="et-EE"/>
          <w:rPrChange w:id="603" w:author="Mario Ezequiel Scott" w:date="2019-12-29T19:14:00Z">
            <w:rPr>
              <w:rFonts w:ascii="Times New Roman" w:eastAsia="Arial Unicode MS" w:hAnsi="Times New Roman" w:cstheme="minorBidi"/>
              <w:color w:val="auto"/>
              <w:sz w:val="22"/>
              <w:szCs w:val="22"/>
              <w:lang w:val="et-EE" w:eastAsia="et-EE"/>
            </w:rPr>
          </w:rPrChange>
        </w:rPr>
        <w:t xml:space="preserve"> users [2]. The next step towards answering this research question is to </w:t>
      </w:r>
      <w:proofErr w:type="spellStart"/>
      <w:r w:rsidRPr="004A4B49">
        <w:rPr>
          <w:rFonts w:ascii="Times New Roman" w:eastAsia="Arial Unicode MS" w:hAnsi="Times New Roman" w:cstheme="minorBidi"/>
          <w:color w:val="auto"/>
          <w:sz w:val="22"/>
          <w:szCs w:val="22"/>
          <w:lang w:val="en-GB" w:eastAsia="et-EE"/>
          <w:rPrChange w:id="604" w:author="Mario Ezequiel Scott" w:date="2019-12-29T19:14:00Z">
            <w:rPr>
              <w:rFonts w:ascii="Times New Roman" w:eastAsia="Arial Unicode MS" w:hAnsi="Times New Roman" w:cstheme="minorBidi"/>
              <w:color w:val="auto"/>
              <w:sz w:val="22"/>
              <w:szCs w:val="22"/>
              <w:lang w:val="et-EE" w:eastAsia="et-EE"/>
            </w:rPr>
          </w:rPrChange>
        </w:rPr>
        <w:t>analyze</w:t>
      </w:r>
      <w:proofErr w:type="spellEnd"/>
      <w:r w:rsidRPr="004A4B49">
        <w:rPr>
          <w:rFonts w:ascii="Times New Roman" w:eastAsia="Arial Unicode MS" w:hAnsi="Times New Roman" w:cstheme="minorBidi"/>
          <w:color w:val="auto"/>
          <w:sz w:val="22"/>
          <w:szCs w:val="22"/>
          <w:lang w:val="en-GB" w:eastAsia="et-EE"/>
          <w:rPrChange w:id="605" w:author="Mario Ezequiel Scott" w:date="2019-12-29T19:14:00Z">
            <w:rPr>
              <w:rFonts w:ascii="Times New Roman" w:eastAsia="Arial Unicode MS" w:hAnsi="Times New Roman" w:cstheme="minorBidi"/>
              <w:color w:val="auto"/>
              <w:sz w:val="22"/>
              <w:szCs w:val="22"/>
              <w:lang w:val="et-EE" w:eastAsia="et-EE"/>
            </w:rPr>
          </w:rPrChange>
        </w:rPr>
        <w:t xml:space="preserve"> the logs of JIRA and calculate the metrics mentioned in above paragraph. Finally, these metrics and personality traits of the software </w:t>
      </w:r>
      <w:r w:rsidRPr="004A4B49">
        <w:rPr>
          <w:rFonts w:ascii="Times New Roman" w:eastAsia="Arial Unicode MS" w:hAnsi="Times New Roman" w:cstheme="minorBidi"/>
          <w:color w:val="auto"/>
          <w:sz w:val="22"/>
          <w:szCs w:val="22"/>
          <w:lang w:val="en-GB" w:eastAsia="et-EE"/>
          <w:rPrChange w:id="606" w:author="Mario Ezequiel Scott" w:date="2019-12-29T19:14:00Z">
            <w:rPr>
              <w:rFonts w:ascii="Times New Roman" w:eastAsia="Arial Unicode MS" w:hAnsi="Times New Roman" w:cstheme="minorBidi"/>
              <w:color w:val="auto"/>
              <w:sz w:val="22"/>
              <w:szCs w:val="22"/>
              <w:lang w:val="et-EE" w:eastAsia="et-EE"/>
            </w:rPr>
          </w:rPrChange>
        </w:rPr>
        <w:lastRenderedPageBreak/>
        <w:t>developers are used to make association rules to find out the evident and reliable relationship between them.</w:t>
      </w:r>
    </w:p>
    <w:p w14:paraId="0B2717C4" w14:textId="288E354D" w:rsidR="00370523" w:rsidRPr="004A4B49" w:rsidRDefault="00370523" w:rsidP="00370523">
      <w:pPr>
        <w:pStyle w:val="Default"/>
        <w:rPr>
          <w:rFonts w:ascii="Times New Roman" w:eastAsia="Arial Unicode MS" w:hAnsi="Times New Roman" w:cstheme="minorBidi"/>
          <w:color w:val="auto"/>
          <w:sz w:val="22"/>
          <w:szCs w:val="22"/>
          <w:lang w:val="en-GB" w:eastAsia="et-EE"/>
          <w:rPrChange w:id="607" w:author="Mario Ezequiel Scott" w:date="2019-12-29T19:14:00Z">
            <w:rPr>
              <w:rFonts w:ascii="Times New Roman" w:eastAsia="Arial Unicode MS" w:hAnsi="Times New Roman" w:cstheme="minorBidi"/>
              <w:color w:val="auto"/>
              <w:sz w:val="22"/>
              <w:szCs w:val="22"/>
              <w:lang w:val="et-EE" w:eastAsia="et-EE"/>
            </w:rPr>
          </w:rPrChange>
        </w:rPr>
      </w:pPr>
      <w:r w:rsidRPr="004A4B49">
        <w:rPr>
          <w:rFonts w:ascii="Times New Roman" w:eastAsia="Arial Unicode MS" w:hAnsi="Times New Roman" w:cstheme="minorBidi"/>
          <w:color w:val="auto"/>
          <w:sz w:val="22"/>
          <w:szCs w:val="22"/>
          <w:lang w:val="en-GB" w:eastAsia="et-EE"/>
          <w:rPrChange w:id="608" w:author="Mario Ezequiel Scott" w:date="2019-12-29T19:14:00Z">
            <w:rPr>
              <w:rFonts w:ascii="Times New Roman" w:eastAsia="Arial Unicode MS" w:hAnsi="Times New Roman" w:cstheme="minorBidi"/>
              <w:color w:val="auto"/>
              <w:sz w:val="22"/>
              <w:szCs w:val="22"/>
              <w:lang w:val="et-EE" w:eastAsia="et-EE"/>
            </w:rPr>
          </w:rPrChange>
        </w:rPr>
        <w:t xml:space="preserve">Furthermore, we performed the literature review related to the Agile software development framework and personality traits. There are studies that have been done solely on Agile, and solely on Big 5 personality traits model, that have a link in common. In his paper, </w:t>
      </w:r>
      <w:ins w:id="609" w:author="tedo gogoladze" w:date="2020-01-06T14:52:00Z">
        <w:r w:rsidR="00D50DD0">
          <w:rPr>
            <w:rFonts w:ascii="Times New Roman" w:eastAsia="Arial Unicode MS" w:hAnsi="Times New Roman" w:cstheme="minorBidi"/>
            <w:color w:val="auto"/>
            <w:sz w:val="22"/>
            <w:szCs w:val="22"/>
            <w:lang w:val="en-GB" w:eastAsia="et-EE"/>
          </w:rPr>
          <w:t>Scott et. al</w:t>
        </w:r>
      </w:ins>
      <w:ins w:id="610" w:author="tedo gogoladze" w:date="2020-01-06T14:53:00Z">
        <w:r w:rsidR="00D50DD0">
          <w:rPr>
            <w:rFonts w:ascii="Times New Roman" w:eastAsia="Arial Unicode MS" w:hAnsi="Times New Roman" w:cstheme="minorBidi"/>
            <w:color w:val="auto"/>
            <w:sz w:val="22"/>
            <w:szCs w:val="22"/>
            <w:lang w:val="en-GB" w:eastAsia="et-EE"/>
          </w:rPr>
          <w:t xml:space="preserve"> </w:t>
        </w:r>
      </w:ins>
      <w:ins w:id="611" w:author="tedo gogoladze" w:date="2020-01-06T14:52:00Z">
        <w:r w:rsidR="00D50DD0">
          <w:rPr>
            <w:rFonts w:ascii="Times New Roman" w:eastAsia="Arial Unicode MS" w:hAnsi="Times New Roman" w:cstheme="minorBidi"/>
            <w:color w:val="auto"/>
            <w:sz w:val="22"/>
            <w:szCs w:val="22"/>
            <w:lang w:val="en-GB" w:eastAsia="et-EE"/>
          </w:rPr>
          <w:t xml:space="preserve">[1] </w:t>
        </w:r>
      </w:ins>
      <w:del w:id="612" w:author="tedo gogoladze" w:date="2020-01-06T14:52:00Z">
        <w:r w:rsidRPr="004A4B49" w:rsidDel="00D50DD0">
          <w:rPr>
            <w:rFonts w:ascii="Times New Roman" w:eastAsia="Arial Unicode MS" w:hAnsi="Times New Roman" w:cstheme="minorBidi"/>
            <w:color w:val="auto"/>
            <w:sz w:val="22"/>
            <w:szCs w:val="22"/>
            <w:lang w:val="en-GB" w:eastAsia="et-EE"/>
            <w:rPrChange w:id="613" w:author="Mario Ezequiel Scott" w:date="2019-12-29T19:14:00Z">
              <w:rPr>
                <w:rFonts w:ascii="Times New Roman" w:eastAsia="Arial Unicode MS" w:hAnsi="Times New Roman" w:cstheme="minorBidi"/>
                <w:color w:val="auto"/>
                <w:sz w:val="22"/>
                <w:szCs w:val="22"/>
                <w:lang w:val="et-EE" w:eastAsia="et-EE"/>
              </w:rPr>
            </w:rPrChange>
          </w:rPr>
          <w:delText xml:space="preserve">E. Scott </w:delText>
        </w:r>
      </w:del>
      <w:r w:rsidRPr="004A4B49">
        <w:rPr>
          <w:rFonts w:ascii="Times New Roman" w:eastAsia="Arial Unicode MS" w:hAnsi="Times New Roman" w:cstheme="minorBidi"/>
          <w:color w:val="auto"/>
          <w:sz w:val="22"/>
          <w:szCs w:val="22"/>
          <w:lang w:val="en-GB" w:eastAsia="et-EE"/>
          <w:rPrChange w:id="614" w:author="Mario Ezequiel Scott" w:date="2019-12-29T19:14:00Z">
            <w:rPr>
              <w:rFonts w:ascii="Times New Roman" w:eastAsia="Arial Unicode MS" w:hAnsi="Times New Roman" w:cstheme="minorBidi"/>
              <w:color w:val="auto"/>
              <w:sz w:val="22"/>
              <w:szCs w:val="22"/>
              <w:lang w:val="et-EE" w:eastAsia="et-EE"/>
            </w:rPr>
          </w:rPrChange>
        </w:rPr>
        <w:t xml:space="preserve">has studied the Agile software development, specifically, SCRUM, within the context of learning styles using the Felder–Silverman Learning Style Model (FSLSM), on the other hand, the research of </w:t>
      </w:r>
      <w:del w:id="615" w:author="tedo gogoladze" w:date="2020-01-06T14:53:00Z">
        <w:r w:rsidRPr="004A4B49" w:rsidDel="00D50DD0">
          <w:rPr>
            <w:rFonts w:ascii="Times New Roman" w:eastAsia="Arial Unicode MS" w:hAnsi="Times New Roman" w:cstheme="minorBidi"/>
            <w:color w:val="auto"/>
            <w:sz w:val="22"/>
            <w:szCs w:val="22"/>
            <w:lang w:val="en-GB" w:eastAsia="et-EE"/>
            <w:rPrChange w:id="616" w:author="Mario Ezequiel Scott" w:date="2019-12-29T19:14:00Z">
              <w:rPr>
                <w:rFonts w:ascii="Times New Roman" w:eastAsia="Arial Unicode MS" w:hAnsi="Times New Roman" w:cstheme="minorBidi"/>
                <w:color w:val="auto"/>
                <w:sz w:val="22"/>
                <w:szCs w:val="22"/>
                <w:lang w:val="et-EE" w:eastAsia="et-EE"/>
              </w:rPr>
            </w:rPrChange>
          </w:rPr>
          <w:delText xml:space="preserve">N.L. </w:delText>
        </w:r>
      </w:del>
      <w:proofErr w:type="spellStart"/>
      <w:r w:rsidRPr="004A4B49">
        <w:rPr>
          <w:rFonts w:ascii="Times New Roman" w:eastAsia="Arial Unicode MS" w:hAnsi="Times New Roman" w:cstheme="minorBidi"/>
          <w:color w:val="auto"/>
          <w:sz w:val="22"/>
          <w:szCs w:val="22"/>
          <w:lang w:val="en-GB" w:eastAsia="et-EE"/>
          <w:rPrChange w:id="617" w:author="Mario Ezequiel Scott" w:date="2019-12-29T19:14:00Z">
            <w:rPr>
              <w:rFonts w:ascii="Times New Roman" w:eastAsia="Arial Unicode MS" w:hAnsi="Times New Roman" w:cstheme="minorBidi"/>
              <w:color w:val="auto"/>
              <w:sz w:val="22"/>
              <w:szCs w:val="22"/>
              <w:lang w:val="et-EE" w:eastAsia="et-EE"/>
            </w:rPr>
          </w:rPrChange>
        </w:rPr>
        <w:t>Siddiquei</w:t>
      </w:r>
      <w:proofErr w:type="spellEnd"/>
      <w:r w:rsidRPr="004A4B49">
        <w:rPr>
          <w:rFonts w:ascii="Times New Roman" w:eastAsia="Arial Unicode MS" w:hAnsi="Times New Roman" w:cstheme="minorBidi"/>
          <w:color w:val="auto"/>
          <w:sz w:val="22"/>
          <w:szCs w:val="22"/>
          <w:lang w:val="en-GB" w:eastAsia="et-EE"/>
          <w:rPrChange w:id="618" w:author="Mario Ezequiel Scott" w:date="2019-12-29T19:14:00Z">
            <w:rPr>
              <w:rFonts w:ascii="Times New Roman" w:eastAsia="Arial Unicode MS" w:hAnsi="Times New Roman" w:cstheme="minorBidi"/>
              <w:color w:val="auto"/>
              <w:sz w:val="22"/>
              <w:szCs w:val="22"/>
              <w:lang w:val="et-EE" w:eastAsia="et-EE"/>
            </w:rPr>
          </w:rPrChange>
        </w:rPr>
        <w:t xml:space="preserve"> </w:t>
      </w:r>
      <w:del w:id="619" w:author="tedo gogoladze" w:date="2020-01-06T14:53:00Z">
        <w:r w:rsidRPr="004A4B49" w:rsidDel="00D50DD0">
          <w:rPr>
            <w:rFonts w:ascii="Times New Roman" w:eastAsia="Arial Unicode MS" w:hAnsi="Times New Roman" w:cstheme="minorBidi"/>
            <w:color w:val="auto"/>
            <w:sz w:val="22"/>
            <w:szCs w:val="22"/>
            <w:lang w:val="en-GB" w:eastAsia="et-EE"/>
            <w:rPrChange w:id="620" w:author="Mario Ezequiel Scott" w:date="2019-12-29T19:14:00Z">
              <w:rPr>
                <w:rFonts w:ascii="Times New Roman" w:eastAsia="Arial Unicode MS" w:hAnsi="Times New Roman" w:cstheme="minorBidi"/>
                <w:color w:val="auto"/>
                <w:sz w:val="22"/>
                <w:szCs w:val="22"/>
                <w:lang w:val="et-EE" w:eastAsia="et-EE"/>
              </w:rPr>
            </w:rPrChange>
          </w:rPr>
          <w:delText xml:space="preserve">and R. Khalid </w:delText>
        </w:r>
      </w:del>
      <w:ins w:id="621" w:author="tedo gogoladze" w:date="2020-01-06T14:53:00Z">
        <w:r w:rsidR="00D50DD0">
          <w:rPr>
            <w:rFonts w:ascii="Times New Roman" w:eastAsia="Arial Unicode MS" w:hAnsi="Times New Roman" w:cstheme="minorBidi"/>
            <w:color w:val="auto"/>
            <w:sz w:val="22"/>
            <w:szCs w:val="22"/>
            <w:lang w:val="en-GB" w:eastAsia="et-EE"/>
          </w:rPr>
          <w:t xml:space="preserve">et. al </w:t>
        </w:r>
      </w:ins>
      <w:r w:rsidRPr="004A4B49">
        <w:rPr>
          <w:rFonts w:ascii="Times New Roman" w:eastAsia="Arial Unicode MS" w:hAnsi="Times New Roman" w:cstheme="minorBidi"/>
          <w:color w:val="auto"/>
          <w:sz w:val="22"/>
          <w:szCs w:val="22"/>
          <w:lang w:val="en-GB" w:eastAsia="et-EE"/>
          <w:rPrChange w:id="622" w:author="Mario Ezequiel Scott" w:date="2019-12-29T19:14:00Z">
            <w:rPr>
              <w:rFonts w:ascii="Times New Roman" w:eastAsia="Arial Unicode MS" w:hAnsi="Times New Roman" w:cstheme="minorBidi"/>
              <w:color w:val="auto"/>
              <w:sz w:val="22"/>
              <w:szCs w:val="22"/>
              <w:lang w:val="et-EE" w:eastAsia="et-EE"/>
            </w:rPr>
          </w:rPrChange>
        </w:rPr>
        <w:t xml:space="preserve">[8] examined and found out the significant correlation between Learning styles using the </w:t>
      </w:r>
      <w:proofErr w:type="gramStart"/>
      <w:r w:rsidRPr="004A4B49">
        <w:rPr>
          <w:rFonts w:ascii="Times New Roman" w:eastAsia="Arial Unicode MS" w:hAnsi="Times New Roman" w:cstheme="minorBidi"/>
          <w:color w:val="auto"/>
          <w:sz w:val="22"/>
          <w:szCs w:val="22"/>
          <w:lang w:val="en-GB" w:eastAsia="et-EE"/>
          <w:rPrChange w:id="623" w:author="Mario Ezequiel Scott" w:date="2019-12-29T19:14:00Z">
            <w:rPr>
              <w:rFonts w:ascii="Times New Roman" w:eastAsia="Arial Unicode MS" w:hAnsi="Times New Roman" w:cstheme="minorBidi"/>
              <w:color w:val="auto"/>
              <w:sz w:val="22"/>
              <w:szCs w:val="22"/>
              <w:lang w:val="et-EE" w:eastAsia="et-EE"/>
            </w:rPr>
          </w:rPrChange>
        </w:rPr>
        <w:t>above mentioned</w:t>
      </w:r>
      <w:proofErr w:type="gramEnd"/>
      <w:r w:rsidRPr="004A4B49">
        <w:rPr>
          <w:rFonts w:ascii="Times New Roman" w:eastAsia="Arial Unicode MS" w:hAnsi="Times New Roman" w:cstheme="minorBidi"/>
          <w:color w:val="auto"/>
          <w:sz w:val="22"/>
          <w:szCs w:val="22"/>
          <w:lang w:val="en-GB" w:eastAsia="et-EE"/>
          <w:rPrChange w:id="624" w:author="Mario Ezequiel Scott" w:date="2019-12-29T19:14:00Z">
            <w:rPr>
              <w:rFonts w:ascii="Times New Roman" w:eastAsia="Arial Unicode MS" w:hAnsi="Times New Roman" w:cstheme="minorBidi"/>
              <w:color w:val="auto"/>
              <w:sz w:val="22"/>
              <w:szCs w:val="22"/>
              <w:lang w:val="et-EE" w:eastAsia="et-EE"/>
            </w:rPr>
          </w:rPrChange>
        </w:rPr>
        <w:t xml:space="preserve"> Felder–Silverman Learning Style Model (FSLSM) and Personality traits of individuals using the Big 5 Personality Traits model. The papers are identifying relation of 1) Agile and FLSM and 2) FLSM and Big 5, notably, both the papers are linked and use the same</w:t>
      </w:r>
      <w:del w:id="625" w:author="tedo gogoladze" w:date="2020-01-03T15:57:00Z">
        <w:r w:rsidRPr="004A4B49" w:rsidDel="0023752B">
          <w:rPr>
            <w:rFonts w:ascii="Times New Roman" w:eastAsia="Arial Unicode MS" w:hAnsi="Times New Roman" w:cstheme="minorBidi"/>
            <w:color w:val="auto"/>
            <w:sz w:val="22"/>
            <w:szCs w:val="22"/>
            <w:lang w:val="en-GB" w:eastAsia="et-EE"/>
            <w:rPrChange w:id="626" w:author="Mario Ezequiel Scott" w:date="2019-12-29T19:14:00Z">
              <w:rPr>
                <w:rFonts w:ascii="Times New Roman" w:eastAsia="Arial Unicode MS" w:hAnsi="Times New Roman" w:cstheme="minorBidi"/>
                <w:color w:val="auto"/>
                <w:sz w:val="22"/>
                <w:szCs w:val="22"/>
                <w:lang w:val="et-EE" w:eastAsia="et-EE"/>
              </w:rPr>
            </w:rPrChange>
          </w:rPr>
          <w:delText xml:space="preserve"> </w:delText>
        </w:r>
      </w:del>
      <w:r w:rsidRPr="004A4B49">
        <w:rPr>
          <w:rFonts w:ascii="Times New Roman" w:eastAsia="Arial Unicode MS" w:hAnsi="Times New Roman" w:cstheme="minorBidi"/>
          <w:color w:val="auto"/>
          <w:sz w:val="22"/>
          <w:szCs w:val="22"/>
          <w:lang w:val="en-GB" w:eastAsia="et-EE"/>
          <w:rPrChange w:id="627" w:author="Mario Ezequiel Scott" w:date="2019-12-29T19:14:00Z">
            <w:rPr>
              <w:rFonts w:ascii="Times New Roman" w:eastAsia="Arial Unicode MS" w:hAnsi="Times New Roman" w:cstheme="minorBidi"/>
              <w:color w:val="auto"/>
              <w:sz w:val="22"/>
              <w:szCs w:val="22"/>
              <w:lang w:val="et-EE" w:eastAsia="et-EE"/>
            </w:rPr>
          </w:rPrChange>
        </w:rPr>
        <w:t xml:space="preserve"> FLSM model. The experiment and analysis in these two papers are done on the research of the educational institution students, however, there are no scientific analysis of the industry beyond the academia. Coming from these studies, within the current research, we check if there is the scientific evidence of the logical link between these two papers. We will examine How the Agile metrics studied in </w:t>
      </w:r>
      <w:ins w:id="628" w:author="tedo gogoladze" w:date="2020-01-06T14:53:00Z">
        <w:r w:rsidR="00D50DD0">
          <w:rPr>
            <w:rFonts w:ascii="Times New Roman" w:eastAsia="Arial Unicode MS" w:hAnsi="Times New Roman" w:cstheme="minorBidi"/>
            <w:color w:val="auto"/>
            <w:sz w:val="22"/>
            <w:szCs w:val="22"/>
            <w:lang w:val="en-GB" w:eastAsia="et-EE"/>
          </w:rPr>
          <w:t xml:space="preserve">Scott et.al [1] </w:t>
        </w:r>
      </w:ins>
      <w:del w:id="629" w:author="tedo gogoladze" w:date="2020-01-06T14:53:00Z">
        <w:r w:rsidRPr="004A4B49" w:rsidDel="00D50DD0">
          <w:rPr>
            <w:rFonts w:ascii="Times New Roman" w:eastAsia="Arial Unicode MS" w:hAnsi="Times New Roman" w:cstheme="minorBidi"/>
            <w:color w:val="auto"/>
            <w:sz w:val="22"/>
            <w:szCs w:val="22"/>
            <w:lang w:val="en-GB" w:eastAsia="et-EE"/>
            <w:rPrChange w:id="630" w:author="Mario Ezequiel Scott" w:date="2019-12-29T19:14:00Z">
              <w:rPr>
                <w:rFonts w:ascii="Times New Roman" w:eastAsia="Arial Unicode MS" w:hAnsi="Times New Roman" w:cstheme="minorBidi"/>
                <w:color w:val="auto"/>
                <w:sz w:val="22"/>
                <w:szCs w:val="22"/>
                <w:lang w:val="et-EE" w:eastAsia="et-EE"/>
              </w:rPr>
            </w:rPrChange>
          </w:rPr>
          <w:delText xml:space="preserve">E. Scotts </w:delText>
        </w:r>
      </w:del>
      <w:r w:rsidRPr="004A4B49">
        <w:rPr>
          <w:rFonts w:ascii="Times New Roman" w:eastAsia="Arial Unicode MS" w:hAnsi="Times New Roman" w:cstheme="minorBidi"/>
          <w:color w:val="auto"/>
          <w:sz w:val="22"/>
          <w:szCs w:val="22"/>
          <w:lang w:val="en-GB" w:eastAsia="et-EE"/>
          <w:rPrChange w:id="631" w:author="Mario Ezequiel Scott" w:date="2019-12-29T19:14:00Z">
            <w:rPr>
              <w:rFonts w:ascii="Times New Roman" w:eastAsia="Arial Unicode MS" w:hAnsi="Times New Roman" w:cstheme="minorBidi"/>
              <w:color w:val="auto"/>
              <w:sz w:val="22"/>
              <w:szCs w:val="22"/>
              <w:lang w:val="et-EE" w:eastAsia="et-EE"/>
            </w:rPr>
          </w:rPrChange>
        </w:rPr>
        <w:t xml:space="preserve">work </w:t>
      </w:r>
      <w:proofErr w:type="gramStart"/>
      <w:r w:rsidRPr="004A4B49">
        <w:rPr>
          <w:rFonts w:ascii="Times New Roman" w:eastAsia="Arial Unicode MS" w:hAnsi="Times New Roman" w:cstheme="minorBidi"/>
          <w:color w:val="auto"/>
          <w:sz w:val="22"/>
          <w:szCs w:val="22"/>
          <w:lang w:val="en-GB" w:eastAsia="et-EE"/>
          <w:rPrChange w:id="632" w:author="Mario Ezequiel Scott" w:date="2019-12-29T19:14:00Z">
            <w:rPr>
              <w:rFonts w:ascii="Times New Roman" w:eastAsia="Arial Unicode MS" w:hAnsi="Times New Roman" w:cstheme="minorBidi"/>
              <w:color w:val="auto"/>
              <w:sz w:val="22"/>
              <w:szCs w:val="22"/>
              <w:lang w:val="et-EE" w:eastAsia="et-EE"/>
            </w:rPr>
          </w:rPrChange>
        </w:rPr>
        <w:t>are</w:t>
      </w:r>
      <w:proofErr w:type="gramEnd"/>
      <w:r w:rsidRPr="004A4B49">
        <w:rPr>
          <w:rFonts w:ascii="Times New Roman" w:eastAsia="Arial Unicode MS" w:hAnsi="Times New Roman" w:cstheme="minorBidi"/>
          <w:color w:val="auto"/>
          <w:sz w:val="22"/>
          <w:szCs w:val="22"/>
          <w:lang w:val="en-GB" w:eastAsia="et-EE"/>
          <w:rPrChange w:id="633" w:author="Mario Ezequiel Scott" w:date="2019-12-29T19:14:00Z">
            <w:rPr>
              <w:rFonts w:ascii="Times New Roman" w:eastAsia="Arial Unicode MS" w:hAnsi="Times New Roman" w:cstheme="minorBidi"/>
              <w:color w:val="auto"/>
              <w:sz w:val="22"/>
              <w:szCs w:val="22"/>
              <w:lang w:val="et-EE" w:eastAsia="et-EE"/>
            </w:rPr>
          </w:rPrChange>
        </w:rPr>
        <w:t xml:space="preserve"> related to the Personality traits model (Big 5 Personality Traits) studied in the work of </w:t>
      </w:r>
      <w:del w:id="634" w:author="tedo gogoladze" w:date="2020-01-06T14:53:00Z">
        <w:r w:rsidRPr="004A4B49" w:rsidDel="00D50DD0">
          <w:rPr>
            <w:rFonts w:ascii="Times New Roman" w:eastAsia="Arial Unicode MS" w:hAnsi="Times New Roman" w:cstheme="minorBidi"/>
            <w:color w:val="auto"/>
            <w:sz w:val="22"/>
            <w:szCs w:val="22"/>
            <w:lang w:val="en-GB" w:eastAsia="et-EE"/>
            <w:rPrChange w:id="635" w:author="Mario Ezequiel Scott" w:date="2019-12-29T19:14:00Z">
              <w:rPr>
                <w:rFonts w:ascii="Times New Roman" w:eastAsia="Arial Unicode MS" w:hAnsi="Times New Roman" w:cstheme="minorBidi"/>
                <w:color w:val="auto"/>
                <w:sz w:val="22"/>
                <w:szCs w:val="22"/>
                <w:lang w:val="et-EE" w:eastAsia="et-EE"/>
              </w:rPr>
            </w:rPrChange>
          </w:rPr>
          <w:delText xml:space="preserve">N.L. </w:delText>
        </w:r>
      </w:del>
      <w:proofErr w:type="spellStart"/>
      <w:r w:rsidRPr="004A4B49">
        <w:rPr>
          <w:rFonts w:ascii="Times New Roman" w:eastAsia="Arial Unicode MS" w:hAnsi="Times New Roman" w:cstheme="minorBidi"/>
          <w:color w:val="auto"/>
          <w:sz w:val="22"/>
          <w:szCs w:val="22"/>
          <w:lang w:val="en-GB" w:eastAsia="et-EE"/>
          <w:rPrChange w:id="636" w:author="Mario Ezequiel Scott" w:date="2019-12-29T19:14:00Z">
            <w:rPr>
              <w:rFonts w:ascii="Times New Roman" w:eastAsia="Arial Unicode MS" w:hAnsi="Times New Roman" w:cstheme="minorBidi"/>
              <w:color w:val="auto"/>
              <w:sz w:val="22"/>
              <w:szCs w:val="22"/>
              <w:lang w:val="et-EE" w:eastAsia="et-EE"/>
            </w:rPr>
          </w:rPrChange>
        </w:rPr>
        <w:t>Siddiquei</w:t>
      </w:r>
      <w:proofErr w:type="spellEnd"/>
      <w:r w:rsidRPr="004A4B49">
        <w:rPr>
          <w:rFonts w:ascii="Times New Roman" w:eastAsia="Arial Unicode MS" w:hAnsi="Times New Roman" w:cstheme="minorBidi"/>
          <w:color w:val="auto"/>
          <w:sz w:val="22"/>
          <w:szCs w:val="22"/>
          <w:lang w:val="en-GB" w:eastAsia="et-EE"/>
          <w:rPrChange w:id="637" w:author="Mario Ezequiel Scott" w:date="2019-12-29T19:14:00Z">
            <w:rPr>
              <w:rFonts w:ascii="Times New Roman" w:eastAsia="Arial Unicode MS" w:hAnsi="Times New Roman" w:cstheme="minorBidi"/>
              <w:color w:val="auto"/>
              <w:sz w:val="22"/>
              <w:szCs w:val="22"/>
              <w:lang w:val="et-EE" w:eastAsia="et-EE"/>
            </w:rPr>
          </w:rPrChange>
        </w:rPr>
        <w:t xml:space="preserve"> </w:t>
      </w:r>
      <w:ins w:id="638" w:author="tedo gogoladze" w:date="2020-01-06T14:53:00Z">
        <w:r w:rsidR="00D50DD0">
          <w:rPr>
            <w:rFonts w:ascii="Times New Roman" w:eastAsia="Arial Unicode MS" w:hAnsi="Times New Roman" w:cstheme="minorBidi"/>
            <w:color w:val="auto"/>
            <w:sz w:val="22"/>
            <w:szCs w:val="22"/>
            <w:lang w:val="en-GB" w:eastAsia="et-EE"/>
          </w:rPr>
          <w:t>et. al [8]</w:t>
        </w:r>
      </w:ins>
      <w:del w:id="639" w:author="tedo gogoladze" w:date="2020-01-06T14:54:00Z">
        <w:r w:rsidRPr="004A4B49" w:rsidDel="00D50DD0">
          <w:rPr>
            <w:rFonts w:ascii="Times New Roman" w:eastAsia="Arial Unicode MS" w:hAnsi="Times New Roman" w:cstheme="minorBidi"/>
            <w:color w:val="auto"/>
            <w:sz w:val="22"/>
            <w:szCs w:val="22"/>
            <w:lang w:val="en-GB" w:eastAsia="et-EE"/>
            <w:rPrChange w:id="640" w:author="Mario Ezequiel Scott" w:date="2019-12-29T19:14:00Z">
              <w:rPr>
                <w:rFonts w:ascii="Times New Roman" w:eastAsia="Arial Unicode MS" w:hAnsi="Times New Roman" w:cstheme="minorBidi"/>
                <w:color w:val="auto"/>
                <w:sz w:val="22"/>
                <w:szCs w:val="22"/>
                <w:lang w:val="et-EE" w:eastAsia="et-EE"/>
              </w:rPr>
            </w:rPrChange>
          </w:rPr>
          <w:delText>and R. Khalid</w:delText>
        </w:r>
      </w:del>
      <w:r w:rsidRPr="004A4B49">
        <w:rPr>
          <w:rFonts w:ascii="Times New Roman" w:eastAsia="Arial Unicode MS" w:hAnsi="Times New Roman" w:cstheme="minorBidi"/>
          <w:color w:val="auto"/>
          <w:sz w:val="22"/>
          <w:szCs w:val="22"/>
          <w:lang w:val="en-GB" w:eastAsia="et-EE"/>
          <w:rPrChange w:id="641" w:author="Mario Ezequiel Scott" w:date="2019-12-29T19:14:00Z">
            <w:rPr>
              <w:rFonts w:ascii="Times New Roman" w:eastAsia="Arial Unicode MS" w:hAnsi="Times New Roman" w:cstheme="minorBidi"/>
              <w:color w:val="auto"/>
              <w:sz w:val="22"/>
              <w:szCs w:val="22"/>
              <w:lang w:val="et-EE" w:eastAsia="et-EE"/>
            </w:rPr>
          </w:rPrChange>
        </w:rPr>
        <w:t xml:space="preserve">, Therefore, our second research question is as follows: </w:t>
      </w:r>
    </w:p>
    <w:p w14:paraId="4901D314" w14:textId="2FF2B306" w:rsidR="00945060" w:rsidRPr="004A4B49" w:rsidRDefault="00370523" w:rsidP="00370523">
      <w:pPr>
        <w:pStyle w:val="Default"/>
        <w:rPr>
          <w:rFonts w:ascii="Times New Roman" w:eastAsia="Arial Unicode MS" w:hAnsi="Times New Roman" w:cstheme="minorBidi"/>
          <w:color w:val="auto"/>
          <w:sz w:val="22"/>
          <w:szCs w:val="22"/>
          <w:lang w:val="en-GB" w:eastAsia="et-EE"/>
          <w:rPrChange w:id="642" w:author="Mario Ezequiel Scott" w:date="2019-12-29T19:14:00Z">
            <w:rPr>
              <w:rFonts w:ascii="Times New Roman" w:eastAsia="Arial Unicode MS" w:hAnsi="Times New Roman" w:cstheme="minorBidi"/>
              <w:color w:val="auto"/>
              <w:sz w:val="22"/>
              <w:szCs w:val="22"/>
              <w:lang w:val="et-EE" w:eastAsia="et-EE"/>
            </w:rPr>
          </w:rPrChange>
        </w:rPr>
      </w:pPr>
      <w:r w:rsidRPr="004A4B49">
        <w:rPr>
          <w:rFonts w:ascii="Times New Roman" w:eastAsia="Arial Unicode MS" w:hAnsi="Times New Roman" w:cstheme="minorBidi"/>
          <w:color w:val="auto"/>
          <w:sz w:val="22"/>
          <w:szCs w:val="22"/>
          <w:lang w:val="en-GB" w:eastAsia="et-EE"/>
          <w:rPrChange w:id="643" w:author="Mario Ezequiel Scott" w:date="2019-12-29T19:14:00Z">
            <w:rPr>
              <w:rFonts w:ascii="Times New Roman" w:eastAsia="Arial Unicode MS" w:hAnsi="Times New Roman" w:cstheme="minorBidi"/>
              <w:color w:val="auto"/>
              <w:sz w:val="22"/>
              <w:szCs w:val="22"/>
              <w:lang w:val="et-EE" w:eastAsia="et-EE"/>
            </w:rPr>
          </w:rPrChange>
        </w:rPr>
        <w:t>- RQ 2)</w:t>
      </w:r>
      <w:del w:id="644" w:author="tedo gogoladze" w:date="2020-01-03T15:57:00Z">
        <w:r w:rsidRPr="004A4B49" w:rsidDel="0023752B">
          <w:rPr>
            <w:rFonts w:ascii="Times New Roman" w:eastAsia="Arial Unicode MS" w:hAnsi="Times New Roman" w:cstheme="minorBidi"/>
            <w:color w:val="auto"/>
            <w:sz w:val="22"/>
            <w:szCs w:val="22"/>
            <w:lang w:val="en-GB" w:eastAsia="et-EE"/>
            <w:rPrChange w:id="645" w:author="Mario Ezequiel Scott" w:date="2019-12-29T19:14:00Z">
              <w:rPr>
                <w:rFonts w:ascii="Times New Roman" w:eastAsia="Arial Unicode MS" w:hAnsi="Times New Roman" w:cstheme="minorBidi"/>
                <w:color w:val="auto"/>
                <w:sz w:val="22"/>
                <w:szCs w:val="22"/>
                <w:lang w:val="et-EE" w:eastAsia="et-EE"/>
              </w:rPr>
            </w:rPrChange>
          </w:rPr>
          <w:delText xml:space="preserve"> How Big 5 Personality Traits model is related to Agile metrics according to the previous studies?</w:delText>
        </w:r>
      </w:del>
      <w:ins w:id="646" w:author="tedo gogoladze" w:date="2020-01-03T15:56:00Z">
        <w:r w:rsidR="0023752B">
          <w:rPr>
            <w:rFonts w:ascii="Times New Roman" w:eastAsia="Arial Unicode MS" w:hAnsi="Times New Roman" w:cstheme="minorBidi"/>
            <w:color w:val="auto"/>
            <w:sz w:val="22"/>
            <w:szCs w:val="22"/>
            <w:lang w:val="en-GB" w:eastAsia="et-EE"/>
          </w:rPr>
          <w:t xml:space="preserve"> </w:t>
        </w:r>
        <w:r w:rsidR="0023752B" w:rsidRPr="0023752B">
          <w:rPr>
            <w:rFonts w:ascii="Times New Roman" w:eastAsia="Arial Unicode MS" w:hAnsi="Times New Roman" w:cstheme="minorBidi"/>
            <w:color w:val="auto"/>
            <w:sz w:val="22"/>
            <w:szCs w:val="22"/>
            <w:lang w:val="en-GB" w:eastAsia="et-EE"/>
          </w:rPr>
          <w:t xml:space="preserve">What is the relationship between </w:t>
        </w:r>
        <w:r w:rsidR="0023752B">
          <w:rPr>
            <w:rFonts w:ascii="Times New Roman" w:eastAsia="Arial Unicode MS" w:hAnsi="Times New Roman" w:cstheme="minorBidi"/>
            <w:color w:val="auto"/>
            <w:sz w:val="22"/>
            <w:szCs w:val="22"/>
            <w:lang w:val="en-GB" w:eastAsia="et-EE"/>
          </w:rPr>
          <w:t xml:space="preserve">Big </w:t>
        </w:r>
        <w:r w:rsidR="0023752B" w:rsidRPr="0023752B">
          <w:rPr>
            <w:rFonts w:ascii="Times New Roman" w:eastAsia="Arial Unicode MS" w:hAnsi="Times New Roman" w:cstheme="minorBidi"/>
            <w:color w:val="auto"/>
            <w:sz w:val="22"/>
            <w:szCs w:val="22"/>
            <w:lang w:val="en-GB" w:eastAsia="et-EE"/>
          </w:rPr>
          <w:t xml:space="preserve">5 </w:t>
        </w:r>
        <w:r w:rsidR="0023752B">
          <w:rPr>
            <w:rFonts w:ascii="Times New Roman" w:eastAsia="Arial Unicode MS" w:hAnsi="Times New Roman" w:cstheme="minorBidi"/>
            <w:color w:val="auto"/>
            <w:sz w:val="22"/>
            <w:szCs w:val="22"/>
            <w:lang w:val="en-GB" w:eastAsia="et-EE"/>
          </w:rPr>
          <w:t xml:space="preserve">personality traits </w:t>
        </w:r>
        <w:r w:rsidR="0023752B" w:rsidRPr="0023752B">
          <w:rPr>
            <w:rFonts w:ascii="Times New Roman" w:eastAsia="Arial Unicode MS" w:hAnsi="Times New Roman" w:cstheme="minorBidi"/>
            <w:color w:val="auto"/>
            <w:sz w:val="22"/>
            <w:szCs w:val="22"/>
            <w:lang w:val="en-GB" w:eastAsia="et-EE"/>
          </w:rPr>
          <w:t xml:space="preserve">and </w:t>
        </w:r>
      </w:ins>
      <w:ins w:id="647" w:author="tedo gogoladze" w:date="2020-01-03T15:58:00Z">
        <w:r w:rsidR="0023752B" w:rsidRPr="00862023">
          <w:rPr>
            <w:rFonts w:ascii="Times New Roman" w:eastAsia="Arial Unicode MS" w:hAnsi="Times New Roman" w:cstheme="minorBidi"/>
            <w:color w:val="auto"/>
            <w:sz w:val="22"/>
            <w:szCs w:val="22"/>
            <w:lang w:val="en-GB" w:eastAsia="et-EE"/>
          </w:rPr>
          <w:t>FSLSM</w:t>
        </w:r>
        <w:r w:rsidR="0023752B" w:rsidRPr="0023752B">
          <w:rPr>
            <w:rFonts w:ascii="Times New Roman" w:eastAsia="Arial Unicode MS" w:hAnsi="Times New Roman" w:cstheme="minorBidi"/>
            <w:color w:val="auto"/>
            <w:sz w:val="22"/>
            <w:szCs w:val="22"/>
            <w:lang w:val="en-GB" w:eastAsia="et-EE"/>
          </w:rPr>
          <w:t xml:space="preserve"> </w:t>
        </w:r>
      </w:ins>
      <w:ins w:id="648" w:author="tedo gogoladze" w:date="2020-01-03T15:56:00Z">
        <w:r w:rsidR="0023752B" w:rsidRPr="0023752B">
          <w:rPr>
            <w:rFonts w:ascii="Times New Roman" w:eastAsia="Arial Unicode MS" w:hAnsi="Times New Roman" w:cstheme="minorBidi"/>
            <w:color w:val="auto"/>
            <w:sz w:val="22"/>
            <w:szCs w:val="22"/>
            <w:lang w:val="en-GB" w:eastAsia="et-EE"/>
          </w:rPr>
          <w:t>in the context of agile software development?</w:t>
        </w:r>
      </w:ins>
    </w:p>
    <w:p w14:paraId="42E83CB3" w14:textId="76B32BD5" w:rsidR="00945060" w:rsidRPr="004A4B49" w:rsidRDefault="00370523" w:rsidP="00595931">
      <w:pPr>
        <w:pStyle w:val="Default"/>
        <w:rPr>
          <w:rFonts w:ascii="Times New Roman" w:eastAsia="Arial Unicode MS" w:hAnsi="Times New Roman" w:cstheme="minorBidi"/>
          <w:color w:val="auto"/>
          <w:sz w:val="22"/>
          <w:szCs w:val="22"/>
          <w:lang w:val="en-GB" w:eastAsia="et-EE"/>
          <w:rPrChange w:id="649" w:author="Mario Ezequiel Scott" w:date="2019-12-29T19:14:00Z">
            <w:rPr>
              <w:rFonts w:ascii="Times New Roman" w:eastAsia="Arial Unicode MS" w:hAnsi="Times New Roman" w:cstheme="minorBidi"/>
              <w:color w:val="auto"/>
              <w:sz w:val="22"/>
              <w:szCs w:val="22"/>
              <w:lang w:val="et-EE" w:eastAsia="et-EE"/>
            </w:rPr>
          </w:rPrChange>
        </w:rPr>
      </w:pPr>
      <w:r w:rsidRPr="004A4B49">
        <w:rPr>
          <w:rFonts w:ascii="Times New Roman" w:eastAsia="Arial Unicode MS" w:hAnsi="Times New Roman" w:cstheme="minorBidi"/>
          <w:color w:val="auto"/>
          <w:sz w:val="22"/>
          <w:szCs w:val="22"/>
          <w:lang w:val="en-GB" w:eastAsia="et-EE"/>
          <w:rPrChange w:id="650" w:author="Mario Ezequiel Scott" w:date="2019-12-29T19:14:00Z">
            <w:rPr>
              <w:rFonts w:ascii="Times New Roman" w:eastAsia="Arial Unicode MS" w:hAnsi="Times New Roman" w:cstheme="minorBidi"/>
              <w:color w:val="auto"/>
              <w:sz w:val="22"/>
              <w:szCs w:val="22"/>
              <w:lang w:val="et-EE" w:eastAsia="et-EE"/>
            </w:rPr>
          </w:rPrChange>
        </w:rPr>
        <w:t xml:space="preserve">For answering this question, we take the association rules </w:t>
      </w:r>
      <w:proofErr w:type="spellStart"/>
      <w:r w:rsidRPr="004A4B49">
        <w:rPr>
          <w:rFonts w:ascii="Times New Roman" w:eastAsia="Arial Unicode MS" w:hAnsi="Times New Roman" w:cstheme="minorBidi"/>
          <w:color w:val="auto"/>
          <w:sz w:val="22"/>
          <w:szCs w:val="22"/>
          <w:lang w:val="en-GB" w:eastAsia="et-EE"/>
          <w:rPrChange w:id="651" w:author="Mario Ezequiel Scott" w:date="2019-12-29T19:14:00Z">
            <w:rPr>
              <w:rFonts w:ascii="Times New Roman" w:eastAsia="Arial Unicode MS" w:hAnsi="Times New Roman" w:cstheme="minorBidi"/>
              <w:color w:val="auto"/>
              <w:sz w:val="22"/>
              <w:szCs w:val="22"/>
              <w:lang w:val="et-EE" w:eastAsia="et-EE"/>
            </w:rPr>
          </w:rPrChange>
        </w:rPr>
        <w:t>of</w:t>
      </w:r>
      <w:del w:id="652" w:author="tedo gogoladze" w:date="2020-01-06T14:54:00Z">
        <w:r w:rsidRPr="004A4B49" w:rsidDel="00D50DD0">
          <w:rPr>
            <w:rFonts w:ascii="Times New Roman" w:eastAsia="Arial Unicode MS" w:hAnsi="Times New Roman" w:cstheme="minorBidi"/>
            <w:color w:val="auto"/>
            <w:sz w:val="22"/>
            <w:szCs w:val="22"/>
            <w:lang w:val="en-GB" w:eastAsia="et-EE"/>
            <w:rPrChange w:id="653" w:author="Mario Ezequiel Scott" w:date="2019-12-29T19:14:00Z">
              <w:rPr>
                <w:rFonts w:ascii="Times New Roman" w:eastAsia="Arial Unicode MS" w:hAnsi="Times New Roman" w:cstheme="minorBidi"/>
                <w:color w:val="auto"/>
                <w:sz w:val="22"/>
                <w:szCs w:val="22"/>
                <w:lang w:val="et-EE" w:eastAsia="et-EE"/>
              </w:rPr>
            </w:rPrChange>
          </w:rPr>
          <w:delText xml:space="preserve"> E</w:delText>
        </w:r>
      </w:del>
      <w:r w:rsidRPr="004A4B49">
        <w:rPr>
          <w:rFonts w:ascii="Times New Roman" w:eastAsia="Arial Unicode MS" w:hAnsi="Times New Roman" w:cstheme="minorBidi"/>
          <w:color w:val="auto"/>
          <w:sz w:val="22"/>
          <w:szCs w:val="22"/>
          <w:lang w:val="en-GB" w:eastAsia="et-EE"/>
          <w:rPrChange w:id="654" w:author="Mario Ezequiel Scott" w:date="2019-12-29T19:14:00Z">
            <w:rPr>
              <w:rFonts w:ascii="Times New Roman" w:eastAsia="Arial Unicode MS" w:hAnsi="Times New Roman" w:cstheme="minorBidi"/>
              <w:color w:val="auto"/>
              <w:sz w:val="22"/>
              <w:szCs w:val="22"/>
              <w:lang w:val="et-EE" w:eastAsia="et-EE"/>
            </w:rPr>
          </w:rPrChange>
        </w:rPr>
        <w:t>.Scoot</w:t>
      </w:r>
      <w:proofErr w:type="spellEnd"/>
      <w:r w:rsidRPr="004A4B49">
        <w:rPr>
          <w:rFonts w:ascii="Times New Roman" w:eastAsia="Arial Unicode MS" w:hAnsi="Times New Roman" w:cstheme="minorBidi"/>
          <w:color w:val="auto"/>
          <w:sz w:val="22"/>
          <w:szCs w:val="22"/>
          <w:lang w:val="en-GB" w:eastAsia="et-EE"/>
          <w:rPrChange w:id="655" w:author="Mario Ezequiel Scott" w:date="2019-12-29T19:14:00Z">
            <w:rPr>
              <w:rFonts w:ascii="Times New Roman" w:eastAsia="Arial Unicode MS" w:hAnsi="Times New Roman" w:cstheme="minorBidi"/>
              <w:color w:val="auto"/>
              <w:sz w:val="22"/>
              <w:szCs w:val="22"/>
              <w:lang w:val="et-EE" w:eastAsia="et-EE"/>
            </w:rPr>
          </w:rPrChange>
        </w:rPr>
        <w:t xml:space="preserve"> </w:t>
      </w:r>
      <w:ins w:id="656" w:author="tedo gogoladze" w:date="2020-01-06T14:54:00Z">
        <w:r w:rsidR="00D50DD0">
          <w:rPr>
            <w:rFonts w:ascii="Times New Roman" w:eastAsia="Arial Unicode MS" w:hAnsi="Times New Roman" w:cstheme="minorBidi"/>
            <w:color w:val="auto"/>
            <w:sz w:val="22"/>
            <w:szCs w:val="22"/>
            <w:lang w:val="en-GB" w:eastAsia="et-EE"/>
          </w:rPr>
          <w:t xml:space="preserve">et. al [1] </w:t>
        </w:r>
      </w:ins>
      <w:r w:rsidRPr="004A4B49">
        <w:rPr>
          <w:rFonts w:ascii="Times New Roman" w:eastAsia="Arial Unicode MS" w:hAnsi="Times New Roman" w:cstheme="minorBidi"/>
          <w:color w:val="auto"/>
          <w:sz w:val="22"/>
          <w:szCs w:val="22"/>
          <w:lang w:val="en-GB" w:eastAsia="et-EE"/>
          <w:rPrChange w:id="657" w:author="Mario Ezequiel Scott" w:date="2019-12-29T19:14:00Z">
            <w:rPr>
              <w:rFonts w:ascii="Times New Roman" w:eastAsia="Arial Unicode MS" w:hAnsi="Times New Roman" w:cstheme="minorBidi"/>
              <w:color w:val="auto"/>
              <w:sz w:val="22"/>
              <w:szCs w:val="22"/>
              <w:lang w:val="et-EE" w:eastAsia="et-EE"/>
            </w:rPr>
          </w:rPrChange>
        </w:rPr>
        <w:t xml:space="preserve">that use the </w:t>
      </w:r>
      <w:ins w:id="658" w:author="tedo gogoladze" w:date="2020-01-03T15:58:00Z">
        <w:r w:rsidR="0023752B" w:rsidRPr="00862023">
          <w:rPr>
            <w:rFonts w:ascii="Times New Roman" w:eastAsia="Arial Unicode MS" w:hAnsi="Times New Roman" w:cstheme="minorBidi"/>
            <w:color w:val="auto"/>
            <w:sz w:val="22"/>
            <w:szCs w:val="22"/>
            <w:lang w:val="en-GB" w:eastAsia="et-EE"/>
          </w:rPr>
          <w:t>FSLSM</w:t>
        </w:r>
        <w:r w:rsidR="0023752B" w:rsidRPr="004A4B49" w:rsidDel="0023752B">
          <w:rPr>
            <w:rFonts w:ascii="Times New Roman" w:eastAsia="Arial Unicode MS" w:hAnsi="Times New Roman" w:cstheme="minorBidi"/>
            <w:color w:val="auto"/>
            <w:sz w:val="22"/>
            <w:szCs w:val="22"/>
            <w:lang w:val="en-GB" w:eastAsia="et-EE"/>
            <w:rPrChange w:id="659" w:author="Mario Ezequiel Scott" w:date="2019-12-29T19:14:00Z">
              <w:rPr>
                <w:rFonts w:ascii="Times New Roman" w:eastAsia="Arial Unicode MS" w:hAnsi="Times New Roman" w:cstheme="minorBidi"/>
                <w:color w:val="auto"/>
                <w:sz w:val="22"/>
                <w:szCs w:val="22"/>
                <w:lang w:val="en-GB" w:eastAsia="et-EE"/>
              </w:rPr>
            </w:rPrChange>
          </w:rPr>
          <w:t xml:space="preserve"> </w:t>
        </w:r>
      </w:ins>
      <w:del w:id="660" w:author="tedo gogoladze" w:date="2020-01-03T15:58:00Z">
        <w:r w:rsidRPr="004A4B49" w:rsidDel="0023752B">
          <w:rPr>
            <w:rFonts w:ascii="Times New Roman" w:eastAsia="Arial Unicode MS" w:hAnsi="Times New Roman" w:cstheme="minorBidi"/>
            <w:color w:val="auto"/>
            <w:sz w:val="22"/>
            <w:szCs w:val="22"/>
            <w:lang w:val="en-GB" w:eastAsia="et-EE"/>
            <w:rPrChange w:id="661" w:author="Mario Ezequiel Scott" w:date="2019-12-29T19:14:00Z">
              <w:rPr>
                <w:rFonts w:ascii="Times New Roman" w:eastAsia="Arial Unicode MS" w:hAnsi="Times New Roman" w:cstheme="minorBidi"/>
                <w:color w:val="auto"/>
                <w:sz w:val="22"/>
                <w:szCs w:val="22"/>
                <w:lang w:val="et-EE" w:eastAsia="et-EE"/>
              </w:rPr>
            </w:rPrChange>
          </w:rPr>
          <w:delText xml:space="preserve">FSLM </w:delText>
        </w:r>
      </w:del>
      <w:r w:rsidRPr="004A4B49">
        <w:rPr>
          <w:rFonts w:ascii="Times New Roman" w:eastAsia="Arial Unicode MS" w:hAnsi="Times New Roman" w:cstheme="minorBidi"/>
          <w:color w:val="auto"/>
          <w:sz w:val="22"/>
          <w:szCs w:val="22"/>
          <w:lang w:val="en-GB" w:eastAsia="et-EE"/>
          <w:rPrChange w:id="662" w:author="Mario Ezequiel Scott" w:date="2019-12-29T19:14:00Z">
            <w:rPr>
              <w:rFonts w:ascii="Times New Roman" w:eastAsia="Arial Unicode MS" w:hAnsi="Times New Roman" w:cstheme="minorBidi"/>
              <w:color w:val="auto"/>
              <w:sz w:val="22"/>
              <w:szCs w:val="22"/>
              <w:lang w:val="et-EE" w:eastAsia="et-EE"/>
            </w:rPr>
          </w:rPrChange>
        </w:rPr>
        <w:t xml:space="preserve">model, replace </w:t>
      </w:r>
      <w:ins w:id="663" w:author="tedo gogoladze" w:date="2020-01-03T15:59:00Z">
        <w:r w:rsidR="0023752B" w:rsidRPr="00862023">
          <w:rPr>
            <w:rFonts w:ascii="Times New Roman" w:eastAsia="Arial Unicode MS" w:hAnsi="Times New Roman" w:cstheme="minorBidi"/>
            <w:color w:val="auto"/>
            <w:sz w:val="22"/>
            <w:szCs w:val="22"/>
            <w:lang w:val="en-GB" w:eastAsia="et-EE"/>
          </w:rPr>
          <w:t>FSLSM</w:t>
        </w:r>
        <w:r w:rsidR="0023752B" w:rsidRPr="004A4B49" w:rsidDel="0023752B">
          <w:rPr>
            <w:rFonts w:ascii="Times New Roman" w:eastAsia="Arial Unicode MS" w:hAnsi="Times New Roman" w:cstheme="minorBidi"/>
            <w:color w:val="auto"/>
            <w:sz w:val="22"/>
            <w:szCs w:val="22"/>
            <w:lang w:val="en-GB" w:eastAsia="et-EE"/>
            <w:rPrChange w:id="664" w:author="Mario Ezequiel Scott" w:date="2019-12-29T19:14:00Z">
              <w:rPr>
                <w:rFonts w:ascii="Times New Roman" w:eastAsia="Arial Unicode MS" w:hAnsi="Times New Roman" w:cstheme="minorBidi"/>
                <w:color w:val="auto"/>
                <w:sz w:val="22"/>
                <w:szCs w:val="22"/>
                <w:lang w:val="en-GB" w:eastAsia="et-EE"/>
              </w:rPr>
            </w:rPrChange>
          </w:rPr>
          <w:t xml:space="preserve"> </w:t>
        </w:r>
      </w:ins>
      <w:del w:id="665" w:author="tedo gogoladze" w:date="2020-01-03T15:59:00Z">
        <w:r w:rsidRPr="004A4B49" w:rsidDel="0023752B">
          <w:rPr>
            <w:rFonts w:ascii="Times New Roman" w:eastAsia="Arial Unicode MS" w:hAnsi="Times New Roman" w:cstheme="minorBidi"/>
            <w:color w:val="auto"/>
            <w:sz w:val="22"/>
            <w:szCs w:val="22"/>
            <w:lang w:val="en-GB" w:eastAsia="et-EE"/>
            <w:rPrChange w:id="666" w:author="Mario Ezequiel Scott" w:date="2019-12-29T19:14:00Z">
              <w:rPr>
                <w:rFonts w:ascii="Times New Roman" w:eastAsia="Arial Unicode MS" w:hAnsi="Times New Roman" w:cstheme="minorBidi"/>
                <w:color w:val="auto"/>
                <w:sz w:val="22"/>
                <w:szCs w:val="22"/>
                <w:lang w:val="et-EE" w:eastAsia="et-EE"/>
              </w:rPr>
            </w:rPrChange>
          </w:rPr>
          <w:delText xml:space="preserve">FSLM </w:delText>
        </w:r>
      </w:del>
      <w:r w:rsidRPr="004A4B49">
        <w:rPr>
          <w:rFonts w:ascii="Times New Roman" w:eastAsia="Arial Unicode MS" w:hAnsi="Times New Roman" w:cstheme="minorBidi"/>
          <w:color w:val="auto"/>
          <w:sz w:val="22"/>
          <w:szCs w:val="22"/>
          <w:lang w:val="en-GB" w:eastAsia="et-EE"/>
          <w:rPrChange w:id="667" w:author="Mario Ezequiel Scott" w:date="2019-12-29T19:14:00Z">
            <w:rPr>
              <w:rFonts w:ascii="Times New Roman" w:eastAsia="Arial Unicode MS" w:hAnsi="Times New Roman" w:cstheme="minorBidi"/>
              <w:color w:val="auto"/>
              <w:sz w:val="22"/>
              <w:szCs w:val="22"/>
              <w:lang w:val="et-EE" w:eastAsia="et-EE"/>
            </w:rPr>
          </w:rPrChange>
        </w:rPr>
        <w:t xml:space="preserve">with Big 5 personality traits using </w:t>
      </w:r>
      <w:del w:id="668" w:author="tedo gogoladze" w:date="2020-01-06T14:54:00Z">
        <w:r w:rsidRPr="004A4B49" w:rsidDel="00D50DD0">
          <w:rPr>
            <w:rFonts w:ascii="Times New Roman" w:eastAsia="Arial Unicode MS" w:hAnsi="Times New Roman" w:cstheme="minorBidi"/>
            <w:color w:val="auto"/>
            <w:sz w:val="22"/>
            <w:szCs w:val="22"/>
            <w:lang w:val="en-GB" w:eastAsia="et-EE"/>
            <w:rPrChange w:id="669" w:author="Mario Ezequiel Scott" w:date="2019-12-29T19:14:00Z">
              <w:rPr>
                <w:rFonts w:ascii="Times New Roman" w:eastAsia="Arial Unicode MS" w:hAnsi="Times New Roman" w:cstheme="minorBidi"/>
                <w:color w:val="auto"/>
                <w:sz w:val="22"/>
                <w:szCs w:val="22"/>
                <w:lang w:val="et-EE" w:eastAsia="et-EE"/>
              </w:rPr>
            </w:rPrChange>
          </w:rPr>
          <w:delText xml:space="preserve">Siddiquei`s </w:delText>
        </w:r>
      </w:del>
      <w:ins w:id="670" w:author="tedo gogoladze" w:date="2020-01-03T15:59:00Z">
        <w:r w:rsidR="0023752B" w:rsidRPr="00862023">
          <w:rPr>
            <w:rFonts w:ascii="Times New Roman" w:eastAsia="Arial Unicode MS" w:hAnsi="Times New Roman" w:cstheme="minorBidi"/>
            <w:color w:val="auto"/>
            <w:sz w:val="22"/>
            <w:szCs w:val="22"/>
            <w:lang w:val="en-GB" w:eastAsia="et-EE"/>
          </w:rPr>
          <w:t>FSLSM</w:t>
        </w:r>
        <w:r w:rsidR="0023752B" w:rsidRPr="004A4B49" w:rsidDel="0023752B">
          <w:rPr>
            <w:rFonts w:ascii="Times New Roman" w:eastAsia="Arial Unicode MS" w:hAnsi="Times New Roman" w:cstheme="minorBidi"/>
            <w:color w:val="auto"/>
            <w:sz w:val="22"/>
            <w:szCs w:val="22"/>
            <w:lang w:val="en-GB" w:eastAsia="et-EE"/>
            <w:rPrChange w:id="671" w:author="Mario Ezequiel Scott" w:date="2019-12-29T19:14:00Z">
              <w:rPr>
                <w:rFonts w:ascii="Times New Roman" w:eastAsia="Arial Unicode MS" w:hAnsi="Times New Roman" w:cstheme="minorBidi"/>
                <w:color w:val="auto"/>
                <w:sz w:val="22"/>
                <w:szCs w:val="22"/>
                <w:lang w:val="en-GB" w:eastAsia="et-EE"/>
              </w:rPr>
            </w:rPrChange>
          </w:rPr>
          <w:t xml:space="preserve"> </w:t>
        </w:r>
      </w:ins>
      <w:del w:id="672" w:author="tedo gogoladze" w:date="2020-01-03T15:59:00Z">
        <w:r w:rsidRPr="004A4B49" w:rsidDel="0023752B">
          <w:rPr>
            <w:rFonts w:ascii="Times New Roman" w:eastAsia="Arial Unicode MS" w:hAnsi="Times New Roman" w:cstheme="minorBidi"/>
            <w:color w:val="auto"/>
            <w:sz w:val="22"/>
            <w:szCs w:val="22"/>
            <w:lang w:val="en-GB" w:eastAsia="et-EE"/>
            <w:rPrChange w:id="673" w:author="Mario Ezequiel Scott" w:date="2019-12-29T19:14:00Z">
              <w:rPr>
                <w:rFonts w:ascii="Times New Roman" w:eastAsia="Arial Unicode MS" w:hAnsi="Times New Roman" w:cstheme="minorBidi"/>
                <w:color w:val="auto"/>
                <w:sz w:val="22"/>
                <w:szCs w:val="22"/>
                <w:lang w:val="et-EE" w:eastAsia="et-EE"/>
              </w:rPr>
            </w:rPrChange>
          </w:rPr>
          <w:delText>FSLM</w:delText>
        </w:r>
      </w:del>
      <w:r w:rsidRPr="004A4B49">
        <w:rPr>
          <w:rFonts w:ascii="Times New Roman" w:eastAsia="Arial Unicode MS" w:hAnsi="Times New Roman" w:cstheme="minorBidi"/>
          <w:color w:val="auto"/>
          <w:sz w:val="22"/>
          <w:szCs w:val="22"/>
          <w:lang w:val="en-GB" w:eastAsia="et-EE"/>
          <w:rPrChange w:id="674" w:author="Mario Ezequiel Scott" w:date="2019-12-29T19:14:00Z">
            <w:rPr>
              <w:rFonts w:ascii="Times New Roman" w:eastAsia="Arial Unicode MS" w:hAnsi="Times New Roman" w:cstheme="minorBidi"/>
              <w:color w:val="auto"/>
              <w:sz w:val="22"/>
              <w:szCs w:val="22"/>
              <w:lang w:val="et-EE" w:eastAsia="et-EE"/>
            </w:rPr>
          </w:rPrChange>
        </w:rPr>
        <w:t>/Big 5 correlation matrix</w:t>
      </w:r>
      <w:ins w:id="675" w:author="tedo gogoladze" w:date="2020-01-06T14:54:00Z">
        <w:r w:rsidR="00D50DD0">
          <w:rPr>
            <w:rFonts w:ascii="Times New Roman" w:eastAsia="Arial Unicode MS" w:hAnsi="Times New Roman" w:cstheme="minorBidi"/>
            <w:color w:val="auto"/>
            <w:sz w:val="22"/>
            <w:szCs w:val="22"/>
            <w:lang w:val="en-GB" w:eastAsia="et-EE"/>
          </w:rPr>
          <w:t xml:space="preserve"> of </w:t>
        </w:r>
        <w:proofErr w:type="spellStart"/>
        <w:r w:rsidR="00D50DD0">
          <w:rPr>
            <w:rFonts w:ascii="Times New Roman" w:eastAsia="Arial Unicode MS" w:hAnsi="Times New Roman" w:cstheme="minorBidi"/>
            <w:color w:val="auto"/>
            <w:sz w:val="22"/>
            <w:szCs w:val="22"/>
            <w:lang w:val="en-GB" w:eastAsia="et-EE"/>
          </w:rPr>
          <w:t>Siddiquei</w:t>
        </w:r>
        <w:proofErr w:type="spellEnd"/>
        <w:r w:rsidR="00D50DD0">
          <w:rPr>
            <w:rFonts w:ascii="Times New Roman" w:eastAsia="Arial Unicode MS" w:hAnsi="Times New Roman" w:cstheme="minorBidi"/>
            <w:color w:val="auto"/>
            <w:sz w:val="22"/>
            <w:szCs w:val="22"/>
            <w:lang w:val="en-GB" w:eastAsia="et-EE"/>
          </w:rPr>
          <w:t xml:space="preserve"> et. al [8]</w:t>
        </w:r>
      </w:ins>
      <w:r w:rsidRPr="004A4B49">
        <w:rPr>
          <w:rFonts w:ascii="Times New Roman" w:eastAsia="Arial Unicode MS" w:hAnsi="Times New Roman" w:cstheme="minorBidi"/>
          <w:color w:val="auto"/>
          <w:sz w:val="22"/>
          <w:szCs w:val="22"/>
          <w:lang w:val="en-GB" w:eastAsia="et-EE"/>
          <w:rPrChange w:id="676" w:author="Mario Ezequiel Scott" w:date="2019-12-29T19:14:00Z">
            <w:rPr>
              <w:rFonts w:ascii="Times New Roman" w:eastAsia="Arial Unicode MS" w:hAnsi="Times New Roman" w:cstheme="minorBidi"/>
              <w:color w:val="auto"/>
              <w:sz w:val="22"/>
              <w:szCs w:val="22"/>
              <w:lang w:val="et-EE" w:eastAsia="et-EE"/>
            </w:rPr>
          </w:rPrChange>
        </w:rPr>
        <w:t xml:space="preserve">, and finally, we examine significance of these new association rules comparing to the Scott`s original rules. In his work, </w:t>
      </w:r>
      <w:del w:id="677" w:author="tedo gogoladze" w:date="2020-01-06T14:54:00Z">
        <w:r w:rsidRPr="004A4B49" w:rsidDel="00D50DD0">
          <w:rPr>
            <w:rFonts w:ascii="Times New Roman" w:eastAsia="Arial Unicode MS" w:hAnsi="Times New Roman" w:cstheme="minorBidi"/>
            <w:color w:val="auto"/>
            <w:sz w:val="22"/>
            <w:szCs w:val="22"/>
            <w:lang w:val="en-GB" w:eastAsia="et-EE"/>
            <w:rPrChange w:id="678" w:author="Mario Ezequiel Scott" w:date="2019-12-29T19:14:00Z">
              <w:rPr>
                <w:rFonts w:ascii="Times New Roman" w:eastAsia="Arial Unicode MS" w:hAnsi="Times New Roman" w:cstheme="minorBidi"/>
                <w:color w:val="auto"/>
                <w:sz w:val="22"/>
                <w:szCs w:val="22"/>
                <w:lang w:val="et-EE" w:eastAsia="et-EE"/>
              </w:rPr>
            </w:rPrChange>
          </w:rPr>
          <w:delText>E.</w:delText>
        </w:r>
      </w:del>
      <w:r w:rsidRPr="004A4B49">
        <w:rPr>
          <w:rFonts w:ascii="Times New Roman" w:eastAsia="Arial Unicode MS" w:hAnsi="Times New Roman" w:cstheme="minorBidi"/>
          <w:color w:val="auto"/>
          <w:sz w:val="22"/>
          <w:szCs w:val="22"/>
          <w:lang w:val="en-GB" w:eastAsia="et-EE"/>
          <w:rPrChange w:id="679" w:author="Mario Ezequiel Scott" w:date="2019-12-29T19:14:00Z">
            <w:rPr>
              <w:rFonts w:ascii="Times New Roman" w:eastAsia="Arial Unicode MS" w:hAnsi="Times New Roman" w:cstheme="minorBidi"/>
              <w:color w:val="auto"/>
              <w:sz w:val="22"/>
              <w:szCs w:val="22"/>
              <w:lang w:val="et-EE" w:eastAsia="et-EE"/>
            </w:rPr>
          </w:rPrChange>
        </w:rPr>
        <w:t xml:space="preserve">Scott </w:t>
      </w:r>
      <w:ins w:id="680" w:author="tedo gogoladze" w:date="2020-01-06T14:54:00Z">
        <w:r w:rsidR="00D50DD0">
          <w:rPr>
            <w:rFonts w:ascii="Times New Roman" w:eastAsia="Arial Unicode MS" w:hAnsi="Times New Roman" w:cstheme="minorBidi"/>
            <w:color w:val="auto"/>
            <w:sz w:val="22"/>
            <w:szCs w:val="22"/>
            <w:lang w:val="en-GB" w:eastAsia="et-EE"/>
          </w:rPr>
          <w:t>et. al [1]</w:t>
        </w:r>
      </w:ins>
      <w:r w:rsidRPr="004A4B49">
        <w:rPr>
          <w:rFonts w:ascii="Times New Roman" w:eastAsia="Arial Unicode MS" w:hAnsi="Times New Roman" w:cstheme="minorBidi"/>
          <w:color w:val="auto"/>
          <w:sz w:val="22"/>
          <w:szCs w:val="22"/>
          <w:lang w:val="en-GB" w:eastAsia="et-EE"/>
          <w:rPrChange w:id="681" w:author="Mario Ezequiel Scott" w:date="2019-12-29T19:14:00Z">
            <w:rPr>
              <w:rFonts w:ascii="Times New Roman" w:eastAsia="Arial Unicode MS" w:hAnsi="Times New Roman" w:cstheme="minorBidi"/>
              <w:color w:val="auto"/>
              <w:sz w:val="22"/>
              <w:szCs w:val="22"/>
              <w:lang w:val="et-EE" w:eastAsia="et-EE"/>
            </w:rPr>
          </w:rPrChange>
        </w:rPr>
        <w:t>has used several SCRUM performance metrics that are also commonly used within the Agile software development, additionally, some of these metrics are studied in the previous research question of this paper, therefore, these metrics are applied in this question as well and the same dataset of open source JIRA logs of the software development teams will be used.</w:t>
      </w:r>
    </w:p>
    <w:p w14:paraId="21AD64E9" w14:textId="3C527892" w:rsidR="00361668" w:rsidRPr="004A4B49" w:rsidRDefault="00361668" w:rsidP="00595931">
      <w:pPr>
        <w:pStyle w:val="Default"/>
        <w:rPr>
          <w:rFonts w:ascii="Times New Roman" w:eastAsia="Arial Unicode MS" w:hAnsi="Times New Roman" w:cstheme="minorBidi"/>
          <w:color w:val="auto"/>
          <w:sz w:val="22"/>
          <w:szCs w:val="22"/>
          <w:lang w:val="en-GB" w:eastAsia="et-EE"/>
          <w:rPrChange w:id="682" w:author="Mario Ezequiel Scott" w:date="2019-12-29T19:14:00Z">
            <w:rPr>
              <w:rFonts w:ascii="Times New Roman" w:eastAsia="Arial Unicode MS" w:hAnsi="Times New Roman" w:cstheme="minorBidi"/>
              <w:color w:val="auto"/>
              <w:sz w:val="22"/>
              <w:szCs w:val="22"/>
              <w:lang w:val="et-EE" w:eastAsia="et-EE"/>
            </w:rPr>
          </w:rPrChange>
        </w:rPr>
      </w:pPr>
      <w:r w:rsidRPr="004A4B49">
        <w:rPr>
          <w:rFonts w:ascii="Times New Roman" w:eastAsia="Arial Unicode MS" w:hAnsi="Times New Roman" w:cstheme="minorBidi"/>
          <w:color w:val="auto"/>
          <w:sz w:val="22"/>
          <w:szCs w:val="22"/>
          <w:lang w:val="en-GB" w:eastAsia="et-EE"/>
          <w:rPrChange w:id="683" w:author="Mario Ezequiel Scott" w:date="2019-12-29T19:14:00Z">
            <w:rPr>
              <w:rFonts w:ascii="Times New Roman" w:eastAsia="Arial Unicode MS" w:hAnsi="Times New Roman" w:cstheme="minorBidi"/>
              <w:color w:val="auto"/>
              <w:sz w:val="22"/>
              <w:szCs w:val="22"/>
              <w:lang w:val="et-EE" w:eastAsia="et-EE"/>
            </w:rPr>
          </w:rPrChange>
        </w:rPr>
        <w:t xml:space="preserve">Answering the research questions will be beneficial mainly for the software development industry. Knowledge of the relationships of the personality traits and the specific Agile metrics can be useful for the team </w:t>
      </w:r>
      <w:r w:rsidR="00370523" w:rsidRPr="004A4B49">
        <w:rPr>
          <w:rFonts w:ascii="Times New Roman" w:eastAsia="Arial Unicode MS" w:hAnsi="Times New Roman" w:cstheme="minorBidi"/>
          <w:color w:val="auto"/>
          <w:sz w:val="22"/>
          <w:szCs w:val="22"/>
          <w:lang w:val="en-GB" w:eastAsia="et-EE"/>
          <w:rPrChange w:id="684" w:author="Mario Ezequiel Scott" w:date="2019-12-29T19:14:00Z">
            <w:rPr>
              <w:rFonts w:ascii="Times New Roman" w:eastAsia="Arial Unicode MS" w:hAnsi="Times New Roman" w:cstheme="minorBidi"/>
              <w:color w:val="auto"/>
              <w:sz w:val="22"/>
              <w:szCs w:val="22"/>
              <w:lang w:val="et-EE" w:eastAsia="et-EE"/>
            </w:rPr>
          </w:rPrChange>
        </w:rPr>
        <w:t xml:space="preserve">and product management </w:t>
      </w:r>
      <w:r w:rsidRPr="004A4B49">
        <w:rPr>
          <w:rFonts w:ascii="Times New Roman" w:eastAsia="Arial Unicode MS" w:hAnsi="Times New Roman" w:cstheme="minorBidi"/>
          <w:color w:val="auto"/>
          <w:sz w:val="22"/>
          <w:szCs w:val="22"/>
          <w:lang w:val="en-GB" w:eastAsia="et-EE"/>
          <w:rPrChange w:id="685" w:author="Mario Ezequiel Scott" w:date="2019-12-29T19:14:00Z">
            <w:rPr>
              <w:rFonts w:ascii="Times New Roman" w:eastAsia="Arial Unicode MS" w:hAnsi="Times New Roman" w:cstheme="minorBidi"/>
              <w:color w:val="auto"/>
              <w:sz w:val="22"/>
              <w:szCs w:val="22"/>
              <w:lang w:val="et-EE" w:eastAsia="et-EE"/>
            </w:rPr>
          </w:rPrChange>
        </w:rPr>
        <w:t xml:space="preserve">to </w:t>
      </w:r>
      <w:proofErr w:type="spellStart"/>
      <w:r w:rsidR="00370523" w:rsidRPr="004A4B49">
        <w:rPr>
          <w:rFonts w:ascii="Times New Roman" w:eastAsia="Arial Unicode MS" w:hAnsi="Times New Roman" w:cstheme="minorBidi"/>
          <w:color w:val="auto"/>
          <w:sz w:val="22"/>
          <w:szCs w:val="22"/>
          <w:lang w:val="en-GB" w:eastAsia="et-EE"/>
          <w:rPrChange w:id="686" w:author="Mario Ezequiel Scott" w:date="2019-12-29T19:14:00Z">
            <w:rPr>
              <w:rFonts w:ascii="Times New Roman" w:eastAsia="Arial Unicode MS" w:hAnsi="Times New Roman" w:cstheme="minorBidi"/>
              <w:color w:val="auto"/>
              <w:sz w:val="22"/>
              <w:szCs w:val="22"/>
              <w:lang w:val="et-EE" w:eastAsia="et-EE"/>
            </w:rPr>
          </w:rPrChange>
        </w:rPr>
        <w:t>analyze</w:t>
      </w:r>
      <w:proofErr w:type="spellEnd"/>
      <w:r w:rsidR="00370523" w:rsidRPr="004A4B49">
        <w:rPr>
          <w:rFonts w:ascii="Times New Roman" w:eastAsia="Arial Unicode MS" w:hAnsi="Times New Roman" w:cstheme="minorBidi"/>
          <w:color w:val="auto"/>
          <w:sz w:val="22"/>
          <w:szCs w:val="22"/>
          <w:lang w:val="en-GB" w:eastAsia="et-EE"/>
          <w:rPrChange w:id="687" w:author="Mario Ezequiel Scott" w:date="2019-12-29T19:14:00Z">
            <w:rPr>
              <w:rFonts w:ascii="Times New Roman" w:eastAsia="Arial Unicode MS" w:hAnsi="Times New Roman" w:cstheme="minorBidi"/>
              <w:color w:val="auto"/>
              <w:sz w:val="22"/>
              <w:szCs w:val="22"/>
              <w:lang w:val="et-EE" w:eastAsia="et-EE"/>
            </w:rPr>
          </w:rPrChange>
        </w:rPr>
        <w:t>, forecast and handle the performance of the developers and the teams accordingly</w:t>
      </w:r>
      <w:r w:rsidRPr="004A4B49">
        <w:rPr>
          <w:rFonts w:ascii="Times New Roman" w:eastAsia="Arial Unicode MS" w:hAnsi="Times New Roman" w:cstheme="minorBidi"/>
          <w:color w:val="auto"/>
          <w:sz w:val="22"/>
          <w:szCs w:val="22"/>
          <w:lang w:val="en-GB" w:eastAsia="et-EE"/>
          <w:rPrChange w:id="688" w:author="Mario Ezequiel Scott" w:date="2019-12-29T19:14:00Z">
            <w:rPr>
              <w:rFonts w:ascii="Times New Roman" w:eastAsia="Arial Unicode MS" w:hAnsi="Times New Roman" w:cstheme="minorBidi"/>
              <w:color w:val="auto"/>
              <w:sz w:val="22"/>
              <w:szCs w:val="22"/>
              <w:lang w:val="et-EE" w:eastAsia="et-EE"/>
            </w:rPr>
          </w:rPrChange>
        </w:rPr>
        <w:t xml:space="preserve">. They would be able to </w:t>
      </w:r>
      <w:r w:rsidR="00595931" w:rsidRPr="004A4B49">
        <w:rPr>
          <w:rFonts w:ascii="Times New Roman" w:eastAsia="Arial Unicode MS" w:hAnsi="Times New Roman" w:cstheme="minorBidi"/>
          <w:color w:val="auto"/>
          <w:sz w:val="22"/>
          <w:szCs w:val="22"/>
          <w:lang w:val="en-GB" w:eastAsia="et-EE"/>
          <w:rPrChange w:id="689" w:author="Mario Ezequiel Scott" w:date="2019-12-29T19:14:00Z">
            <w:rPr>
              <w:rFonts w:ascii="Times New Roman" w:eastAsia="Arial Unicode MS" w:hAnsi="Times New Roman" w:cstheme="minorBidi"/>
              <w:color w:val="auto"/>
              <w:sz w:val="22"/>
              <w:szCs w:val="22"/>
              <w:lang w:val="et-EE" w:eastAsia="et-EE"/>
            </w:rPr>
          </w:rPrChange>
        </w:rPr>
        <w:t xml:space="preserve">recognize the certain </w:t>
      </w:r>
      <w:proofErr w:type="spellStart"/>
      <w:r w:rsidR="00595931" w:rsidRPr="004A4B49">
        <w:rPr>
          <w:rFonts w:ascii="Times New Roman" w:eastAsia="Arial Unicode MS" w:hAnsi="Times New Roman" w:cstheme="minorBidi"/>
          <w:color w:val="auto"/>
          <w:sz w:val="22"/>
          <w:szCs w:val="22"/>
          <w:lang w:val="en-GB" w:eastAsia="et-EE"/>
          <w:rPrChange w:id="690" w:author="Mario Ezequiel Scott" w:date="2019-12-29T19:14:00Z">
            <w:rPr>
              <w:rFonts w:ascii="Times New Roman" w:eastAsia="Arial Unicode MS" w:hAnsi="Times New Roman" w:cstheme="minorBidi"/>
              <w:color w:val="auto"/>
              <w:sz w:val="22"/>
              <w:szCs w:val="22"/>
              <w:lang w:val="et-EE" w:eastAsia="et-EE"/>
            </w:rPr>
          </w:rPrChange>
        </w:rPr>
        <w:t>behaviors</w:t>
      </w:r>
      <w:proofErr w:type="spellEnd"/>
      <w:r w:rsidR="00595931" w:rsidRPr="004A4B49">
        <w:rPr>
          <w:rFonts w:ascii="Times New Roman" w:eastAsia="Arial Unicode MS" w:hAnsi="Times New Roman" w:cstheme="minorBidi"/>
          <w:color w:val="auto"/>
          <w:sz w:val="22"/>
          <w:szCs w:val="22"/>
          <w:lang w:val="en-GB" w:eastAsia="et-EE"/>
          <w:rPrChange w:id="691" w:author="Mario Ezequiel Scott" w:date="2019-12-29T19:14:00Z">
            <w:rPr>
              <w:rFonts w:ascii="Times New Roman" w:eastAsia="Arial Unicode MS" w:hAnsi="Times New Roman" w:cstheme="minorBidi"/>
              <w:color w:val="auto"/>
              <w:sz w:val="22"/>
              <w:szCs w:val="22"/>
              <w:lang w:val="et-EE" w:eastAsia="et-EE"/>
            </w:rPr>
          </w:rPrChange>
        </w:rPr>
        <w:t xml:space="preserve"> in advance, and be aware of </w:t>
      </w:r>
      <w:r w:rsidRPr="004A4B49">
        <w:rPr>
          <w:rFonts w:ascii="Times New Roman" w:eastAsia="Arial Unicode MS" w:hAnsi="Times New Roman" w:cstheme="minorBidi"/>
          <w:color w:val="auto"/>
          <w:sz w:val="22"/>
          <w:szCs w:val="22"/>
          <w:lang w:val="en-GB" w:eastAsia="et-EE"/>
          <w:rPrChange w:id="692" w:author="Mario Ezequiel Scott" w:date="2019-12-29T19:14:00Z">
            <w:rPr>
              <w:rFonts w:ascii="Times New Roman" w:eastAsia="Arial Unicode MS" w:hAnsi="Times New Roman" w:cstheme="minorBidi"/>
              <w:color w:val="auto"/>
              <w:sz w:val="22"/>
              <w:szCs w:val="22"/>
              <w:lang w:val="et-EE" w:eastAsia="et-EE"/>
            </w:rPr>
          </w:rPrChange>
        </w:rPr>
        <w:t xml:space="preserve">the possible outcomes of having the developers of the specific personalities in their teams. </w:t>
      </w:r>
    </w:p>
    <w:p w14:paraId="1404F62B" w14:textId="77777777" w:rsidR="00361668" w:rsidRPr="004A4B49" w:rsidRDefault="00361668" w:rsidP="00361668">
      <w:pPr>
        <w:pStyle w:val="Default"/>
        <w:rPr>
          <w:rFonts w:ascii="Times New Roman" w:eastAsia="Arial Unicode MS" w:hAnsi="Times New Roman" w:cstheme="minorBidi"/>
          <w:color w:val="auto"/>
          <w:sz w:val="22"/>
          <w:szCs w:val="22"/>
          <w:lang w:val="en-GB" w:eastAsia="et-EE"/>
          <w:rPrChange w:id="693" w:author="Mario Ezequiel Scott" w:date="2019-12-29T19:14:00Z">
            <w:rPr>
              <w:rFonts w:ascii="Times New Roman" w:eastAsia="Arial Unicode MS" w:hAnsi="Times New Roman" w:cstheme="minorBidi"/>
              <w:color w:val="auto"/>
              <w:sz w:val="22"/>
              <w:szCs w:val="22"/>
              <w:lang w:val="et-EE" w:eastAsia="et-EE"/>
            </w:rPr>
          </w:rPrChange>
        </w:rPr>
      </w:pPr>
      <w:r w:rsidRPr="004A4B49">
        <w:rPr>
          <w:rFonts w:ascii="Times New Roman" w:eastAsia="Arial Unicode MS" w:hAnsi="Times New Roman" w:cstheme="minorBidi"/>
          <w:color w:val="auto"/>
          <w:sz w:val="22"/>
          <w:szCs w:val="22"/>
          <w:lang w:val="en-GB" w:eastAsia="et-EE"/>
          <w:rPrChange w:id="694" w:author="Mario Ezequiel Scott" w:date="2019-12-29T19:14:00Z">
            <w:rPr>
              <w:rFonts w:ascii="Times New Roman" w:eastAsia="Arial Unicode MS" w:hAnsi="Times New Roman" w:cstheme="minorBidi"/>
              <w:color w:val="auto"/>
              <w:sz w:val="22"/>
              <w:szCs w:val="22"/>
              <w:lang w:val="et-EE" w:eastAsia="et-EE"/>
            </w:rPr>
          </w:rPrChange>
        </w:rPr>
        <w:t xml:space="preserve">For the developers, knowing their own personality traits can be a note for the possible positive or negative results in their work. Considering the fact, that the personalities of the developers can be changed over the short time [2], they can work on their own specific personality traits to improve the personal and team productivity. </w:t>
      </w:r>
    </w:p>
    <w:p w14:paraId="544ECCE6" w14:textId="1D6499F4" w:rsidR="00361668" w:rsidRPr="004A4B49" w:rsidRDefault="00361668" w:rsidP="00361668">
      <w:pPr>
        <w:rPr>
          <w:lang w:val="en-GB"/>
        </w:rPr>
      </w:pPr>
      <w:r w:rsidRPr="004A4B49">
        <w:rPr>
          <w:sz w:val="22"/>
          <w:szCs w:val="22"/>
          <w:lang w:val="en-GB"/>
          <w:rPrChange w:id="695" w:author="Mario Ezequiel Scott" w:date="2019-12-29T19:14:00Z">
            <w:rPr>
              <w:sz w:val="22"/>
              <w:szCs w:val="22"/>
            </w:rPr>
          </w:rPrChange>
        </w:rPr>
        <w:t>For the Researchers, answer of the questions of this paper can be useful for the further researches on the Agile teams and Personalities. Furthermore, answering to the second question can add more scientific proof and strengthen the research findings of the linked researches. Having the positive results in relationship of Big 5 Personality traits and Agile preference metrics can make a solid bridge that will make a solid and fact-based triangular relationship of Felder–Silverman Learning Style Model, Big 5 Personality Traits model and Agile metrics.</w:t>
      </w:r>
    </w:p>
    <w:p w14:paraId="6F300F2A" w14:textId="1942B225" w:rsidR="00843861" w:rsidRPr="004A4B49" w:rsidRDefault="000B03D1" w:rsidP="00BE64E7">
      <w:pPr>
        <w:pStyle w:val="Heading1"/>
        <w:numPr>
          <w:ilvl w:val="0"/>
          <w:numId w:val="6"/>
        </w:numPr>
        <w:suppressAutoHyphens/>
        <w:ind w:left="360" w:hanging="360"/>
      </w:pPr>
      <w:bookmarkStart w:id="696" w:name="_Toc29215272"/>
      <w:r w:rsidRPr="004A4B49">
        <w:lastRenderedPageBreak/>
        <w:t>Background</w:t>
      </w:r>
      <w:bookmarkEnd w:id="696"/>
    </w:p>
    <w:p w14:paraId="013EB872" w14:textId="0255BA51" w:rsidR="0095158B" w:rsidRPr="004A4B49" w:rsidRDefault="0095158B" w:rsidP="0095158B">
      <w:pPr>
        <w:pStyle w:val="Heading2"/>
      </w:pPr>
      <w:bookmarkStart w:id="697" w:name="_Toc29215273"/>
      <w:r w:rsidRPr="004A4B49">
        <w:t>Personality type assessment model</w:t>
      </w:r>
      <w:bookmarkEnd w:id="697"/>
    </w:p>
    <w:p w14:paraId="08DC549F" w14:textId="77777777" w:rsidR="000D737E" w:rsidRPr="004A4B49" w:rsidRDefault="000D737E" w:rsidP="000D737E">
      <w:pPr>
        <w:rPr>
          <w:lang w:val="en-GB"/>
          <w:rPrChange w:id="698" w:author="Mario Ezequiel Scott" w:date="2019-12-29T19:14:00Z">
            <w:rPr/>
          </w:rPrChange>
        </w:rPr>
      </w:pPr>
      <w:r w:rsidRPr="004A4B49">
        <w:rPr>
          <w:lang w:val="en-GB"/>
          <w:rPrChange w:id="699" w:author="Mario Ezequiel Scott" w:date="2019-12-29T19:14:00Z">
            <w:rPr/>
          </w:rPrChange>
        </w:rPr>
        <w:t xml:space="preserve">The Big Five Personality Traits Model is a five-dimensional personality assessment tool. These five factors are Openness, Conscientiousness, Extraversion, Agreeableness, Neuroticism. </w:t>
      </w:r>
    </w:p>
    <w:p w14:paraId="07A70FBD" w14:textId="77777777" w:rsidR="000D737E" w:rsidRPr="004A4B49" w:rsidRDefault="000D737E" w:rsidP="000D737E">
      <w:pPr>
        <w:pStyle w:val="ListParagraph"/>
        <w:keepLines w:val="0"/>
        <w:numPr>
          <w:ilvl w:val="0"/>
          <w:numId w:val="75"/>
        </w:numPr>
        <w:autoSpaceDE/>
        <w:spacing w:before="0" w:after="160" w:line="259" w:lineRule="auto"/>
        <w:jc w:val="left"/>
        <w:rPr>
          <w:lang w:val="en-GB"/>
          <w:rPrChange w:id="700" w:author="Mario Ezequiel Scott" w:date="2019-12-29T19:14:00Z">
            <w:rPr/>
          </w:rPrChange>
        </w:rPr>
      </w:pPr>
      <w:r w:rsidRPr="004A4B49">
        <w:rPr>
          <w:lang w:val="en-GB"/>
          <w:rPrChange w:id="701" w:author="Mario Ezequiel Scott" w:date="2019-12-29T19:14:00Z">
            <w:rPr/>
          </w:rPrChange>
        </w:rPr>
        <w:t xml:space="preserve">Openness shows being open to new ideas and experiences, it also indicates how creative they are. </w:t>
      </w:r>
    </w:p>
    <w:p w14:paraId="2F136D13" w14:textId="77777777" w:rsidR="000D737E" w:rsidRPr="004A4B49" w:rsidRDefault="000D737E" w:rsidP="000D737E">
      <w:pPr>
        <w:pStyle w:val="ListParagraph"/>
        <w:keepLines w:val="0"/>
        <w:numPr>
          <w:ilvl w:val="0"/>
          <w:numId w:val="75"/>
        </w:numPr>
        <w:autoSpaceDE/>
        <w:spacing w:before="0" w:after="160" w:line="259" w:lineRule="auto"/>
        <w:jc w:val="left"/>
        <w:rPr>
          <w:lang w:val="en-GB"/>
          <w:rPrChange w:id="702" w:author="Mario Ezequiel Scott" w:date="2019-12-29T19:14:00Z">
            <w:rPr/>
          </w:rPrChange>
        </w:rPr>
      </w:pPr>
      <w:r w:rsidRPr="004A4B49">
        <w:rPr>
          <w:lang w:val="en-GB"/>
          <w:rPrChange w:id="703" w:author="Mario Ezequiel Scott" w:date="2019-12-29T19:14:00Z">
            <w:rPr/>
          </w:rPrChange>
        </w:rPr>
        <w:t xml:space="preserve">Conscientiousness indicates the level of goal-orientation, commitment, self-discipline, organization and persistence of the individuals. </w:t>
      </w:r>
    </w:p>
    <w:p w14:paraId="174C3A36" w14:textId="77777777" w:rsidR="000D737E" w:rsidRPr="004A4B49" w:rsidRDefault="000D737E" w:rsidP="000D737E">
      <w:pPr>
        <w:pStyle w:val="ListParagraph"/>
        <w:keepLines w:val="0"/>
        <w:numPr>
          <w:ilvl w:val="0"/>
          <w:numId w:val="75"/>
        </w:numPr>
        <w:autoSpaceDE/>
        <w:spacing w:before="0" w:after="160" w:line="259" w:lineRule="auto"/>
        <w:jc w:val="left"/>
        <w:rPr>
          <w:lang w:val="en-GB"/>
          <w:rPrChange w:id="704" w:author="Mario Ezequiel Scott" w:date="2019-12-29T19:14:00Z">
            <w:rPr/>
          </w:rPrChange>
        </w:rPr>
      </w:pPr>
      <w:r w:rsidRPr="004A4B49">
        <w:rPr>
          <w:lang w:val="en-GB"/>
          <w:rPrChange w:id="705" w:author="Mario Ezequiel Scott" w:date="2019-12-29T19:14:00Z">
            <w:rPr/>
          </w:rPrChange>
        </w:rPr>
        <w:t>Extraversion denotes the level of gregariousness and sociability of a person, ease of interaction with the others.</w:t>
      </w:r>
    </w:p>
    <w:p w14:paraId="6261E7F5" w14:textId="77777777" w:rsidR="000D737E" w:rsidRPr="004A4B49" w:rsidRDefault="000D737E" w:rsidP="000D737E">
      <w:pPr>
        <w:pStyle w:val="ListParagraph"/>
        <w:keepLines w:val="0"/>
        <w:numPr>
          <w:ilvl w:val="0"/>
          <w:numId w:val="75"/>
        </w:numPr>
        <w:autoSpaceDE/>
        <w:spacing w:before="0" w:after="160" w:line="259" w:lineRule="auto"/>
        <w:jc w:val="left"/>
        <w:rPr>
          <w:lang w:val="en-GB"/>
          <w:rPrChange w:id="706" w:author="Mario Ezequiel Scott" w:date="2019-12-29T19:14:00Z">
            <w:rPr/>
          </w:rPrChange>
        </w:rPr>
      </w:pPr>
      <w:r w:rsidRPr="004A4B49">
        <w:rPr>
          <w:lang w:val="en-GB"/>
          <w:rPrChange w:id="707" w:author="Mario Ezequiel Scott" w:date="2019-12-29T19:14:00Z">
            <w:rPr/>
          </w:rPrChange>
        </w:rPr>
        <w:t xml:space="preserve">Agreeableness measures degree of trust to the other individuals, cooperation and level of friendliness, adaptive and adjustable to the </w:t>
      </w:r>
      <w:proofErr w:type="spellStart"/>
      <w:r w:rsidRPr="004A4B49">
        <w:rPr>
          <w:lang w:val="en-GB"/>
          <w:rPrChange w:id="708" w:author="Mario Ezequiel Scott" w:date="2019-12-29T19:14:00Z">
            <w:rPr/>
          </w:rPrChange>
        </w:rPr>
        <w:t>others</w:t>
      </w:r>
      <w:proofErr w:type="spellEnd"/>
      <w:r w:rsidRPr="004A4B49">
        <w:rPr>
          <w:lang w:val="en-GB"/>
          <w:rPrChange w:id="709" w:author="Mario Ezequiel Scott" w:date="2019-12-29T19:14:00Z">
            <w:rPr/>
          </w:rPrChange>
        </w:rPr>
        <w:t xml:space="preserve"> needs. </w:t>
      </w:r>
    </w:p>
    <w:p w14:paraId="610C80A3" w14:textId="13FB908F" w:rsidR="000D737E" w:rsidRPr="004A4B49" w:rsidRDefault="000D737E" w:rsidP="000D737E">
      <w:pPr>
        <w:pStyle w:val="ListParagraph"/>
        <w:keepLines w:val="0"/>
        <w:numPr>
          <w:ilvl w:val="0"/>
          <w:numId w:val="75"/>
        </w:numPr>
        <w:autoSpaceDE/>
        <w:spacing w:before="0" w:after="160" w:line="259" w:lineRule="auto"/>
        <w:jc w:val="left"/>
        <w:rPr>
          <w:lang w:val="en-GB"/>
          <w:rPrChange w:id="710" w:author="Mario Ezequiel Scott" w:date="2019-12-29T19:14:00Z">
            <w:rPr/>
          </w:rPrChange>
        </w:rPr>
      </w:pPr>
      <w:r w:rsidRPr="004A4B49">
        <w:rPr>
          <w:lang w:val="en-GB"/>
          <w:rPrChange w:id="711" w:author="Mario Ezequiel Scott" w:date="2019-12-29T19:14:00Z">
            <w:rPr/>
          </w:rPrChange>
        </w:rPr>
        <w:t>Neuroticism describes the level of negative emotions expression and personal tolerance and to the stress [</w:t>
      </w:r>
      <w:ins w:id="712" w:author="tedo gogoladze" w:date="2020-01-05T02:09:00Z">
        <w:r w:rsidR="008E1E78">
          <w:rPr>
            <w:lang w:val="en-GB"/>
          </w:rPr>
          <w:t>6</w:t>
        </w:r>
      </w:ins>
      <w:del w:id="713" w:author="tedo gogoladze" w:date="2020-01-05T02:09:00Z">
        <w:r w:rsidRPr="004A4B49" w:rsidDel="008E1E78">
          <w:rPr>
            <w:lang w:val="en-GB"/>
            <w:rPrChange w:id="714" w:author="Mario Ezequiel Scott" w:date="2019-12-29T19:14:00Z">
              <w:rPr/>
            </w:rPrChange>
          </w:rPr>
          <w:delText>2</w:delText>
        </w:r>
      </w:del>
      <w:r w:rsidRPr="004A4B49">
        <w:rPr>
          <w:lang w:val="en-GB"/>
          <w:rPrChange w:id="715" w:author="Mario Ezequiel Scott" w:date="2019-12-29T19:14:00Z">
            <w:rPr/>
          </w:rPrChange>
        </w:rPr>
        <w:t xml:space="preserve">]. </w:t>
      </w:r>
    </w:p>
    <w:p w14:paraId="37AFD6DD" w14:textId="60403FA6" w:rsidR="000D737E" w:rsidRPr="004A4B49" w:rsidRDefault="000D737E" w:rsidP="000D737E">
      <w:pPr>
        <w:rPr>
          <w:lang w:val="en-GB"/>
          <w:rPrChange w:id="716" w:author="Mario Ezequiel Scott" w:date="2019-12-29T19:14:00Z">
            <w:rPr/>
          </w:rPrChange>
        </w:rPr>
      </w:pPr>
      <w:r w:rsidRPr="004A4B49">
        <w:rPr>
          <w:lang w:val="en-GB"/>
          <w:rPrChange w:id="717" w:author="Mario Ezequiel Scott" w:date="2019-12-29T19:14:00Z">
            <w:rPr/>
          </w:rPrChange>
        </w:rPr>
        <w:t>Personality trait factors and their definer adjectives, scales and sort items, as described by McCrae and John, are given in Table 1 [</w:t>
      </w:r>
      <w:ins w:id="718" w:author="tedo gogoladze" w:date="2020-01-05T02:12:00Z">
        <w:r w:rsidR="008E1E78">
          <w:rPr>
            <w:lang w:val="en-GB"/>
          </w:rPr>
          <w:t>11</w:t>
        </w:r>
      </w:ins>
      <w:del w:id="719" w:author="tedo gogoladze" w:date="2020-01-05T02:12:00Z">
        <w:r w:rsidRPr="004A4B49" w:rsidDel="008E1E78">
          <w:rPr>
            <w:lang w:val="en-GB"/>
            <w:rPrChange w:id="720" w:author="Mario Ezequiel Scott" w:date="2019-12-29T19:14:00Z">
              <w:rPr/>
            </w:rPrChange>
          </w:rPr>
          <w:delText>3</w:delText>
        </w:r>
      </w:del>
      <w:r w:rsidRPr="004A4B49">
        <w:rPr>
          <w:lang w:val="en-GB"/>
          <w:rPrChange w:id="721" w:author="Mario Ezequiel Scott" w:date="2019-12-29T19:14:00Z">
            <w:rPr/>
          </w:rPrChange>
        </w:rPr>
        <w:t>].</w:t>
      </w:r>
    </w:p>
    <w:p w14:paraId="6FD2BA78" w14:textId="15E108E3" w:rsidR="000D737E" w:rsidRPr="004A4B49" w:rsidRDefault="000D737E" w:rsidP="000D737E">
      <w:pPr>
        <w:rPr>
          <w:lang w:val="en-GB"/>
          <w:rPrChange w:id="722" w:author="Mario Ezequiel Scott" w:date="2019-12-29T19:14:00Z">
            <w:rPr/>
          </w:rPrChange>
        </w:rPr>
      </w:pPr>
      <w:r w:rsidRPr="004A4B49">
        <w:rPr>
          <w:lang w:val="en-GB"/>
          <w:rPrChange w:id="723" w:author="Mario Ezequiel Scott" w:date="2019-12-29T19:14:00Z">
            <w:rPr/>
          </w:rPrChange>
        </w:rPr>
        <w:t xml:space="preserve">The claim of five-factor theorists is that these factors, singly or in combination, can be found in virtually all personality instruments [McCrae and John, 1992]. Big Five personality traits model does not imply that the whole of the individuals` personality traits can be divided by these five traits, these traits are more broad definitions and each of these traits summarizes various specific, distinct characteristics of the personality. </w:t>
      </w:r>
      <w:r w:rsidRPr="004A4B49">
        <w:rPr>
          <w:i/>
          <w:iCs/>
          <w:lang w:val="en-GB"/>
          <w:rPrChange w:id="724" w:author="Mario Ezequiel Scott" w:date="2019-12-29T19:14:00Z">
            <w:rPr>
              <w:i/>
              <w:iCs/>
            </w:rPr>
          </w:rPrChange>
        </w:rPr>
        <w:t>[</w:t>
      </w:r>
      <w:ins w:id="725" w:author="tedo gogoladze" w:date="2020-01-05T02:12:00Z">
        <w:r w:rsidR="008E1E78">
          <w:rPr>
            <w:i/>
            <w:iCs/>
            <w:lang w:val="en-GB"/>
          </w:rPr>
          <w:t>12</w:t>
        </w:r>
      </w:ins>
      <w:del w:id="726" w:author="tedo gogoladze" w:date="2020-01-05T02:12:00Z">
        <w:r w:rsidRPr="004A4B49" w:rsidDel="008E1E78">
          <w:rPr>
            <w:i/>
            <w:iCs/>
            <w:lang w:val="en-GB"/>
            <w:rPrChange w:id="727" w:author="Mario Ezequiel Scott" w:date="2019-12-29T19:14:00Z">
              <w:rPr>
                <w:i/>
                <w:iCs/>
              </w:rPr>
            </w:rPrChange>
          </w:rPr>
          <w:delText>4</w:delText>
        </w:r>
      </w:del>
      <w:r w:rsidRPr="004A4B49">
        <w:rPr>
          <w:i/>
          <w:iCs/>
          <w:lang w:val="en-GB"/>
          <w:rPrChange w:id="728" w:author="Mario Ezequiel Scott" w:date="2019-12-29T19:14:00Z">
            <w:rPr>
              <w:i/>
              <w:iCs/>
            </w:rPr>
          </w:rPrChange>
        </w:rPr>
        <w:t>]</w:t>
      </w:r>
      <w:r w:rsidRPr="004A4B49">
        <w:rPr>
          <w:lang w:val="en-GB"/>
          <w:rPrChange w:id="729" w:author="Mario Ezequiel Scott" w:date="2019-12-29T19:14:00Z">
            <w:rPr/>
          </w:rPrChange>
        </w:rPr>
        <w:t>.</w:t>
      </w:r>
    </w:p>
    <w:p w14:paraId="024873CD" w14:textId="77777777" w:rsidR="000D737E" w:rsidRPr="004A4B49" w:rsidRDefault="000D737E" w:rsidP="000D737E">
      <w:pPr>
        <w:rPr>
          <w:lang w:val="en-GB"/>
          <w:rPrChange w:id="730" w:author="Mario Ezequiel Scott" w:date="2019-12-29T19:14:00Z">
            <w:rPr/>
          </w:rPrChange>
        </w:rPr>
      </w:pPr>
    </w:p>
    <w:tbl>
      <w:tblPr>
        <w:tblStyle w:val="TableGrid"/>
        <w:tblW w:w="0" w:type="auto"/>
        <w:tblLook w:val="04A0" w:firstRow="1" w:lastRow="0" w:firstColumn="1" w:lastColumn="0" w:noHBand="0" w:noVBand="1"/>
      </w:tblPr>
      <w:tblGrid>
        <w:gridCol w:w="1859"/>
        <w:gridCol w:w="2247"/>
        <w:gridCol w:w="2412"/>
        <w:gridCol w:w="2189"/>
      </w:tblGrid>
      <w:tr w:rsidR="000D737E" w:rsidRPr="004A4B49" w14:paraId="0712C13B" w14:textId="77777777" w:rsidTr="004E3FC2">
        <w:tc>
          <w:tcPr>
            <w:tcW w:w="1859" w:type="dxa"/>
          </w:tcPr>
          <w:p w14:paraId="308F29A9" w14:textId="77777777" w:rsidR="000D737E" w:rsidRPr="004A4B49" w:rsidRDefault="000D737E" w:rsidP="004E3FC2">
            <w:pPr>
              <w:jc w:val="center"/>
              <w:rPr>
                <w:b/>
                <w:lang w:val="en-GB"/>
                <w:rPrChange w:id="731" w:author="Mario Ezequiel Scott" w:date="2019-12-29T19:14:00Z">
                  <w:rPr>
                    <w:b/>
                  </w:rPr>
                </w:rPrChange>
              </w:rPr>
            </w:pPr>
            <w:r w:rsidRPr="004A4B49">
              <w:rPr>
                <w:b/>
                <w:lang w:val="en-GB"/>
                <w:rPrChange w:id="732" w:author="Mario Ezequiel Scott" w:date="2019-12-29T19:14:00Z">
                  <w:rPr>
                    <w:b/>
                  </w:rPr>
                </w:rPrChange>
              </w:rPr>
              <w:t>Factor</w:t>
            </w:r>
          </w:p>
        </w:tc>
        <w:tc>
          <w:tcPr>
            <w:tcW w:w="6848" w:type="dxa"/>
            <w:gridSpan w:val="3"/>
          </w:tcPr>
          <w:p w14:paraId="7F3DF5FC" w14:textId="77777777" w:rsidR="000D737E" w:rsidRPr="004A4B49" w:rsidRDefault="000D737E" w:rsidP="004E3FC2">
            <w:pPr>
              <w:jc w:val="center"/>
              <w:rPr>
                <w:b/>
                <w:lang w:val="en-GB"/>
                <w:rPrChange w:id="733" w:author="Mario Ezequiel Scott" w:date="2019-12-29T19:14:00Z">
                  <w:rPr>
                    <w:b/>
                  </w:rPr>
                </w:rPrChange>
              </w:rPr>
            </w:pPr>
            <w:r w:rsidRPr="004A4B49">
              <w:rPr>
                <w:b/>
                <w:lang w:val="en-GB"/>
                <w:rPrChange w:id="734" w:author="Mario Ezequiel Scott" w:date="2019-12-29T19:14:00Z">
                  <w:rPr>
                    <w:b/>
                  </w:rPr>
                </w:rPrChange>
              </w:rPr>
              <w:t>Factor Definers</w:t>
            </w:r>
          </w:p>
        </w:tc>
      </w:tr>
      <w:tr w:rsidR="000D737E" w:rsidRPr="004A4B49" w14:paraId="3E7FA5EF" w14:textId="77777777" w:rsidTr="004E3FC2">
        <w:tc>
          <w:tcPr>
            <w:tcW w:w="1859" w:type="dxa"/>
          </w:tcPr>
          <w:p w14:paraId="758BB17F" w14:textId="77777777" w:rsidR="000D737E" w:rsidRPr="004A4B49" w:rsidRDefault="000D737E" w:rsidP="004E3FC2">
            <w:pPr>
              <w:jc w:val="center"/>
              <w:rPr>
                <w:b/>
                <w:lang w:val="en-GB"/>
                <w:rPrChange w:id="735" w:author="Mario Ezequiel Scott" w:date="2019-12-29T19:14:00Z">
                  <w:rPr>
                    <w:b/>
                  </w:rPr>
                </w:rPrChange>
              </w:rPr>
            </w:pPr>
            <w:r w:rsidRPr="004A4B49">
              <w:rPr>
                <w:b/>
                <w:lang w:val="en-GB"/>
                <w:rPrChange w:id="736" w:author="Mario Ezequiel Scott" w:date="2019-12-29T19:14:00Z">
                  <w:rPr>
                    <w:b/>
                  </w:rPr>
                </w:rPrChange>
              </w:rPr>
              <w:t>Name</w:t>
            </w:r>
          </w:p>
        </w:tc>
        <w:tc>
          <w:tcPr>
            <w:tcW w:w="2247" w:type="dxa"/>
          </w:tcPr>
          <w:p w14:paraId="0B2556C4" w14:textId="77777777" w:rsidR="000D737E" w:rsidRPr="004A4B49" w:rsidRDefault="000D737E" w:rsidP="004E3FC2">
            <w:pPr>
              <w:jc w:val="center"/>
              <w:rPr>
                <w:b/>
                <w:lang w:val="en-GB"/>
                <w:rPrChange w:id="737" w:author="Mario Ezequiel Scott" w:date="2019-12-29T19:14:00Z">
                  <w:rPr>
                    <w:b/>
                  </w:rPr>
                </w:rPrChange>
              </w:rPr>
            </w:pPr>
            <w:r w:rsidRPr="004A4B49">
              <w:rPr>
                <w:b/>
                <w:lang w:val="en-GB"/>
                <w:rPrChange w:id="738" w:author="Mario Ezequiel Scott" w:date="2019-12-29T19:14:00Z">
                  <w:rPr>
                    <w:b/>
                  </w:rPr>
                </w:rPrChange>
              </w:rPr>
              <w:t>Adjectives</w:t>
            </w:r>
          </w:p>
        </w:tc>
        <w:tc>
          <w:tcPr>
            <w:tcW w:w="2412" w:type="dxa"/>
          </w:tcPr>
          <w:p w14:paraId="327E59F9" w14:textId="77777777" w:rsidR="000D737E" w:rsidRPr="004A4B49" w:rsidRDefault="000D737E" w:rsidP="004E3FC2">
            <w:pPr>
              <w:jc w:val="center"/>
              <w:rPr>
                <w:b/>
                <w:lang w:val="en-GB"/>
                <w:rPrChange w:id="739" w:author="Mario Ezequiel Scott" w:date="2019-12-29T19:14:00Z">
                  <w:rPr>
                    <w:b/>
                  </w:rPr>
                </w:rPrChange>
              </w:rPr>
            </w:pPr>
            <w:r w:rsidRPr="004A4B49">
              <w:rPr>
                <w:b/>
                <w:lang w:val="en-GB"/>
                <w:rPrChange w:id="740" w:author="Mario Ezequiel Scott" w:date="2019-12-29T19:14:00Z">
                  <w:rPr>
                    <w:b/>
                  </w:rPr>
                </w:rPrChange>
              </w:rPr>
              <w:t>Q-sort items</w:t>
            </w:r>
          </w:p>
        </w:tc>
        <w:tc>
          <w:tcPr>
            <w:tcW w:w="2189" w:type="dxa"/>
          </w:tcPr>
          <w:p w14:paraId="344E64D9" w14:textId="77777777" w:rsidR="000D737E" w:rsidRPr="004A4B49" w:rsidRDefault="000D737E" w:rsidP="004E3FC2">
            <w:pPr>
              <w:jc w:val="center"/>
              <w:rPr>
                <w:b/>
                <w:lang w:val="en-GB"/>
                <w:rPrChange w:id="741" w:author="Mario Ezequiel Scott" w:date="2019-12-29T19:14:00Z">
                  <w:rPr>
                    <w:b/>
                  </w:rPr>
                </w:rPrChange>
              </w:rPr>
            </w:pPr>
            <w:r w:rsidRPr="004A4B49">
              <w:rPr>
                <w:b/>
                <w:lang w:val="en-GB"/>
                <w:rPrChange w:id="742" w:author="Mario Ezequiel Scott" w:date="2019-12-29T19:14:00Z">
                  <w:rPr>
                    <w:b/>
                  </w:rPr>
                </w:rPrChange>
              </w:rPr>
              <w:t>Scales</w:t>
            </w:r>
          </w:p>
        </w:tc>
      </w:tr>
      <w:tr w:rsidR="000D737E" w:rsidRPr="004A4B49" w14:paraId="37EF8FCE" w14:textId="77777777" w:rsidTr="004E3FC2">
        <w:tc>
          <w:tcPr>
            <w:tcW w:w="1859" w:type="dxa"/>
          </w:tcPr>
          <w:p w14:paraId="420D9824" w14:textId="77777777" w:rsidR="000D737E" w:rsidRPr="004A4B49" w:rsidRDefault="000D737E" w:rsidP="004E3FC2">
            <w:pPr>
              <w:rPr>
                <w:lang w:val="en-GB"/>
                <w:rPrChange w:id="743" w:author="Mario Ezequiel Scott" w:date="2019-12-29T19:14:00Z">
                  <w:rPr/>
                </w:rPrChange>
              </w:rPr>
            </w:pPr>
            <w:r w:rsidRPr="004A4B49">
              <w:rPr>
                <w:lang w:val="en-GB"/>
                <w:rPrChange w:id="744" w:author="Mario Ezequiel Scott" w:date="2019-12-29T19:14:00Z">
                  <w:rPr/>
                </w:rPrChange>
              </w:rPr>
              <w:t>Extraversion</w:t>
            </w:r>
          </w:p>
        </w:tc>
        <w:tc>
          <w:tcPr>
            <w:tcW w:w="2247" w:type="dxa"/>
          </w:tcPr>
          <w:p w14:paraId="1E928083" w14:textId="77777777" w:rsidR="000D737E" w:rsidRPr="004A4B49" w:rsidRDefault="000D737E" w:rsidP="004E3FC2">
            <w:pPr>
              <w:rPr>
                <w:lang w:val="en-GB"/>
                <w:rPrChange w:id="745" w:author="Mario Ezequiel Scott" w:date="2019-12-29T19:14:00Z">
                  <w:rPr/>
                </w:rPrChange>
              </w:rPr>
            </w:pPr>
            <w:r w:rsidRPr="004A4B49">
              <w:rPr>
                <w:lang w:val="en-GB"/>
                <w:rPrChange w:id="746" w:author="Mario Ezequiel Scott" w:date="2019-12-29T19:14:00Z">
                  <w:rPr/>
                </w:rPrChange>
              </w:rPr>
              <w:t>Active</w:t>
            </w:r>
          </w:p>
          <w:p w14:paraId="7558D67C" w14:textId="77777777" w:rsidR="000D737E" w:rsidRPr="004A4B49" w:rsidRDefault="000D737E" w:rsidP="004E3FC2">
            <w:pPr>
              <w:rPr>
                <w:lang w:val="en-GB"/>
                <w:rPrChange w:id="747" w:author="Mario Ezequiel Scott" w:date="2019-12-29T19:14:00Z">
                  <w:rPr/>
                </w:rPrChange>
              </w:rPr>
            </w:pPr>
            <w:r w:rsidRPr="004A4B49">
              <w:rPr>
                <w:lang w:val="en-GB"/>
                <w:rPrChange w:id="748" w:author="Mario Ezequiel Scott" w:date="2019-12-29T19:14:00Z">
                  <w:rPr/>
                </w:rPrChange>
              </w:rPr>
              <w:t>Assertive</w:t>
            </w:r>
          </w:p>
          <w:p w14:paraId="6C295C63" w14:textId="77777777" w:rsidR="000D737E" w:rsidRPr="004A4B49" w:rsidRDefault="000D737E" w:rsidP="004E3FC2">
            <w:pPr>
              <w:rPr>
                <w:lang w:val="en-GB"/>
                <w:rPrChange w:id="749" w:author="Mario Ezequiel Scott" w:date="2019-12-29T19:14:00Z">
                  <w:rPr/>
                </w:rPrChange>
              </w:rPr>
            </w:pPr>
            <w:r w:rsidRPr="004A4B49">
              <w:rPr>
                <w:lang w:val="en-GB"/>
                <w:rPrChange w:id="750" w:author="Mario Ezequiel Scott" w:date="2019-12-29T19:14:00Z">
                  <w:rPr/>
                </w:rPrChange>
              </w:rPr>
              <w:t>Energetic</w:t>
            </w:r>
          </w:p>
          <w:p w14:paraId="09CA4039" w14:textId="77777777" w:rsidR="000D737E" w:rsidRPr="004A4B49" w:rsidRDefault="000D737E" w:rsidP="004E3FC2">
            <w:pPr>
              <w:rPr>
                <w:lang w:val="en-GB"/>
                <w:rPrChange w:id="751" w:author="Mario Ezequiel Scott" w:date="2019-12-29T19:14:00Z">
                  <w:rPr/>
                </w:rPrChange>
              </w:rPr>
            </w:pPr>
            <w:r w:rsidRPr="004A4B49">
              <w:rPr>
                <w:lang w:val="en-GB"/>
                <w:rPrChange w:id="752" w:author="Mario Ezequiel Scott" w:date="2019-12-29T19:14:00Z">
                  <w:rPr/>
                </w:rPrChange>
              </w:rPr>
              <w:t>Enthusiastic</w:t>
            </w:r>
          </w:p>
          <w:p w14:paraId="2F0E80BB" w14:textId="77777777" w:rsidR="000D737E" w:rsidRPr="004A4B49" w:rsidRDefault="000D737E" w:rsidP="004E3FC2">
            <w:pPr>
              <w:rPr>
                <w:lang w:val="en-GB"/>
                <w:rPrChange w:id="753" w:author="Mario Ezequiel Scott" w:date="2019-12-29T19:14:00Z">
                  <w:rPr/>
                </w:rPrChange>
              </w:rPr>
            </w:pPr>
            <w:r w:rsidRPr="004A4B49">
              <w:rPr>
                <w:lang w:val="en-GB"/>
                <w:rPrChange w:id="754" w:author="Mario Ezequiel Scott" w:date="2019-12-29T19:14:00Z">
                  <w:rPr/>
                </w:rPrChange>
              </w:rPr>
              <w:t>Outgoing</w:t>
            </w:r>
          </w:p>
          <w:p w14:paraId="5A6D5E59" w14:textId="77777777" w:rsidR="000D737E" w:rsidRPr="004A4B49" w:rsidRDefault="000D737E" w:rsidP="004E3FC2">
            <w:pPr>
              <w:rPr>
                <w:lang w:val="en-GB"/>
                <w:rPrChange w:id="755" w:author="Mario Ezequiel Scott" w:date="2019-12-29T19:14:00Z">
                  <w:rPr/>
                </w:rPrChange>
              </w:rPr>
            </w:pPr>
            <w:r w:rsidRPr="004A4B49">
              <w:rPr>
                <w:lang w:val="en-GB"/>
                <w:rPrChange w:id="756" w:author="Mario Ezequiel Scott" w:date="2019-12-29T19:14:00Z">
                  <w:rPr/>
                </w:rPrChange>
              </w:rPr>
              <w:t>Talkative</w:t>
            </w:r>
          </w:p>
        </w:tc>
        <w:tc>
          <w:tcPr>
            <w:tcW w:w="2412" w:type="dxa"/>
          </w:tcPr>
          <w:p w14:paraId="30C9630F" w14:textId="77777777" w:rsidR="000D737E" w:rsidRPr="004A4B49" w:rsidRDefault="000D737E" w:rsidP="004E3FC2">
            <w:pPr>
              <w:rPr>
                <w:lang w:val="en-GB"/>
                <w:rPrChange w:id="757" w:author="Mario Ezequiel Scott" w:date="2019-12-29T19:14:00Z">
                  <w:rPr/>
                </w:rPrChange>
              </w:rPr>
            </w:pPr>
            <w:r w:rsidRPr="004A4B49">
              <w:rPr>
                <w:lang w:val="en-GB"/>
                <w:rPrChange w:id="758" w:author="Mario Ezequiel Scott" w:date="2019-12-29T19:14:00Z">
                  <w:rPr/>
                </w:rPrChange>
              </w:rPr>
              <w:t>Talkative</w:t>
            </w:r>
          </w:p>
          <w:p w14:paraId="38EA116A" w14:textId="77777777" w:rsidR="000D737E" w:rsidRPr="004A4B49" w:rsidRDefault="000D737E" w:rsidP="004E3FC2">
            <w:pPr>
              <w:rPr>
                <w:lang w:val="en-GB"/>
                <w:rPrChange w:id="759" w:author="Mario Ezequiel Scott" w:date="2019-12-29T19:14:00Z">
                  <w:rPr/>
                </w:rPrChange>
              </w:rPr>
            </w:pPr>
            <w:r w:rsidRPr="004A4B49">
              <w:rPr>
                <w:lang w:val="en-GB"/>
                <w:rPrChange w:id="760" w:author="Mario Ezequiel Scott" w:date="2019-12-29T19:14:00Z">
                  <w:rPr/>
                </w:rPrChange>
              </w:rPr>
              <w:t xml:space="preserve">Skilled in play, </w:t>
            </w:r>
            <w:proofErr w:type="spellStart"/>
            <w:r w:rsidRPr="004A4B49">
              <w:rPr>
                <w:lang w:val="en-GB"/>
                <w:rPrChange w:id="761" w:author="Mario Ezequiel Scott" w:date="2019-12-29T19:14:00Z">
                  <w:rPr/>
                </w:rPrChange>
              </w:rPr>
              <w:t>humor</w:t>
            </w:r>
            <w:proofErr w:type="spellEnd"/>
          </w:p>
          <w:p w14:paraId="06AAD69E" w14:textId="77777777" w:rsidR="000D737E" w:rsidRPr="004A4B49" w:rsidRDefault="000D737E" w:rsidP="004E3FC2">
            <w:pPr>
              <w:rPr>
                <w:lang w:val="en-GB"/>
                <w:rPrChange w:id="762" w:author="Mario Ezequiel Scott" w:date="2019-12-29T19:14:00Z">
                  <w:rPr/>
                </w:rPrChange>
              </w:rPr>
            </w:pPr>
            <w:r w:rsidRPr="004A4B49">
              <w:rPr>
                <w:lang w:val="en-GB"/>
                <w:rPrChange w:id="763" w:author="Mario Ezequiel Scott" w:date="2019-12-29T19:14:00Z">
                  <w:rPr/>
                </w:rPrChange>
              </w:rPr>
              <w:t>Rapid personal tempo</w:t>
            </w:r>
          </w:p>
          <w:p w14:paraId="62F82D55" w14:textId="77777777" w:rsidR="000D737E" w:rsidRPr="004A4B49" w:rsidRDefault="000D737E" w:rsidP="004E3FC2">
            <w:pPr>
              <w:rPr>
                <w:lang w:val="en-GB"/>
                <w:rPrChange w:id="764" w:author="Mario Ezequiel Scott" w:date="2019-12-29T19:14:00Z">
                  <w:rPr/>
                </w:rPrChange>
              </w:rPr>
            </w:pPr>
            <w:r w:rsidRPr="004A4B49">
              <w:rPr>
                <w:lang w:val="en-GB"/>
                <w:rPrChange w:id="765" w:author="Mario Ezequiel Scott" w:date="2019-12-29T19:14:00Z">
                  <w:rPr/>
                </w:rPrChange>
              </w:rPr>
              <w:t>Facially, gesturally expressive</w:t>
            </w:r>
          </w:p>
          <w:p w14:paraId="65F01016" w14:textId="77777777" w:rsidR="000D737E" w:rsidRPr="004A4B49" w:rsidRDefault="000D737E" w:rsidP="004E3FC2">
            <w:pPr>
              <w:rPr>
                <w:lang w:val="en-GB"/>
                <w:rPrChange w:id="766" w:author="Mario Ezequiel Scott" w:date="2019-12-29T19:14:00Z">
                  <w:rPr/>
                </w:rPrChange>
              </w:rPr>
            </w:pPr>
            <w:r w:rsidRPr="004A4B49">
              <w:rPr>
                <w:lang w:val="en-GB"/>
                <w:rPrChange w:id="767" w:author="Mario Ezequiel Scott" w:date="2019-12-29T19:14:00Z">
                  <w:rPr/>
                </w:rPrChange>
              </w:rPr>
              <w:t>Behaves assertively</w:t>
            </w:r>
          </w:p>
          <w:p w14:paraId="45A5FFA6" w14:textId="77777777" w:rsidR="000D737E" w:rsidRPr="004A4B49" w:rsidRDefault="000D737E" w:rsidP="004E3FC2">
            <w:pPr>
              <w:rPr>
                <w:lang w:val="en-GB"/>
                <w:rPrChange w:id="768" w:author="Mario Ezequiel Scott" w:date="2019-12-29T19:14:00Z">
                  <w:rPr/>
                </w:rPrChange>
              </w:rPr>
            </w:pPr>
            <w:r w:rsidRPr="004A4B49">
              <w:rPr>
                <w:lang w:val="en-GB"/>
                <w:rPrChange w:id="769" w:author="Mario Ezequiel Scott" w:date="2019-12-29T19:14:00Z">
                  <w:rPr/>
                </w:rPrChange>
              </w:rPr>
              <w:t>Gregarious</w:t>
            </w:r>
          </w:p>
        </w:tc>
        <w:tc>
          <w:tcPr>
            <w:tcW w:w="2189" w:type="dxa"/>
          </w:tcPr>
          <w:p w14:paraId="0C4D4D1D" w14:textId="77777777" w:rsidR="000D737E" w:rsidRPr="004A4B49" w:rsidRDefault="000D737E" w:rsidP="004E3FC2">
            <w:pPr>
              <w:rPr>
                <w:lang w:val="en-GB"/>
                <w:rPrChange w:id="770" w:author="Mario Ezequiel Scott" w:date="2019-12-29T19:14:00Z">
                  <w:rPr/>
                </w:rPrChange>
              </w:rPr>
            </w:pPr>
            <w:r w:rsidRPr="004A4B49">
              <w:rPr>
                <w:lang w:val="en-GB"/>
                <w:rPrChange w:id="771" w:author="Mario Ezequiel Scott" w:date="2019-12-29T19:14:00Z">
                  <w:rPr/>
                </w:rPrChange>
              </w:rPr>
              <w:t>Warmth</w:t>
            </w:r>
          </w:p>
          <w:p w14:paraId="0C9401CB" w14:textId="77777777" w:rsidR="000D737E" w:rsidRPr="004A4B49" w:rsidRDefault="000D737E" w:rsidP="004E3FC2">
            <w:pPr>
              <w:rPr>
                <w:lang w:val="en-GB"/>
                <w:rPrChange w:id="772" w:author="Mario Ezequiel Scott" w:date="2019-12-29T19:14:00Z">
                  <w:rPr/>
                </w:rPrChange>
              </w:rPr>
            </w:pPr>
            <w:proofErr w:type="spellStart"/>
            <w:r w:rsidRPr="004A4B49">
              <w:rPr>
                <w:lang w:val="en-GB"/>
                <w:rPrChange w:id="773" w:author="Mario Ezequiel Scott" w:date="2019-12-29T19:14:00Z">
                  <w:rPr/>
                </w:rPrChange>
              </w:rPr>
              <w:t>Gregatiousness</w:t>
            </w:r>
            <w:proofErr w:type="spellEnd"/>
          </w:p>
          <w:p w14:paraId="25157B53" w14:textId="77777777" w:rsidR="000D737E" w:rsidRPr="004A4B49" w:rsidRDefault="000D737E" w:rsidP="004E3FC2">
            <w:pPr>
              <w:rPr>
                <w:lang w:val="en-GB"/>
                <w:rPrChange w:id="774" w:author="Mario Ezequiel Scott" w:date="2019-12-29T19:14:00Z">
                  <w:rPr/>
                </w:rPrChange>
              </w:rPr>
            </w:pPr>
            <w:r w:rsidRPr="004A4B49">
              <w:rPr>
                <w:lang w:val="en-GB"/>
                <w:rPrChange w:id="775" w:author="Mario Ezequiel Scott" w:date="2019-12-29T19:14:00Z">
                  <w:rPr/>
                </w:rPrChange>
              </w:rPr>
              <w:t>Assertiveness</w:t>
            </w:r>
          </w:p>
          <w:p w14:paraId="4428E9EE" w14:textId="77777777" w:rsidR="000D737E" w:rsidRPr="004A4B49" w:rsidRDefault="000D737E" w:rsidP="004E3FC2">
            <w:pPr>
              <w:rPr>
                <w:lang w:val="en-GB"/>
                <w:rPrChange w:id="776" w:author="Mario Ezequiel Scott" w:date="2019-12-29T19:14:00Z">
                  <w:rPr/>
                </w:rPrChange>
              </w:rPr>
            </w:pPr>
            <w:r w:rsidRPr="004A4B49">
              <w:rPr>
                <w:lang w:val="en-GB"/>
                <w:rPrChange w:id="777" w:author="Mario Ezequiel Scott" w:date="2019-12-29T19:14:00Z">
                  <w:rPr/>
                </w:rPrChange>
              </w:rPr>
              <w:t>Activity</w:t>
            </w:r>
          </w:p>
          <w:p w14:paraId="70A333F0" w14:textId="77777777" w:rsidR="000D737E" w:rsidRPr="004A4B49" w:rsidRDefault="000D737E" w:rsidP="004E3FC2">
            <w:pPr>
              <w:rPr>
                <w:lang w:val="en-GB"/>
                <w:rPrChange w:id="778" w:author="Mario Ezequiel Scott" w:date="2019-12-29T19:14:00Z">
                  <w:rPr/>
                </w:rPrChange>
              </w:rPr>
            </w:pPr>
            <w:r w:rsidRPr="004A4B49">
              <w:rPr>
                <w:lang w:val="en-GB"/>
                <w:rPrChange w:id="779" w:author="Mario Ezequiel Scott" w:date="2019-12-29T19:14:00Z">
                  <w:rPr/>
                </w:rPrChange>
              </w:rPr>
              <w:t>Excitement Seeking</w:t>
            </w:r>
          </w:p>
          <w:p w14:paraId="400C6E48" w14:textId="77777777" w:rsidR="000D737E" w:rsidRPr="004A4B49" w:rsidRDefault="000D737E" w:rsidP="004E3FC2">
            <w:pPr>
              <w:rPr>
                <w:lang w:val="en-GB"/>
                <w:rPrChange w:id="780" w:author="Mario Ezequiel Scott" w:date="2019-12-29T19:14:00Z">
                  <w:rPr/>
                </w:rPrChange>
              </w:rPr>
            </w:pPr>
            <w:r w:rsidRPr="004A4B49">
              <w:rPr>
                <w:lang w:val="en-GB"/>
                <w:rPrChange w:id="781" w:author="Mario Ezequiel Scott" w:date="2019-12-29T19:14:00Z">
                  <w:rPr/>
                </w:rPrChange>
              </w:rPr>
              <w:t>Positive Emotions</w:t>
            </w:r>
          </w:p>
        </w:tc>
      </w:tr>
      <w:tr w:rsidR="000D737E" w:rsidRPr="004A4B49" w14:paraId="5F0C01D7" w14:textId="77777777" w:rsidTr="004E3FC2">
        <w:tc>
          <w:tcPr>
            <w:tcW w:w="1859" w:type="dxa"/>
          </w:tcPr>
          <w:p w14:paraId="7C6CAEE5" w14:textId="77777777" w:rsidR="000D737E" w:rsidRPr="004A4B49" w:rsidRDefault="000D737E" w:rsidP="004E3FC2">
            <w:pPr>
              <w:rPr>
                <w:lang w:val="en-GB"/>
                <w:rPrChange w:id="782" w:author="Mario Ezequiel Scott" w:date="2019-12-29T19:14:00Z">
                  <w:rPr/>
                </w:rPrChange>
              </w:rPr>
            </w:pPr>
            <w:r w:rsidRPr="004A4B49">
              <w:rPr>
                <w:lang w:val="en-GB"/>
                <w:rPrChange w:id="783" w:author="Mario Ezequiel Scott" w:date="2019-12-29T19:14:00Z">
                  <w:rPr/>
                </w:rPrChange>
              </w:rPr>
              <w:t>Agreeableness</w:t>
            </w:r>
          </w:p>
        </w:tc>
        <w:tc>
          <w:tcPr>
            <w:tcW w:w="2247" w:type="dxa"/>
          </w:tcPr>
          <w:p w14:paraId="707E77F5" w14:textId="77777777" w:rsidR="000D737E" w:rsidRPr="004A4B49" w:rsidRDefault="000D737E" w:rsidP="004E3FC2">
            <w:pPr>
              <w:rPr>
                <w:lang w:val="en-GB"/>
                <w:rPrChange w:id="784" w:author="Mario Ezequiel Scott" w:date="2019-12-29T19:14:00Z">
                  <w:rPr/>
                </w:rPrChange>
              </w:rPr>
            </w:pPr>
            <w:r w:rsidRPr="004A4B49">
              <w:rPr>
                <w:lang w:val="en-GB"/>
                <w:rPrChange w:id="785" w:author="Mario Ezequiel Scott" w:date="2019-12-29T19:14:00Z">
                  <w:rPr/>
                </w:rPrChange>
              </w:rPr>
              <w:t>Appreciative</w:t>
            </w:r>
          </w:p>
          <w:p w14:paraId="3ECCDA14" w14:textId="77777777" w:rsidR="000D737E" w:rsidRPr="004A4B49" w:rsidRDefault="000D737E" w:rsidP="004E3FC2">
            <w:pPr>
              <w:rPr>
                <w:lang w:val="en-GB"/>
                <w:rPrChange w:id="786" w:author="Mario Ezequiel Scott" w:date="2019-12-29T19:14:00Z">
                  <w:rPr/>
                </w:rPrChange>
              </w:rPr>
            </w:pPr>
            <w:r w:rsidRPr="004A4B49">
              <w:rPr>
                <w:lang w:val="en-GB"/>
                <w:rPrChange w:id="787" w:author="Mario Ezequiel Scott" w:date="2019-12-29T19:14:00Z">
                  <w:rPr/>
                </w:rPrChange>
              </w:rPr>
              <w:t>Forgiving</w:t>
            </w:r>
          </w:p>
          <w:p w14:paraId="53D716A5" w14:textId="77777777" w:rsidR="000D737E" w:rsidRPr="004A4B49" w:rsidRDefault="000D737E" w:rsidP="004E3FC2">
            <w:pPr>
              <w:rPr>
                <w:lang w:val="en-GB"/>
                <w:rPrChange w:id="788" w:author="Mario Ezequiel Scott" w:date="2019-12-29T19:14:00Z">
                  <w:rPr/>
                </w:rPrChange>
              </w:rPr>
            </w:pPr>
            <w:r w:rsidRPr="004A4B49">
              <w:rPr>
                <w:lang w:val="en-GB"/>
                <w:rPrChange w:id="789" w:author="Mario Ezequiel Scott" w:date="2019-12-29T19:14:00Z">
                  <w:rPr/>
                </w:rPrChange>
              </w:rPr>
              <w:t>Generous</w:t>
            </w:r>
          </w:p>
          <w:p w14:paraId="7D8C8890" w14:textId="77777777" w:rsidR="000D737E" w:rsidRPr="004A4B49" w:rsidRDefault="000D737E" w:rsidP="004E3FC2">
            <w:pPr>
              <w:rPr>
                <w:lang w:val="en-GB"/>
                <w:rPrChange w:id="790" w:author="Mario Ezequiel Scott" w:date="2019-12-29T19:14:00Z">
                  <w:rPr/>
                </w:rPrChange>
              </w:rPr>
            </w:pPr>
            <w:r w:rsidRPr="004A4B49">
              <w:rPr>
                <w:lang w:val="en-GB"/>
                <w:rPrChange w:id="791" w:author="Mario Ezequiel Scott" w:date="2019-12-29T19:14:00Z">
                  <w:rPr/>
                </w:rPrChange>
              </w:rPr>
              <w:t>Kind</w:t>
            </w:r>
          </w:p>
          <w:p w14:paraId="135FE73D" w14:textId="77777777" w:rsidR="000D737E" w:rsidRPr="004A4B49" w:rsidRDefault="000D737E" w:rsidP="004E3FC2">
            <w:pPr>
              <w:rPr>
                <w:lang w:val="en-GB"/>
                <w:rPrChange w:id="792" w:author="Mario Ezequiel Scott" w:date="2019-12-29T19:14:00Z">
                  <w:rPr/>
                </w:rPrChange>
              </w:rPr>
            </w:pPr>
            <w:r w:rsidRPr="004A4B49">
              <w:rPr>
                <w:lang w:val="en-GB"/>
                <w:rPrChange w:id="793" w:author="Mario Ezequiel Scott" w:date="2019-12-29T19:14:00Z">
                  <w:rPr/>
                </w:rPrChange>
              </w:rPr>
              <w:t>Sympathetic</w:t>
            </w:r>
          </w:p>
          <w:p w14:paraId="6136CA6D" w14:textId="77777777" w:rsidR="000D737E" w:rsidRPr="004A4B49" w:rsidRDefault="000D737E" w:rsidP="004E3FC2">
            <w:pPr>
              <w:rPr>
                <w:lang w:val="en-GB"/>
                <w:rPrChange w:id="794" w:author="Mario Ezequiel Scott" w:date="2019-12-29T19:14:00Z">
                  <w:rPr/>
                </w:rPrChange>
              </w:rPr>
            </w:pPr>
            <w:r w:rsidRPr="004A4B49">
              <w:rPr>
                <w:lang w:val="en-GB"/>
                <w:rPrChange w:id="795" w:author="Mario Ezequiel Scott" w:date="2019-12-29T19:14:00Z">
                  <w:rPr/>
                </w:rPrChange>
              </w:rPr>
              <w:lastRenderedPageBreak/>
              <w:t>Trusting</w:t>
            </w:r>
          </w:p>
        </w:tc>
        <w:tc>
          <w:tcPr>
            <w:tcW w:w="2412" w:type="dxa"/>
          </w:tcPr>
          <w:p w14:paraId="0E00AB71" w14:textId="77777777" w:rsidR="000D737E" w:rsidRPr="004A4B49" w:rsidRDefault="000D737E" w:rsidP="004E3FC2">
            <w:pPr>
              <w:rPr>
                <w:lang w:val="en-GB"/>
                <w:rPrChange w:id="796" w:author="Mario Ezequiel Scott" w:date="2019-12-29T19:14:00Z">
                  <w:rPr/>
                </w:rPrChange>
              </w:rPr>
            </w:pPr>
            <w:r w:rsidRPr="004A4B49">
              <w:rPr>
                <w:lang w:val="en-GB"/>
                <w:rPrChange w:id="797" w:author="Mario Ezequiel Scott" w:date="2019-12-29T19:14:00Z">
                  <w:rPr/>
                </w:rPrChange>
              </w:rPr>
              <w:lastRenderedPageBreak/>
              <w:t>Not critical, sceptical</w:t>
            </w:r>
          </w:p>
          <w:p w14:paraId="4ABDBA7C" w14:textId="77777777" w:rsidR="000D737E" w:rsidRPr="004A4B49" w:rsidRDefault="000D737E" w:rsidP="004E3FC2">
            <w:pPr>
              <w:rPr>
                <w:lang w:val="en-GB"/>
                <w:rPrChange w:id="798" w:author="Mario Ezequiel Scott" w:date="2019-12-29T19:14:00Z">
                  <w:rPr/>
                </w:rPrChange>
              </w:rPr>
            </w:pPr>
            <w:r w:rsidRPr="004A4B49">
              <w:rPr>
                <w:lang w:val="en-GB"/>
                <w:rPrChange w:id="799" w:author="Mario Ezequiel Scott" w:date="2019-12-29T19:14:00Z">
                  <w:rPr/>
                </w:rPrChange>
              </w:rPr>
              <w:t>Behaves in a giving way</w:t>
            </w:r>
          </w:p>
          <w:p w14:paraId="6BA7F5DE" w14:textId="77777777" w:rsidR="000D737E" w:rsidRPr="004A4B49" w:rsidRDefault="000D737E" w:rsidP="004E3FC2">
            <w:pPr>
              <w:rPr>
                <w:lang w:val="en-GB"/>
                <w:rPrChange w:id="800" w:author="Mario Ezequiel Scott" w:date="2019-12-29T19:14:00Z">
                  <w:rPr/>
                </w:rPrChange>
              </w:rPr>
            </w:pPr>
            <w:r w:rsidRPr="004A4B49">
              <w:rPr>
                <w:lang w:val="en-GB"/>
                <w:rPrChange w:id="801" w:author="Mario Ezequiel Scott" w:date="2019-12-29T19:14:00Z">
                  <w:rPr/>
                </w:rPrChange>
              </w:rPr>
              <w:t>Sympathetic, considerate</w:t>
            </w:r>
          </w:p>
          <w:p w14:paraId="25904926" w14:textId="77777777" w:rsidR="000D737E" w:rsidRPr="004A4B49" w:rsidRDefault="000D737E" w:rsidP="004E3FC2">
            <w:pPr>
              <w:rPr>
                <w:lang w:val="en-GB"/>
                <w:rPrChange w:id="802" w:author="Mario Ezequiel Scott" w:date="2019-12-29T19:14:00Z">
                  <w:rPr/>
                </w:rPrChange>
              </w:rPr>
            </w:pPr>
            <w:r w:rsidRPr="004A4B49">
              <w:rPr>
                <w:lang w:val="en-GB"/>
                <w:rPrChange w:id="803" w:author="Mario Ezequiel Scott" w:date="2019-12-29T19:14:00Z">
                  <w:rPr/>
                </w:rPrChange>
              </w:rPr>
              <w:t>Arouses liking</w:t>
            </w:r>
          </w:p>
          <w:p w14:paraId="2B530841" w14:textId="77777777" w:rsidR="000D737E" w:rsidRPr="004A4B49" w:rsidRDefault="000D737E" w:rsidP="004E3FC2">
            <w:pPr>
              <w:rPr>
                <w:lang w:val="en-GB"/>
                <w:rPrChange w:id="804" w:author="Mario Ezequiel Scott" w:date="2019-12-29T19:14:00Z">
                  <w:rPr/>
                </w:rPrChange>
              </w:rPr>
            </w:pPr>
            <w:r w:rsidRPr="004A4B49">
              <w:rPr>
                <w:lang w:val="en-GB"/>
                <w:rPrChange w:id="805" w:author="Mario Ezequiel Scott" w:date="2019-12-29T19:14:00Z">
                  <w:rPr/>
                </w:rPrChange>
              </w:rPr>
              <w:lastRenderedPageBreak/>
              <w:t>Warm, compassionate</w:t>
            </w:r>
          </w:p>
          <w:p w14:paraId="2B706A19" w14:textId="77777777" w:rsidR="000D737E" w:rsidRPr="004A4B49" w:rsidRDefault="000D737E" w:rsidP="004E3FC2">
            <w:pPr>
              <w:rPr>
                <w:lang w:val="en-GB"/>
                <w:rPrChange w:id="806" w:author="Mario Ezequiel Scott" w:date="2019-12-29T19:14:00Z">
                  <w:rPr/>
                </w:rPrChange>
              </w:rPr>
            </w:pPr>
            <w:r w:rsidRPr="004A4B49">
              <w:rPr>
                <w:lang w:val="en-GB"/>
                <w:rPrChange w:id="807" w:author="Mario Ezequiel Scott" w:date="2019-12-29T19:14:00Z">
                  <w:rPr/>
                </w:rPrChange>
              </w:rPr>
              <w:t>Basically trustful</w:t>
            </w:r>
          </w:p>
        </w:tc>
        <w:tc>
          <w:tcPr>
            <w:tcW w:w="2189" w:type="dxa"/>
          </w:tcPr>
          <w:p w14:paraId="12A31BAC" w14:textId="77777777" w:rsidR="000D737E" w:rsidRPr="004A4B49" w:rsidRDefault="000D737E" w:rsidP="004E3FC2">
            <w:pPr>
              <w:rPr>
                <w:lang w:val="en-GB"/>
                <w:rPrChange w:id="808" w:author="Mario Ezequiel Scott" w:date="2019-12-29T19:14:00Z">
                  <w:rPr/>
                </w:rPrChange>
              </w:rPr>
            </w:pPr>
            <w:r w:rsidRPr="004A4B49">
              <w:rPr>
                <w:lang w:val="en-GB"/>
                <w:rPrChange w:id="809" w:author="Mario Ezequiel Scott" w:date="2019-12-29T19:14:00Z">
                  <w:rPr/>
                </w:rPrChange>
              </w:rPr>
              <w:lastRenderedPageBreak/>
              <w:t>Trust</w:t>
            </w:r>
          </w:p>
          <w:p w14:paraId="1669601E" w14:textId="77777777" w:rsidR="000D737E" w:rsidRPr="004A4B49" w:rsidRDefault="000D737E" w:rsidP="004E3FC2">
            <w:pPr>
              <w:rPr>
                <w:lang w:val="en-GB"/>
                <w:rPrChange w:id="810" w:author="Mario Ezequiel Scott" w:date="2019-12-29T19:14:00Z">
                  <w:rPr/>
                </w:rPrChange>
              </w:rPr>
            </w:pPr>
            <w:r w:rsidRPr="004A4B49">
              <w:rPr>
                <w:lang w:val="en-GB"/>
                <w:rPrChange w:id="811" w:author="Mario Ezequiel Scott" w:date="2019-12-29T19:14:00Z">
                  <w:rPr/>
                </w:rPrChange>
              </w:rPr>
              <w:t>Straightforwardness</w:t>
            </w:r>
          </w:p>
          <w:p w14:paraId="63990F13" w14:textId="77777777" w:rsidR="000D737E" w:rsidRPr="004A4B49" w:rsidRDefault="000D737E" w:rsidP="004E3FC2">
            <w:pPr>
              <w:rPr>
                <w:lang w:val="en-GB"/>
                <w:rPrChange w:id="812" w:author="Mario Ezequiel Scott" w:date="2019-12-29T19:14:00Z">
                  <w:rPr/>
                </w:rPrChange>
              </w:rPr>
            </w:pPr>
            <w:r w:rsidRPr="004A4B49">
              <w:rPr>
                <w:lang w:val="en-GB"/>
                <w:rPrChange w:id="813" w:author="Mario Ezequiel Scott" w:date="2019-12-29T19:14:00Z">
                  <w:rPr/>
                </w:rPrChange>
              </w:rPr>
              <w:t>Altruism</w:t>
            </w:r>
          </w:p>
          <w:p w14:paraId="01E4443E" w14:textId="77777777" w:rsidR="000D737E" w:rsidRPr="004A4B49" w:rsidRDefault="000D737E" w:rsidP="004E3FC2">
            <w:pPr>
              <w:rPr>
                <w:lang w:val="en-GB"/>
                <w:rPrChange w:id="814" w:author="Mario Ezequiel Scott" w:date="2019-12-29T19:14:00Z">
                  <w:rPr/>
                </w:rPrChange>
              </w:rPr>
            </w:pPr>
            <w:r w:rsidRPr="004A4B49">
              <w:rPr>
                <w:lang w:val="en-GB"/>
                <w:rPrChange w:id="815" w:author="Mario Ezequiel Scott" w:date="2019-12-29T19:14:00Z">
                  <w:rPr/>
                </w:rPrChange>
              </w:rPr>
              <w:t>Compliance</w:t>
            </w:r>
          </w:p>
          <w:p w14:paraId="2D1AA710" w14:textId="77777777" w:rsidR="000D737E" w:rsidRPr="004A4B49" w:rsidRDefault="000D737E" w:rsidP="004E3FC2">
            <w:pPr>
              <w:rPr>
                <w:lang w:val="en-GB"/>
                <w:rPrChange w:id="816" w:author="Mario Ezequiel Scott" w:date="2019-12-29T19:14:00Z">
                  <w:rPr/>
                </w:rPrChange>
              </w:rPr>
            </w:pPr>
            <w:r w:rsidRPr="004A4B49">
              <w:rPr>
                <w:lang w:val="en-GB"/>
                <w:rPrChange w:id="817" w:author="Mario Ezequiel Scott" w:date="2019-12-29T19:14:00Z">
                  <w:rPr/>
                </w:rPrChange>
              </w:rPr>
              <w:t>Modesty</w:t>
            </w:r>
          </w:p>
          <w:p w14:paraId="7287CE8E" w14:textId="77777777" w:rsidR="000D737E" w:rsidRPr="004A4B49" w:rsidRDefault="000D737E" w:rsidP="004E3FC2">
            <w:pPr>
              <w:rPr>
                <w:lang w:val="en-GB"/>
                <w:rPrChange w:id="818" w:author="Mario Ezequiel Scott" w:date="2019-12-29T19:14:00Z">
                  <w:rPr/>
                </w:rPrChange>
              </w:rPr>
            </w:pPr>
            <w:r w:rsidRPr="004A4B49">
              <w:rPr>
                <w:lang w:val="en-GB"/>
                <w:rPrChange w:id="819" w:author="Mario Ezequiel Scott" w:date="2019-12-29T19:14:00Z">
                  <w:rPr/>
                </w:rPrChange>
              </w:rPr>
              <w:lastRenderedPageBreak/>
              <w:t>Tender-Mindedness</w:t>
            </w:r>
          </w:p>
        </w:tc>
      </w:tr>
      <w:tr w:rsidR="000D737E" w:rsidRPr="004A4B49" w14:paraId="7CA60E98" w14:textId="77777777" w:rsidTr="004E3FC2">
        <w:tc>
          <w:tcPr>
            <w:tcW w:w="1859" w:type="dxa"/>
          </w:tcPr>
          <w:p w14:paraId="6AAF7071" w14:textId="77777777" w:rsidR="000D737E" w:rsidRPr="004A4B49" w:rsidRDefault="000D737E" w:rsidP="004E3FC2">
            <w:pPr>
              <w:rPr>
                <w:lang w:val="en-GB"/>
                <w:rPrChange w:id="820" w:author="Mario Ezequiel Scott" w:date="2019-12-29T19:14:00Z">
                  <w:rPr/>
                </w:rPrChange>
              </w:rPr>
            </w:pPr>
            <w:r w:rsidRPr="004A4B49">
              <w:rPr>
                <w:lang w:val="en-GB"/>
                <w:rPrChange w:id="821" w:author="Mario Ezequiel Scott" w:date="2019-12-29T19:14:00Z">
                  <w:rPr/>
                </w:rPrChange>
              </w:rPr>
              <w:lastRenderedPageBreak/>
              <w:t>Conscientiousness</w:t>
            </w:r>
          </w:p>
        </w:tc>
        <w:tc>
          <w:tcPr>
            <w:tcW w:w="2247" w:type="dxa"/>
          </w:tcPr>
          <w:p w14:paraId="677988FF" w14:textId="77777777" w:rsidR="000D737E" w:rsidRPr="004A4B49" w:rsidRDefault="000D737E" w:rsidP="004E3FC2">
            <w:pPr>
              <w:rPr>
                <w:lang w:val="en-GB"/>
                <w:rPrChange w:id="822" w:author="Mario Ezequiel Scott" w:date="2019-12-29T19:14:00Z">
                  <w:rPr/>
                </w:rPrChange>
              </w:rPr>
            </w:pPr>
            <w:r w:rsidRPr="004A4B49">
              <w:rPr>
                <w:lang w:val="en-GB"/>
                <w:rPrChange w:id="823" w:author="Mario Ezequiel Scott" w:date="2019-12-29T19:14:00Z">
                  <w:rPr/>
                </w:rPrChange>
              </w:rPr>
              <w:t>Efficient</w:t>
            </w:r>
          </w:p>
          <w:p w14:paraId="3C8998B2" w14:textId="77777777" w:rsidR="000D737E" w:rsidRPr="004A4B49" w:rsidRDefault="000D737E" w:rsidP="004E3FC2">
            <w:pPr>
              <w:rPr>
                <w:lang w:val="en-GB"/>
                <w:rPrChange w:id="824" w:author="Mario Ezequiel Scott" w:date="2019-12-29T19:14:00Z">
                  <w:rPr/>
                </w:rPrChange>
              </w:rPr>
            </w:pPr>
            <w:r w:rsidRPr="004A4B49">
              <w:rPr>
                <w:lang w:val="en-GB"/>
                <w:rPrChange w:id="825" w:author="Mario Ezequiel Scott" w:date="2019-12-29T19:14:00Z">
                  <w:rPr/>
                </w:rPrChange>
              </w:rPr>
              <w:t>Organized</w:t>
            </w:r>
          </w:p>
          <w:p w14:paraId="05B3BA63" w14:textId="77777777" w:rsidR="000D737E" w:rsidRPr="004A4B49" w:rsidRDefault="000D737E" w:rsidP="004E3FC2">
            <w:pPr>
              <w:rPr>
                <w:lang w:val="en-GB"/>
                <w:rPrChange w:id="826" w:author="Mario Ezequiel Scott" w:date="2019-12-29T19:14:00Z">
                  <w:rPr/>
                </w:rPrChange>
              </w:rPr>
            </w:pPr>
            <w:r w:rsidRPr="004A4B49">
              <w:rPr>
                <w:lang w:val="en-GB"/>
                <w:rPrChange w:id="827" w:author="Mario Ezequiel Scott" w:date="2019-12-29T19:14:00Z">
                  <w:rPr/>
                </w:rPrChange>
              </w:rPr>
              <w:t>Planful</w:t>
            </w:r>
          </w:p>
          <w:p w14:paraId="5B0213A6" w14:textId="77777777" w:rsidR="000D737E" w:rsidRPr="004A4B49" w:rsidRDefault="000D737E" w:rsidP="004E3FC2">
            <w:pPr>
              <w:rPr>
                <w:lang w:val="en-GB"/>
                <w:rPrChange w:id="828" w:author="Mario Ezequiel Scott" w:date="2019-12-29T19:14:00Z">
                  <w:rPr/>
                </w:rPrChange>
              </w:rPr>
            </w:pPr>
            <w:r w:rsidRPr="004A4B49">
              <w:rPr>
                <w:lang w:val="en-GB"/>
                <w:rPrChange w:id="829" w:author="Mario Ezequiel Scott" w:date="2019-12-29T19:14:00Z">
                  <w:rPr/>
                </w:rPrChange>
              </w:rPr>
              <w:t>Reliable</w:t>
            </w:r>
          </w:p>
          <w:p w14:paraId="79B89D2B" w14:textId="77777777" w:rsidR="000D737E" w:rsidRPr="004A4B49" w:rsidRDefault="000D737E" w:rsidP="004E3FC2">
            <w:pPr>
              <w:rPr>
                <w:lang w:val="en-GB"/>
                <w:rPrChange w:id="830" w:author="Mario Ezequiel Scott" w:date="2019-12-29T19:14:00Z">
                  <w:rPr/>
                </w:rPrChange>
              </w:rPr>
            </w:pPr>
            <w:r w:rsidRPr="004A4B49">
              <w:rPr>
                <w:lang w:val="en-GB"/>
                <w:rPrChange w:id="831" w:author="Mario Ezequiel Scott" w:date="2019-12-29T19:14:00Z">
                  <w:rPr/>
                </w:rPrChange>
              </w:rPr>
              <w:t>Responsible</w:t>
            </w:r>
          </w:p>
          <w:p w14:paraId="3A7280F8" w14:textId="77777777" w:rsidR="000D737E" w:rsidRPr="004A4B49" w:rsidRDefault="000D737E" w:rsidP="004E3FC2">
            <w:pPr>
              <w:rPr>
                <w:lang w:val="en-GB"/>
                <w:rPrChange w:id="832" w:author="Mario Ezequiel Scott" w:date="2019-12-29T19:14:00Z">
                  <w:rPr/>
                </w:rPrChange>
              </w:rPr>
            </w:pPr>
            <w:r w:rsidRPr="004A4B49">
              <w:rPr>
                <w:lang w:val="en-GB"/>
                <w:rPrChange w:id="833" w:author="Mario Ezequiel Scott" w:date="2019-12-29T19:14:00Z">
                  <w:rPr/>
                </w:rPrChange>
              </w:rPr>
              <w:t>Thorough</w:t>
            </w:r>
          </w:p>
        </w:tc>
        <w:tc>
          <w:tcPr>
            <w:tcW w:w="2412" w:type="dxa"/>
          </w:tcPr>
          <w:p w14:paraId="55CA77CB" w14:textId="77777777" w:rsidR="000D737E" w:rsidRPr="004A4B49" w:rsidRDefault="000D737E" w:rsidP="004E3FC2">
            <w:pPr>
              <w:rPr>
                <w:lang w:val="en-GB"/>
                <w:rPrChange w:id="834" w:author="Mario Ezequiel Scott" w:date="2019-12-29T19:14:00Z">
                  <w:rPr/>
                </w:rPrChange>
              </w:rPr>
            </w:pPr>
            <w:r w:rsidRPr="004A4B49">
              <w:rPr>
                <w:lang w:val="en-GB"/>
                <w:rPrChange w:id="835" w:author="Mario Ezequiel Scott" w:date="2019-12-29T19:14:00Z">
                  <w:rPr/>
                </w:rPrChange>
              </w:rPr>
              <w:t>Dependable, responsible</w:t>
            </w:r>
          </w:p>
          <w:p w14:paraId="53628E72" w14:textId="77777777" w:rsidR="000D737E" w:rsidRPr="004A4B49" w:rsidRDefault="000D737E" w:rsidP="004E3FC2">
            <w:pPr>
              <w:rPr>
                <w:lang w:val="en-GB"/>
                <w:rPrChange w:id="836" w:author="Mario Ezequiel Scott" w:date="2019-12-29T19:14:00Z">
                  <w:rPr/>
                </w:rPrChange>
              </w:rPr>
            </w:pPr>
            <w:r w:rsidRPr="004A4B49">
              <w:rPr>
                <w:lang w:val="en-GB"/>
                <w:rPrChange w:id="837" w:author="Mario Ezequiel Scott" w:date="2019-12-29T19:14:00Z">
                  <w:rPr/>
                </w:rPrChange>
              </w:rPr>
              <w:t>Productive</w:t>
            </w:r>
          </w:p>
          <w:p w14:paraId="06FF943E" w14:textId="77777777" w:rsidR="000D737E" w:rsidRPr="004A4B49" w:rsidRDefault="000D737E" w:rsidP="004E3FC2">
            <w:pPr>
              <w:rPr>
                <w:lang w:val="en-GB"/>
                <w:rPrChange w:id="838" w:author="Mario Ezequiel Scott" w:date="2019-12-29T19:14:00Z">
                  <w:rPr/>
                </w:rPrChange>
              </w:rPr>
            </w:pPr>
            <w:r w:rsidRPr="004A4B49">
              <w:rPr>
                <w:lang w:val="en-GB"/>
                <w:rPrChange w:id="839" w:author="Mario Ezequiel Scott" w:date="2019-12-29T19:14:00Z">
                  <w:rPr/>
                </w:rPrChange>
              </w:rPr>
              <w:t>Able to delay gratification</w:t>
            </w:r>
          </w:p>
          <w:p w14:paraId="15E6C66C" w14:textId="77777777" w:rsidR="000D737E" w:rsidRPr="004A4B49" w:rsidRDefault="000D737E" w:rsidP="004E3FC2">
            <w:pPr>
              <w:rPr>
                <w:lang w:val="en-GB"/>
                <w:rPrChange w:id="840" w:author="Mario Ezequiel Scott" w:date="2019-12-29T19:14:00Z">
                  <w:rPr/>
                </w:rPrChange>
              </w:rPr>
            </w:pPr>
            <w:r w:rsidRPr="004A4B49">
              <w:rPr>
                <w:lang w:val="en-GB"/>
                <w:rPrChange w:id="841" w:author="Mario Ezequiel Scott" w:date="2019-12-29T19:14:00Z">
                  <w:rPr/>
                </w:rPrChange>
              </w:rPr>
              <w:t>Not self-indulgent</w:t>
            </w:r>
          </w:p>
          <w:p w14:paraId="5156E40A" w14:textId="77777777" w:rsidR="000D737E" w:rsidRPr="004A4B49" w:rsidRDefault="000D737E" w:rsidP="004E3FC2">
            <w:pPr>
              <w:rPr>
                <w:lang w:val="en-GB"/>
                <w:rPrChange w:id="842" w:author="Mario Ezequiel Scott" w:date="2019-12-29T19:14:00Z">
                  <w:rPr/>
                </w:rPrChange>
              </w:rPr>
            </w:pPr>
            <w:r w:rsidRPr="004A4B49">
              <w:rPr>
                <w:lang w:val="en-GB"/>
                <w:rPrChange w:id="843" w:author="Mario Ezequiel Scott" w:date="2019-12-29T19:14:00Z">
                  <w:rPr/>
                </w:rPrChange>
              </w:rPr>
              <w:t>Behaves ethically</w:t>
            </w:r>
          </w:p>
          <w:p w14:paraId="0D77466D" w14:textId="77777777" w:rsidR="000D737E" w:rsidRPr="004A4B49" w:rsidRDefault="000D737E" w:rsidP="004E3FC2">
            <w:pPr>
              <w:rPr>
                <w:lang w:val="en-GB"/>
                <w:rPrChange w:id="844" w:author="Mario Ezequiel Scott" w:date="2019-12-29T19:14:00Z">
                  <w:rPr/>
                </w:rPrChange>
              </w:rPr>
            </w:pPr>
            <w:r w:rsidRPr="004A4B49">
              <w:rPr>
                <w:lang w:val="en-GB"/>
                <w:rPrChange w:id="845" w:author="Mario Ezequiel Scott" w:date="2019-12-29T19:14:00Z">
                  <w:rPr/>
                </w:rPrChange>
              </w:rPr>
              <w:t>Has high aspiration level</w:t>
            </w:r>
          </w:p>
        </w:tc>
        <w:tc>
          <w:tcPr>
            <w:tcW w:w="2189" w:type="dxa"/>
          </w:tcPr>
          <w:p w14:paraId="33D58190" w14:textId="77777777" w:rsidR="000D737E" w:rsidRPr="004A4B49" w:rsidRDefault="000D737E" w:rsidP="004E3FC2">
            <w:pPr>
              <w:rPr>
                <w:lang w:val="en-GB"/>
                <w:rPrChange w:id="846" w:author="Mario Ezequiel Scott" w:date="2019-12-29T19:14:00Z">
                  <w:rPr/>
                </w:rPrChange>
              </w:rPr>
            </w:pPr>
            <w:r w:rsidRPr="004A4B49">
              <w:rPr>
                <w:lang w:val="en-GB"/>
                <w:rPrChange w:id="847" w:author="Mario Ezequiel Scott" w:date="2019-12-29T19:14:00Z">
                  <w:rPr/>
                </w:rPrChange>
              </w:rPr>
              <w:t>Competence</w:t>
            </w:r>
          </w:p>
          <w:p w14:paraId="20D85379" w14:textId="77777777" w:rsidR="000D737E" w:rsidRPr="004A4B49" w:rsidRDefault="000D737E" w:rsidP="004E3FC2">
            <w:pPr>
              <w:rPr>
                <w:lang w:val="en-GB"/>
                <w:rPrChange w:id="848" w:author="Mario Ezequiel Scott" w:date="2019-12-29T19:14:00Z">
                  <w:rPr/>
                </w:rPrChange>
              </w:rPr>
            </w:pPr>
            <w:r w:rsidRPr="004A4B49">
              <w:rPr>
                <w:lang w:val="en-GB"/>
                <w:rPrChange w:id="849" w:author="Mario Ezequiel Scott" w:date="2019-12-29T19:14:00Z">
                  <w:rPr/>
                </w:rPrChange>
              </w:rPr>
              <w:t>Order</w:t>
            </w:r>
          </w:p>
          <w:p w14:paraId="2606FA7D" w14:textId="77777777" w:rsidR="000D737E" w:rsidRPr="004A4B49" w:rsidRDefault="000D737E" w:rsidP="004E3FC2">
            <w:pPr>
              <w:rPr>
                <w:lang w:val="en-GB"/>
                <w:rPrChange w:id="850" w:author="Mario Ezequiel Scott" w:date="2019-12-29T19:14:00Z">
                  <w:rPr/>
                </w:rPrChange>
              </w:rPr>
            </w:pPr>
            <w:r w:rsidRPr="004A4B49">
              <w:rPr>
                <w:lang w:val="en-GB"/>
                <w:rPrChange w:id="851" w:author="Mario Ezequiel Scott" w:date="2019-12-29T19:14:00Z">
                  <w:rPr/>
                </w:rPrChange>
              </w:rPr>
              <w:t>Dutifulness</w:t>
            </w:r>
          </w:p>
          <w:p w14:paraId="74C4435B" w14:textId="77777777" w:rsidR="000D737E" w:rsidRPr="004A4B49" w:rsidRDefault="000D737E" w:rsidP="004E3FC2">
            <w:pPr>
              <w:rPr>
                <w:lang w:val="en-GB"/>
                <w:rPrChange w:id="852" w:author="Mario Ezequiel Scott" w:date="2019-12-29T19:14:00Z">
                  <w:rPr/>
                </w:rPrChange>
              </w:rPr>
            </w:pPr>
            <w:r w:rsidRPr="004A4B49">
              <w:rPr>
                <w:lang w:val="en-GB"/>
                <w:rPrChange w:id="853" w:author="Mario Ezequiel Scott" w:date="2019-12-29T19:14:00Z">
                  <w:rPr/>
                </w:rPrChange>
              </w:rPr>
              <w:t>Achievement Striving</w:t>
            </w:r>
          </w:p>
          <w:p w14:paraId="2858F1DF" w14:textId="77777777" w:rsidR="000D737E" w:rsidRPr="004A4B49" w:rsidRDefault="000D737E" w:rsidP="004E3FC2">
            <w:pPr>
              <w:rPr>
                <w:lang w:val="en-GB"/>
                <w:rPrChange w:id="854" w:author="Mario Ezequiel Scott" w:date="2019-12-29T19:14:00Z">
                  <w:rPr/>
                </w:rPrChange>
              </w:rPr>
            </w:pPr>
            <w:r w:rsidRPr="004A4B49">
              <w:rPr>
                <w:lang w:val="en-GB"/>
                <w:rPrChange w:id="855" w:author="Mario Ezequiel Scott" w:date="2019-12-29T19:14:00Z">
                  <w:rPr/>
                </w:rPrChange>
              </w:rPr>
              <w:t>Self-Discipline</w:t>
            </w:r>
          </w:p>
          <w:p w14:paraId="7743BC91" w14:textId="77777777" w:rsidR="000D737E" w:rsidRPr="004A4B49" w:rsidRDefault="000D737E" w:rsidP="004E3FC2">
            <w:pPr>
              <w:rPr>
                <w:lang w:val="en-GB"/>
                <w:rPrChange w:id="856" w:author="Mario Ezequiel Scott" w:date="2019-12-29T19:14:00Z">
                  <w:rPr/>
                </w:rPrChange>
              </w:rPr>
            </w:pPr>
            <w:r w:rsidRPr="004A4B49">
              <w:rPr>
                <w:lang w:val="en-GB"/>
                <w:rPrChange w:id="857" w:author="Mario Ezequiel Scott" w:date="2019-12-29T19:14:00Z">
                  <w:rPr/>
                </w:rPrChange>
              </w:rPr>
              <w:t>Deliberation</w:t>
            </w:r>
          </w:p>
        </w:tc>
      </w:tr>
      <w:tr w:rsidR="000D737E" w:rsidRPr="004A4B49" w14:paraId="5A64273D" w14:textId="77777777" w:rsidTr="004E3FC2">
        <w:tc>
          <w:tcPr>
            <w:tcW w:w="1859" w:type="dxa"/>
          </w:tcPr>
          <w:p w14:paraId="098ACA3E" w14:textId="77777777" w:rsidR="000D737E" w:rsidRPr="004A4B49" w:rsidRDefault="000D737E" w:rsidP="004E3FC2">
            <w:pPr>
              <w:rPr>
                <w:lang w:val="en-GB"/>
                <w:rPrChange w:id="858" w:author="Mario Ezequiel Scott" w:date="2019-12-29T19:14:00Z">
                  <w:rPr/>
                </w:rPrChange>
              </w:rPr>
            </w:pPr>
            <w:r w:rsidRPr="004A4B49">
              <w:rPr>
                <w:lang w:val="en-GB"/>
                <w:rPrChange w:id="859" w:author="Mario Ezequiel Scott" w:date="2019-12-29T19:14:00Z">
                  <w:rPr/>
                </w:rPrChange>
              </w:rPr>
              <w:t>Neuroticism</w:t>
            </w:r>
          </w:p>
        </w:tc>
        <w:tc>
          <w:tcPr>
            <w:tcW w:w="2247" w:type="dxa"/>
          </w:tcPr>
          <w:p w14:paraId="2C7D6B17" w14:textId="77777777" w:rsidR="000D737E" w:rsidRPr="004A4B49" w:rsidRDefault="000D737E" w:rsidP="004E3FC2">
            <w:pPr>
              <w:rPr>
                <w:lang w:val="en-GB"/>
                <w:rPrChange w:id="860" w:author="Mario Ezequiel Scott" w:date="2019-12-29T19:14:00Z">
                  <w:rPr/>
                </w:rPrChange>
              </w:rPr>
            </w:pPr>
            <w:r w:rsidRPr="004A4B49">
              <w:rPr>
                <w:lang w:val="en-GB"/>
                <w:rPrChange w:id="861" w:author="Mario Ezequiel Scott" w:date="2019-12-29T19:14:00Z">
                  <w:rPr/>
                </w:rPrChange>
              </w:rPr>
              <w:t>Anxious</w:t>
            </w:r>
          </w:p>
          <w:p w14:paraId="62821E88" w14:textId="77777777" w:rsidR="000D737E" w:rsidRPr="004A4B49" w:rsidRDefault="000D737E" w:rsidP="004E3FC2">
            <w:pPr>
              <w:rPr>
                <w:lang w:val="en-GB"/>
                <w:rPrChange w:id="862" w:author="Mario Ezequiel Scott" w:date="2019-12-29T19:14:00Z">
                  <w:rPr/>
                </w:rPrChange>
              </w:rPr>
            </w:pPr>
            <w:r w:rsidRPr="004A4B49">
              <w:rPr>
                <w:lang w:val="en-GB"/>
                <w:rPrChange w:id="863" w:author="Mario Ezequiel Scott" w:date="2019-12-29T19:14:00Z">
                  <w:rPr/>
                </w:rPrChange>
              </w:rPr>
              <w:t>Self-pitying</w:t>
            </w:r>
          </w:p>
          <w:p w14:paraId="34DA24B1" w14:textId="77777777" w:rsidR="000D737E" w:rsidRPr="004A4B49" w:rsidRDefault="000D737E" w:rsidP="004E3FC2">
            <w:pPr>
              <w:rPr>
                <w:lang w:val="en-GB"/>
                <w:rPrChange w:id="864" w:author="Mario Ezequiel Scott" w:date="2019-12-29T19:14:00Z">
                  <w:rPr/>
                </w:rPrChange>
              </w:rPr>
            </w:pPr>
            <w:r w:rsidRPr="004A4B49">
              <w:rPr>
                <w:lang w:val="en-GB"/>
                <w:rPrChange w:id="865" w:author="Mario Ezequiel Scott" w:date="2019-12-29T19:14:00Z">
                  <w:rPr/>
                </w:rPrChange>
              </w:rPr>
              <w:t>Tense</w:t>
            </w:r>
          </w:p>
          <w:p w14:paraId="2FBE799C" w14:textId="77777777" w:rsidR="000D737E" w:rsidRPr="004A4B49" w:rsidRDefault="000D737E" w:rsidP="004E3FC2">
            <w:pPr>
              <w:rPr>
                <w:lang w:val="en-GB"/>
                <w:rPrChange w:id="866" w:author="Mario Ezequiel Scott" w:date="2019-12-29T19:14:00Z">
                  <w:rPr/>
                </w:rPrChange>
              </w:rPr>
            </w:pPr>
            <w:r w:rsidRPr="004A4B49">
              <w:rPr>
                <w:lang w:val="en-GB"/>
                <w:rPrChange w:id="867" w:author="Mario Ezequiel Scott" w:date="2019-12-29T19:14:00Z">
                  <w:rPr/>
                </w:rPrChange>
              </w:rPr>
              <w:t>Touchy</w:t>
            </w:r>
          </w:p>
          <w:p w14:paraId="394C314F" w14:textId="77777777" w:rsidR="000D737E" w:rsidRPr="004A4B49" w:rsidRDefault="000D737E" w:rsidP="004E3FC2">
            <w:pPr>
              <w:rPr>
                <w:lang w:val="en-GB"/>
                <w:rPrChange w:id="868" w:author="Mario Ezequiel Scott" w:date="2019-12-29T19:14:00Z">
                  <w:rPr/>
                </w:rPrChange>
              </w:rPr>
            </w:pPr>
            <w:r w:rsidRPr="004A4B49">
              <w:rPr>
                <w:lang w:val="en-GB"/>
                <w:rPrChange w:id="869" w:author="Mario Ezequiel Scott" w:date="2019-12-29T19:14:00Z">
                  <w:rPr/>
                </w:rPrChange>
              </w:rPr>
              <w:t>Unstable</w:t>
            </w:r>
          </w:p>
          <w:p w14:paraId="3B0C8329" w14:textId="77777777" w:rsidR="000D737E" w:rsidRPr="004A4B49" w:rsidRDefault="000D737E" w:rsidP="004E3FC2">
            <w:pPr>
              <w:rPr>
                <w:lang w:val="en-GB"/>
                <w:rPrChange w:id="870" w:author="Mario Ezequiel Scott" w:date="2019-12-29T19:14:00Z">
                  <w:rPr/>
                </w:rPrChange>
              </w:rPr>
            </w:pPr>
            <w:r w:rsidRPr="004A4B49">
              <w:rPr>
                <w:lang w:val="en-GB"/>
                <w:rPrChange w:id="871" w:author="Mario Ezequiel Scott" w:date="2019-12-29T19:14:00Z">
                  <w:rPr/>
                </w:rPrChange>
              </w:rPr>
              <w:t>Worrying</w:t>
            </w:r>
          </w:p>
        </w:tc>
        <w:tc>
          <w:tcPr>
            <w:tcW w:w="2412" w:type="dxa"/>
          </w:tcPr>
          <w:p w14:paraId="6A107F1A" w14:textId="77777777" w:rsidR="000D737E" w:rsidRPr="004A4B49" w:rsidRDefault="000D737E" w:rsidP="004E3FC2">
            <w:pPr>
              <w:rPr>
                <w:lang w:val="en-GB"/>
                <w:rPrChange w:id="872" w:author="Mario Ezequiel Scott" w:date="2019-12-29T19:14:00Z">
                  <w:rPr/>
                </w:rPrChange>
              </w:rPr>
            </w:pPr>
            <w:r w:rsidRPr="004A4B49">
              <w:rPr>
                <w:lang w:val="en-GB"/>
                <w:rPrChange w:id="873" w:author="Mario Ezequiel Scott" w:date="2019-12-29T19:14:00Z">
                  <w:rPr/>
                </w:rPrChange>
              </w:rPr>
              <w:t>Thin-skinned</w:t>
            </w:r>
          </w:p>
          <w:p w14:paraId="15E90607" w14:textId="77777777" w:rsidR="000D737E" w:rsidRPr="004A4B49" w:rsidRDefault="000D737E" w:rsidP="004E3FC2">
            <w:pPr>
              <w:rPr>
                <w:lang w:val="en-GB"/>
                <w:rPrChange w:id="874" w:author="Mario Ezequiel Scott" w:date="2019-12-29T19:14:00Z">
                  <w:rPr/>
                </w:rPrChange>
              </w:rPr>
            </w:pPr>
            <w:r w:rsidRPr="004A4B49">
              <w:rPr>
                <w:lang w:val="en-GB"/>
                <w:rPrChange w:id="875" w:author="Mario Ezequiel Scott" w:date="2019-12-29T19:14:00Z">
                  <w:rPr/>
                </w:rPrChange>
              </w:rPr>
              <w:t xml:space="preserve">Brittle ego </w:t>
            </w:r>
            <w:proofErr w:type="spellStart"/>
            <w:r w:rsidRPr="004A4B49">
              <w:rPr>
                <w:lang w:val="en-GB"/>
                <w:rPrChange w:id="876" w:author="Mario Ezequiel Scott" w:date="2019-12-29T19:14:00Z">
                  <w:rPr/>
                </w:rPrChange>
              </w:rPr>
              <w:t>defenses</w:t>
            </w:r>
            <w:proofErr w:type="spellEnd"/>
          </w:p>
          <w:p w14:paraId="2798FE81" w14:textId="77777777" w:rsidR="000D737E" w:rsidRPr="004A4B49" w:rsidRDefault="000D737E" w:rsidP="004E3FC2">
            <w:pPr>
              <w:rPr>
                <w:lang w:val="en-GB"/>
                <w:rPrChange w:id="877" w:author="Mario Ezequiel Scott" w:date="2019-12-29T19:14:00Z">
                  <w:rPr/>
                </w:rPrChange>
              </w:rPr>
            </w:pPr>
            <w:r w:rsidRPr="004A4B49">
              <w:rPr>
                <w:lang w:val="en-GB"/>
                <w:rPrChange w:id="878" w:author="Mario Ezequiel Scott" w:date="2019-12-29T19:14:00Z">
                  <w:rPr/>
                </w:rPrChange>
              </w:rPr>
              <w:t>Self-defeating</w:t>
            </w:r>
          </w:p>
          <w:p w14:paraId="33686B0A" w14:textId="77777777" w:rsidR="000D737E" w:rsidRPr="004A4B49" w:rsidRDefault="000D737E" w:rsidP="004E3FC2">
            <w:pPr>
              <w:rPr>
                <w:lang w:val="en-GB"/>
                <w:rPrChange w:id="879" w:author="Mario Ezequiel Scott" w:date="2019-12-29T19:14:00Z">
                  <w:rPr/>
                </w:rPrChange>
              </w:rPr>
            </w:pPr>
            <w:r w:rsidRPr="004A4B49">
              <w:rPr>
                <w:lang w:val="en-GB"/>
                <w:rPrChange w:id="880" w:author="Mario Ezequiel Scott" w:date="2019-12-29T19:14:00Z">
                  <w:rPr/>
                </w:rPrChange>
              </w:rPr>
              <w:t>Basically anxious</w:t>
            </w:r>
          </w:p>
          <w:p w14:paraId="47DF1FBF" w14:textId="77777777" w:rsidR="000D737E" w:rsidRPr="004A4B49" w:rsidRDefault="000D737E" w:rsidP="004E3FC2">
            <w:pPr>
              <w:rPr>
                <w:lang w:val="en-GB"/>
                <w:rPrChange w:id="881" w:author="Mario Ezequiel Scott" w:date="2019-12-29T19:14:00Z">
                  <w:rPr/>
                </w:rPrChange>
              </w:rPr>
            </w:pPr>
            <w:r w:rsidRPr="004A4B49">
              <w:rPr>
                <w:lang w:val="en-GB"/>
                <w:rPrChange w:id="882" w:author="Mario Ezequiel Scott" w:date="2019-12-29T19:14:00Z">
                  <w:rPr/>
                </w:rPrChange>
              </w:rPr>
              <w:t>Concerned with adequacy</w:t>
            </w:r>
          </w:p>
          <w:p w14:paraId="55D1B64E" w14:textId="77777777" w:rsidR="000D737E" w:rsidRPr="004A4B49" w:rsidRDefault="000D737E" w:rsidP="004E3FC2">
            <w:pPr>
              <w:rPr>
                <w:lang w:val="en-GB"/>
                <w:rPrChange w:id="883" w:author="Mario Ezequiel Scott" w:date="2019-12-29T19:14:00Z">
                  <w:rPr/>
                </w:rPrChange>
              </w:rPr>
            </w:pPr>
            <w:r w:rsidRPr="004A4B49">
              <w:rPr>
                <w:lang w:val="en-GB"/>
                <w:rPrChange w:id="884" w:author="Mario Ezequiel Scott" w:date="2019-12-29T19:14:00Z">
                  <w:rPr/>
                </w:rPrChange>
              </w:rPr>
              <w:t>Fluctuating moods</w:t>
            </w:r>
          </w:p>
        </w:tc>
        <w:tc>
          <w:tcPr>
            <w:tcW w:w="2189" w:type="dxa"/>
          </w:tcPr>
          <w:p w14:paraId="694BB8F5" w14:textId="77777777" w:rsidR="000D737E" w:rsidRPr="004A4B49" w:rsidRDefault="000D737E" w:rsidP="004E3FC2">
            <w:pPr>
              <w:rPr>
                <w:lang w:val="en-GB"/>
                <w:rPrChange w:id="885" w:author="Mario Ezequiel Scott" w:date="2019-12-29T19:14:00Z">
                  <w:rPr/>
                </w:rPrChange>
              </w:rPr>
            </w:pPr>
            <w:r w:rsidRPr="004A4B49">
              <w:rPr>
                <w:lang w:val="en-GB"/>
                <w:rPrChange w:id="886" w:author="Mario Ezequiel Scott" w:date="2019-12-29T19:14:00Z">
                  <w:rPr/>
                </w:rPrChange>
              </w:rPr>
              <w:t>Anxiety</w:t>
            </w:r>
          </w:p>
          <w:p w14:paraId="19037B0E" w14:textId="77777777" w:rsidR="000D737E" w:rsidRPr="004A4B49" w:rsidRDefault="000D737E" w:rsidP="004E3FC2">
            <w:pPr>
              <w:rPr>
                <w:lang w:val="en-GB"/>
                <w:rPrChange w:id="887" w:author="Mario Ezequiel Scott" w:date="2019-12-29T19:14:00Z">
                  <w:rPr/>
                </w:rPrChange>
              </w:rPr>
            </w:pPr>
            <w:r w:rsidRPr="004A4B49">
              <w:rPr>
                <w:lang w:val="en-GB"/>
                <w:rPrChange w:id="888" w:author="Mario Ezequiel Scott" w:date="2019-12-29T19:14:00Z">
                  <w:rPr/>
                </w:rPrChange>
              </w:rPr>
              <w:t>Hostility</w:t>
            </w:r>
          </w:p>
          <w:p w14:paraId="359478B7" w14:textId="77777777" w:rsidR="000D737E" w:rsidRPr="004A4B49" w:rsidRDefault="000D737E" w:rsidP="004E3FC2">
            <w:pPr>
              <w:rPr>
                <w:lang w:val="en-GB"/>
                <w:rPrChange w:id="889" w:author="Mario Ezequiel Scott" w:date="2019-12-29T19:14:00Z">
                  <w:rPr/>
                </w:rPrChange>
              </w:rPr>
            </w:pPr>
            <w:r w:rsidRPr="004A4B49">
              <w:rPr>
                <w:lang w:val="en-GB"/>
                <w:rPrChange w:id="890" w:author="Mario Ezequiel Scott" w:date="2019-12-29T19:14:00Z">
                  <w:rPr/>
                </w:rPrChange>
              </w:rPr>
              <w:t>Depression</w:t>
            </w:r>
          </w:p>
          <w:p w14:paraId="1BE7D9E7" w14:textId="77777777" w:rsidR="000D737E" w:rsidRPr="004A4B49" w:rsidRDefault="000D737E" w:rsidP="004E3FC2">
            <w:pPr>
              <w:rPr>
                <w:lang w:val="en-GB"/>
                <w:rPrChange w:id="891" w:author="Mario Ezequiel Scott" w:date="2019-12-29T19:14:00Z">
                  <w:rPr/>
                </w:rPrChange>
              </w:rPr>
            </w:pPr>
            <w:r w:rsidRPr="004A4B49">
              <w:rPr>
                <w:lang w:val="en-GB"/>
                <w:rPrChange w:id="892" w:author="Mario Ezequiel Scott" w:date="2019-12-29T19:14:00Z">
                  <w:rPr/>
                </w:rPrChange>
              </w:rPr>
              <w:t>Self-Consciousness</w:t>
            </w:r>
          </w:p>
          <w:p w14:paraId="289F2918" w14:textId="77777777" w:rsidR="000D737E" w:rsidRPr="004A4B49" w:rsidRDefault="000D737E" w:rsidP="004E3FC2">
            <w:pPr>
              <w:rPr>
                <w:lang w:val="en-GB"/>
                <w:rPrChange w:id="893" w:author="Mario Ezequiel Scott" w:date="2019-12-29T19:14:00Z">
                  <w:rPr/>
                </w:rPrChange>
              </w:rPr>
            </w:pPr>
            <w:r w:rsidRPr="004A4B49">
              <w:rPr>
                <w:lang w:val="en-GB"/>
                <w:rPrChange w:id="894" w:author="Mario Ezequiel Scott" w:date="2019-12-29T19:14:00Z">
                  <w:rPr/>
                </w:rPrChange>
              </w:rPr>
              <w:t>Impulsiveness</w:t>
            </w:r>
          </w:p>
          <w:p w14:paraId="7CF83DB4" w14:textId="77777777" w:rsidR="000D737E" w:rsidRPr="004A4B49" w:rsidRDefault="000D737E" w:rsidP="004E3FC2">
            <w:pPr>
              <w:rPr>
                <w:lang w:val="en-GB"/>
                <w:rPrChange w:id="895" w:author="Mario Ezequiel Scott" w:date="2019-12-29T19:14:00Z">
                  <w:rPr/>
                </w:rPrChange>
              </w:rPr>
            </w:pPr>
            <w:r w:rsidRPr="004A4B49">
              <w:rPr>
                <w:lang w:val="en-GB"/>
                <w:rPrChange w:id="896" w:author="Mario Ezequiel Scott" w:date="2019-12-29T19:14:00Z">
                  <w:rPr/>
                </w:rPrChange>
              </w:rPr>
              <w:t>Vulnerability</w:t>
            </w:r>
          </w:p>
        </w:tc>
      </w:tr>
      <w:tr w:rsidR="000D737E" w:rsidRPr="004A4B49" w14:paraId="7198931E" w14:textId="77777777" w:rsidTr="004E3FC2">
        <w:tc>
          <w:tcPr>
            <w:tcW w:w="1859" w:type="dxa"/>
          </w:tcPr>
          <w:p w14:paraId="4F422AF2" w14:textId="77777777" w:rsidR="000D737E" w:rsidRPr="004A4B49" w:rsidRDefault="000D737E" w:rsidP="004E3FC2">
            <w:pPr>
              <w:rPr>
                <w:lang w:val="en-GB"/>
                <w:rPrChange w:id="897" w:author="Mario Ezequiel Scott" w:date="2019-12-29T19:14:00Z">
                  <w:rPr/>
                </w:rPrChange>
              </w:rPr>
            </w:pPr>
            <w:r w:rsidRPr="004A4B49">
              <w:rPr>
                <w:lang w:val="en-GB"/>
                <w:rPrChange w:id="898" w:author="Mario Ezequiel Scott" w:date="2019-12-29T19:14:00Z">
                  <w:rPr/>
                </w:rPrChange>
              </w:rPr>
              <w:t>Openness</w:t>
            </w:r>
          </w:p>
        </w:tc>
        <w:tc>
          <w:tcPr>
            <w:tcW w:w="2247" w:type="dxa"/>
          </w:tcPr>
          <w:p w14:paraId="3876734F" w14:textId="77777777" w:rsidR="000D737E" w:rsidRPr="004A4B49" w:rsidRDefault="000D737E" w:rsidP="004E3FC2">
            <w:pPr>
              <w:rPr>
                <w:lang w:val="en-GB"/>
                <w:rPrChange w:id="899" w:author="Mario Ezequiel Scott" w:date="2019-12-29T19:14:00Z">
                  <w:rPr/>
                </w:rPrChange>
              </w:rPr>
            </w:pPr>
            <w:r w:rsidRPr="004A4B49">
              <w:rPr>
                <w:lang w:val="en-GB"/>
                <w:rPrChange w:id="900" w:author="Mario Ezequiel Scott" w:date="2019-12-29T19:14:00Z">
                  <w:rPr/>
                </w:rPrChange>
              </w:rPr>
              <w:t>Artistic</w:t>
            </w:r>
          </w:p>
          <w:p w14:paraId="33327F08" w14:textId="77777777" w:rsidR="000D737E" w:rsidRPr="004A4B49" w:rsidRDefault="000D737E" w:rsidP="004E3FC2">
            <w:pPr>
              <w:rPr>
                <w:lang w:val="en-GB"/>
                <w:rPrChange w:id="901" w:author="Mario Ezequiel Scott" w:date="2019-12-29T19:14:00Z">
                  <w:rPr/>
                </w:rPrChange>
              </w:rPr>
            </w:pPr>
            <w:r w:rsidRPr="004A4B49">
              <w:rPr>
                <w:lang w:val="en-GB"/>
                <w:rPrChange w:id="902" w:author="Mario Ezequiel Scott" w:date="2019-12-29T19:14:00Z">
                  <w:rPr/>
                </w:rPrChange>
              </w:rPr>
              <w:t>Curious</w:t>
            </w:r>
          </w:p>
          <w:p w14:paraId="33402DE0" w14:textId="77777777" w:rsidR="000D737E" w:rsidRPr="004A4B49" w:rsidRDefault="000D737E" w:rsidP="004E3FC2">
            <w:pPr>
              <w:rPr>
                <w:lang w:val="en-GB"/>
                <w:rPrChange w:id="903" w:author="Mario Ezequiel Scott" w:date="2019-12-29T19:14:00Z">
                  <w:rPr/>
                </w:rPrChange>
              </w:rPr>
            </w:pPr>
            <w:r w:rsidRPr="004A4B49">
              <w:rPr>
                <w:lang w:val="en-GB"/>
                <w:rPrChange w:id="904" w:author="Mario Ezequiel Scott" w:date="2019-12-29T19:14:00Z">
                  <w:rPr/>
                </w:rPrChange>
              </w:rPr>
              <w:t>Imaginative</w:t>
            </w:r>
          </w:p>
          <w:p w14:paraId="402CA74B" w14:textId="77777777" w:rsidR="000D737E" w:rsidRPr="004A4B49" w:rsidRDefault="000D737E" w:rsidP="004E3FC2">
            <w:pPr>
              <w:rPr>
                <w:lang w:val="en-GB"/>
                <w:rPrChange w:id="905" w:author="Mario Ezequiel Scott" w:date="2019-12-29T19:14:00Z">
                  <w:rPr/>
                </w:rPrChange>
              </w:rPr>
            </w:pPr>
            <w:r w:rsidRPr="004A4B49">
              <w:rPr>
                <w:lang w:val="en-GB"/>
                <w:rPrChange w:id="906" w:author="Mario Ezequiel Scott" w:date="2019-12-29T19:14:00Z">
                  <w:rPr/>
                </w:rPrChange>
              </w:rPr>
              <w:t>Insightful</w:t>
            </w:r>
          </w:p>
          <w:p w14:paraId="0C1AB593" w14:textId="77777777" w:rsidR="000D737E" w:rsidRPr="004A4B49" w:rsidRDefault="000D737E" w:rsidP="004E3FC2">
            <w:pPr>
              <w:rPr>
                <w:lang w:val="en-GB"/>
                <w:rPrChange w:id="907" w:author="Mario Ezequiel Scott" w:date="2019-12-29T19:14:00Z">
                  <w:rPr/>
                </w:rPrChange>
              </w:rPr>
            </w:pPr>
            <w:r w:rsidRPr="004A4B49">
              <w:rPr>
                <w:lang w:val="en-GB"/>
                <w:rPrChange w:id="908" w:author="Mario Ezequiel Scott" w:date="2019-12-29T19:14:00Z">
                  <w:rPr/>
                </w:rPrChange>
              </w:rPr>
              <w:t>Original</w:t>
            </w:r>
          </w:p>
          <w:p w14:paraId="77B48D42" w14:textId="77777777" w:rsidR="000D737E" w:rsidRPr="004A4B49" w:rsidRDefault="000D737E" w:rsidP="004E3FC2">
            <w:pPr>
              <w:rPr>
                <w:lang w:val="en-GB"/>
                <w:rPrChange w:id="909" w:author="Mario Ezequiel Scott" w:date="2019-12-29T19:14:00Z">
                  <w:rPr/>
                </w:rPrChange>
              </w:rPr>
            </w:pPr>
            <w:r w:rsidRPr="004A4B49">
              <w:rPr>
                <w:lang w:val="en-GB"/>
                <w:rPrChange w:id="910" w:author="Mario Ezequiel Scott" w:date="2019-12-29T19:14:00Z">
                  <w:rPr/>
                </w:rPrChange>
              </w:rPr>
              <w:t>Wide interests</w:t>
            </w:r>
          </w:p>
        </w:tc>
        <w:tc>
          <w:tcPr>
            <w:tcW w:w="2412" w:type="dxa"/>
          </w:tcPr>
          <w:p w14:paraId="649C1A68" w14:textId="77777777" w:rsidR="000D737E" w:rsidRPr="004A4B49" w:rsidRDefault="000D737E" w:rsidP="004E3FC2">
            <w:pPr>
              <w:rPr>
                <w:lang w:val="en-GB"/>
                <w:rPrChange w:id="911" w:author="Mario Ezequiel Scott" w:date="2019-12-29T19:14:00Z">
                  <w:rPr/>
                </w:rPrChange>
              </w:rPr>
            </w:pPr>
            <w:r w:rsidRPr="004A4B49">
              <w:rPr>
                <w:lang w:val="en-GB"/>
                <w:rPrChange w:id="912" w:author="Mario Ezequiel Scott" w:date="2019-12-29T19:14:00Z">
                  <w:rPr/>
                </w:rPrChange>
              </w:rPr>
              <w:t>Wide range of interests</w:t>
            </w:r>
          </w:p>
          <w:p w14:paraId="53ADE451" w14:textId="77777777" w:rsidR="000D737E" w:rsidRPr="004A4B49" w:rsidRDefault="000D737E" w:rsidP="004E3FC2">
            <w:pPr>
              <w:rPr>
                <w:lang w:val="en-GB"/>
                <w:rPrChange w:id="913" w:author="Mario Ezequiel Scott" w:date="2019-12-29T19:14:00Z">
                  <w:rPr/>
                </w:rPrChange>
              </w:rPr>
            </w:pPr>
            <w:r w:rsidRPr="004A4B49">
              <w:rPr>
                <w:lang w:val="en-GB"/>
                <w:rPrChange w:id="914" w:author="Mario Ezequiel Scott" w:date="2019-12-29T19:14:00Z">
                  <w:rPr/>
                </w:rPrChange>
              </w:rPr>
              <w:t>Introspective</w:t>
            </w:r>
          </w:p>
          <w:p w14:paraId="511CDDC7" w14:textId="77777777" w:rsidR="000D737E" w:rsidRPr="004A4B49" w:rsidRDefault="000D737E" w:rsidP="004E3FC2">
            <w:pPr>
              <w:rPr>
                <w:lang w:val="en-GB"/>
                <w:rPrChange w:id="915" w:author="Mario Ezequiel Scott" w:date="2019-12-29T19:14:00Z">
                  <w:rPr/>
                </w:rPrChange>
              </w:rPr>
            </w:pPr>
            <w:r w:rsidRPr="004A4B49">
              <w:rPr>
                <w:lang w:val="en-GB"/>
                <w:rPrChange w:id="916" w:author="Mario Ezequiel Scott" w:date="2019-12-29T19:14:00Z">
                  <w:rPr/>
                </w:rPrChange>
              </w:rPr>
              <w:t>Unusual thought processes</w:t>
            </w:r>
          </w:p>
          <w:p w14:paraId="5B74F9C7" w14:textId="77777777" w:rsidR="000D737E" w:rsidRPr="004A4B49" w:rsidRDefault="000D737E" w:rsidP="004E3FC2">
            <w:pPr>
              <w:rPr>
                <w:lang w:val="en-GB"/>
                <w:rPrChange w:id="917" w:author="Mario Ezequiel Scott" w:date="2019-12-29T19:14:00Z">
                  <w:rPr/>
                </w:rPrChange>
              </w:rPr>
            </w:pPr>
            <w:r w:rsidRPr="004A4B49">
              <w:rPr>
                <w:lang w:val="en-GB"/>
                <w:rPrChange w:id="918" w:author="Mario Ezequiel Scott" w:date="2019-12-29T19:14:00Z">
                  <w:rPr/>
                </w:rPrChange>
              </w:rPr>
              <w:t>Values intellectual matters</w:t>
            </w:r>
          </w:p>
          <w:p w14:paraId="319F2302" w14:textId="77777777" w:rsidR="000D737E" w:rsidRPr="004A4B49" w:rsidRDefault="000D737E" w:rsidP="004E3FC2">
            <w:pPr>
              <w:rPr>
                <w:lang w:val="en-GB"/>
                <w:rPrChange w:id="919" w:author="Mario Ezequiel Scott" w:date="2019-12-29T19:14:00Z">
                  <w:rPr/>
                </w:rPrChange>
              </w:rPr>
            </w:pPr>
            <w:r w:rsidRPr="004A4B49">
              <w:rPr>
                <w:lang w:val="en-GB"/>
                <w:rPrChange w:id="920" w:author="Mario Ezequiel Scott" w:date="2019-12-29T19:14:00Z">
                  <w:rPr/>
                </w:rPrChange>
              </w:rPr>
              <w:t>Judges in unconventional terms</w:t>
            </w:r>
          </w:p>
          <w:p w14:paraId="410EC3CA" w14:textId="77777777" w:rsidR="000D737E" w:rsidRPr="004A4B49" w:rsidRDefault="000D737E" w:rsidP="004E3FC2">
            <w:pPr>
              <w:rPr>
                <w:lang w:val="en-GB"/>
                <w:rPrChange w:id="921" w:author="Mario Ezequiel Scott" w:date="2019-12-29T19:14:00Z">
                  <w:rPr/>
                </w:rPrChange>
              </w:rPr>
            </w:pPr>
            <w:r w:rsidRPr="004A4B49">
              <w:rPr>
                <w:lang w:val="en-GB"/>
                <w:rPrChange w:id="922" w:author="Mario Ezequiel Scott" w:date="2019-12-29T19:14:00Z">
                  <w:rPr/>
                </w:rPrChange>
              </w:rPr>
              <w:t>Aesthetically reactive</w:t>
            </w:r>
          </w:p>
        </w:tc>
        <w:tc>
          <w:tcPr>
            <w:tcW w:w="2189" w:type="dxa"/>
          </w:tcPr>
          <w:p w14:paraId="6E7A01D5" w14:textId="77777777" w:rsidR="000D737E" w:rsidRPr="004A4B49" w:rsidRDefault="000D737E" w:rsidP="004E3FC2">
            <w:pPr>
              <w:rPr>
                <w:lang w:val="en-GB"/>
                <w:rPrChange w:id="923" w:author="Mario Ezequiel Scott" w:date="2019-12-29T19:14:00Z">
                  <w:rPr/>
                </w:rPrChange>
              </w:rPr>
            </w:pPr>
            <w:r w:rsidRPr="004A4B49">
              <w:rPr>
                <w:lang w:val="en-GB"/>
                <w:rPrChange w:id="924" w:author="Mario Ezequiel Scott" w:date="2019-12-29T19:14:00Z">
                  <w:rPr/>
                </w:rPrChange>
              </w:rPr>
              <w:t>Fantasy</w:t>
            </w:r>
          </w:p>
          <w:p w14:paraId="59A54655" w14:textId="77777777" w:rsidR="000D737E" w:rsidRPr="004A4B49" w:rsidRDefault="000D737E" w:rsidP="004E3FC2">
            <w:pPr>
              <w:rPr>
                <w:lang w:val="en-GB"/>
                <w:rPrChange w:id="925" w:author="Mario Ezequiel Scott" w:date="2019-12-29T19:14:00Z">
                  <w:rPr/>
                </w:rPrChange>
              </w:rPr>
            </w:pPr>
            <w:r w:rsidRPr="004A4B49">
              <w:rPr>
                <w:lang w:val="en-GB"/>
                <w:rPrChange w:id="926" w:author="Mario Ezequiel Scott" w:date="2019-12-29T19:14:00Z">
                  <w:rPr/>
                </w:rPrChange>
              </w:rPr>
              <w:t>Aesthetics</w:t>
            </w:r>
          </w:p>
          <w:p w14:paraId="348811C2" w14:textId="77777777" w:rsidR="000D737E" w:rsidRPr="004A4B49" w:rsidRDefault="000D737E" w:rsidP="004E3FC2">
            <w:pPr>
              <w:rPr>
                <w:lang w:val="en-GB"/>
                <w:rPrChange w:id="927" w:author="Mario Ezequiel Scott" w:date="2019-12-29T19:14:00Z">
                  <w:rPr/>
                </w:rPrChange>
              </w:rPr>
            </w:pPr>
            <w:r w:rsidRPr="004A4B49">
              <w:rPr>
                <w:lang w:val="en-GB"/>
                <w:rPrChange w:id="928" w:author="Mario Ezequiel Scott" w:date="2019-12-29T19:14:00Z">
                  <w:rPr/>
                </w:rPrChange>
              </w:rPr>
              <w:t>Feelings</w:t>
            </w:r>
          </w:p>
          <w:p w14:paraId="631E0203" w14:textId="77777777" w:rsidR="000D737E" w:rsidRPr="004A4B49" w:rsidRDefault="000D737E" w:rsidP="004E3FC2">
            <w:pPr>
              <w:rPr>
                <w:lang w:val="en-GB"/>
                <w:rPrChange w:id="929" w:author="Mario Ezequiel Scott" w:date="2019-12-29T19:14:00Z">
                  <w:rPr/>
                </w:rPrChange>
              </w:rPr>
            </w:pPr>
            <w:r w:rsidRPr="004A4B49">
              <w:rPr>
                <w:lang w:val="en-GB"/>
                <w:rPrChange w:id="930" w:author="Mario Ezequiel Scott" w:date="2019-12-29T19:14:00Z">
                  <w:rPr/>
                </w:rPrChange>
              </w:rPr>
              <w:t>Actions</w:t>
            </w:r>
          </w:p>
          <w:p w14:paraId="11401252" w14:textId="77777777" w:rsidR="000D737E" w:rsidRPr="004A4B49" w:rsidRDefault="000D737E" w:rsidP="004E3FC2">
            <w:pPr>
              <w:rPr>
                <w:lang w:val="en-GB"/>
                <w:rPrChange w:id="931" w:author="Mario Ezequiel Scott" w:date="2019-12-29T19:14:00Z">
                  <w:rPr/>
                </w:rPrChange>
              </w:rPr>
            </w:pPr>
            <w:r w:rsidRPr="004A4B49">
              <w:rPr>
                <w:lang w:val="en-GB"/>
                <w:rPrChange w:id="932" w:author="Mario Ezequiel Scott" w:date="2019-12-29T19:14:00Z">
                  <w:rPr/>
                </w:rPrChange>
              </w:rPr>
              <w:t>Ideas</w:t>
            </w:r>
          </w:p>
          <w:p w14:paraId="620B9679" w14:textId="77777777" w:rsidR="000D737E" w:rsidRPr="004A4B49" w:rsidRDefault="000D737E" w:rsidP="004E3FC2">
            <w:pPr>
              <w:rPr>
                <w:lang w:val="en-GB"/>
                <w:rPrChange w:id="933" w:author="Mario Ezequiel Scott" w:date="2019-12-29T19:14:00Z">
                  <w:rPr/>
                </w:rPrChange>
              </w:rPr>
            </w:pPr>
            <w:r w:rsidRPr="004A4B49">
              <w:rPr>
                <w:lang w:val="en-GB"/>
                <w:rPrChange w:id="934" w:author="Mario Ezequiel Scott" w:date="2019-12-29T19:14:00Z">
                  <w:rPr/>
                </w:rPrChange>
              </w:rPr>
              <w:t>Values</w:t>
            </w:r>
          </w:p>
        </w:tc>
      </w:tr>
    </w:tbl>
    <w:p w14:paraId="0550ED13" w14:textId="77777777" w:rsidR="000D737E" w:rsidRPr="004A4B49" w:rsidRDefault="000D737E" w:rsidP="000D737E">
      <w:pPr>
        <w:rPr>
          <w:i/>
          <w:lang w:val="en-GB"/>
          <w:rPrChange w:id="935" w:author="Mario Ezequiel Scott" w:date="2019-12-29T19:14:00Z">
            <w:rPr>
              <w:i/>
            </w:rPr>
          </w:rPrChange>
        </w:rPr>
      </w:pPr>
      <w:r w:rsidRPr="004A4B49">
        <w:rPr>
          <w:lang w:val="en-GB"/>
          <w:rPrChange w:id="936" w:author="Mario Ezequiel Scott" w:date="2019-12-29T19:14:00Z">
            <w:rPr/>
          </w:rPrChange>
        </w:rPr>
        <w:t xml:space="preserve"> </w:t>
      </w:r>
      <w:r w:rsidRPr="004A4B49">
        <w:rPr>
          <w:i/>
          <w:lang w:val="en-GB"/>
          <w:rPrChange w:id="937" w:author="Mario Ezequiel Scott" w:date="2019-12-29T19:14:00Z">
            <w:rPr>
              <w:i/>
            </w:rPr>
          </w:rPrChange>
        </w:rPr>
        <w:t>Table 1: Personality trait factors and definers</w:t>
      </w:r>
    </w:p>
    <w:p w14:paraId="2DD96AA0" w14:textId="77777777" w:rsidR="000D737E" w:rsidRPr="004A4B49" w:rsidRDefault="000D737E" w:rsidP="000D737E">
      <w:pPr>
        <w:rPr>
          <w:lang w:val="en-GB"/>
        </w:rPr>
      </w:pPr>
    </w:p>
    <w:p w14:paraId="79CD7E8B" w14:textId="15708FEE" w:rsidR="0095158B" w:rsidRPr="004A4B49" w:rsidRDefault="0095158B" w:rsidP="0095158B">
      <w:pPr>
        <w:pStyle w:val="Heading2"/>
      </w:pPr>
      <w:bookmarkStart w:id="938" w:name="_Toc29215274"/>
      <w:r w:rsidRPr="004A4B49">
        <w:t>Researchers preferred model of Personality type assessment</w:t>
      </w:r>
      <w:bookmarkEnd w:id="938"/>
    </w:p>
    <w:p w14:paraId="4D8EAA4D" w14:textId="751EBB36" w:rsidR="000D737E" w:rsidRPr="004A4B49" w:rsidRDefault="000D737E" w:rsidP="000D737E">
      <w:pPr>
        <w:rPr>
          <w:lang w:val="en-GB"/>
          <w:rPrChange w:id="939" w:author="Mario Ezequiel Scott" w:date="2019-12-29T19:14:00Z">
            <w:rPr/>
          </w:rPrChange>
        </w:rPr>
      </w:pPr>
      <w:r w:rsidRPr="004A4B49">
        <w:rPr>
          <w:lang w:val="en-GB"/>
          <w:rPrChange w:id="940" w:author="Mario Ezequiel Scott" w:date="2019-12-29T19:14:00Z">
            <w:rPr/>
          </w:rPrChange>
        </w:rPr>
        <w:t>A systematic literature review on Information systems researches show that by the end of the nineties, Myers Briggs Type Indicator (MBTI), a Jungian typology personality assessment model, was the most common approach to measure personality traits, also these researches had focused more on individual personality rather than the team of individuals. [</w:t>
      </w:r>
      <w:ins w:id="941" w:author="tedo gogoladze" w:date="2020-01-05T02:12:00Z">
        <w:r w:rsidR="008E1E78">
          <w:rPr>
            <w:lang w:val="en-GB"/>
          </w:rPr>
          <w:t>6</w:t>
        </w:r>
      </w:ins>
      <w:del w:id="942" w:author="tedo gogoladze" w:date="2020-01-05T02:12:00Z">
        <w:r w:rsidRPr="004A4B49" w:rsidDel="008E1E78">
          <w:rPr>
            <w:lang w:val="en-GB"/>
            <w:rPrChange w:id="943" w:author="Mario Ezequiel Scott" w:date="2019-12-29T19:14:00Z">
              <w:rPr/>
            </w:rPrChange>
          </w:rPr>
          <w:delText>2</w:delText>
        </w:r>
      </w:del>
      <w:r w:rsidRPr="004A4B49">
        <w:rPr>
          <w:lang w:val="en-GB"/>
          <w:rPrChange w:id="944" w:author="Mario Ezequiel Scott" w:date="2019-12-29T19:14:00Z">
            <w:rPr/>
          </w:rPrChange>
        </w:rPr>
        <w:t>].</w:t>
      </w:r>
    </w:p>
    <w:p w14:paraId="752831F2" w14:textId="77777777" w:rsidR="000D737E" w:rsidRPr="004A4B49" w:rsidRDefault="000D737E" w:rsidP="000D737E">
      <w:pPr>
        <w:rPr>
          <w:lang w:val="en-GB"/>
          <w:rPrChange w:id="945" w:author="Mario Ezequiel Scott" w:date="2019-12-29T19:14:00Z">
            <w:rPr/>
          </w:rPrChange>
        </w:rPr>
      </w:pPr>
      <w:r w:rsidRPr="004A4B49">
        <w:rPr>
          <w:lang w:val="en-GB"/>
          <w:rPrChange w:id="946" w:author="Mario Ezequiel Scott" w:date="2019-12-29T19:14:00Z">
            <w:rPr/>
          </w:rPrChange>
        </w:rPr>
        <w:t xml:space="preserve">Researches on the personality traits of Information System personnel with Jungian Instruments (MBTI) conclude that they tend to be Feeling and Thinking types. Some studies reveal </w:t>
      </w:r>
      <w:r w:rsidRPr="004A4B49">
        <w:rPr>
          <w:lang w:val="en-GB"/>
          <w:rPrChange w:id="947" w:author="Mario Ezequiel Scott" w:date="2019-12-29T19:14:00Z">
            <w:rPr/>
          </w:rPrChange>
        </w:rPr>
        <w:lastRenderedPageBreak/>
        <w:t xml:space="preserve">that Sensing is the most dominant trait characteristic, while the studies with Non-Jungian instruments (Big five personality traits model) reveal that Information systems personnel are conscientious, confident, persistent, self-assured, assertive, dominant and abstract thinking. </w:t>
      </w:r>
    </w:p>
    <w:p w14:paraId="22111949" w14:textId="37010326" w:rsidR="000D737E" w:rsidRPr="004A4B49" w:rsidRDefault="000D737E" w:rsidP="000D737E">
      <w:pPr>
        <w:rPr>
          <w:lang w:val="en-GB"/>
          <w:rPrChange w:id="948" w:author="Mario Ezequiel Scott" w:date="2019-12-29T19:14:00Z">
            <w:rPr/>
          </w:rPrChange>
        </w:rPr>
      </w:pPr>
      <w:r w:rsidRPr="004A4B49">
        <w:rPr>
          <w:lang w:val="en-GB"/>
          <w:rPrChange w:id="949" w:author="Mario Ezequiel Scott" w:date="2019-12-29T19:14:00Z">
            <w:rPr/>
          </w:rPrChange>
        </w:rPr>
        <w:t>Authors` systematic Literature review is concluded by the statement that the Big Five Personality Traits model provides better measures for these five factors. Moreover, Big Five includes trait Neuroticism, which is not fully covered by MBTI, while it is a major factor to study in case of a collaborative team of individuals. [</w:t>
      </w:r>
      <w:ins w:id="950" w:author="tedo gogoladze" w:date="2020-01-05T02:12:00Z">
        <w:r w:rsidR="008E1E78">
          <w:rPr>
            <w:lang w:val="en-GB"/>
          </w:rPr>
          <w:t>6</w:t>
        </w:r>
      </w:ins>
      <w:del w:id="951" w:author="tedo gogoladze" w:date="2020-01-05T02:12:00Z">
        <w:r w:rsidRPr="004A4B49" w:rsidDel="008E1E78">
          <w:rPr>
            <w:lang w:val="en-GB"/>
            <w:rPrChange w:id="952" w:author="Mario Ezequiel Scott" w:date="2019-12-29T19:14:00Z">
              <w:rPr/>
            </w:rPrChange>
          </w:rPr>
          <w:delText>2</w:delText>
        </w:r>
      </w:del>
      <w:r w:rsidRPr="004A4B49">
        <w:rPr>
          <w:lang w:val="en-GB"/>
          <w:rPrChange w:id="953" w:author="Mario Ezequiel Scott" w:date="2019-12-29T19:14:00Z">
            <w:rPr/>
          </w:rPrChange>
        </w:rPr>
        <w:t>]</w:t>
      </w:r>
    </w:p>
    <w:p w14:paraId="0503CF7A" w14:textId="5CE56CDB" w:rsidR="000D737E" w:rsidRPr="004A4B49" w:rsidRDefault="000D737E" w:rsidP="000D737E">
      <w:pPr>
        <w:rPr>
          <w:lang w:val="en-GB"/>
          <w:rPrChange w:id="954" w:author="Mario Ezequiel Scott" w:date="2019-12-29T19:14:00Z">
            <w:rPr/>
          </w:rPrChange>
        </w:rPr>
      </w:pPr>
      <w:r w:rsidRPr="004A4B49">
        <w:rPr>
          <w:lang w:val="en-GB"/>
          <w:rPrChange w:id="955" w:author="Mario Ezequiel Scott" w:date="2019-12-29T19:14:00Z">
            <w:rPr/>
          </w:rPrChange>
        </w:rPr>
        <w:t>Several researchers have complied the tables that show standard personality measures to the big five personality traits, also the deep understanding and comparability of the five factors. Researchers may interpret and convert various factors into the big five personality traits model using these tables. Table 2 shows empirically relation of some of such scales to the big five [</w:t>
      </w:r>
      <w:ins w:id="956" w:author="tedo gogoladze" w:date="2020-01-05T02:13:00Z">
        <w:r w:rsidR="008E1E78">
          <w:rPr>
            <w:lang w:val="en-GB"/>
          </w:rPr>
          <w:t>12</w:t>
        </w:r>
      </w:ins>
      <w:del w:id="957" w:author="tedo gogoladze" w:date="2020-01-05T02:13:00Z">
        <w:r w:rsidRPr="004A4B49" w:rsidDel="008E1E78">
          <w:rPr>
            <w:lang w:val="en-GB"/>
            <w:rPrChange w:id="958" w:author="Mario Ezequiel Scott" w:date="2019-12-29T19:14:00Z">
              <w:rPr/>
            </w:rPrChange>
          </w:rPr>
          <w:delText>4</w:delText>
        </w:r>
      </w:del>
      <w:r w:rsidRPr="004A4B49">
        <w:rPr>
          <w:lang w:val="en-GB"/>
          <w:rPrChange w:id="959" w:author="Mario Ezequiel Scott" w:date="2019-12-29T19:14:00Z">
            <w:rPr/>
          </w:rPrChange>
        </w:rPr>
        <w:t>].</w:t>
      </w:r>
    </w:p>
    <w:p w14:paraId="7E3B3982" w14:textId="77777777" w:rsidR="000D737E" w:rsidRPr="004A4B49" w:rsidRDefault="000D737E" w:rsidP="000D737E">
      <w:pPr>
        <w:rPr>
          <w:lang w:val="en-GB"/>
          <w:rPrChange w:id="960" w:author="Mario Ezequiel Scott" w:date="2019-12-29T19:14:00Z">
            <w:rPr/>
          </w:rPrChange>
        </w:rPr>
      </w:pPr>
    </w:p>
    <w:tbl>
      <w:tblPr>
        <w:tblStyle w:val="TableGrid"/>
        <w:tblW w:w="0" w:type="auto"/>
        <w:tblLook w:val="04A0" w:firstRow="1" w:lastRow="0" w:firstColumn="1" w:lastColumn="0" w:noHBand="0" w:noVBand="1"/>
      </w:tblPr>
      <w:tblGrid>
        <w:gridCol w:w="1670"/>
        <w:gridCol w:w="1248"/>
        <w:gridCol w:w="1426"/>
        <w:gridCol w:w="1739"/>
        <w:gridCol w:w="1226"/>
        <w:gridCol w:w="1398"/>
      </w:tblGrid>
      <w:tr w:rsidR="000D737E" w:rsidRPr="004A4B49" w14:paraId="03AC3274" w14:textId="77777777" w:rsidTr="004E3FC2">
        <w:tc>
          <w:tcPr>
            <w:tcW w:w="1670" w:type="dxa"/>
          </w:tcPr>
          <w:p w14:paraId="411A274A" w14:textId="77777777" w:rsidR="000D737E" w:rsidRPr="004A4B49" w:rsidRDefault="000D737E" w:rsidP="004E3FC2">
            <w:pPr>
              <w:jc w:val="center"/>
              <w:rPr>
                <w:b/>
                <w:lang w:val="en-GB"/>
                <w:rPrChange w:id="961" w:author="Mario Ezequiel Scott" w:date="2019-12-29T19:14:00Z">
                  <w:rPr>
                    <w:b/>
                  </w:rPr>
                </w:rPrChange>
              </w:rPr>
            </w:pPr>
            <w:r w:rsidRPr="004A4B49">
              <w:rPr>
                <w:b/>
                <w:lang w:val="en-GB"/>
                <w:rPrChange w:id="962" w:author="Mario Ezequiel Scott" w:date="2019-12-29T19:14:00Z">
                  <w:rPr>
                    <w:b/>
                  </w:rPr>
                </w:rPrChange>
              </w:rPr>
              <w:t>Instrument</w:t>
            </w:r>
          </w:p>
        </w:tc>
        <w:tc>
          <w:tcPr>
            <w:tcW w:w="7037" w:type="dxa"/>
            <w:gridSpan w:val="5"/>
          </w:tcPr>
          <w:p w14:paraId="23620D7D" w14:textId="77777777" w:rsidR="000D737E" w:rsidRPr="004A4B49" w:rsidRDefault="000D737E" w:rsidP="004E3FC2">
            <w:pPr>
              <w:jc w:val="center"/>
              <w:rPr>
                <w:b/>
                <w:lang w:val="en-GB"/>
                <w:rPrChange w:id="963" w:author="Mario Ezequiel Scott" w:date="2019-12-29T19:14:00Z">
                  <w:rPr>
                    <w:b/>
                  </w:rPr>
                </w:rPrChange>
              </w:rPr>
            </w:pPr>
            <w:r w:rsidRPr="004A4B49">
              <w:rPr>
                <w:b/>
                <w:lang w:val="en-GB"/>
                <w:rPrChange w:id="964" w:author="Mario Ezequiel Scott" w:date="2019-12-29T19:14:00Z">
                  <w:rPr>
                    <w:b/>
                  </w:rPr>
                </w:rPrChange>
              </w:rPr>
              <w:t>Factor</w:t>
            </w:r>
          </w:p>
        </w:tc>
      </w:tr>
      <w:tr w:rsidR="000D737E" w:rsidRPr="004A4B49" w14:paraId="43C1C317" w14:textId="77777777" w:rsidTr="004E3FC2">
        <w:tc>
          <w:tcPr>
            <w:tcW w:w="1670" w:type="dxa"/>
          </w:tcPr>
          <w:p w14:paraId="00184EE8" w14:textId="77777777" w:rsidR="000D737E" w:rsidRPr="004A4B49" w:rsidRDefault="000D737E" w:rsidP="004E3FC2">
            <w:pPr>
              <w:rPr>
                <w:lang w:val="en-GB"/>
                <w:rPrChange w:id="965" w:author="Mario Ezequiel Scott" w:date="2019-12-29T19:14:00Z">
                  <w:rPr/>
                </w:rPrChange>
              </w:rPr>
            </w:pPr>
          </w:p>
        </w:tc>
        <w:tc>
          <w:tcPr>
            <w:tcW w:w="1248" w:type="dxa"/>
          </w:tcPr>
          <w:p w14:paraId="3F97C7B0" w14:textId="77777777" w:rsidR="000D737E" w:rsidRPr="004A4B49" w:rsidRDefault="000D737E" w:rsidP="004E3FC2">
            <w:pPr>
              <w:rPr>
                <w:lang w:val="en-GB"/>
                <w:rPrChange w:id="966" w:author="Mario Ezequiel Scott" w:date="2019-12-29T19:14:00Z">
                  <w:rPr/>
                </w:rPrChange>
              </w:rPr>
            </w:pPr>
            <w:r w:rsidRPr="004A4B49">
              <w:rPr>
                <w:lang w:val="en-GB"/>
                <w:rPrChange w:id="967" w:author="Mario Ezequiel Scott" w:date="2019-12-29T19:14:00Z">
                  <w:rPr/>
                </w:rPrChange>
              </w:rPr>
              <w:t>Extraversion</w:t>
            </w:r>
          </w:p>
        </w:tc>
        <w:tc>
          <w:tcPr>
            <w:tcW w:w="1426" w:type="dxa"/>
          </w:tcPr>
          <w:p w14:paraId="3CD487A0" w14:textId="77777777" w:rsidR="000D737E" w:rsidRPr="004A4B49" w:rsidRDefault="000D737E" w:rsidP="004E3FC2">
            <w:pPr>
              <w:rPr>
                <w:lang w:val="en-GB"/>
                <w:rPrChange w:id="968" w:author="Mario Ezequiel Scott" w:date="2019-12-29T19:14:00Z">
                  <w:rPr/>
                </w:rPrChange>
              </w:rPr>
            </w:pPr>
            <w:r w:rsidRPr="004A4B49">
              <w:rPr>
                <w:lang w:val="en-GB"/>
                <w:rPrChange w:id="969" w:author="Mario Ezequiel Scott" w:date="2019-12-29T19:14:00Z">
                  <w:rPr/>
                </w:rPrChange>
              </w:rPr>
              <w:t>Agreeableness</w:t>
            </w:r>
          </w:p>
        </w:tc>
        <w:tc>
          <w:tcPr>
            <w:tcW w:w="1739" w:type="dxa"/>
          </w:tcPr>
          <w:p w14:paraId="4063E0B0" w14:textId="77777777" w:rsidR="000D737E" w:rsidRPr="004A4B49" w:rsidRDefault="000D737E" w:rsidP="004E3FC2">
            <w:pPr>
              <w:rPr>
                <w:lang w:val="en-GB"/>
                <w:rPrChange w:id="970" w:author="Mario Ezequiel Scott" w:date="2019-12-29T19:14:00Z">
                  <w:rPr/>
                </w:rPrChange>
              </w:rPr>
            </w:pPr>
            <w:r w:rsidRPr="004A4B49">
              <w:rPr>
                <w:lang w:val="en-GB"/>
                <w:rPrChange w:id="971" w:author="Mario Ezequiel Scott" w:date="2019-12-29T19:14:00Z">
                  <w:rPr/>
                </w:rPrChange>
              </w:rPr>
              <w:t>Conscientiousness</w:t>
            </w:r>
          </w:p>
        </w:tc>
        <w:tc>
          <w:tcPr>
            <w:tcW w:w="1226" w:type="dxa"/>
          </w:tcPr>
          <w:p w14:paraId="52AF986D" w14:textId="77777777" w:rsidR="000D737E" w:rsidRPr="004A4B49" w:rsidRDefault="000D737E" w:rsidP="004E3FC2">
            <w:pPr>
              <w:rPr>
                <w:lang w:val="en-GB"/>
                <w:rPrChange w:id="972" w:author="Mario Ezequiel Scott" w:date="2019-12-29T19:14:00Z">
                  <w:rPr/>
                </w:rPrChange>
              </w:rPr>
            </w:pPr>
            <w:r w:rsidRPr="004A4B49">
              <w:rPr>
                <w:lang w:val="en-GB"/>
                <w:rPrChange w:id="973" w:author="Mario Ezequiel Scott" w:date="2019-12-29T19:14:00Z">
                  <w:rPr/>
                </w:rPrChange>
              </w:rPr>
              <w:t>Neuroticism</w:t>
            </w:r>
          </w:p>
        </w:tc>
        <w:tc>
          <w:tcPr>
            <w:tcW w:w="1398" w:type="dxa"/>
          </w:tcPr>
          <w:p w14:paraId="35777B4B" w14:textId="77777777" w:rsidR="000D737E" w:rsidRPr="004A4B49" w:rsidRDefault="000D737E" w:rsidP="004E3FC2">
            <w:pPr>
              <w:rPr>
                <w:lang w:val="en-GB"/>
                <w:rPrChange w:id="974" w:author="Mario Ezequiel Scott" w:date="2019-12-29T19:14:00Z">
                  <w:rPr/>
                </w:rPrChange>
              </w:rPr>
            </w:pPr>
            <w:r w:rsidRPr="004A4B49">
              <w:rPr>
                <w:lang w:val="en-GB"/>
                <w:rPrChange w:id="975" w:author="Mario Ezequiel Scott" w:date="2019-12-29T19:14:00Z">
                  <w:rPr/>
                </w:rPrChange>
              </w:rPr>
              <w:t>Openness</w:t>
            </w:r>
          </w:p>
        </w:tc>
      </w:tr>
      <w:tr w:rsidR="000D737E" w:rsidRPr="004A4B49" w14:paraId="122409A9" w14:textId="77777777" w:rsidTr="004E3FC2">
        <w:tc>
          <w:tcPr>
            <w:tcW w:w="1670" w:type="dxa"/>
          </w:tcPr>
          <w:p w14:paraId="7B6610D5" w14:textId="77777777" w:rsidR="000D737E" w:rsidRPr="004A4B49" w:rsidRDefault="000D737E" w:rsidP="004E3FC2">
            <w:pPr>
              <w:rPr>
                <w:lang w:val="en-GB"/>
                <w:rPrChange w:id="976" w:author="Mario Ezequiel Scott" w:date="2019-12-29T19:14:00Z">
                  <w:rPr/>
                </w:rPrChange>
              </w:rPr>
            </w:pPr>
            <w:r w:rsidRPr="004A4B49">
              <w:rPr>
                <w:lang w:val="en-GB"/>
                <w:rPrChange w:id="977" w:author="Mario Ezequiel Scott" w:date="2019-12-29T19:14:00Z">
                  <w:rPr/>
                </w:rPrChange>
              </w:rPr>
              <w:t>Hogan Personality Inventory</w:t>
            </w:r>
          </w:p>
        </w:tc>
        <w:tc>
          <w:tcPr>
            <w:tcW w:w="1248" w:type="dxa"/>
          </w:tcPr>
          <w:p w14:paraId="15A0C686" w14:textId="77777777" w:rsidR="000D737E" w:rsidRPr="004A4B49" w:rsidRDefault="000D737E" w:rsidP="004E3FC2">
            <w:pPr>
              <w:rPr>
                <w:lang w:val="en-GB"/>
                <w:rPrChange w:id="978" w:author="Mario Ezequiel Scott" w:date="2019-12-29T19:14:00Z">
                  <w:rPr/>
                </w:rPrChange>
              </w:rPr>
            </w:pPr>
            <w:r w:rsidRPr="004A4B49">
              <w:rPr>
                <w:lang w:val="en-GB"/>
                <w:rPrChange w:id="979" w:author="Mario Ezequiel Scott" w:date="2019-12-29T19:14:00Z">
                  <w:rPr/>
                </w:rPrChange>
              </w:rPr>
              <w:t>Sociability</w:t>
            </w:r>
          </w:p>
        </w:tc>
        <w:tc>
          <w:tcPr>
            <w:tcW w:w="1426" w:type="dxa"/>
          </w:tcPr>
          <w:p w14:paraId="53ECC1FE" w14:textId="77777777" w:rsidR="000D737E" w:rsidRPr="004A4B49" w:rsidRDefault="000D737E" w:rsidP="004E3FC2">
            <w:pPr>
              <w:rPr>
                <w:lang w:val="en-GB"/>
                <w:rPrChange w:id="980" w:author="Mario Ezequiel Scott" w:date="2019-12-29T19:14:00Z">
                  <w:rPr/>
                </w:rPrChange>
              </w:rPr>
            </w:pPr>
            <w:r w:rsidRPr="004A4B49">
              <w:rPr>
                <w:lang w:val="en-GB"/>
                <w:rPrChange w:id="981" w:author="Mario Ezequiel Scott" w:date="2019-12-29T19:14:00Z">
                  <w:rPr/>
                </w:rPrChange>
              </w:rPr>
              <w:t>Likeability</w:t>
            </w:r>
          </w:p>
        </w:tc>
        <w:tc>
          <w:tcPr>
            <w:tcW w:w="1739" w:type="dxa"/>
          </w:tcPr>
          <w:p w14:paraId="3CDB19C5" w14:textId="77777777" w:rsidR="000D737E" w:rsidRPr="004A4B49" w:rsidRDefault="000D737E" w:rsidP="004E3FC2">
            <w:pPr>
              <w:rPr>
                <w:lang w:val="en-GB"/>
                <w:rPrChange w:id="982" w:author="Mario Ezequiel Scott" w:date="2019-12-29T19:14:00Z">
                  <w:rPr/>
                </w:rPrChange>
              </w:rPr>
            </w:pPr>
            <w:r w:rsidRPr="004A4B49">
              <w:rPr>
                <w:lang w:val="en-GB"/>
                <w:rPrChange w:id="983" w:author="Mario Ezequiel Scott" w:date="2019-12-29T19:14:00Z">
                  <w:rPr/>
                </w:rPrChange>
              </w:rPr>
              <w:t>Prudence</w:t>
            </w:r>
          </w:p>
        </w:tc>
        <w:tc>
          <w:tcPr>
            <w:tcW w:w="1226" w:type="dxa"/>
          </w:tcPr>
          <w:p w14:paraId="3C787501" w14:textId="77777777" w:rsidR="000D737E" w:rsidRPr="004A4B49" w:rsidRDefault="000D737E" w:rsidP="004E3FC2">
            <w:pPr>
              <w:rPr>
                <w:lang w:val="en-GB"/>
                <w:rPrChange w:id="984" w:author="Mario Ezequiel Scott" w:date="2019-12-29T19:14:00Z">
                  <w:rPr/>
                </w:rPrChange>
              </w:rPr>
            </w:pPr>
            <w:r w:rsidRPr="004A4B49">
              <w:rPr>
                <w:lang w:val="en-GB"/>
                <w:rPrChange w:id="985" w:author="Mario Ezequiel Scott" w:date="2019-12-29T19:14:00Z">
                  <w:rPr/>
                </w:rPrChange>
              </w:rPr>
              <w:t>Adjustment (-)</w:t>
            </w:r>
          </w:p>
        </w:tc>
        <w:tc>
          <w:tcPr>
            <w:tcW w:w="1398" w:type="dxa"/>
          </w:tcPr>
          <w:p w14:paraId="742D8A6A" w14:textId="77777777" w:rsidR="000D737E" w:rsidRPr="004A4B49" w:rsidRDefault="000D737E" w:rsidP="004E3FC2">
            <w:pPr>
              <w:rPr>
                <w:lang w:val="en-GB"/>
                <w:rPrChange w:id="986" w:author="Mario Ezequiel Scott" w:date="2019-12-29T19:14:00Z">
                  <w:rPr/>
                </w:rPrChange>
              </w:rPr>
            </w:pPr>
            <w:proofErr w:type="spellStart"/>
            <w:r w:rsidRPr="004A4B49">
              <w:rPr>
                <w:lang w:val="en-GB"/>
                <w:rPrChange w:id="987" w:author="Mario Ezequiel Scott" w:date="2019-12-29T19:14:00Z">
                  <w:rPr/>
                </w:rPrChange>
              </w:rPr>
              <w:t>Intellectance</w:t>
            </w:r>
            <w:proofErr w:type="spellEnd"/>
          </w:p>
        </w:tc>
      </w:tr>
      <w:tr w:rsidR="000D737E" w:rsidRPr="004A4B49" w14:paraId="4A780F6A" w14:textId="77777777" w:rsidTr="004E3FC2">
        <w:tc>
          <w:tcPr>
            <w:tcW w:w="1670" w:type="dxa"/>
          </w:tcPr>
          <w:p w14:paraId="0B934355" w14:textId="77777777" w:rsidR="000D737E" w:rsidRPr="004A4B49" w:rsidRDefault="000D737E" w:rsidP="004E3FC2">
            <w:pPr>
              <w:rPr>
                <w:lang w:val="en-GB"/>
                <w:rPrChange w:id="988" w:author="Mario Ezequiel Scott" w:date="2019-12-29T19:14:00Z">
                  <w:rPr/>
                </w:rPrChange>
              </w:rPr>
            </w:pPr>
            <w:r w:rsidRPr="004A4B49">
              <w:rPr>
                <w:lang w:val="en-GB"/>
                <w:rPrChange w:id="989" w:author="Mario Ezequiel Scott" w:date="2019-12-29T19:14:00Z">
                  <w:rPr/>
                </w:rPrChange>
              </w:rPr>
              <w:t>California Psychological Inventory</w:t>
            </w:r>
          </w:p>
        </w:tc>
        <w:tc>
          <w:tcPr>
            <w:tcW w:w="1248" w:type="dxa"/>
          </w:tcPr>
          <w:p w14:paraId="2B8ACA6E" w14:textId="77777777" w:rsidR="000D737E" w:rsidRPr="004A4B49" w:rsidRDefault="000D737E" w:rsidP="004E3FC2">
            <w:pPr>
              <w:rPr>
                <w:lang w:val="en-GB"/>
                <w:rPrChange w:id="990" w:author="Mario Ezequiel Scott" w:date="2019-12-29T19:14:00Z">
                  <w:rPr/>
                </w:rPrChange>
              </w:rPr>
            </w:pPr>
            <w:r w:rsidRPr="004A4B49">
              <w:rPr>
                <w:lang w:val="en-GB"/>
                <w:rPrChange w:id="991" w:author="Mario Ezequiel Scott" w:date="2019-12-29T19:14:00Z">
                  <w:rPr/>
                </w:rPrChange>
              </w:rPr>
              <w:t>Sociability</w:t>
            </w:r>
          </w:p>
        </w:tc>
        <w:tc>
          <w:tcPr>
            <w:tcW w:w="1426" w:type="dxa"/>
          </w:tcPr>
          <w:p w14:paraId="06849A6F" w14:textId="77777777" w:rsidR="000D737E" w:rsidRPr="004A4B49" w:rsidRDefault="000D737E" w:rsidP="004E3FC2">
            <w:pPr>
              <w:rPr>
                <w:lang w:val="en-GB"/>
                <w:rPrChange w:id="992" w:author="Mario Ezequiel Scott" w:date="2019-12-29T19:14:00Z">
                  <w:rPr/>
                </w:rPrChange>
              </w:rPr>
            </w:pPr>
            <w:r w:rsidRPr="004A4B49">
              <w:rPr>
                <w:lang w:val="en-GB"/>
                <w:rPrChange w:id="993" w:author="Mario Ezequiel Scott" w:date="2019-12-29T19:14:00Z">
                  <w:rPr/>
                </w:rPrChange>
              </w:rPr>
              <w:t>Femininity</w:t>
            </w:r>
          </w:p>
        </w:tc>
        <w:tc>
          <w:tcPr>
            <w:tcW w:w="1739" w:type="dxa"/>
          </w:tcPr>
          <w:p w14:paraId="282537D8" w14:textId="77777777" w:rsidR="000D737E" w:rsidRPr="004A4B49" w:rsidRDefault="000D737E" w:rsidP="004E3FC2">
            <w:pPr>
              <w:rPr>
                <w:lang w:val="en-GB"/>
                <w:rPrChange w:id="994" w:author="Mario Ezequiel Scott" w:date="2019-12-29T19:14:00Z">
                  <w:rPr/>
                </w:rPrChange>
              </w:rPr>
            </w:pPr>
            <w:r w:rsidRPr="004A4B49">
              <w:rPr>
                <w:lang w:val="en-GB"/>
                <w:rPrChange w:id="995" w:author="Mario Ezequiel Scott" w:date="2019-12-29T19:14:00Z">
                  <w:rPr/>
                </w:rPrChange>
              </w:rPr>
              <w:t>Norm-</w:t>
            </w:r>
            <w:proofErr w:type="spellStart"/>
            <w:r w:rsidRPr="004A4B49">
              <w:rPr>
                <w:lang w:val="en-GB"/>
                <w:rPrChange w:id="996" w:author="Mario Ezequiel Scott" w:date="2019-12-29T19:14:00Z">
                  <w:rPr/>
                </w:rPrChange>
              </w:rPr>
              <w:t>Favoring</w:t>
            </w:r>
            <w:proofErr w:type="spellEnd"/>
          </w:p>
        </w:tc>
        <w:tc>
          <w:tcPr>
            <w:tcW w:w="1226" w:type="dxa"/>
          </w:tcPr>
          <w:p w14:paraId="36DC10B1" w14:textId="77777777" w:rsidR="000D737E" w:rsidRPr="004A4B49" w:rsidRDefault="000D737E" w:rsidP="004E3FC2">
            <w:pPr>
              <w:rPr>
                <w:lang w:val="en-GB"/>
                <w:rPrChange w:id="997" w:author="Mario Ezequiel Scott" w:date="2019-12-29T19:14:00Z">
                  <w:rPr/>
                </w:rPrChange>
              </w:rPr>
            </w:pPr>
            <w:r w:rsidRPr="004A4B49">
              <w:rPr>
                <w:lang w:val="en-GB"/>
                <w:rPrChange w:id="998" w:author="Mario Ezequiel Scott" w:date="2019-12-29T19:14:00Z">
                  <w:rPr/>
                </w:rPrChange>
              </w:rPr>
              <w:t>Well-Being (-)</w:t>
            </w:r>
          </w:p>
        </w:tc>
        <w:tc>
          <w:tcPr>
            <w:tcW w:w="1398" w:type="dxa"/>
          </w:tcPr>
          <w:p w14:paraId="33792B1F" w14:textId="77777777" w:rsidR="000D737E" w:rsidRPr="004A4B49" w:rsidRDefault="000D737E" w:rsidP="004E3FC2">
            <w:pPr>
              <w:rPr>
                <w:lang w:val="en-GB"/>
                <w:rPrChange w:id="999" w:author="Mario Ezequiel Scott" w:date="2019-12-29T19:14:00Z">
                  <w:rPr/>
                </w:rPrChange>
              </w:rPr>
            </w:pPr>
            <w:r w:rsidRPr="004A4B49">
              <w:rPr>
                <w:lang w:val="en-GB"/>
                <w:rPrChange w:id="1000" w:author="Mario Ezequiel Scott" w:date="2019-12-29T19:14:00Z">
                  <w:rPr/>
                </w:rPrChange>
              </w:rPr>
              <w:t>Achievement via independence</w:t>
            </w:r>
          </w:p>
        </w:tc>
      </w:tr>
      <w:tr w:rsidR="000D737E" w:rsidRPr="004A4B49" w14:paraId="4CB7FDDA" w14:textId="77777777" w:rsidTr="004E3FC2">
        <w:tc>
          <w:tcPr>
            <w:tcW w:w="1670" w:type="dxa"/>
          </w:tcPr>
          <w:p w14:paraId="7AF43676" w14:textId="77777777" w:rsidR="000D737E" w:rsidRPr="004A4B49" w:rsidRDefault="000D737E" w:rsidP="004E3FC2">
            <w:pPr>
              <w:rPr>
                <w:lang w:val="en-GB"/>
                <w:rPrChange w:id="1001" w:author="Mario Ezequiel Scott" w:date="2019-12-29T19:14:00Z">
                  <w:rPr/>
                </w:rPrChange>
              </w:rPr>
            </w:pPr>
            <w:r w:rsidRPr="004A4B49">
              <w:rPr>
                <w:lang w:val="en-GB"/>
                <w:rPrChange w:id="1002" w:author="Mario Ezequiel Scott" w:date="2019-12-29T19:14:00Z">
                  <w:rPr/>
                </w:rPrChange>
              </w:rPr>
              <w:t>Multidimensional Personality Questionnaire</w:t>
            </w:r>
          </w:p>
        </w:tc>
        <w:tc>
          <w:tcPr>
            <w:tcW w:w="1248" w:type="dxa"/>
          </w:tcPr>
          <w:p w14:paraId="05DA4EB9" w14:textId="77777777" w:rsidR="000D737E" w:rsidRPr="004A4B49" w:rsidRDefault="000D737E" w:rsidP="004E3FC2">
            <w:pPr>
              <w:rPr>
                <w:lang w:val="en-GB"/>
                <w:rPrChange w:id="1003" w:author="Mario Ezequiel Scott" w:date="2019-12-29T19:14:00Z">
                  <w:rPr/>
                </w:rPrChange>
              </w:rPr>
            </w:pPr>
            <w:r w:rsidRPr="004A4B49">
              <w:rPr>
                <w:lang w:val="en-GB"/>
                <w:rPrChange w:id="1004" w:author="Mario Ezequiel Scott" w:date="2019-12-29T19:14:00Z">
                  <w:rPr/>
                </w:rPrChange>
              </w:rPr>
              <w:t>Social Closeness</w:t>
            </w:r>
          </w:p>
        </w:tc>
        <w:tc>
          <w:tcPr>
            <w:tcW w:w="1426" w:type="dxa"/>
          </w:tcPr>
          <w:p w14:paraId="230ABA71" w14:textId="77777777" w:rsidR="000D737E" w:rsidRPr="004A4B49" w:rsidRDefault="000D737E" w:rsidP="004E3FC2">
            <w:pPr>
              <w:rPr>
                <w:lang w:val="en-GB"/>
                <w:rPrChange w:id="1005" w:author="Mario Ezequiel Scott" w:date="2019-12-29T19:14:00Z">
                  <w:rPr/>
                </w:rPrChange>
              </w:rPr>
            </w:pPr>
            <w:r w:rsidRPr="004A4B49">
              <w:rPr>
                <w:lang w:val="en-GB"/>
                <w:rPrChange w:id="1006" w:author="Mario Ezequiel Scott" w:date="2019-12-29T19:14:00Z">
                  <w:rPr/>
                </w:rPrChange>
              </w:rPr>
              <w:t>Aggression (-)</w:t>
            </w:r>
          </w:p>
        </w:tc>
        <w:tc>
          <w:tcPr>
            <w:tcW w:w="1739" w:type="dxa"/>
          </w:tcPr>
          <w:p w14:paraId="6D9F5378" w14:textId="77777777" w:rsidR="000D737E" w:rsidRPr="004A4B49" w:rsidRDefault="000D737E" w:rsidP="004E3FC2">
            <w:pPr>
              <w:rPr>
                <w:lang w:val="en-GB"/>
                <w:rPrChange w:id="1007" w:author="Mario Ezequiel Scott" w:date="2019-12-29T19:14:00Z">
                  <w:rPr/>
                </w:rPrChange>
              </w:rPr>
            </w:pPr>
            <w:r w:rsidRPr="004A4B49">
              <w:rPr>
                <w:lang w:val="en-GB"/>
                <w:rPrChange w:id="1008" w:author="Mario Ezequiel Scott" w:date="2019-12-29T19:14:00Z">
                  <w:rPr/>
                </w:rPrChange>
              </w:rPr>
              <w:t>Control (-)</w:t>
            </w:r>
          </w:p>
        </w:tc>
        <w:tc>
          <w:tcPr>
            <w:tcW w:w="1226" w:type="dxa"/>
          </w:tcPr>
          <w:p w14:paraId="14521B4E" w14:textId="77777777" w:rsidR="000D737E" w:rsidRPr="004A4B49" w:rsidRDefault="000D737E" w:rsidP="004E3FC2">
            <w:pPr>
              <w:rPr>
                <w:lang w:val="en-GB"/>
                <w:rPrChange w:id="1009" w:author="Mario Ezequiel Scott" w:date="2019-12-29T19:14:00Z">
                  <w:rPr/>
                </w:rPrChange>
              </w:rPr>
            </w:pPr>
            <w:r w:rsidRPr="004A4B49">
              <w:rPr>
                <w:lang w:val="en-GB"/>
                <w:rPrChange w:id="1010" w:author="Mario Ezequiel Scott" w:date="2019-12-29T19:14:00Z">
                  <w:rPr/>
                </w:rPrChange>
              </w:rPr>
              <w:t>Stress Reaction</w:t>
            </w:r>
          </w:p>
        </w:tc>
        <w:tc>
          <w:tcPr>
            <w:tcW w:w="1398" w:type="dxa"/>
          </w:tcPr>
          <w:p w14:paraId="2CEE4ACA" w14:textId="77777777" w:rsidR="000D737E" w:rsidRPr="004A4B49" w:rsidRDefault="000D737E" w:rsidP="004E3FC2">
            <w:pPr>
              <w:rPr>
                <w:lang w:val="en-GB"/>
                <w:rPrChange w:id="1011" w:author="Mario Ezequiel Scott" w:date="2019-12-29T19:14:00Z">
                  <w:rPr/>
                </w:rPrChange>
              </w:rPr>
            </w:pPr>
            <w:r w:rsidRPr="004A4B49">
              <w:rPr>
                <w:lang w:val="en-GB"/>
                <w:rPrChange w:id="1012" w:author="Mario Ezequiel Scott" w:date="2019-12-29T19:14:00Z">
                  <w:rPr/>
                </w:rPrChange>
              </w:rPr>
              <w:t>Absorption</w:t>
            </w:r>
          </w:p>
        </w:tc>
      </w:tr>
      <w:tr w:rsidR="000D737E" w:rsidRPr="004A4B49" w14:paraId="7927788A" w14:textId="77777777" w:rsidTr="004E3FC2">
        <w:tc>
          <w:tcPr>
            <w:tcW w:w="1670" w:type="dxa"/>
          </w:tcPr>
          <w:p w14:paraId="49925F33" w14:textId="77777777" w:rsidR="000D737E" w:rsidRPr="004A4B49" w:rsidRDefault="000D737E" w:rsidP="004E3FC2">
            <w:pPr>
              <w:rPr>
                <w:lang w:val="en-GB"/>
                <w:rPrChange w:id="1013" w:author="Mario Ezequiel Scott" w:date="2019-12-29T19:14:00Z">
                  <w:rPr/>
                </w:rPrChange>
              </w:rPr>
            </w:pPr>
            <w:r w:rsidRPr="004A4B49">
              <w:rPr>
                <w:lang w:val="en-GB"/>
                <w:rPrChange w:id="1014" w:author="Mario Ezequiel Scott" w:date="2019-12-29T19:14:00Z">
                  <w:rPr/>
                </w:rPrChange>
              </w:rPr>
              <w:t>Adjective Check List</w:t>
            </w:r>
          </w:p>
        </w:tc>
        <w:tc>
          <w:tcPr>
            <w:tcW w:w="1248" w:type="dxa"/>
          </w:tcPr>
          <w:p w14:paraId="0F5AFA8D" w14:textId="77777777" w:rsidR="000D737E" w:rsidRPr="004A4B49" w:rsidRDefault="000D737E" w:rsidP="004E3FC2">
            <w:pPr>
              <w:rPr>
                <w:lang w:val="en-GB"/>
                <w:rPrChange w:id="1015" w:author="Mario Ezequiel Scott" w:date="2019-12-29T19:14:00Z">
                  <w:rPr/>
                </w:rPrChange>
              </w:rPr>
            </w:pPr>
            <w:r w:rsidRPr="004A4B49">
              <w:rPr>
                <w:lang w:val="en-GB"/>
                <w:rPrChange w:id="1016" w:author="Mario Ezequiel Scott" w:date="2019-12-29T19:14:00Z">
                  <w:rPr/>
                </w:rPrChange>
              </w:rPr>
              <w:t>Self-Confidence</w:t>
            </w:r>
          </w:p>
        </w:tc>
        <w:tc>
          <w:tcPr>
            <w:tcW w:w="1426" w:type="dxa"/>
          </w:tcPr>
          <w:p w14:paraId="304AB097" w14:textId="77777777" w:rsidR="000D737E" w:rsidRPr="004A4B49" w:rsidRDefault="000D737E" w:rsidP="004E3FC2">
            <w:pPr>
              <w:rPr>
                <w:lang w:val="en-GB"/>
                <w:rPrChange w:id="1017" w:author="Mario Ezequiel Scott" w:date="2019-12-29T19:14:00Z">
                  <w:rPr/>
                </w:rPrChange>
              </w:rPr>
            </w:pPr>
            <w:r w:rsidRPr="004A4B49">
              <w:rPr>
                <w:lang w:val="en-GB"/>
                <w:rPrChange w:id="1018" w:author="Mario Ezequiel Scott" w:date="2019-12-29T19:14:00Z">
                  <w:rPr/>
                </w:rPrChange>
              </w:rPr>
              <w:t>Critical Parent (-)</w:t>
            </w:r>
          </w:p>
        </w:tc>
        <w:tc>
          <w:tcPr>
            <w:tcW w:w="1739" w:type="dxa"/>
          </w:tcPr>
          <w:p w14:paraId="3C6561A1" w14:textId="77777777" w:rsidR="000D737E" w:rsidRPr="004A4B49" w:rsidRDefault="000D737E" w:rsidP="004E3FC2">
            <w:pPr>
              <w:rPr>
                <w:lang w:val="en-GB"/>
                <w:rPrChange w:id="1019" w:author="Mario Ezequiel Scott" w:date="2019-12-29T19:14:00Z">
                  <w:rPr/>
                </w:rPrChange>
              </w:rPr>
            </w:pPr>
            <w:r w:rsidRPr="004A4B49">
              <w:rPr>
                <w:lang w:val="en-GB"/>
                <w:rPrChange w:id="1020" w:author="Mario Ezequiel Scott" w:date="2019-12-29T19:14:00Z">
                  <w:rPr/>
                </w:rPrChange>
              </w:rPr>
              <w:t>Military Leadership</w:t>
            </w:r>
          </w:p>
        </w:tc>
        <w:tc>
          <w:tcPr>
            <w:tcW w:w="1226" w:type="dxa"/>
          </w:tcPr>
          <w:p w14:paraId="185F2FFD" w14:textId="77777777" w:rsidR="000D737E" w:rsidRPr="004A4B49" w:rsidRDefault="000D737E" w:rsidP="004E3FC2">
            <w:pPr>
              <w:rPr>
                <w:lang w:val="en-GB"/>
                <w:rPrChange w:id="1021" w:author="Mario Ezequiel Scott" w:date="2019-12-29T19:14:00Z">
                  <w:rPr/>
                </w:rPrChange>
              </w:rPr>
            </w:pPr>
            <w:r w:rsidRPr="004A4B49">
              <w:rPr>
                <w:lang w:val="en-GB"/>
                <w:rPrChange w:id="1022" w:author="Mario Ezequiel Scott" w:date="2019-12-29T19:14:00Z">
                  <w:rPr/>
                </w:rPrChange>
              </w:rPr>
              <w:t>Ideal Self (-)</w:t>
            </w:r>
          </w:p>
        </w:tc>
        <w:tc>
          <w:tcPr>
            <w:tcW w:w="1398" w:type="dxa"/>
          </w:tcPr>
          <w:p w14:paraId="16C0AFDD" w14:textId="77777777" w:rsidR="000D737E" w:rsidRPr="004A4B49" w:rsidRDefault="000D737E" w:rsidP="004E3FC2">
            <w:pPr>
              <w:rPr>
                <w:lang w:val="en-GB"/>
                <w:rPrChange w:id="1023" w:author="Mario Ezequiel Scott" w:date="2019-12-29T19:14:00Z">
                  <w:rPr/>
                </w:rPrChange>
              </w:rPr>
            </w:pPr>
            <w:r w:rsidRPr="004A4B49">
              <w:rPr>
                <w:lang w:val="en-GB"/>
                <w:rPrChange w:id="1024" w:author="Mario Ezequiel Scott" w:date="2019-12-29T19:14:00Z">
                  <w:rPr/>
                </w:rPrChange>
              </w:rPr>
              <w:t>Creative Personality</w:t>
            </w:r>
          </w:p>
        </w:tc>
      </w:tr>
      <w:tr w:rsidR="000D737E" w:rsidRPr="004A4B49" w14:paraId="0E5B4F49" w14:textId="77777777" w:rsidTr="004E3FC2">
        <w:tc>
          <w:tcPr>
            <w:tcW w:w="1670" w:type="dxa"/>
          </w:tcPr>
          <w:p w14:paraId="7A483C5E" w14:textId="77777777" w:rsidR="000D737E" w:rsidRPr="004A4B49" w:rsidRDefault="000D737E" w:rsidP="004E3FC2">
            <w:pPr>
              <w:rPr>
                <w:lang w:val="en-GB"/>
                <w:rPrChange w:id="1025" w:author="Mario Ezequiel Scott" w:date="2019-12-29T19:14:00Z">
                  <w:rPr/>
                </w:rPrChange>
              </w:rPr>
            </w:pPr>
            <w:r w:rsidRPr="004A4B49">
              <w:rPr>
                <w:lang w:val="en-GB"/>
                <w:rPrChange w:id="1026" w:author="Mario Ezequiel Scott" w:date="2019-12-29T19:14:00Z">
                  <w:rPr/>
                </w:rPrChange>
              </w:rPr>
              <w:t>MMPI Personality Disorder Scales</w:t>
            </w:r>
          </w:p>
        </w:tc>
        <w:tc>
          <w:tcPr>
            <w:tcW w:w="1248" w:type="dxa"/>
          </w:tcPr>
          <w:p w14:paraId="4040D444" w14:textId="77777777" w:rsidR="000D737E" w:rsidRPr="004A4B49" w:rsidRDefault="000D737E" w:rsidP="004E3FC2">
            <w:pPr>
              <w:rPr>
                <w:lang w:val="en-GB"/>
                <w:rPrChange w:id="1027" w:author="Mario Ezequiel Scott" w:date="2019-12-29T19:14:00Z">
                  <w:rPr/>
                </w:rPrChange>
              </w:rPr>
            </w:pPr>
            <w:r w:rsidRPr="004A4B49">
              <w:rPr>
                <w:lang w:val="en-GB"/>
                <w:rPrChange w:id="1028" w:author="Mario Ezequiel Scott" w:date="2019-12-29T19:14:00Z">
                  <w:rPr/>
                </w:rPrChange>
              </w:rPr>
              <w:t>Histrionic</w:t>
            </w:r>
          </w:p>
        </w:tc>
        <w:tc>
          <w:tcPr>
            <w:tcW w:w="1426" w:type="dxa"/>
          </w:tcPr>
          <w:p w14:paraId="121C00C2" w14:textId="77777777" w:rsidR="000D737E" w:rsidRPr="004A4B49" w:rsidRDefault="000D737E" w:rsidP="004E3FC2">
            <w:pPr>
              <w:rPr>
                <w:lang w:val="en-GB"/>
                <w:rPrChange w:id="1029" w:author="Mario Ezequiel Scott" w:date="2019-12-29T19:14:00Z">
                  <w:rPr/>
                </w:rPrChange>
              </w:rPr>
            </w:pPr>
            <w:r w:rsidRPr="004A4B49">
              <w:rPr>
                <w:lang w:val="en-GB"/>
                <w:rPrChange w:id="1030" w:author="Mario Ezequiel Scott" w:date="2019-12-29T19:14:00Z">
                  <w:rPr/>
                </w:rPrChange>
              </w:rPr>
              <w:t>Paranoid (-)</w:t>
            </w:r>
          </w:p>
        </w:tc>
        <w:tc>
          <w:tcPr>
            <w:tcW w:w="1739" w:type="dxa"/>
          </w:tcPr>
          <w:p w14:paraId="5755D3F6" w14:textId="77777777" w:rsidR="000D737E" w:rsidRPr="004A4B49" w:rsidRDefault="000D737E" w:rsidP="004E3FC2">
            <w:pPr>
              <w:rPr>
                <w:lang w:val="en-GB"/>
                <w:rPrChange w:id="1031" w:author="Mario Ezequiel Scott" w:date="2019-12-29T19:14:00Z">
                  <w:rPr/>
                </w:rPrChange>
              </w:rPr>
            </w:pPr>
            <w:r w:rsidRPr="004A4B49">
              <w:rPr>
                <w:lang w:val="en-GB"/>
                <w:rPrChange w:id="1032" w:author="Mario Ezequiel Scott" w:date="2019-12-29T19:14:00Z">
                  <w:rPr/>
                </w:rPrChange>
              </w:rPr>
              <w:t>Compulsive</w:t>
            </w:r>
          </w:p>
        </w:tc>
        <w:tc>
          <w:tcPr>
            <w:tcW w:w="1226" w:type="dxa"/>
          </w:tcPr>
          <w:p w14:paraId="12B17B22" w14:textId="77777777" w:rsidR="000D737E" w:rsidRPr="004A4B49" w:rsidRDefault="000D737E" w:rsidP="004E3FC2">
            <w:pPr>
              <w:rPr>
                <w:lang w:val="en-GB"/>
                <w:rPrChange w:id="1033" w:author="Mario Ezequiel Scott" w:date="2019-12-29T19:14:00Z">
                  <w:rPr/>
                </w:rPrChange>
              </w:rPr>
            </w:pPr>
            <w:r w:rsidRPr="004A4B49">
              <w:rPr>
                <w:lang w:val="en-GB"/>
                <w:rPrChange w:id="1034" w:author="Mario Ezequiel Scott" w:date="2019-12-29T19:14:00Z">
                  <w:rPr/>
                </w:rPrChange>
              </w:rPr>
              <w:t>Borderline</w:t>
            </w:r>
          </w:p>
        </w:tc>
        <w:tc>
          <w:tcPr>
            <w:tcW w:w="1398" w:type="dxa"/>
          </w:tcPr>
          <w:p w14:paraId="3DCD7702" w14:textId="77777777" w:rsidR="000D737E" w:rsidRPr="004A4B49" w:rsidRDefault="000D737E" w:rsidP="004E3FC2">
            <w:pPr>
              <w:rPr>
                <w:lang w:val="en-GB"/>
                <w:rPrChange w:id="1035" w:author="Mario Ezequiel Scott" w:date="2019-12-29T19:14:00Z">
                  <w:rPr/>
                </w:rPrChange>
              </w:rPr>
            </w:pPr>
            <w:r w:rsidRPr="004A4B49">
              <w:rPr>
                <w:lang w:val="en-GB"/>
                <w:rPrChange w:id="1036" w:author="Mario Ezequiel Scott" w:date="2019-12-29T19:14:00Z">
                  <w:rPr/>
                </w:rPrChange>
              </w:rPr>
              <w:t>Schizotypal</w:t>
            </w:r>
          </w:p>
        </w:tc>
      </w:tr>
    </w:tbl>
    <w:p w14:paraId="1A4E6BEA" w14:textId="5FFD68E7" w:rsidR="000D737E" w:rsidRPr="004A4B49" w:rsidRDefault="000D737E" w:rsidP="000D737E">
      <w:pPr>
        <w:rPr>
          <w:lang w:val="en-GB"/>
        </w:rPr>
      </w:pPr>
      <w:r w:rsidRPr="004A4B49">
        <w:rPr>
          <w:i/>
          <w:lang w:val="en-GB"/>
          <w:rPrChange w:id="1037" w:author="Mario Ezequiel Scott" w:date="2019-12-29T19:14:00Z">
            <w:rPr>
              <w:i/>
            </w:rPr>
          </w:rPrChange>
        </w:rPr>
        <w:t>Table 2: Big five factors personality traits relation to the other instruments.</w:t>
      </w:r>
    </w:p>
    <w:p w14:paraId="6AF6B1F4" w14:textId="6CA53076" w:rsidR="0095158B" w:rsidRPr="004A4B49" w:rsidRDefault="0095158B" w:rsidP="0095158B">
      <w:pPr>
        <w:pStyle w:val="Heading2"/>
      </w:pPr>
      <w:bookmarkStart w:id="1038" w:name="_Toc29215275"/>
      <w:r w:rsidRPr="004A4B49">
        <w:t>Agile software development</w:t>
      </w:r>
      <w:bookmarkEnd w:id="1038"/>
    </w:p>
    <w:p w14:paraId="14467364" w14:textId="688DE78C" w:rsidR="00A41622" w:rsidRPr="004A4B49" w:rsidRDefault="00A41622" w:rsidP="00A41622">
      <w:pPr>
        <w:rPr>
          <w:lang w:val="en-GB"/>
          <w:rPrChange w:id="1039" w:author="Mario Ezequiel Scott" w:date="2019-12-29T19:14:00Z">
            <w:rPr/>
          </w:rPrChange>
        </w:rPr>
      </w:pPr>
      <w:r w:rsidRPr="004A4B49">
        <w:rPr>
          <w:lang w:val="en-GB"/>
          <w:rPrChange w:id="1040" w:author="Mario Ezequiel Scott" w:date="2019-12-29T19:14:00Z">
            <w:rPr/>
          </w:rPrChange>
        </w:rPr>
        <w:t>Agile has emerged in recent years as the substituting software development solution of the complex, or plan-driven software development methods. The main focus of Agile is set on customer satisfaction. Goals of Agile are delivered by the continuous process of the high-quality software development. Agile values individuals and interactions, working software, customer collaboration and fast responding to the changes. [</w:t>
      </w:r>
      <w:ins w:id="1041" w:author="tedo gogoladze" w:date="2020-01-05T02:13:00Z">
        <w:r w:rsidR="008E1E78">
          <w:rPr>
            <w:lang w:val="en-GB"/>
          </w:rPr>
          <w:t>4</w:t>
        </w:r>
      </w:ins>
      <w:del w:id="1042" w:author="tedo gogoladze" w:date="2020-01-05T02:13:00Z">
        <w:r w:rsidRPr="004A4B49" w:rsidDel="008E1E78">
          <w:rPr>
            <w:lang w:val="en-GB"/>
            <w:rPrChange w:id="1043" w:author="Mario Ezequiel Scott" w:date="2019-12-29T19:14:00Z">
              <w:rPr/>
            </w:rPrChange>
          </w:rPr>
          <w:delText>5</w:delText>
        </w:r>
      </w:del>
      <w:r w:rsidRPr="004A4B49">
        <w:rPr>
          <w:lang w:val="en-GB"/>
          <w:rPrChange w:id="1044" w:author="Mario Ezequiel Scott" w:date="2019-12-29T19:14:00Z">
            <w:rPr/>
          </w:rPrChange>
        </w:rPr>
        <w:t>]</w:t>
      </w:r>
    </w:p>
    <w:p w14:paraId="6DC583EA" w14:textId="672A365B" w:rsidR="00A41622" w:rsidRPr="004A4B49" w:rsidRDefault="00A41622" w:rsidP="00A41622">
      <w:pPr>
        <w:rPr>
          <w:lang w:val="en-GB"/>
          <w:rPrChange w:id="1045" w:author="Mario Ezequiel Scott" w:date="2019-12-29T19:14:00Z">
            <w:rPr/>
          </w:rPrChange>
        </w:rPr>
      </w:pPr>
      <w:r w:rsidRPr="004A4B49">
        <w:rPr>
          <w:lang w:val="en-GB"/>
          <w:rPrChange w:id="1046" w:author="Mario Ezequiel Scott" w:date="2019-12-29T19:14:00Z">
            <w:rPr/>
          </w:rPrChange>
        </w:rPr>
        <w:lastRenderedPageBreak/>
        <w:t>Main characteristics of the agile projects are [</w:t>
      </w:r>
      <w:ins w:id="1047" w:author="tedo gogoladze" w:date="2020-01-05T02:14:00Z">
        <w:r w:rsidR="008A19C4">
          <w:rPr>
            <w:lang w:val="en-GB"/>
          </w:rPr>
          <w:t>13</w:t>
        </w:r>
      </w:ins>
      <w:del w:id="1048" w:author="tedo gogoladze" w:date="2020-01-05T02:14:00Z">
        <w:r w:rsidRPr="004A4B49" w:rsidDel="008A19C4">
          <w:rPr>
            <w:lang w:val="en-GB"/>
            <w:rPrChange w:id="1049" w:author="Mario Ezequiel Scott" w:date="2019-12-29T19:14:00Z">
              <w:rPr/>
            </w:rPrChange>
          </w:rPr>
          <w:delText>8</w:delText>
        </w:r>
      </w:del>
      <w:r w:rsidRPr="004A4B49">
        <w:rPr>
          <w:lang w:val="en-GB"/>
          <w:rPrChange w:id="1050" w:author="Mario Ezequiel Scott" w:date="2019-12-29T19:14:00Z">
            <w:rPr/>
          </w:rPrChange>
        </w:rPr>
        <w:t>]:</w:t>
      </w:r>
    </w:p>
    <w:p w14:paraId="4D6297E0" w14:textId="77777777" w:rsidR="00A41622" w:rsidRPr="004A4B49" w:rsidRDefault="00A41622" w:rsidP="00A41622">
      <w:pPr>
        <w:pStyle w:val="ListParagraph"/>
        <w:keepLines w:val="0"/>
        <w:numPr>
          <w:ilvl w:val="0"/>
          <w:numId w:val="75"/>
        </w:numPr>
        <w:autoSpaceDE/>
        <w:spacing w:before="0" w:after="160" w:line="259" w:lineRule="auto"/>
        <w:jc w:val="left"/>
        <w:rPr>
          <w:lang w:val="en-GB"/>
          <w:rPrChange w:id="1051" w:author="Mario Ezequiel Scott" w:date="2019-12-29T19:14:00Z">
            <w:rPr/>
          </w:rPrChange>
        </w:rPr>
      </w:pPr>
      <w:r w:rsidRPr="004A4B49">
        <w:rPr>
          <w:lang w:val="en-GB"/>
          <w:rPrChange w:id="1052" w:author="Mario Ezequiel Scott" w:date="2019-12-29T19:14:00Z">
            <w:rPr/>
          </w:rPrChange>
        </w:rPr>
        <w:t>The software starts with a minimum viable product, goes on with small changes and frequent release cycles, development goes incremental;</w:t>
      </w:r>
    </w:p>
    <w:p w14:paraId="5A694D8E" w14:textId="77777777" w:rsidR="00A41622" w:rsidRPr="004A4B49" w:rsidRDefault="00A41622" w:rsidP="00A41622">
      <w:pPr>
        <w:pStyle w:val="ListParagraph"/>
        <w:keepLines w:val="0"/>
        <w:numPr>
          <w:ilvl w:val="0"/>
          <w:numId w:val="75"/>
        </w:numPr>
        <w:autoSpaceDE/>
        <w:spacing w:before="0" w:after="160" w:line="259" w:lineRule="auto"/>
        <w:jc w:val="left"/>
        <w:rPr>
          <w:lang w:val="en-GB"/>
          <w:rPrChange w:id="1053" w:author="Mario Ezequiel Scott" w:date="2019-12-29T19:14:00Z">
            <w:rPr/>
          </w:rPrChange>
        </w:rPr>
      </w:pPr>
      <w:r w:rsidRPr="004A4B49">
        <w:rPr>
          <w:lang w:val="en-GB"/>
          <w:rPrChange w:id="1054" w:author="Mario Ezequiel Scott" w:date="2019-12-29T19:14:00Z">
            <w:rPr/>
          </w:rPrChange>
        </w:rPr>
        <w:t>Developers work closely with the customers, both entities have an interest of cooperation and keep close communication;</w:t>
      </w:r>
    </w:p>
    <w:p w14:paraId="14D130FB" w14:textId="77777777" w:rsidR="00A41622" w:rsidRPr="004A4B49" w:rsidRDefault="00A41622" w:rsidP="00A41622">
      <w:pPr>
        <w:pStyle w:val="ListParagraph"/>
        <w:keepLines w:val="0"/>
        <w:numPr>
          <w:ilvl w:val="0"/>
          <w:numId w:val="75"/>
        </w:numPr>
        <w:autoSpaceDE/>
        <w:spacing w:before="0" w:after="160" w:line="259" w:lineRule="auto"/>
        <w:jc w:val="left"/>
        <w:rPr>
          <w:lang w:val="en-GB"/>
          <w:rPrChange w:id="1055" w:author="Mario Ezequiel Scott" w:date="2019-12-29T19:14:00Z">
            <w:rPr/>
          </w:rPrChange>
        </w:rPr>
      </w:pPr>
      <w:r w:rsidRPr="004A4B49">
        <w:rPr>
          <w:lang w:val="en-GB"/>
          <w:rPrChange w:id="1056" w:author="Mario Ezequiel Scott" w:date="2019-12-29T19:14:00Z">
            <w:rPr/>
          </w:rPrChange>
        </w:rPr>
        <w:t>The working method is easy to learn and use, straightforward and well-documented;</w:t>
      </w:r>
    </w:p>
    <w:p w14:paraId="3850D258" w14:textId="77777777" w:rsidR="00A41622" w:rsidRPr="004A4B49" w:rsidRDefault="00A41622" w:rsidP="00A41622">
      <w:pPr>
        <w:pStyle w:val="ListParagraph"/>
        <w:keepLines w:val="0"/>
        <w:numPr>
          <w:ilvl w:val="0"/>
          <w:numId w:val="75"/>
        </w:numPr>
        <w:autoSpaceDE/>
        <w:spacing w:before="0" w:after="160" w:line="259" w:lineRule="auto"/>
        <w:jc w:val="left"/>
        <w:rPr>
          <w:lang w:val="en-GB"/>
          <w:rPrChange w:id="1057" w:author="Mario Ezequiel Scott" w:date="2019-12-29T19:14:00Z">
            <w:rPr/>
          </w:rPrChange>
        </w:rPr>
      </w:pPr>
      <w:r w:rsidRPr="004A4B49">
        <w:rPr>
          <w:lang w:val="en-GB"/>
          <w:rPrChange w:id="1058" w:author="Mario Ezequiel Scott" w:date="2019-12-29T19:14:00Z">
            <w:rPr/>
          </w:rPrChange>
        </w:rPr>
        <w:t xml:space="preserve">The software development process is adaptive, the system is open for the late software changes. </w:t>
      </w:r>
    </w:p>
    <w:p w14:paraId="0FA2468C" w14:textId="5A632B3F" w:rsidR="00A41622" w:rsidRPr="004A4B49" w:rsidRDefault="00A41622" w:rsidP="00A41622">
      <w:pPr>
        <w:rPr>
          <w:lang w:val="en-GB"/>
          <w:rPrChange w:id="1059" w:author="Mario Ezequiel Scott" w:date="2019-12-29T19:14:00Z">
            <w:rPr/>
          </w:rPrChange>
        </w:rPr>
      </w:pPr>
      <w:r w:rsidRPr="004A4B49">
        <w:rPr>
          <w:lang w:val="en-GB"/>
          <w:rPrChange w:id="1060" w:author="Mario Ezequiel Scott" w:date="2019-12-29T19:14:00Z">
            <w:rPr/>
          </w:rPrChange>
        </w:rPr>
        <w:t>Boehm (2002) has compared and analysed process-oriented methodologies vs the agile software development methodology. In his work, Open source software is included as a multifaceted variant method of Agile. Table 3 shows the comparative analysis according to the author [</w:t>
      </w:r>
      <w:ins w:id="1061" w:author="tedo gogoladze" w:date="2020-01-05T02:14:00Z">
        <w:r w:rsidR="008A19C4">
          <w:rPr>
            <w:lang w:val="en-GB"/>
          </w:rPr>
          <w:t>13</w:t>
        </w:r>
      </w:ins>
      <w:del w:id="1062" w:author="tedo gogoladze" w:date="2020-01-05T02:14:00Z">
        <w:r w:rsidRPr="004A4B49" w:rsidDel="008A19C4">
          <w:rPr>
            <w:lang w:val="en-GB"/>
            <w:rPrChange w:id="1063" w:author="Mario Ezequiel Scott" w:date="2019-12-29T19:14:00Z">
              <w:rPr/>
            </w:rPrChange>
          </w:rPr>
          <w:delText>8</w:delText>
        </w:r>
      </w:del>
      <w:r w:rsidRPr="004A4B49">
        <w:rPr>
          <w:lang w:val="en-GB"/>
          <w:rPrChange w:id="1064" w:author="Mario Ezequiel Scott" w:date="2019-12-29T19:14:00Z">
            <w:rPr/>
          </w:rPrChange>
        </w:rPr>
        <w:t>]:</w:t>
      </w:r>
    </w:p>
    <w:tbl>
      <w:tblPr>
        <w:tblStyle w:val="TableGrid"/>
        <w:tblW w:w="8784" w:type="dxa"/>
        <w:tblLook w:val="04A0" w:firstRow="1" w:lastRow="0" w:firstColumn="1" w:lastColumn="0" w:noHBand="0" w:noVBand="1"/>
      </w:tblPr>
      <w:tblGrid>
        <w:gridCol w:w="2547"/>
        <w:gridCol w:w="2835"/>
        <w:gridCol w:w="3402"/>
      </w:tblGrid>
      <w:tr w:rsidR="00A41622" w:rsidRPr="004A4B49" w14:paraId="67BE1B61" w14:textId="77777777" w:rsidTr="004E3FC2">
        <w:trPr>
          <w:trHeight w:val="584"/>
        </w:trPr>
        <w:tc>
          <w:tcPr>
            <w:tcW w:w="2547" w:type="dxa"/>
          </w:tcPr>
          <w:p w14:paraId="5F7934C3" w14:textId="77777777" w:rsidR="00A41622" w:rsidRPr="004A4B49" w:rsidRDefault="00A41622" w:rsidP="004E3FC2">
            <w:pPr>
              <w:rPr>
                <w:b/>
                <w:lang w:val="en-GB"/>
                <w:rPrChange w:id="1065" w:author="Mario Ezequiel Scott" w:date="2019-12-29T19:14:00Z">
                  <w:rPr>
                    <w:b/>
                  </w:rPr>
                </w:rPrChange>
              </w:rPr>
            </w:pPr>
            <w:r w:rsidRPr="004A4B49">
              <w:rPr>
                <w:b/>
                <w:lang w:val="en-GB"/>
                <w:rPrChange w:id="1066" w:author="Mario Ezequiel Scott" w:date="2019-12-29T19:14:00Z">
                  <w:rPr>
                    <w:b/>
                  </w:rPr>
                </w:rPrChange>
              </w:rPr>
              <w:t>Ground Area</w:t>
            </w:r>
          </w:p>
        </w:tc>
        <w:tc>
          <w:tcPr>
            <w:tcW w:w="2835" w:type="dxa"/>
          </w:tcPr>
          <w:p w14:paraId="47E9F6C1" w14:textId="77777777" w:rsidR="00A41622" w:rsidRPr="004A4B49" w:rsidRDefault="00A41622" w:rsidP="004E3FC2">
            <w:pPr>
              <w:rPr>
                <w:b/>
                <w:lang w:val="en-GB"/>
                <w:rPrChange w:id="1067" w:author="Mario Ezequiel Scott" w:date="2019-12-29T19:14:00Z">
                  <w:rPr>
                    <w:b/>
                  </w:rPr>
                </w:rPrChange>
              </w:rPr>
            </w:pPr>
            <w:r w:rsidRPr="004A4B49">
              <w:rPr>
                <w:b/>
                <w:lang w:val="en-GB"/>
                <w:rPrChange w:id="1068" w:author="Mario Ezequiel Scott" w:date="2019-12-29T19:14:00Z">
                  <w:rPr>
                    <w:b/>
                  </w:rPr>
                </w:rPrChange>
              </w:rPr>
              <w:t>Agile methods</w:t>
            </w:r>
          </w:p>
        </w:tc>
        <w:tc>
          <w:tcPr>
            <w:tcW w:w="3402" w:type="dxa"/>
          </w:tcPr>
          <w:p w14:paraId="75AC22C0" w14:textId="77777777" w:rsidR="00A41622" w:rsidRPr="004A4B49" w:rsidRDefault="00A41622" w:rsidP="004E3FC2">
            <w:pPr>
              <w:rPr>
                <w:b/>
                <w:lang w:val="en-GB"/>
                <w:rPrChange w:id="1069" w:author="Mario Ezequiel Scott" w:date="2019-12-29T19:14:00Z">
                  <w:rPr>
                    <w:b/>
                  </w:rPr>
                </w:rPrChange>
              </w:rPr>
            </w:pPr>
            <w:r w:rsidRPr="004A4B49">
              <w:rPr>
                <w:b/>
                <w:lang w:val="en-GB"/>
                <w:rPrChange w:id="1070" w:author="Mario Ezequiel Scott" w:date="2019-12-29T19:14:00Z">
                  <w:rPr>
                    <w:b/>
                  </w:rPr>
                </w:rPrChange>
              </w:rPr>
              <w:t>Plan-driven methods</w:t>
            </w:r>
          </w:p>
        </w:tc>
      </w:tr>
      <w:tr w:rsidR="00A41622" w:rsidRPr="004A4B49" w14:paraId="5B651DB0" w14:textId="77777777" w:rsidTr="004E3FC2">
        <w:tc>
          <w:tcPr>
            <w:tcW w:w="2547" w:type="dxa"/>
          </w:tcPr>
          <w:p w14:paraId="032D4D5B" w14:textId="77777777" w:rsidR="00A41622" w:rsidRPr="004A4B49" w:rsidRDefault="00A41622" w:rsidP="004E3FC2">
            <w:pPr>
              <w:rPr>
                <w:i/>
                <w:lang w:val="en-GB"/>
                <w:rPrChange w:id="1071" w:author="Mario Ezequiel Scott" w:date="2019-12-29T19:14:00Z">
                  <w:rPr>
                    <w:i/>
                  </w:rPr>
                </w:rPrChange>
              </w:rPr>
            </w:pPr>
            <w:r w:rsidRPr="004A4B49">
              <w:rPr>
                <w:i/>
                <w:lang w:val="en-GB"/>
                <w:rPrChange w:id="1072" w:author="Mario Ezequiel Scott" w:date="2019-12-29T19:14:00Z">
                  <w:rPr>
                    <w:i/>
                  </w:rPr>
                </w:rPrChange>
              </w:rPr>
              <w:t>Developers</w:t>
            </w:r>
          </w:p>
        </w:tc>
        <w:tc>
          <w:tcPr>
            <w:tcW w:w="2835" w:type="dxa"/>
          </w:tcPr>
          <w:p w14:paraId="7BFD4BDC" w14:textId="77777777" w:rsidR="00A41622" w:rsidRPr="004A4B49" w:rsidRDefault="00A41622" w:rsidP="004E3FC2">
            <w:pPr>
              <w:rPr>
                <w:lang w:val="en-GB"/>
                <w:rPrChange w:id="1073" w:author="Mario Ezequiel Scott" w:date="2019-12-29T19:14:00Z">
                  <w:rPr/>
                </w:rPrChange>
              </w:rPr>
            </w:pPr>
            <w:r w:rsidRPr="004A4B49">
              <w:rPr>
                <w:lang w:val="en-GB"/>
                <w:rPrChange w:id="1074" w:author="Mario Ezequiel Scott" w:date="2019-12-29T19:14:00Z">
                  <w:rPr/>
                </w:rPrChange>
              </w:rPr>
              <w:t>Agile;</w:t>
            </w:r>
          </w:p>
          <w:p w14:paraId="3F5432C8" w14:textId="77777777" w:rsidR="00A41622" w:rsidRPr="004A4B49" w:rsidRDefault="00A41622" w:rsidP="004E3FC2">
            <w:pPr>
              <w:rPr>
                <w:lang w:val="en-GB"/>
                <w:rPrChange w:id="1075" w:author="Mario Ezequiel Scott" w:date="2019-12-29T19:14:00Z">
                  <w:rPr/>
                </w:rPrChange>
              </w:rPr>
            </w:pPr>
            <w:r w:rsidRPr="004A4B49">
              <w:rPr>
                <w:lang w:val="en-GB"/>
                <w:rPrChange w:id="1076" w:author="Mario Ezequiel Scott" w:date="2019-12-29T19:14:00Z">
                  <w:rPr/>
                </w:rPrChange>
              </w:rPr>
              <w:t>Knowledgeable;</w:t>
            </w:r>
          </w:p>
          <w:p w14:paraId="1C2CF6CE" w14:textId="77777777" w:rsidR="00A41622" w:rsidRPr="004A4B49" w:rsidRDefault="00A41622" w:rsidP="004E3FC2">
            <w:pPr>
              <w:rPr>
                <w:lang w:val="en-GB"/>
                <w:rPrChange w:id="1077" w:author="Mario Ezequiel Scott" w:date="2019-12-29T19:14:00Z">
                  <w:rPr/>
                </w:rPrChange>
              </w:rPr>
            </w:pPr>
            <w:r w:rsidRPr="004A4B49">
              <w:rPr>
                <w:lang w:val="en-GB"/>
                <w:rPrChange w:id="1078" w:author="Mario Ezequiel Scott" w:date="2019-12-29T19:14:00Z">
                  <w:rPr/>
                </w:rPrChange>
              </w:rPr>
              <w:t>Collocated;</w:t>
            </w:r>
          </w:p>
          <w:p w14:paraId="0404EFA4" w14:textId="77777777" w:rsidR="00A41622" w:rsidRPr="004A4B49" w:rsidRDefault="00A41622" w:rsidP="004E3FC2">
            <w:pPr>
              <w:rPr>
                <w:lang w:val="en-GB"/>
                <w:rPrChange w:id="1079" w:author="Mario Ezequiel Scott" w:date="2019-12-29T19:14:00Z">
                  <w:rPr/>
                </w:rPrChange>
              </w:rPr>
            </w:pPr>
            <w:r w:rsidRPr="004A4B49">
              <w:rPr>
                <w:lang w:val="en-GB"/>
                <w:rPrChange w:id="1080" w:author="Mario Ezequiel Scott" w:date="2019-12-29T19:14:00Z">
                  <w:rPr/>
                </w:rPrChange>
              </w:rPr>
              <w:t>Collaborative;</w:t>
            </w:r>
          </w:p>
        </w:tc>
        <w:tc>
          <w:tcPr>
            <w:tcW w:w="3402" w:type="dxa"/>
          </w:tcPr>
          <w:p w14:paraId="4C6A1FE6" w14:textId="77777777" w:rsidR="00A41622" w:rsidRPr="004A4B49" w:rsidRDefault="00A41622" w:rsidP="004E3FC2">
            <w:pPr>
              <w:rPr>
                <w:lang w:val="en-GB"/>
                <w:rPrChange w:id="1081" w:author="Mario Ezequiel Scott" w:date="2019-12-29T19:14:00Z">
                  <w:rPr/>
                </w:rPrChange>
              </w:rPr>
            </w:pPr>
            <w:r w:rsidRPr="004A4B49">
              <w:rPr>
                <w:lang w:val="en-GB"/>
                <w:rPrChange w:id="1082" w:author="Mario Ezequiel Scott" w:date="2019-12-29T19:14:00Z">
                  <w:rPr/>
                </w:rPrChange>
              </w:rPr>
              <w:t>Plan-oriented;</w:t>
            </w:r>
          </w:p>
          <w:p w14:paraId="1E5692AC" w14:textId="77777777" w:rsidR="00A41622" w:rsidRPr="004A4B49" w:rsidRDefault="00A41622" w:rsidP="004E3FC2">
            <w:pPr>
              <w:rPr>
                <w:lang w:val="en-GB"/>
                <w:rPrChange w:id="1083" w:author="Mario Ezequiel Scott" w:date="2019-12-29T19:14:00Z">
                  <w:rPr/>
                </w:rPrChange>
              </w:rPr>
            </w:pPr>
            <w:r w:rsidRPr="004A4B49">
              <w:rPr>
                <w:lang w:val="en-GB"/>
                <w:rPrChange w:id="1084" w:author="Mario Ezequiel Scott" w:date="2019-12-29T19:14:00Z">
                  <w:rPr/>
                </w:rPrChange>
              </w:rPr>
              <w:t>Adequate skills;</w:t>
            </w:r>
          </w:p>
          <w:p w14:paraId="7A459B56" w14:textId="77777777" w:rsidR="00A41622" w:rsidRPr="004A4B49" w:rsidRDefault="00A41622" w:rsidP="004E3FC2">
            <w:pPr>
              <w:rPr>
                <w:lang w:val="en-GB"/>
                <w:rPrChange w:id="1085" w:author="Mario Ezequiel Scott" w:date="2019-12-29T19:14:00Z">
                  <w:rPr/>
                </w:rPrChange>
              </w:rPr>
            </w:pPr>
            <w:r w:rsidRPr="004A4B49">
              <w:rPr>
                <w:lang w:val="en-GB"/>
                <w:rPrChange w:id="1086" w:author="Mario Ezequiel Scott" w:date="2019-12-29T19:14:00Z">
                  <w:rPr/>
                </w:rPrChange>
              </w:rPr>
              <w:t>Access to external knowledge;</w:t>
            </w:r>
          </w:p>
        </w:tc>
      </w:tr>
      <w:tr w:rsidR="00A41622" w:rsidRPr="004A4B49" w14:paraId="225B967F" w14:textId="77777777" w:rsidTr="004E3FC2">
        <w:tc>
          <w:tcPr>
            <w:tcW w:w="2547" w:type="dxa"/>
          </w:tcPr>
          <w:p w14:paraId="5130D50F" w14:textId="77777777" w:rsidR="00A41622" w:rsidRPr="004A4B49" w:rsidRDefault="00A41622" w:rsidP="004E3FC2">
            <w:pPr>
              <w:rPr>
                <w:i/>
                <w:lang w:val="en-GB"/>
                <w:rPrChange w:id="1087" w:author="Mario Ezequiel Scott" w:date="2019-12-29T19:14:00Z">
                  <w:rPr>
                    <w:i/>
                  </w:rPr>
                </w:rPrChange>
              </w:rPr>
            </w:pPr>
            <w:r w:rsidRPr="004A4B49">
              <w:rPr>
                <w:i/>
                <w:lang w:val="en-GB"/>
                <w:rPrChange w:id="1088" w:author="Mario Ezequiel Scott" w:date="2019-12-29T19:14:00Z">
                  <w:rPr>
                    <w:i/>
                  </w:rPr>
                </w:rPrChange>
              </w:rPr>
              <w:t>Customers</w:t>
            </w:r>
          </w:p>
          <w:p w14:paraId="596A7E68" w14:textId="77777777" w:rsidR="00A41622" w:rsidRPr="004A4B49" w:rsidRDefault="00A41622" w:rsidP="004E3FC2">
            <w:pPr>
              <w:rPr>
                <w:i/>
                <w:lang w:val="en-GB"/>
                <w:rPrChange w:id="1089" w:author="Mario Ezequiel Scott" w:date="2019-12-29T19:14:00Z">
                  <w:rPr>
                    <w:i/>
                  </w:rPr>
                </w:rPrChange>
              </w:rPr>
            </w:pPr>
          </w:p>
        </w:tc>
        <w:tc>
          <w:tcPr>
            <w:tcW w:w="2835" w:type="dxa"/>
          </w:tcPr>
          <w:p w14:paraId="65805371" w14:textId="77777777" w:rsidR="00A41622" w:rsidRPr="004A4B49" w:rsidRDefault="00A41622" w:rsidP="004E3FC2">
            <w:pPr>
              <w:rPr>
                <w:lang w:val="en-GB"/>
                <w:rPrChange w:id="1090" w:author="Mario Ezequiel Scott" w:date="2019-12-29T19:14:00Z">
                  <w:rPr/>
                </w:rPrChange>
              </w:rPr>
            </w:pPr>
            <w:r w:rsidRPr="004A4B49">
              <w:rPr>
                <w:lang w:val="en-GB"/>
                <w:rPrChange w:id="1091" w:author="Mario Ezequiel Scott" w:date="2019-12-29T19:14:00Z">
                  <w:rPr/>
                </w:rPrChange>
              </w:rPr>
              <w:t>Dedicated;</w:t>
            </w:r>
          </w:p>
          <w:p w14:paraId="070DF2F7" w14:textId="77777777" w:rsidR="00A41622" w:rsidRPr="004A4B49" w:rsidRDefault="00A41622" w:rsidP="004E3FC2">
            <w:pPr>
              <w:rPr>
                <w:lang w:val="en-GB"/>
                <w:rPrChange w:id="1092" w:author="Mario Ezequiel Scott" w:date="2019-12-29T19:14:00Z">
                  <w:rPr/>
                </w:rPrChange>
              </w:rPr>
            </w:pPr>
            <w:r w:rsidRPr="004A4B49">
              <w:rPr>
                <w:lang w:val="en-GB"/>
                <w:rPrChange w:id="1093" w:author="Mario Ezequiel Scott" w:date="2019-12-29T19:14:00Z">
                  <w:rPr/>
                </w:rPrChange>
              </w:rPr>
              <w:t>Knowledgeable;</w:t>
            </w:r>
          </w:p>
          <w:p w14:paraId="3D2EAA33" w14:textId="77777777" w:rsidR="00A41622" w:rsidRPr="004A4B49" w:rsidRDefault="00A41622" w:rsidP="004E3FC2">
            <w:pPr>
              <w:rPr>
                <w:lang w:val="en-GB"/>
                <w:rPrChange w:id="1094" w:author="Mario Ezequiel Scott" w:date="2019-12-29T19:14:00Z">
                  <w:rPr/>
                </w:rPrChange>
              </w:rPr>
            </w:pPr>
            <w:r w:rsidRPr="004A4B49">
              <w:rPr>
                <w:lang w:val="en-GB"/>
                <w:rPrChange w:id="1095" w:author="Mario Ezequiel Scott" w:date="2019-12-29T19:14:00Z">
                  <w:rPr/>
                </w:rPrChange>
              </w:rPr>
              <w:t>Collocated;</w:t>
            </w:r>
          </w:p>
          <w:p w14:paraId="42443068" w14:textId="77777777" w:rsidR="00A41622" w:rsidRPr="004A4B49" w:rsidRDefault="00A41622" w:rsidP="004E3FC2">
            <w:pPr>
              <w:rPr>
                <w:lang w:val="en-GB"/>
                <w:rPrChange w:id="1096" w:author="Mario Ezequiel Scott" w:date="2019-12-29T19:14:00Z">
                  <w:rPr/>
                </w:rPrChange>
              </w:rPr>
            </w:pPr>
            <w:r w:rsidRPr="004A4B49">
              <w:rPr>
                <w:lang w:val="en-GB"/>
                <w:rPrChange w:id="1097" w:author="Mario Ezequiel Scott" w:date="2019-12-29T19:14:00Z">
                  <w:rPr/>
                </w:rPrChange>
              </w:rPr>
              <w:t>Collaborative;</w:t>
            </w:r>
          </w:p>
          <w:p w14:paraId="4D01E35E" w14:textId="77777777" w:rsidR="00A41622" w:rsidRPr="004A4B49" w:rsidRDefault="00A41622" w:rsidP="004E3FC2">
            <w:pPr>
              <w:rPr>
                <w:lang w:val="en-GB"/>
                <w:rPrChange w:id="1098" w:author="Mario Ezequiel Scott" w:date="2019-12-29T19:14:00Z">
                  <w:rPr/>
                </w:rPrChange>
              </w:rPr>
            </w:pPr>
            <w:r w:rsidRPr="004A4B49">
              <w:rPr>
                <w:lang w:val="en-GB"/>
                <w:rPrChange w:id="1099" w:author="Mario Ezequiel Scott" w:date="2019-12-29T19:14:00Z">
                  <w:rPr/>
                </w:rPrChange>
              </w:rPr>
              <w:t>Representative;</w:t>
            </w:r>
          </w:p>
          <w:p w14:paraId="5C7C61F7" w14:textId="77777777" w:rsidR="00A41622" w:rsidRPr="004A4B49" w:rsidRDefault="00A41622" w:rsidP="004E3FC2">
            <w:pPr>
              <w:rPr>
                <w:lang w:val="en-GB"/>
                <w:rPrChange w:id="1100" w:author="Mario Ezequiel Scott" w:date="2019-12-29T19:14:00Z">
                  <w:rPr/>
                </w:rPrChange>
              </w:rPr>
            </w:pPr>
            <w:r w:rsidRPr="004A4B49">
              <w:rPr>
                <w:lang w:val="en-GB"/>
                <w:rPrChange w:id="1101" w:author="Mario Ezequiel Scott" w:date="2019-12-29T19:14:00Z">
                  <w:rPr/>
                </w:rPrChange>
              </w:rPr>
              <w:t>Empowered;</w:t>
            </w:r>
          </w:p>
        </w:tc>
        <w:tc>
          <w:tcPr>
            <w:tcW w:w="3402" w:type="dxa"/>
          </w:tcPr>
          <w:p w14:paraId="2AC73240" w14:textId="77777777" w:rsidR="00A41622" w:rsidRPr="004A4B49" w:rsidRDefault="00A41622" w:rsidP="004E3FC2">
            <w:pPr>
              <w:rPr>
                <w:lang w:val="en-GB"/>
                <w:rPrChange w:id="1102" w:author="Mario Ezequiel Scott" w:date="2019-12-29T19:14:00Z">
                  <w:rPr/>
                </w:rPrChange>
              </w:rPr>
            </w:pPr>
            <w:r w:rsidRPr="004A4B49">
              <w:rPr>
                <w:lang w:val="en-GB"/>
                <w:rPrChange w:id="1103" w:author="Mario Ezequiel Scott" w:date="2019-12-29T19:14:00Z">
                  <w:rPr/>
                </w:rPrChange>
              </w:rPr>
              <w:t>Access to knowledge;</w:t>
            </w:r>
          </w:p>
          <w:p w14:paraId="36DF7BD8" w14:textId="77777777" w:rsidR="00A41622" w:rsidRPr="004A4B49" w:rsidRDefault="00A41622" w:rsidP="004E3FC2">
            <w:pPr>
              <w:rPr>
                <w:lang w:val="en-GB"/>
                <w:rPrChange w:id="1104" w:author="Mario Ezequiel Scott" w:date="2019-12-29T19:14:00Z">
                  <w:rPr/>
                </w:rPrChange>
              </w:rPr>
            </w:pPr>
            <w:r w:rsidRPr="004A4B49">
              <w:rPr>
                <w:lang w:val="en-GB"/>
                <w:rPrChange w:id="1105" w:author="Mario Ezequiel Scott" w:date="2019-12-29T19:14:00Z">
                  <w:rPr/>
                </w:rPrChange>
              </w:rPr>
              <w:t>Collaborative;</w:t>
            </w:r>
          </w:p>
          <w:p w14:paraId="369EE8F5" w14:textId="77777777" w:rsidR="00A41622" w:rsidRPr="004A4B49" w:rsidRDefault="00A41622" w:rsidP="004E3FC2">
            <w:pPr>
              <w:rPr>
                <w:lang w:val="en-GB"/>
                <w:rPrChange w:id="1106" w:author="Mario Ezequiel Scott" w:date="2019-12-29T19:14:00Z">
                  <w:rPr/>
                </w:rPrChange>
              </w:rPr>
            </w:pPr>
            <w:r w:rsidRPr="004A4B49">
              <w:rPr>
                <w:lang w:val="en-GB"/>
                <w:rPrChange w:id="1107" w:author="Mario Ezequiel Scott" w:date="2019-12-29T19:14:00Z">
                  <w:rPr/>
                </w:rPrChange>
              </w:rPr>
              <w:t>Representative;</w:t>
            </w:r>
          </w:p>
          <w:p w14:paraId="095BD088" w14:textId="77777777" w:rsidR="00A41622" w:rsidRPr="004A4B49" w:rsidRDefault="00A41622" w:rsidP="004E3FC2">
            <w:pPr>
              <w:rPr>
                <w:lang w:val="en-GB"/>
                <w:rPrChange w:id="1108" w:author="Mario Ezequiel Scott" w:date="2019-12-29T19:14:00Z">
                  <w:rPr/>
                </w:rPrChange>
              </w:rPr>
            </w:pPr>
            <w:r w:rsidRPr="004A4B49">
              <w:rPr>
                <w:lang w:val="en-GB"/>
                <w:rPrChange w:id="1109" w:author="Mario Ezequiel Scott" w:date="2019-12-29T19:14:00Z">
                  <w:rPr/>
                </w:rPrChange>
              </w:rPr>
              <w:t>Empowered;</w:t>
            </w:r>
          </w:p>
        </w:tc>
      </w:tr>
      <w:tr w:rsidR="00A41622" w:rsidRPr="004A4B49" w14:paraId="6E97A4A8" w14:textId="77777777" w:rsidTr="004E3FC2">
        <w:tc>
          <w:tcPr>
            <w:tcW w:w="2547" w:type="dxa"/>
          </w:tcPr>
          <w:p w14:paraId="2EA95C9B" w14:textId="77777777" w:rsidR="00A41622" w:rsidRPr="004A4B49" w:rsidRDefault="00A41622" w:rsidP="004E3FC2">
            <w:pPr>
              <w:rPr>
                <w:i/>
                <w:lang w:val="en-GB"/>
                <w:rPrChange w:id="1110" w:author="Mario Ezequiel Scott" w:date="2019-12-29T19:14:00Z">
                  <w:rPr>
                    <w:i/>
                  </w:rPr>
                </w:rPrChange>
              </w:rPr>
            </w:pPr>
            <w:r w:rsidRPr="004A4B49">
              <w:rPr>
                <w:i/>
                <w:lang w:val="en-GB"/>
                <w:rPrChange w:id="1111" w:author="Mario Ezequiel Scott" w:date="2019-12-29T19:14:00Z">
                  <w:rPr>
                    <w:i/>
                  </w:rPr>
                </w:rPrChange>
              </w:rPr>
              <w:t>Requirements</w:t>
            </w:r>
          </w:p>
        </w:tc>
        <w:tc>
          <w:tcPr>
            <w:tcW w:w="2835" w:type="dxa"/>
          </w:tcPr>
          <w:p w14:paraId="32527150" w14:textId="77777777" w:rsidR="00A41622" w:rsidRPr="004A4B49" w:rsidRDefault="00A41622" w:rsidP="004E3FC2">
            <w:pPr>
              <w:rPr>
                <w:lang w:val="en-GB"/>
                <w:rPrChange w:id="1112" w:author="Mario Ezequiel Scott" w:date="2019-12-29T19:14:00Z">
                  <w:rPr/>
                </w:rPrChange>
              </w:rPr>
            </w:pPr>
            <w:r w:rsidRPr="004A4B49">
              <w:rPr>
                <w:lang w:val="en-GB"/>
                <w:rPrChange w:id="1113" w:author="Mario Ezequiel Scott" w:date="2019-12-29T19:14:00Z">
                  <w:rPr/>
                </w:rPrChange>
              </w:rPr>
              <w:t>Largely emergent;</w:t>
            </w:r>
          </w:p>
          <w:p w14:paraId="1FD1DD16" w14:textId="77777777" w:rsidR="00A41622" w:rsidRPr="004A4B49" w:rsidRDefault="00A41622" w:rsidP="004E3FC2">
            <w:pPr>
              <w:rPr>
                <w:lang w:val="en-GB"/>
                <w:rPrChange w:id="1114" w:author="Mario Ezequiel Scott" w:date="2019-12-29T19:14:00Z">
                  <w:rPr/>
                </w:rPrChange>
              </w:rPr>
            </w:pPr>
            <w:r w:rsidRPr="004A4B49">
              <w:rPr>
                <w:lang w:val="en-GB"/>
                <w:rPrChange w:id="1115" w:author="Mario Ezequiel Scott" w:date="2019-12-29T19:14:00Z">
                  <w:rPr/>
                </w:rPrChange>
              </w:rPr>
              <w:t>Rapid change;</w:t>
            </w:r>
          </w:p>
        </w:tc>
        <w:tc>
          <w:tcPr>
            <w:tcW w:w="3402" w:type="dxa"/>
          </w:tcPr>
          <w:p w14:paraId="511B525C" w14:textId="77777777" w:rsidR="00A41622" w:rsidRPr="004A4B49" w:rsidRDefault="00A41622" w:rsidP="004E3FC2">
            <w:pPr>
              <w:rPr>
                <w:lang w:val="en-GB"/>
                <w:rPrChange w:id="1116" w:author="Mario Ezequiel Scott" w:date="2019-12-29T19:14:00Z">
                  <w:rPr/>
                </w:rPrChange>
              </w:rPr>
            </w:pPr>
            <w:r w:rsidRPr="004A4B49">
              <w:rPr>
                <w:lang w:val="en-GB"/>
                <w:rPrChange w:id="1117" w:author="Mario Ezequiel Scott" w:date="2019-12-29T19:14:00Z">
                  <w:rPr/>
                </w:rPrChange>
              </w:rPr>
              <w:t>Knowable early;</w:t>
            </w:r>
          </w:p>
          <w:p w14:paraId="20336432" w14:textId="77777777" w:rsidR="00A41622" w:rsidRPr="004A4B49" w:rsidRDefault="00A41622" w:rsidP="004E3FC2">
            <w:pPr>
              <w:rPr>
                <w:lang w:val="en-GB"/>
                <w:rPrChange w:id="1118" w:author="Mario Ezequiel Scott" w:date="2019-12-29T19:14:00Z">
                  <w:rPr/>
                </w:rPrChange>
              </w:rPr>
            </w:pPr>
            <w:r w:rsidRPr="004A4B49">
              <w:rPr>
                <w:lang w:val="en-GB"/>
                <w:rPrChange w:id="1119" w:author="Mario Ezequiel Scott" w:date="2019-12-29T19:14:00Z">
                  <w:rPr/>
                </w:rPrChange>
              </w:rPr>
              <w:t>Largely stable;</w:t>
            </w:r>
          </w:p>
        </w:tc>
      </w:tr>
      <w:tr w:rsidR="00A41622" w:rsidRPr="004A4B49" w14:paraId="7F69B059" w14:textId="77777777" w:rsidTr="004E3FC2">
        <w:tc>
          <w:tcPr>
            <w:tcW w:w="2547" w:type="dxa"/>
          </w:tcPr>
          <w:p w14:paraId="4A94C0B5" w14:textId="77777777" w:rsidR="00A41622" w:rsidRPr="004A4B49" w:rsidRDefault="00A41622" w:rsidP="004E3FC2">
            <w:pPr>
              <w:rPr>
                <w:i/>
                <w:lang w:val="en-GB"/>
                <w:rPrChange w:id="1120" w:author="Mario Ezequiel Scott" w:date="2019-12-29T19:14:00Z">
                  <w:rPr>
                    <w:i/>
                  </w:rPr>
                </w:rPrChange>
              </w:rPr>
            </w:pPr>
            <w:r w:rsidRPr="004A4B49">
              <w:rPr>
                <w:i/>
                <w:lang w:val="en-GB"/>
                <w:rPrChange w:id="1121" w:author="Mario Ezequiel Scott" w:date="2019-12-29T19:14:00Z">
                  <w:rPr>
                    <w:i/>
                  </w:rPr>
                </w:rPrChange>
              </w:rPr>
              <w:t>Architecture</w:t>
            </w:r>
          </w:p>
        </w:tc>
        <w:tc>
          <w:tcPr>
            <w:tcW w:w="2835" w:type="dxa"/>
          </w:tcPr>
          <w:p w14:paraId="47B1CD60" w14:textId="77777777" w:rsidR="00A41622" w:rsidRPr="004A4B49" w:rsidRDefault="00A41622" w:rsidP="004E3FC2">
            <w:pPr>
              <w:rPr>
                <w:lang w:val="en-GB"/>
                <w:rPrChange w:id="1122" w:author="Mario Ezequiel Scott" w:date="2019-12-29T19:14:00Z">
                  <w:rPr/>
                </w:rPrChange>
              </w:rPr>
            </w:pPr>
            <w:r w:rsidRPr="004A4B49">
              <w:rPr>
                <w:lang w:val="en-GB"/>
                <w:rPrChange w:id="1123" w:author="Mario Ezequiel Scott" w:date="2019-12-29T19:14:00Z">
                  <w:rPr/>
                </w:rPrChange>
              </w:rPr>
              <w:t>Designed for current;</w:t>
            </w:r>
          </w:p>
        </w:tc>
        <w:tc>
          <w:tcPr>
            <w:tcW w:w="3402" w:type="dxa"/>
          </w:tcPr>
          <w:p w14:paraId="0B20ABC1" w14:textId="77777777" w:rsidR="00A41622" w:rsidRPr="004A4B49" w:rsidRDefault="00A41622" w:rsidP="004E3FC2">
            <w:pPr>
              <w:rPr>
                <w:lang w:val="en-GB"/>
                <w:rPrChange w:id="1124" w:author="Mario Ezequiel Scott" w:date="2019-12-29T19:14:00Z">
                  <w:rPr/>
                </w:rPrChange>
              </w:rPr>
            </w:pPr>
            <w:r w:rsidRPr="004A4B49">
              <w:rPr>
                <w:lang w:val="en-GB"/>
                <w:rPrChange w:id="1125" w:author="Mario Ezequiel Scott" w:date="2019-12-29T19:14:00Z">
                  <w:rPr/>
                </w:rPrChange>
              </w:rPr>
              <w:t>Designed for current and foreseeable requirements;</w:t>
            </w:r>
          </w:p>
        </w:tc>
      </w:tr>
      <w:tr w:rsidR="00A41622" w:rsidRPr="004A4B49" w14:paraId="0C57D0DF" w14:textId="77777777" w:rsidTr="004E3FC2">
        <w:tc>
          <w:tcPr>
            <w:tcW w:w="2547" w:type="dxa"/>
          </w:tcPr>
          <w:p w14:paraId="149F511A" w14:textId="77777777" w:rsidR="00A41622" w:rsidRPr="004A4B49" w:rsidRDefault="00A41622" w:rsidP="004E3FC2">
            <w:pPr>
              <w:rPr>
                <w:i/>
                <w:lang w:val="en-GB"/>
                <w:rPrChange w:id="1126" w:author="Mario Ezequiel Scott" w:date="2019-12-29T19:14:00Z">
                  <w:rPr>
                    <w:i/>
                  </w:rPr>
                </w:rPrChange>
              </w:rPr>
            </w:pPr>
            <w:r w:rsidRPr="004A4B49">
              <w:rPr>
                <w:i/>
                <w:lang w:val="en-GB"/>
                <w:rPrChange w:id="1127" w:author="Mario Ezequiel Scott" w:date="2019-12-29T19:14:00Z">
                  <w:rPr>
                    <w:i/>
                  </w:rPr>
                </w:rPrChange>
              </w:rPr>
              <w:t>Refactoring</w:t>
            </w:r>
          </w:p>
        </w:tc>
        <w:tc>
          <w:tcPr>
            <w:tcW w:w="2835" w:type="dxa"/>
          </w:tcPr>
          <w:p w14:paraId="3EF71535" w14:textId="77777777" w:rsidR="00A41622" w:rsidRPr="004A4B49" w:rsidRDefault="00A41622" w:rsidP="004E3FC2">
            <w:pPr>
              <w:rPr>
                <w:lang w:val="en-GB"/>
                <w:rPrChange w:id="1128" w:author="Mario Ezequiel Scott" w:date="2019-12-29T19:14:00Z">
                  <w:rPr/>
                </w:rPrChange>
              </w:rPr>
            </w:pPr>
            <w:r w:rsidRPr="004A4B49">
              <w:rPr>
                <w:lang w:val="en-GB"/>
                <w:rPrChange w:id="1129" w:author="Mario Ezequiel Scott" w:date="2019-12-29T19:14:00Z">
                  <w:rPr/>
                </w:rPrChange>
              </w:rPr>
              <w:t>Inexpensive</w:t>
            </w:r>
          </w:p>
        </w:tc>
        <w:tc>
          <w:tcPr>
            <w:tcW w:w="3402" w:type="dxa"/>
          </w:tcPr>
          <w:p w14:paraId="27F56607" w14:textId="77777777" w:rsidR="00A41622" w:rsidRPr="004A4B49" w:rsidRDefault="00A41622" w:rsidP="004E3FC2">
            <w:pPr>
              <w:rPr>
                <w:lang w:val="en-GB"/>
                <w:rPrChange w:id="1130" w:author="Mario Ezequiel Scott" w:date="2019-12-29T19:14:00Z">
                  <w:rPr/>
                </w:rPrChange>
              </w:rPr>
            </w:pPr>
            <w:r w:rsidRPr="004A4B49">
              <w:rPr>
                <w:lang w:val="en-GB"/>
                <w:rPrChange w:id="1131" w:author="Mario Ezequiel Scott" w:date="2019-12-29T19:14:00Z">
                  <w:rPr/>
                </w:rPrChange>
              </w:rPr>
              <w:t>Expensive;</w:t>
            </w:r>
          </w:p>
        </w:tc>
      </w:tr>
      <w:tr w:rsidR="00A41622" w:rsidRPr="004A4B49" w14:paraId="3EE77BCD" w14:textId="77777777" w:rsidTr="004E3FC2">
        <w:tc>
          <w:tcPr>
            <w:tcW w:w="2547" w:type="dxa"/>
          </w:tcPr>
          <w:p w14:paraId="1FF4A293" w14:textId="77777777" w:rsidR="00A41622" w:rsidRPr="004A4B49" w:rsidRDefault="00A41622" w:rsidP="004E3FC2">
            <w:pPr>
              <w:rPr>
                <w:i/>
                <w:lang w:val="en-GB"/>
                <w:rPrChange w:id="1132" w:author="Mario Ezequiel Scott" w:date="2019-12-29T19:14:00Z">
                  <w:rPr>
                    <w:i/>
                  </w:rPr>
                </w:rPrChange>
              </w:rPr>
            </w:pPr>
            <w:r w:rsidRPr="004A4B49">
              <w:rPr>
                <w:i/>
                <w:lang w:val="en-GB"/>
                <w:rPrChange w:id="1133" w:author="Mario Ezequiel Scott" w:date="2019-12-29T19:14:00Z">
                  <w:rPr>
                    <w:i/>
                  </w:rPr>
                </w:rPrChange>
              </w:rPr>
              <w:t>Size</w:t>
            </w:r>
          </w:p>
        </w:tc>
        <w:tc>
          <w:tcPr>
            <w:tcW w:w="2835" w:type="dxa"/>
          </w:tcPr>
          <w:p w14:paraId="070DB7A6" w14:textId="77777777" w:rsidR="00A41622" w:rsidRPr="004A4B49" w:rsidRDefault="00A41622" w:rsidP="004E3FC2">
            <w:pPr>
              <w:rPr>
                <w:lang w:val="en-GB"/>
                <w:rPrChange w:id="1134" w:author="Mario Ezequiel Scott" w:date="2019-12-29T19:14:00Z">
                  <w:rPr/>
                </w:rPrChange>
              </w:rPr>
            </w:pPr>
            <w:r w:rsidRPr="004A4B49">
              <w:rPr>
                <w:lang w:val="en-GB"/>
                <w:rPrChange w:id="1135" w:author="Mario Ezequiel Scott" w:date="2019-12-29T19:14:00Z">
                  <w:rPr/>
                </w:rPrChange>
              </w:rPr>
              <w:t>Smaller teams and products</w:t>
            </w:r>
          </w:p>
        </w:tc>
        <w:tc>
          <w:tcPr>
            <w:tcW w:w="3402" w:type="dxa"/>
          </w:tcPr>
          <w:p w14:paraId="344B1167" w14:textId="77777777" w:rsidR="00A41622" w:rsidRPr="004A4B49" w:rsidRDefault="00A41622" w:rsidP="004E3FC2">
            <w:pPr>
              <w:rPr>
                <w:lang w:val="en-GB"/>
                <w:rPrChange w:id="1136" w:author="Mario Ezequiel Scott" w:date="2019-12-29T19:14:00Z">
                  <w:rPr/>
                </w:rPrChange>
              </w:rPr>
            </w:pPr>
            <w:r w:rsidRPr="004A4B49">
              <w:rPr>
                <w:lang w:val="en-GB"/>
                <w:rPrChange w:id="1137" w:author="Mario Ezequiel Scott" w:date="2019-12-29T19:14:00Z">
                  <w:rPr/>
                </w:rPrChange>
              </w:rPr>
              <w:t>Larger teams and products</w:t>
            </w:r>
          </w:p>
        </w:tc>
      </w:tr>
      <w:tr w:rsidR="00A41622" w:rsidRPr="004A4B49" w14:paraId="1F9EA9E4" w14:textId="77777777" w:rsidTr="004E3FC2">
        <w:tc>
          <w:tcPr>
            <w:tcW w:w="2547" w:type="dxa"/>
          </w:tcPr>
          <w:p w14:paraId="51854A14" w14:textId="77777777" w:rsidR="00A41622" w:rsidRPr="004A4B49" w:rsidRDefault="00A41622" w:rsidP="004E3FC2">
            <w:pPr>
              <w:rPr>
                <w:i/>
                <w:lang w:val="en-GB"/>
                <w:rPrChange w:id="1138" w:author="Mario Ezequiel Scott" w:date="2019-12-29T19:14:00Z">
                  <w:rPr>
                    <w:i/>
                  </w:rPr>
                </w:rPrChange>
              </w:rPr>
            </w:pPr>
            <w:r w:rsidRPr="004A4B49">
              <w:rPr>
                <w:i/>
                <w:lang w:val="en-GB"/>
                <w:rPrChange w:id="1139" w:author="Mario Ezequiel Scott" w:date="2019-12-29T19:14:00Z">
                  <w:rPr>
                    <w:i/>
                  </w:rPr>
                </w:rPrChange>
              </w:rPr>
              <w:t>Primary objective</w:t>
            </w:r>
          </w:p>
        </w:tc>
        <w:tc>
          <w:tcPr>
            <w:tcW w:w="2835" w:type="dxa"/>
          </w:tcPr>
          <w:p w14:paraId="0177BC9B" w14:textId="77777777" w:rsidR="00A41622" w:rsidRPr="004A4B49" w:rsidRDefault="00A41622" w:rsidP="004E3FC2">
            <w:pPr>
              <w:rPr>
                <w:lang w:val="en-GB"/>
                <w:rPrChange w:id="1140" w:author="Mario Ezequiel Scott" w:date="2019-12-29T19:14:00Z">
                  <w:rPr/>
                </w:rPrChange>
              </w:rPr>
            </w:pPr>
            <w:r w:rsidRPr="004A4B49">
              <w:rPr>
                <w:lang w:val="en-GB"/>
                <w:rPrChange w:id="1141" w:author="Mario Ezequiel Scott" w:date="2019-12-29T19:14:00Z">
                  <w:rPr/>
                </w:rPrChange>
              </w:rPr>
              <w:t>Rapid value</w:t>
            </w:r>
          </w:p>
        </w:tc>
        <w:tc>
          <w:tcPr>
            <w:tcW w:w="3402" w:type="dxa"/>
          </w:tcPr>
          <w:p w14:paraId="698B49E4" w14:textId="77777777" w:rsidR="00A41622" w:rsidRPr="004A4B49" w:rsidRDefault="00A41622" w:rsidP="004E3FC2">
            <w:pPr>
              <w:rPr>
                <w:lang w:val="en-GB"/>
                <w:rPrChange w:id="1142" w:author="Mario Ezequiel Scott" w:date="2019-12-29T19:14:00Z">
                  <w:rPr/>
                </w:rPrChange>
              </w:rPr>
            </w:pPr>
            <w:r w:rsidRPr="004A4B49">
              <w:rPr>
                <w:lang w:val="en-GB"/>
                <w:rPrChange w:id="1143" w:author="Mario Ezequiel Scott" w:date="2019-12-29T19:14:00Z">
                  <w:rPr/>
                </w:rPrChange>
              </w:rPr>
              <w:t>High assurance</w:t>
            </w:r>
          </w:p>
        </w:tc>
      </w:tr>
    </w:tbl>
    <w:p w14:paraId="24E84AA6" w14:textId="77777777" w:rsidR="00A41622" w:rsidRPr="004A4B49" w:rsidRDefault="00A41622" w:rsidP="00A41622">
      <w:pPr>
        <w:rPr>
          <w:lang w:val="en-GB"/>
          <w:rPrChange w:id="1144" w:author="Mario Ezequiel Scott" w:date="2019-12-29T19:14:00Z">
            <w:rPr/>
          </w:rPrChange>
        </w:rPr>
      </w:pPr>
    </w:p>
    <w:p w14:paraId="1841181B" w14:textId="7E848C55" w:rsidR="00A41622" w:rsidRPr="004A4B49" w:rsidRDefault="00A41622" w:rsidP="00A41622">
      <w:pPr>
        <w:rPr>
          <w:lang w:val="en-GB"/>
        </w:rPr>
      </w:pPr>
      <w:r w:rsidRPr="004A4B49">
        <w:rPr>
          <w:lang w:val="en-GB"/>
          <w:rPrChange w:id="1145" w:author="Mario Ezequiel Scott" w:date="2019-12-29T19:14:00Z">
            <w:rPr/>
          </w:rPrChange>
        </w:rPr>
        <w:t>Table 3: comparison of Agile and Plan-driven methodologies</w:t>
      </w:r>
    </w:p>
    <w:p w14:paraId="10FB2393" w14:textId="5D6940BA" w:rsidR="00A41622" w:rsidRPr="004A4B49" w:rsidRDefault="0095158B" w:rsidP="00A41622">
      <w:pPr>
        <w:pStyle w:val="Heading2"/>
        <w:numPr>
          <w:ilvl w:val="2"/>
          <w:numId w:val="32"/>
        </w:numPr>
      </w:pPr>
      <w:bookmarkStart w:id="1146" w:name="_Toc29215276"/>
      <w:r w:rsidRPr="004A4B49">
        <w:lastRenderedPageBreak/>
        <w:t>Agile methodologies</w:t>
      </w:r>
      <w:bookmarkEnd w:id="1146"/>
    </w:p>
    <w:p w14:paraId="530BB242" w14:textId="29E518E2" w:rsidR="0095158B" w:rsidRPr="004A4B49" w:rsidRDefault="0095158B" w:rsidP="0095158B">
      <w:pPr>
        <w:pStyle w:val="Heading2"/>
        <w:numPr>
          <w:ilvl w:val="3"/>
          <w:numId w:val="32"/>
        </w:numPr>
      </w:pPr>
      <w:bookmarkStart w:id="1147" w:name="_Toc29215277"/>
      <w:r w:rsidRPr="004A4B49">
        <w:t>SCRUM</w:t>
      </w:r>
      <w:bookmarkEnd w:id="1147"/>
    </w:p>
    <w:p w14:paraId="45A8941D" w14:textId="297EEEE6" w:rsidR="00A41622" w:rsidRPr="004A4B49" w:rsidRDefault="00A41622" w:rsidP="00A41622">
      <w:pPr>
        <w:rPr>
          <w:lang w:val="en-GB"/>
          <w:rPrChange w:id="1148" w:author="Mario Ezequiel Scott" w:date="2019-12-29T19:14:00Z">
            <w:rPr/>
          </w:rPrChange>
        </w:rPr>
      </w:pPr>
      <w:r w:rsidRPr="004A4B49">
        <w:rPr>
          <w:lang w:val="en-GB"/>
          <w:rPrChange w:id="1149" w:author="Mario Ezequiel Scott" w:date="2019-12-29T19:14:00Z">
            <w:rPr/>
          </w:rPrChange>
        </w:rPr>
        <w:t>SCRUM is a commonly used Agile software development method. Its full product development phase is represented by the sprints that release the incremental development states of the needed product. All of these task items are gathered in backlog, each item has estimated velocity and complexity, and for each sprint, the items are taken that do not exceed the available resources. During the sprints, the team has short stand-up meetings where the team members talk about the status and the progress of their tasks and discuss the daily work topics. After the sprint is over, the team has the meeting for the past sprint review. The team gathers once more time to have a retrospective analysis of the past sprints. [</w:t>
      </w:r>
      <w:ins w:id="1150" w:author="tedo gogoladze" w:date="2020-01-05T02:14:00Z">
        <w:r w:rsidR="008A19C4">
          <w:rPr>
            <w:lang w:val="en-GB"/>
          </w:rPr>
          <w:t>3</w:t>
        </w:r>
      </w:ins>
      <w:del w:id="1151" w:author="tedo gogoladze" w:date="2020-01-05T02:14:00Z">
        <w:r w:rsidRPr="004A4B49" w:rsidDel="008A19C4">
          <w:rPr>
            <w:lang w:val="en-GB"/>
            <w:rPrChange w:id="1152" w:author="Mario Ezequiel Scott" w:date="2019-12-29T19:14:00Z">
              <w:rPr/>
            </w:rPrChange>
          </w:rPr>
          <w:delText>6</w:delText>
        </w:r>
      </w:del>
      <w:r w:rsidRPr="004A4B49">
        <w:rPr>
          <w:lang w:val="en-GB"/>
          <w:rPrChange w:id="1153" w:author="Mario Ezequiel Scott" w:date="2019-12-29T19:14:00Z">
            <w:rPr/>
          </w:rPrChange>
        </w:rPr>
        <w:t>]</w:t>
      </w:r>
    </w:p>
    <w:p w14:paraId="6F46F4CC" w14:textId="059FAD53" w:rsidR="00A41622" w:rsidRPr="004A4B49" w:rsidRDefault="00A41622" w:rsidP="00A41622">
      <w:pPr>
        <w:rPr>
          <w:lang w:val="en-GB"/>
          <w:rPrChange w:id="1154" w:author="Mario Ezequiel Scott" w:date="2019-12-29T19:14:00Z">
            <w:rPr/>
          </w:rPrChange>
        </w:rPr>
      </w:pPr>
      <w:r w:rsidRPr="004A4B49">
        <w:rPr>
          <w:lang w:val="en-GB"/>
          <w:rPrChange w:id="1155" w:author="Mario Ezequiel Scott" w:date="2019-12-29T19:14:00Z">
            <w:rPr/>
          </w:rPrChange>
        </w:rPr>
        <w:t>Software development approaches consider the development processes to be unpredictable and risky, while SCRUM on the high level offers reliable, agile and responsive results, that is considered as a mechanism that reduces the risk and unpredictability. [</w:t>
      </w:r>
      <w:ins w:id="1156" w:author="tedo gogoladze" w:date="2020-01-05T02:14:00Z">
        <w:r w:rsidR="008A19C4">
          <w:rPr>
            <w:lang w:val="en-GB"/>
          </w:rPr>
          <w:t>3</w:t>
        </w:r>
      </w:ins>
      <w:del w:id="1157" w:author="tedo gogoladze" w:date="2020-01-05T02:14:00Z">
        <w:r w:rsidRPr="004A4B49" w:rsidDel="008A19C4">
          <w:rPr>
            <w:lang w:val="en-GB"/>
            <w:rPrChange w:id="1158" w:author="Mario Ezequiel Scott" w:date="2019-12-29T19:14:00Z">
              <w:rPr/>
            </w:rPrChange>
          </w:rPr>
          <w:delText>6</w:delText>
        </w:r>
      </w:del>
      <w:r w:rsidRPr="004A4B49">
        <w:rPr>
          <w:lang w:val="en-GB"/>
          <w:rPrChange w:id="1159" w:author="Mario Ezequiel Scott" w:date="2019-12-29T19:14:00Z">
            <w:rPr/>
          </w:rPrChange>
        </w:rPr>
        <w:t>]</w:t>
      </w:r>
    </w:p>
    <w:p w14:paraId="54F84C80" w14:textId="102A3544" w:rsidR="00A41622" w:rsidRPr="004A4B49" w:rsidRDefault="00A41622" w:rsidP="00A41622">
      <w:pPr>
        <w:rPr>
          <w:lang w:val="en-GB"/>
        </w:rPr>
      </w:pPr>
    </w:p>
    <w:p w14:paraId="36C992F9" w14:textId="41AB430D" w:rsidR="0095158B" w:rsidRPr="004A4B49" w:rsidRDefault="0095158B" w:rsidP="0095158B">
      <w:pPr>
        <w:pStyle w:val="Heading2"/>
        <w:numPr>
          <w:ilvl w:val="3"/>
          <w:numId w:val="32"/>
        </w:numPr>
      </w:pPr>
      <w:bookmarkStart w:id="1160" w:name="_Toc29215278"/>
      <w:r w:rsidRPr="004A4B49">
        <w:t>XP</w:t>
      </w:r>
      <w:bookmarkEnd w:id="1160"/>
    </w:p>
    <w:p w14:paraId="1D5D4CA3" w14:textId="0C20BA3A" w:rsidR="00A41622" w:rsidRPr="004A4B49" w:rsidRDefault="00A41622" w:rsidP="00A41622">
      <w:pPr>
        <w:rPr>
          <w:lang w:val="en-GB"/>
          <w:rPrChange w:id="1161" w:author="Mario Ezequiel Scott" w:date="2019-12-29T19:14:00Z">
            <w:rPr/>
          </w:rPrChange>
        </w:rPr>
      </w:pPr>
      <w:r w:rsidRPr="004A4B49">
        <w:rPr>
          <w:lang w:val="en-GB"/>
          <w:rPrChange w:id="1162" w:author="Mario Ezequiel Scott" w:date="2019-12-29T19:14:00Z">
            <w:rPr/>
          </w:rPrChange>
        </w:rPr>
        <w:t>Extreme Programming (XP) has been actively used in software development after 2000. The method has been derived from the traditional development methodologies, as the development lifecycles have been lengthy causing various issues and dissatisfaction. [</w:t>
      </w:r>
      <w:ins w:id="1163" w:author="tedo gogoladze" w:date="2020-01-05T02:14:00Z">
        <w:r w:rsidR="008A19C4">
          <w:rPr>
            <w:lang w:val="en-GB"/>
          </w:rPr>
          <w:t>13</w:t>
        </w:r>
      </w:ins>
      <w:del w:id="1164" w:author="tedo gogoladze" w:date="2020-01-05T02:14:00Z">
        <w:r w:rsidRPr="004A4B49" w:rsidDel="008A19C4">
          <w:rPr>
            <w:lang w:val="en-GB"/>
            <w:rPrChange w:id="1165" w:author="Mario Ezequiel Scott" w:date="2019-12-29T19:14:00Z">
              <w:rPr/>
            </w:rPrChange>
          </w:rPr>
          <w:delText>8</w:delText>
        </w:r>
      </w:del>
      <w:r w:rsidRPr="004A4B49">
        <w:rPr>
          <w:lang w:val="en-GB"/>
          <w:rPrChange w:id="1166" w:author="Mario Ezequiel Scott" w:date="2019-12-29T19:14:00Z">
            <w:rPr/>
          </w:rPrChange>
        </w:rPr>
        <w:t xml:space="preserve">]  </w:t>
      </w:r>
    </w:p>
    <w:p w14:paraId="1F51BC2B" w14:textId="157AF6BF" w:rsidR="00A41622" w:rsidRPr="004A4B49" w:rsidRDefault="00A41622" w:rsidP="00A41622">
      <w:pPr>
        <w:rPr>
          <w:lang w:val="en-GB"/>
          <w:rPrChange w:id="1167" w:author="Mario Ezequiel Scott" w:date="2019-12-29T19:14:00Z">
            <w:rPr/>
          </w:rPrChange>
        </w:rPr>
      </w:pPr>
      <w:r w:rsidRPr="004A4B49">
        <w:rPr>
          <w:lang w:val="en-GB"/>
          <w:rPrChange w:id="1168" w:author="Mario Ezequiel Scott" w:date="2019-12-29T19:14:00Z">
            <w:rPr/>
          </w:rPrChange>
        </w:rPr>
        <w:t>The typical lifecycle of extreme programming is made of five stages: [</w:t>
      </w:r>
      <w:ins w:id="1169" w:author="tedo gogoladze" w:date="2020-01-05T02:14:00Z">
        <w:r w:rsidR="008A19C4">
          <w:rPr>
            <w:lang w:val="en-GB"/>
          </w:rPr>
          <w:t>13</w:t>
        </w:r>
      </w:ins>
      <w:del w:id="1170" w:author="tedo gogoladze" w:date="2020-01-05T02:14:00Z">
        <w:r w:rsidRPr="004A4B49" w:rsidDel="008A19C4">
          <w:rPr>
            <w:lang w:val="en-GB"/>
            <w:rPrChange w:id="1171" w:author="Mario Ezequiel Scott" w:date="2019-12-29T19:14:00Z">
              <w:rPr/>
            </w:rPrChange>
          </w:rPr>
          <w:delText>8</w:delText>
        </w:r>
      </w:del>
      <w:r w:rsidRPr="004A4B49">
        <w:rPr>
          <w:lang w:val="en-GB"/>
          <w:rPrChange w:id="1172" w:author="Mario Ezequiel Scott" w:date="2019-12-29T19:14:00Z">
            <w:rPr/>
          </w:rPrChange>
        </w:rPr>
        <w:t>]</w:t>
      </w:r>
    </w:p>
    <w:p w14:paraId="1DAC84E1" w14:textId="77777777" w:rsidR="00A41622" w:rsidRPr="004A4B49" w:rsidRDefault="00A41622" w:rsidP="00A41622">
      <w:pPr>
        <w:pStyle w:val="ListParagraph"/>
        <w:keepLines w:val="0"/>
        <w:numPr>
          <w:ilvl w:val="0"/>
          <w:numId w:val="75"/>
        </w:numPr>
        <w:autoSpaceDE/>
        <w:spacing w:before="0" w:after="160" w:line="259" w:lineRule="auto"/>
        <w:jc w:val="left"/>
        <w:rPr>
          <w:lang w:val="en-GB"/>
          <w:rPrChange w:id="1173" w:author="Mario Ezequiel Scott" w:date="2019-12-29T19:14:00Z">
            <w:rPr/>
          </w:rPrChange>
        </w:rPr>
      </w:pPr>
      <w:r w:rsidRPr="004A4B49">
        <w:rPr>
          <w:lang w:val="en-GB"/>
          <w:rPrChange w:id="1174" w:author="Mario Ezequiel Scott" w:date="2019-12-29T19:14:00Z">
            <w:rPr/>
          </w:rPrChange>
        </w:rPr>
        <w:t>Exploration:  The customers of the project make user stories of the features they want to be in the scope of the first release. They write a short description of each feature on the stories. At the same time, the system prototype is built to test the architectural design and possibilities by the programmers. The first phase takes from a couple of weeks up to several months.</w:t>
      </w:r>
    </w:p>
    <w:p w14:paraId="7E727B9C" w14:textId="77777777" w:rsidR="00A41622" w:rsidRPr="004A4B49" w:rsidRDefault="00A41622" w:rsidP="00A41622">
      <w:pPr>
        <w:pStyle w:val="ListParagraph"/>
        <w:keepLines w:val="0"/>
        <w:numPr>
          <w:ilvl w:val="0"/>
          <w:numId w:val="75"/>
        </w:numPr>
        <w:autoSpaceDE/>
        <w:spacing w:before="0" w:after="160" w:line="259" w:lineRule="auto"/>
        <w:jc w:val="left"/>
        <w:rPr>
          <w:lang w:val="en-GB"/>
          <w:rPrChange w:id="1175" w:author="Mario Ezequiel Scott" w:date="2019-12-29T19:14:00Z">
            <w:rPr/>
          </w:rPrChange>
        </w:rPr>
      </w:pPr>
      <w:r w:rsidRPr="004A4B49">
        <w:rPr>
          <w:lang w:val="en-GB"/>
          <w:rPrChange w:id="1176" w:author="Mario Ezequiel Scott" w:date="2019-12-29T19:14:00Z">
            <w:rPr/>
          </w:rPrChange>
        </w:rPr>
        <w:t xml:space="preserve">Planning: The user stories are agreed and prioritized, the programmers estimate the efforts needed for the user stories to be released and the schedule is agreed, then the first short release is done. </w:t>
      </w:r>
    </w:p>
    <w:p w14:paraId="08FD01A4" w14:textId="77777777" w:rsidR="00A41622" w:rsidRPr="004A4B49" w:rsidRDefault="00A41622" w:rsidP="00A41622">
      <w:pPr>
        <w:pStyle w:val="ListParagraph"/>
        <w:keepLines w:val="0"/>
        <w:numPr>
          <w:ilvl w:val="0"/>
          <w:numId w:val="75"/>
        </w:numPr>
        <w:autoSpaceDE/>
        <w:spacing w:before="0" w:after="160" w:line="259" w:lineRule="auto"/>
        <w:jc w:val="left"/>
        <w:rPr>
          <w:lang w:val="en-GB"/>
          <w:rPrChange w:id="1177" w:author="Mario Ezequiel Scott" w:date="2019-12-29T19:14:00Z">
            <w:rPr/>
          </w:rPrChange>
        </w:rPr>
      </w:pPr>
      <w:r w:rsidRPr="004A4B49">
        <w:rPr>
          <w:lang w:val="en-GB"/>
          <w:rPrChange w:id="1178" w:author="Mario Ezequiel Scott" w:date="2019-12-29T19:14:00Z">
            <w:rPr/>
          </w:rPrChange>
        </w:rPr>
        <w:t>Interactions: on this stage, the schedule is split to the iterations, that will take up to several weeks to implement. During the iterations, the system architecture is created for the whole system. Customers assign the stories selected for each iteration and create the functional tests. At the end of the iterations, the tests that are run, and at the end of all the iterations, the system goes for production.</w:t>
      </w:r>
    </w:p>
    <w:p w14:paraId="6D34AEB1" w14:textId="77777777" w:rsidR="00A41622" w:rsidRPr="004A4B49" w:rsidRDefault="00A41622" w:rsidP="00A41622">
      <w:pPr>
        <w:pStyle w:val="ListParagraph"/>
        <w:keepLines w:val="0"/>
        <w:numPr>
          <w:ilvl w:val="0"/>
          <w:numId w:val="75"/>
        </w:numPr>
        <w:autoSpaceDE/>
        <w:spacing w:before="0" w:after="160" w:line="259" w:lineRule="auto"/>
        <w:jc w:val="left"/>
        <w:rPr>
          <w:lang w:val="en-GB"/>
          <w:rPrChange w:id="1179" w:author="Mario Ezequiel Scott" w:date="2019-12-29T19:14:00Z">
            <w:rPr/>
          </w:rPrChange>
        </w:rPr>
      </w:pPr>
      <w:r w:rsidRPr="004A4B49">
        <w:rPr>
          <w:lang w:val="en-GB"/>
          <w:rPrChange w:id="1180" w:author="Mario Ezequiel Scott" w:date="2019-12-29T19:14:00Z">
            <w:rPr/>
          </w:rPrChange>
        </w:rPr>
        <w:t>Productionizing: Before the product will be released to the end customer, the system gets additional tests, performance is checked and if the changes are needed, the decision is agreed if the lacking features will be included or not in that release.</w:t>
      </w:r>
    </w:p>
    <w:p w14:paraId="62381A7E" w14:textId="191EAC65" w:rsidR="00A41622" w:rsidRPr="004A4B49" w:rsidRDefault="00A41622" w:rsidP="00A41622">
      <w:pPr>
        <w:rPr>
          <w:lang w:val="en-GB"/>
        </w:rPr>
      </w:pPr>
      <w:r w:rsidRPr="004A4B49">
        <w:rPr>
          <w:lang w:val="en-GB"/>
          <w:rPrChange w:id="1181" w:author="Mario Ezequiel Scott" w:date="2019-12-29T19:14:00Z">
            <w:rPr/>
          </w:rPrChange>
        </w:rPr>
        <w:t>Death: the stage is current when the customers` requirements have been fulfilled and no more user stories are left to be implemented. At this phase, the customer is satisfied with the whole system, it’s reliability and performance. Other alternatives to the death stage to occur is when features become impossible or expensive for development.</w:t>
      </w:r>
    </w:p>
    <w:p w14:paraId="43FCF3B5" w14:textId="7593DFA2" w:rsidR="0095158B" w:rsidRPr="008A1EBF" w:rsidRDefault="0095158B" w:rsidP="0095158B">
      <w:pPr>
        <w:pStyle w:val="Heading2"/>
        <w:numPr>
          <w:ilvl w:val="3"/>
          <w:numId w:val="32"/>
        </w:numPr>
      </w:pPr>
      <w:bookmarkStart w:id="1182" w:name="_Toc29215279"/>
      <w:r w:rsidRPr="004A4B49">
        <w:t>FDD</w:t>
      </w:r>
      <w:bookmarkEnd w:id="1182"/>
    </w:p>
    <w:p w14:paraId="4423A567" w14:textId="4DB35B5B" w:rsidR="00A41622" w:rsidRPr="004A4B49" w:rsidRDefault="00A41622" w:rsidP="00A41622">
      <w:pPr>
        <w:rPr>
          <w:lang w:val="en-GB"/>
          <w:rPrChange w:id="1183" w:author="Mario Ezequiel Scott" w:date="2019-12-29T19:14:00Z">
            <w:rPr/>
          </w:rPrChange>
        </w:rPr>
      </w:pPr>
      <w:r w:rsidRPr="004A4B49">
        <w:rPr>
          <w:lang w:val="en-GB"/>
          <w:rPrChange w:id="1184" w:author="Mario Ezequiel Scott" w:date="2019-12-29T19:14:00Z">
            <w:rPr/>
          </w:rPrChange>
        </w:rPr>
        <w:t xml:space="preserve">The feature-driven development methodology is described as the adaptive and agile application of systems development. Generally, FDD has the focus on the building and designing stages, rather than reaching the whole software development process, also the method is </w:t>
      </w:r>
      <w:r w:rsidRPr="004A4B49">
        <w:rPr>
          <w:lang w:val="en-GB"/>
          <w:rPrChange w:id="1185" w:author="Mario Ezequiel Scott" w:date="2019-12-29T19:14:00Z">
            <w:rPr/>
          </w:rPrChange>
        </w:rPr>
        <w:lastRenderedPageBreak/>
        <w:t>designed to be compatible with the other tasks of the project. FDD prioritizes the quality of the project with careful monitoring and the persistent deliveries of the processes. [</w:t>
      </w:r>
      <w:ins w:id="1186" w:author="tedo gogoladze" w:date="2020-01-05T02:15:00Z">
        <w:r w:rsidR="008A19C4">
          <w:rPr>
            <w:lang w:val="en-GB"/>
          </w:rPr>
          <w:t>13</w:t>
        </w:r>
      </w:ins>
      <w:del w:id="1187" w:author="tedo gogoladze" w:date="2020-01-05T02:15:00Z">
        <w:r w:rsidRPr="004A4B49" w:rsidDel="008A19C4">
          <w:rPr>
            <w:lang w:val="en-GB"/>
            <w:rPrChange w:id="1188" w:author="Mario Ezequiel Scott" w:date="2019-12-29T19:14:00Z">
              <w:rPr/>
            </w:rPrChange>
          </w:rPr>
          <w:delText>8</w:delText>
        </w:r>
      </w:del>
      <w:r w:rsidRPr="004A4B49">
        <w:rPr>
          <w:lang w:val="en-GB"/>
          <w:rPrChange w:id="1189" w:author="Mario Ezequiel Scott" w:date="2019-12-29T19:14:00Z">
            <w:rPr/>
          </w:rPrChange>
        </w:rPr>
        <w:t xml:space="preserve">] </w:t>
      </w:r>
    </w:p>
    <w:p w14:paraId="44F73885" w14:textId="3699014D" w:rsidR="00A41622" w:rsidRPr="004A4B49" w:rsidRDefault="00A41622" w:rsidP="00A41622">
      <w:pPr>
        <w:rPr>
          <w:lang w:val="en-GB"/>
        </w:rPr>
      </w:pPr>
      <w:r w:rsidRPr="004A4B49">
        <w:rPr>
          <w:lang w:val="en-GB"/>
          <w:rPrChange w:id="1190" w:author="Mario Ezequiel Scott" w:date="2019-12-29T19:14:00Z">
            <w:rPr/>
          </w:rPrChange>
        </w:rPr>
        <w:t>The process of FDD consists of five sequential phases: First, overall model development, when the system context and the requirements are built, use cases and the functional specifications are set and the domain area specialists know the scope. Second, building a list of the features. the development team builds and presents the list of the functions grouped for each of the domain area, that makes the feature sets. The third phase is Planning by features – all the features are sequenced and prioritized and assigned to the expert programmers. The fourth stage is Designing by feature when the set of the features and the respective development teams are selected. Finally, the fifth stage is Building by feature – the building of the features is divided into the iterations, within each of the iteration there are selected feature sets to be built. The iterations generally take up to two weeks to complete. [</w:t>
      </w:r>
      <w:ins w:id="1191" w:author="tedo gogoladze" w:date="2020-01-05T02:15:00Z">
        <w:r w:rsidR="008A19C4">
          <w:rPr>
            <w:lang w:val="en-GB"/>
          </w:rPr>
          <w:t>13</w:t>
        </w:r>
      </w:ins>
      <w:del w:id="1192" w:author="tedo gogoladze" w:date="2020-01-05T02:15:00Z">
        <w:r w:rsidRPr="004A4B49" w:rsidDel="008A19C4">
          <w:rPr>
            <w:lang w:val="en-GB"/>
            <w:rPrChange w:id="1193" w:author="Mario Ezequiel Scott" w:date="2019-12-29T19:14:00Z">
              <w:rPr/>
            </w:rPrChange>
          </w:rPr>
          <w:delText>8</w:delText>
        </w:r>
      </w:del>
      <w:r w:rsidRPr="004A4B49">
        <w:rPr>
          <w:lang w:val="en-GB"/>
          <w:rPrChange w:id="1194" w:author="Mario Ezequiel Scott" w:date="2019-12-29T19:14:00Z">
            <w:rPr/>
          </w:rPrChange>
        </w:rPr>
        <w:t>]</w:t>
      </w:r>
    </w:p>
    <w:p w14:paraId="200614DA" w14:textId="287052C2" w:rsidR="0095158B" w:rsidRPr="004A4B49" w:rsidRDefault="0095158B" w:rsidP="0095158B">
      <w:pPr>
        <w:pStyle w:val="Heading2"/>
        <w:numPr>
          <w:ilvl w:val="2"/>
          <w:numId w:val="32"/>
        </w:numPr>
      </w:pPr>
      <w:bookmarkStart w:id="1195" w:name="_Toc29215280"/>
      <w:r w:rsidRPr="004A4B49">
        <w:t>Agile Metrics</w:t>
      </w:r>
      <w:bookmarkEnd w:id="1195"/>
    </w:p>
    <w:p w14:paraId="5254DE3E" w14:textId="26D3B3A0" w:rsidR="00A41622" w:rsidRPr="004A4B49" w:rsidRDefault="00A41622" w:rsidP="00A41622">
      <w:pPr>
        <w:rPr>
          <w:lang w:val="en-GB"/>
          <w:rPrChange w:id="1196" w:author="Mario Ezequiel Scott" w:date="2019-12-29T19:14:00Z">
            <w:rPr/>
          </w:rPrChange>
        </w:rPr>
      </w:pPr>
      <w:proofErr w:type="spellStart"/>
      <w:proofErr w:type="gramStart"/>
      <w:r w:rsidRPr="004A4B49">
        <w:rPr>
          <w:lang w:val="en-GB"/>
          <w:rPrChange w:id="1197" w:author="Mario Ezequiel Scott" w:date="2019-12-29T19:14:00Z">
            <w:rPr/>
          </w:rPrChange>
        </w:rPr>
        <w:t>E.Kupainen</w:t>
      </w:r>
      <w:proofErr w:type="spellEnd"/>
      <w:proofErr w:type="gramEnd"/>
      <w:r w:rsidRPr="004A4B49">
        <w:rPr>
          <w:lang w:val="en-GB"/>
          <w:rPrChange w:id="1198" w:author="Mario Ezequiel Scott" w:date="2019-12-29T19:14:00Z">
            <w:rPr/>
          </w:rPrChange>
        </w:rPr>
        <w:t xml:space="preserve">, </w:t>
      </w:r>
      <w:proofErr w:type="spellStart"/>
      <w:r w:rsidRPr="004A4B49">
        <w:rPr>
          <w:lang w:val="en-GB"/>
          <w:rPrChange w:id="1199" w:author="Mario Ezequiel Scott" w:date="2019-12-29T19:14:00Z">
            <w:rPr/>
          </w:rPrChange>
        </w:rPr>
        <w:t>M.V.Mantyla</w:t>
      </w:r>
      <w:proofErr w:type="spellEnd"/>
      <w:r w:rsidRPr="004A4B49">
        <w:rPr>
          <w:lang w:val="en-GB"/>
          <w:rPrChange w:id="1200" w:author="Mario Ezequiel Scott" w:date="2019-12-29T19:14:00Z">
            <w:rPr/>
          </w:rPrChange>
        </w:rPr>
        <w:t xml:space="preserve"> and </w:t>
      </w:r>
      <w:proofErr w:type="spellStart"/>
      <w:r w:rsidRPr="004A4B49">
        <w:rPr>
          <w:lang w:val="en-GB"/>
          <w:rPrChange w:id="1201" w:author="Mario Ezequiel Scott" w:date="2019-12-29T19:14:00Z">
            <w:rPr/>
          </w:rPrChange>
        </w:rPr>
        <w:t>J.Itkonen</w:t>
      </w:r>
      <w:proofErr w:type="spellEnd"/>
      <w:r w:rsidRPr="004A4B49">
        <w:rPr>
          <w:lang w:val="en-GB"/>
          <w:rPrChange w:id="1202" w:author="Mario Ezequiel Scott" w:date="2019-12-29T19:14:00Z">
            <w:rPr/>
          </w:rPrChange>
        </w:rPr>
        <w:t xml:space="preserve"> have studied 30 researches and 36 case studies in the systematic literature review of Agile Software Development methodologies and </w:t>
      </w:r>
      <w:proofErr w:type="spellStart"/>
      <w:r w:rsidRPr="004A4B49">
        <w:rPr>
          <w:lang w:val="en-GB"/>
          <w:rPrChange w:id="1203" w:author="Mario Ezequiel Scott" w:date="2019-12-29T19:14:00Z">
            <w:rPr/>
          </w:rPrChange>
        </w:rPr>
        <w:t>it’s</w:t>
      </w:r>
      <w:proofErr w:type="spellEnd"/>
      <w:r w:rsidRPr="004A4B49">
        <w:rPr>
          <w:lang w:val="en-GB"/>
          <w:rPrChange w:id="1204" w:author="Mario Ezequiel Scott" w:date="2019-12-29T19:14:00Z">
            <w:rPr/>
          </w:rPrChange>
        </w:rPr>
        <w:t xml:space="preserve"> main Metrics. Authors have revealed various domain areas, among those, Information Systems, Telecommunication, web applications were in majority. The results of their research show that SCRUM was the most preferred method of software development, while </w:t>
      </w:r>
      <w:proofErr w:type="spellStart"/>
      <w:r w:rsidRPr="004A4B49">
        <w:rPr>
          <w:lang w:val="en-GB"/>
          <w:rPrChange w:id="1205" w:author="Mario Ezequiel Scott" w:date="2019-12-29T19:14:00Z">
            <w:rPr/>
          </w:rPrChange>
        </w:rPr>
        <w:t>eXtreme</w:t>
      </w:r>
      <w:proofErr w:type="spellEnd"/>
      <w:r w:rsidRPr="004A4B49">
        <w:rPr>
          <w:lang w:val="en-GB"/>
          <w:rPrChange w:id="1206" w:author="Mario Ezequiel Scott" w:date="2019-12-29T19:14:00Z">
            <w:rPr/>
          </w:rPrChange>
        </w:rPr>
        <w:t xml:space="preserve"> Programming was the second most popular, and Lean and Kanban were following the leaders with less popularity. [</w:t>
      </w:r>
      <w:ins w:id="1207" w:author="tedo gogoladze" w:date="2020-01-05T02:15:00Z">
        <w:r w:rsidR="008A19C4">
          <w:rPr>
            <w:lang w:val="en-GB"/>
          </w:rPr>
          <w:t>9</w:t>
        </w:r>
      </w:ins>
      <w:del w:id="1208" w:author="tedo gogoladze" w:date="2020-01-05T02:15:00Z">
        <w:r w:rsidRPr="004A4B49" w:rsidDel="008A19C4">
          <w:rPr>
            <w:lang w:val="en-GB"/>
            <w:rPrChange w:id="1209" w:author="Mario Ezequiel Scott" w:date="2019-12-29T19:14:00Z">
              <w:rPr/>
            </w:rPrChange>
          </w:rPr>
          <w:delText>7</w:delText>
        </w:r>
      </w:del>
      <w:r w:rsidRPr="004A4B49">
        <w:rPr>
          <w:lang w:val="en-GB"/>
          <w:rPrChange w:id="1210" w:author="Mario Ezequiel Scott" w:date="2019-12-29T19:14:00Z">
            <w:rPr/>
          </w:rPrChange>
        </w:rPr>
        <w:t>]</w:t>
      </w:r>
    </w:p>
    <w:p w14:paraId="1CDEE4F7" w14:textId="229ED3FF" w:rsidR="00A41622" w:rsidRPr="004A4B49" w:rsidRDefault="00A41622" w:rsidP="00A41622">
      <w:pPr>
        <w:rPr>
          <w:lang w:val="en-GB"/>
          <w:rPrChange w:id="1211" w:author="Mario Ezequiel Scott" w:date="2019-12-29T19:14:00Z">
            <w:rPr/>
          </w:rPrChange>
        </w:rPr>
      </w:pPr>
      <w:r w:rsidRPr="004A4B49">
        <w:rPr>
          <w:lang w:val="en-GB"/>
          <w:rPrChange w:id="1212" w:author="Mario Ezequiel Scott" w:date="2019-12-29T19:14:00Z">
            <w:rPr/>
          </w:rPrChange>
        </w:rPr>
        <w:t>Researchers have listed the Metrics that were used by the Primary works about Agile software development, and they have also listed the ones that were not mentioned in the primary works and the practitioners had to invent them according to the needs. Metrics massively used in primary studies of Agile development are presented in Table 4. In most of the measurements, internal attributes show Product class entities, while under external is listed also Resource class entities. Additionally, some of the metrics can be grouped in more than one category. [</w:t>
      </w:r>
      <w:ins w:id="1213" w:author="tedo gogoladze" w:date="2020-01-05T02:15:00Z">
        <w:r w:rsidR="008A19C4">
          <w:rPr>
            <w:lang w:val="en-GB"/>
          </w:rPr>
          <w:t>9</w:t>
        </w:r>
      </w:ins>
      <w:del w:id="1214" w:author="tedo gogoladze" w:date="2020-01-05T02:15:00Z">
        <w:r w:rsidRPr="004A4B49" w:rsidDel="008A19C4">
          <w:rPr>
            <w:lang w:val="en-GB"/>
            <w:rPrChange w:id="1215" w:author="Mario Ezequiel Scott" w:date="2019-12-29T19:14:00Z">
              <w:rPr/>
            </w:rPrChange>
          </w:rPr>
          <w:delText>7</w:delText>
        </w:r>
      </w:del>
      <w:r w:rsidRPr="004A4B49">
        <w:rPr>
          <w:lang w:val="en-GB"/>
          <w:rPrChange w:id="1216" w:author="Mario Ezequiel Scott" w:date="2019-12-29T19:14:00Z">
            <w:rPr/>
          </w:rPrChange>
        </w:rPr>
        <w:t>]</w:t>
      </w:r>
    </w:p>
    <w:tbl>
      <w:tblPr>
        <w:tblStyle w:val="TableGrid"/>
        <w:tblW w:w="0" w:type="auto"/>
        <w:tblLook w:val="04A0" w:firstRow="1" w:lastRow="0" w:firstColumn="1" w:lastColumn="0" w:noHBand="0" w:noVBand="1"/>
      </w:tblPr>
      <w:tblGrid>
        <w:gridCol w:w="2263"/>
        <w:gridCol w:w="2977"/>
        <w:gridCol w:w="3467"/>
      </w:tblGrid>
      <w:tr w:rsidR="00A41622" w:rsidRPr="004A4B49" w14:paraId="2E1A0F66" w14:textId="77777777" w:rsidTr="004E3FC2">
        <w:tc>
          <w:tcPr>
            <w:tcW w:w="2263" w:type="dxa"/>
            <w:vMerge w:val="restart"/>
          </w:tcPr>
          <w:p w14:paraId="2E02958C" w14:textId="77777777" w:rsidR="00A41622" w:rsidRPr="004A4B49" w:rsidRDefault="00A41622" w:rsidP="004E3FC2">
            <w:pPr>
              <w:jc w:val="center"/>
              <w:rPr>
                <w:b/>
                <w:lang w:val="en-GB"/>
                <w:rPrChange w:id="1217" w:author="Mario Ezequiel Scott" w:date="2019-12-29T19:14:00Z">
                  <w:rPr>
                    <w:b/>
                  </w:rPr>
                </w:rPrChange>
              </w:rPr>
            </w:pPr>
            <w:r w:rsidRPr="004A4B49">
              <w:rPr>
                <w:b/>
                <w:lang w:val="en-GB"/>
                <w:rPrChange w:id="1218" w:author="Mario Ezequiel Scott" w:date="2019-12-29T19:14:00Z">
                  <w:rPr>
                    <w:b/>
                  </w:rPr>
                </w:rPrChange>
              </w:rPr>
              <w:t>Entities</w:t>
            </w:r>
          </w:p>
        </w:tc>
        <w:tc>
          <w:tcPr>
            <w:tcW w:w="6444" w:type="dxa"/>
            <w:gridSpan w:val="2"/>
          </w:tcPr>
          <w:p w14:paraId="342FF014" w14:textId="77777777" w:rsidR="00A41622" w:rsidRPr="004A4B49" w:rsidRDefault="00A41622" w:rsidP="004E3FC2">
            <w:pPr>
              <w:jc w:val="center"/>
              <w:rPr>
                <w:b/>
                <w:lang w:val="en-GB"/>
                <w:rPrChange w:id="1219" w:author="Mario Ezequiel Scott" w:date="2019-12-29T19:14:00Z">
                  <w:rPr>
                    <w:b/>
                  </w:rPr>
                </w:rPrChange>
              </w:rPr>
            </w:pPr>
            <w:r w:rsidRPr="004A4B49">
              <w:rPr>
                <w:b/>
                <w:lang w:val="en-GB"/>
                <w:rPrChange w:id="1220" w:author="Mario Ezequiel Scott" w:date="2019-12-29T19:14:00Z">
                  <w:rPr>
                    <w:b/>
                  </w:rPr>
                </w:rPrChange>
              </w:rPr>
              <w:t>Attributes</w:t>
            </w:r>
          </w:p>
        </w:tc>
      </w:tr>
      <w:tr w:rsidR="00A41622" w:rsidRPr="004A4B49" w14:paraId="22E645BD" w14:textId="77777777" w:rsidTr="004E3FC2">
        <w:tc>
          <w:tcPr>
            <w:tcW w:w="2263" w:type="dxa"/>
            <w:vMerge/>
          </w:tcPr>
          <w:p w14:paraId="38CD979E" w14:textId="77777777" w:rsidR="00A41622" w:rsidRPr="004A4B49" w:rsidRDefault="00A41622" w:rsidP="004E3FC2">
            <w:pPr>
              <w:rPr>
                <w:b/>
                <w:i/>
                <w:lang w:val="en-GB"/>
                <w:rPrChange w:id="1221" w:author="Mario Ezequiel Scott" w:date="2019-12-29T19:14:00Z">
                  <w:rPr>
                    <w:b/>
                    <w:i/>
                  </w:rPr>
                </w:rPrChange>
              </w:rPr>
            </w:pPr>
          </w:p>
        </w:tc>
        <w:tc>
          <w:tcPr>
            <w:tcW w:w="2977" w:type="dxa"/>
          </w:tcPr>
          <w:p w14:paraId="423E60E4" w14:textId="77777777" w:rsidR="00A41622" w:rsidRPr="004A4B49" w:rsidRDefault="00A41622" w:rsidP="004E3FC2">
            <w:pPr>
              <w:rPr>
                <w:b/>
                <w:i/>
                <w:lang w:val="en-GB"/>
                <w:rPrChange w:id="1222" w:author="Mario Ezequiel Scott" w:date="2019-12-29T19:14:00Z">
                  <w:rPr>
                    <w:b/>
                    <w:i/>
                  </w:rPr>
                </w:rPrChange>
              </w:rPr>
            </w:pPr>
            <w:r w:rsidRPr="004A4B49">
              <w:rPr>
                <w:b/>
                <w:i/>
                <w:lang w:val="en-GB"/>
                <w:rPrChange w:id="1223" w:author="Mario Ezequiel Scott" w:date="2019-12-29T19:14:00Z">
                  <w:rPr>
                    <w:b/>
                    <w:i/>
                  </w:rPr>
                </w:rPrChange>
              </w:rPr>
              <w:t>Internal</w:t>
            </w:r>
          </w:p>
        </w:tc>
        <w:tc>
          <w:tcPr>
            <w:tcW w:w="3467" w:type="dxa"/>
          </w:tcPr>
          <w:p w14:paraId="6E17D228" w14:textId="77777777" w:rsidR="00A41622" w:rsidRPr="004A4B49" w:rsidRDefault="00A41622" w:rsidP="004E3FC2">
            <w:pPr>
              <w:rPr>
                <w:b/>
                <w:i/>
                <w:lang w:val="en-GB"/>
                <w:rPrChange w:id="1224" w:author="Mario Ezequiel Scott" w:date="2019-12-29T19:14:00Z">
                  <w:rPr>
                    <w:b/>
                    <w:i/>
                  </w:rPr>
                </w:rPrChange>
              </w:rPr>
            </w:pPr>
            <w:r w:rsidRPr="004A4B49">
              <w:rPr>
                <w:b/>
                <w:i/>
                <w:lang w:val="en-GB"/>
                <w:rPrChange w:id="1225" w:author="Mario Ezequiel Scott" w:date="2019-12-29T19:14:00Z">
                  <w:rPr>
                    <w:b/>
                    <w:i/>
                  </w:rPr>
                </w:rPrChange>
              </w:rPr>
              <w:t>External</w:t>
            </w:r>
          </w:p>
        </w:tc>
      </w:tr>
      <w:tr w:rsidR="00A41622" w:rsidRPr="004A4B49" w14:paraId="759CC8B9" w14:textId="77777777" w:rsidTr="004E3FC2">
        <w:tc>
          <w:tcPr>
            <w:tcW w:w="8707" w:type="dxa"/>
            <w:gridSpan w:val="3"/>
          </w:tcPr>
          <w:p w14:paraId="770E2B37" w14:textId="77777777" w:rsidR="00A41622" w:rsidRPr="004A4B49" w:rsidRDefault="00A41622" w:rsidP="004E3FC2">
            <w:pPr>
              <w:rPr>
                <w:lang w:val="en-GB"/>
                <w:rPrChange w:id="1226" w:author="Mario Ezequiel Scott" w:date="2019-12-29T19:14:00Z">
                  <w:rPr/>
                </w:rPrChange>
              </w:rPr>
            </w:pPr>
            <w:r w:rsidRPr="004A4B49">
              <w:rPr>
                <w:b/>
                <w:i/>
                <w:lang w:val="en-GB"/>
                <w:rPrChange w:id="1227" w:author="Mario Ezequiel Scott" w:date="2019-12-29T19:14:00Z">
                  <w:rPr>
                    <w:b/>
                    <w:i/>
                  </w:rPr>
                </w:rPrChange>
              </w:rPr>
              <w:t>Products</w:t>
            </w:r>
          </w:p>
        </w:tc>
      </w:tr>
      <w:tr w:rsidR="00A41622" w:rsidRPr="004A4B49" w14:paraId="4B1C29A1" w14:textId="77777777" w:rsidTr="004E3FC2">
        <w:tc>
          <w:tcPr>
            <w:tcW w:w="2263" w:type="dxa"/>
          </w:tcPr>
          <w:p w14:paraId="1ACD6934" w14:textId="77777777" w:rsidR="00A41622" w:rsidRPr="004A4B49" w:rsidRDefault="00A41622" w:rsidP="004E3FC2">
            <w:pPr>
              <w:rPr>
                <w:i/>
                <w:lang w:val="en-GB"/>
                <w:rPrChange w:id="1228" w:author="Mario Ezequiel Scott" w:date="2019-12-29T19:14:00Z">
                  <w:rPr>
                    <w:i/>
                  </w:rPr>
                </w:rPrChange>
              </w:rPr>
            </w:pPr>
            <w:r w:rsidRPr="004A4B49">
              <w:rPr>
                <w:i/>
                <w:lang w:val="en-GB"/>
                <w:rPrChange w:id="1229" w:author="Mario Ezequiel Scott" w:date="2019-12-29T19:14:00Z">
                  <w:rPr>
                    <w:i/>
                  </w:rPr>
                </w:rPrChange>
              </w:rPr>
              <w:t>Products</w:t>
            </w:r>
          </w:p>
        </w:tc>
        <w:tc>
          <w:tcPr>
            <w:tcW w:w="2977" w:type="dxa"/>
          </w:tcPr>
          <w:p w14:paraId="5549BD71" w14:textId="77777777" w:rsidR="00A41622" w:rsidRPr="004A4B49" w:rsidRDefault="00A41622" w:rsidP="004E3FC2">
            <w:pPr>
              <w:rPr>
                <w:lang w:val="en-GB"/>
                <w:rPrChange w:id="1230" w:author="Mario Ezequiel Scott" w:date="2019-12-29T19:14:00Z">
                  <w:rPr/>
                </w:rPrChange>
              </w:rPr>
            </w:pPr>
            <w:r w:rsidRPr="004A4B49">
              <w:rPr>
                <w:lang w:val="en-GB"/>
                <w:rPrChange w:id="1231" w:author="Mario Ezequiel Scott" w:date="2019-12-29T19:14:00Z">
                  <w:rPr/>
                </w:rPrChange>
              </w:rPr>
              <w:t>Running tested features, build status</w:t>
            </w:r>
          </w:p>
        </w:tc>
        <w:tc>
          <w:tcPr>
            <w:tcW w:w="3467" w:type="dxa"/>
          </w:tcPr>
          <w:p w14:paraId="08F571D2" w14:textId="77777777" w:rsidR="00A41622" w:rsidRPr="004A4B49" w:rsidRDefault="00A41622" w:rsidP="004E3FC2">
            <w:pPr>
              <w:rPr>
                <w:lang w:val="en-GB"/>
                <w:rPrChange w:id="1232" w:author="Mario Ezequiel Scott" w:date="2019-12-29T19:14:00Z">
                  <w:rPr/>
                </w:rPrChange>
              </w:rPr>
            </w:pPr>
            <w:r w:rsidRPr="004A4B49">
              <w:rPr>
                <w:lang w:val="en-GB"/>
                <w:rPrChange w:id="1233" w:author="Mario Ezequiel Scott" w:date="2019-12-29T19:14:00Z">
                  <w:rPr/>
                </w:rPrChange>
              </w:rPr>
              <w:t>Customer satisfaction, progress as working code</w:t>
            </w:r>
          </w:p>
        </w:tc>
      </w:tr>
      <w:tr w:rsidR="00A41622" w:rsidRPr="004A4B49" w14:paraId="6CCB922D" w14:textId="77777777" w:rsidTr="004E3FC2">
        <w:tc>
          <w:tcPr>
            <w:tcW w:w="2263" w:type="dxa"/>
          </w:tcPr>
          <w:p w14:paraId="1275E300" w14:textId="77777777" w:rsidR="00A41622" w:rsidRPr="004A4B49" w:rsidRDefault="00A41622" w:rsidP="004E3FC2">
            <w:pPr>
              <w:rPr>
                <w:i/>
                <w:lang w:val="en-GB"/>
                <w:rPrChange w:id="1234" w:author="Mario Ezequiel Scott" w:date="2019-12-29T19:14:00Z">
                  <w:rPr>
                    <w:i/>
                  </w:rPr>
                </w:rPrChange>
              </w:rPr>
            </w:pPr>
            <w:r w:rsidRPr="004A4B49">
              <w:rPr>
                <w:i/>
                <w:lang w:val="en-GB"/>
                <w:rPrChange w:id="1235" w:author="Mario Ezequiel Scott" w:date="2019-12-29T19:14:00Z">
                  <w:rPr>
                    <w:i/>
                  </w:rPr>
                </w:rPrChange>
              </w:rPr>
              <w:t>Test plans</w:t>
            </w:r>
          </w:p>
        </w:tc>
        <w:tc>
          <w:tcPr>
            <w:tcW w:w="2977" w:type="dxa"/>
          </w:tcPr>
          <w:p w14:paraId="4F9244DA" w14:textId="77777777" w:rsidR="00A41622" w:rsidRPr="004A4B49" w:rsidRDefault="00A41622" w:rsidP="004E3FC2">
            <w:pPr>
              <w:rPr>
                <w:lang w:val="en-GB"/>
                <w:rPrChange w:id="1236" w:author="Mario Ezequiel Scott" w:date="2019-12-29T19:14:00Z">
                  <w:rPr/>
                </w:rPrChange>
              </w:rPr>
            </w:pPr>
            <w:r w:rsidRPr="004A4B49">
              <w:rPr>
                <w:lang w:val="en-GB"/>
                <w:rPrChange w:id="1237" w:author="Mario Ezequiel Scott" w:date="2019-12-29T19:14:00Z">
                  <w:rPr/>
                </w:rPrChange>
              </w:rPr>
              <w:t>Number of test cases</w:t>
            </w:r>
          </w:p>
        </w:tc>
        <w:tc>
          <w:tcPr>
            <w:tcW w:w="3467" w:type="dxa"/>
          </w:tcPr>
          <w:p w14:paraId="39682E78" w14:textId="77777777" w:rsidR="00A41622" w:rsidRPr="004A4B49" w:rsidRDefault="00A41622" w:rsidP="004E3FC2">
            <w:pPr>
              <w:rPr>
                <w:lang w:val="en-GB"/>
                <w:rPrChange w:id="1238" w:author="Mario Ezequiel Scott" w:date="2019-12-29T19:14:00Z">
                  <w:rPr/>
                </w:rPrChange>
              </w:rPr>
            </w:pPr>
          </w:p>
        </w:tc>
      </w:tr>
      <w:tr w:rsidR="00A41622" w:rsidRPr="004A4B49" w14:paraId="398684AE" w14:textId="77777777" w:rsidTr="004E3FC2">
        <w:tc>
          <w:tcPr>
            <w:tcW w:w="2263" w:type="dxa"/>
          </w:tcPr>
          <w:p w14:paraId="58B3A75B" w14:textId="77777777" w:rsidR="00A41622" w:rsidRPr="004A4B49" w:rsidRDefault="00A41622" w:rsidP="004E3FC2">
            <w:pPr>
              <w:rPr>
                <w:i/>
                <w:lang w:val="en-GB"/>
                <w:rPrChange w:id="1239" w:author="Mario Ezequiel Scott" w:date="2019-12-29T19:14:00Z">
                  <w:rPr>
                    <w:i/>
                  </w:rPr>
                </w:rPrChange>
              </w:rPr>
            </w:pPr>
            <w:r w:rsidRPr="004A4B49">
              <w:rPr>
                <w:i/>
                <w:lang w:val="en-GB"/>
                <w:rPrChange w:id="1240" w:author="Mario Ezequiel Scott" w:date="2019-12-29T19:14:00Z">
                  <w:rPr>
                    <w:i/>
                  </w:rPr>
                </w:rPrChange>
              </w:rPr>
              <w:t>Code</w:t>
            </w:r>
          </w:p>
        </w:tc>
        <w:tc>
          <w:tcPr>
            <w:tcW w:w="2977" w:type="dxa"/>
          </w:tcPr>
          <w:p w14:paraId="7F28342F" w14:textId="77777777" w:rsidR="00A41622" w:rsidRPr="004A4B49" w:rsidRDefault="00A41622" w:rsidP="004E3FC2">
            <w:pPr>
              <w:rPr>
                <w:lang w:val="en-GB"/>
                <w:rPrChange w:id="1241" w:author="Mario Ezequiel Scott" w:date="2019-12-29T19:14:00Z">
                  <w:rPr/>
                </w:rPrChange>
              </w:rPr>
            </w:pPr>
            <w:r w:rsidRPr="004A4B49">
              <w:rPr>
                <w:lang w:val="en-GB"/>
                <w:rPrChange w:id="1242" w:author="Mario Ezequiel Scott" w:date="2019-12-29T19:14:00Z">
                  <w:rPr/>
                </w:rPrChange>
              </w:rPr>
              <w:t>Technical debt in categories, technical debt in an effort, violations of static code analysis</w:t>
            </w:r>
          </w:p>
        </w:tc>
        <w:tc>
          <w:tcPr>
            <w:tcW w:w="3467" w:type="dxa"/>
          </w:tcPr>
          <w:p w14:paraId="4466DF04" w14:textId="77777777" w:rsidR="00A41622" w:rsidRPr="004A4B49" w:rsidRDefault="00A41622" w:rsidP="004E3FC2">
            <w:pPr>
              <w:rPr>
                <w:lang w:val="en-GB"/>
                <w:rPrChange w:id="1243" w:author="Mario Ezequiel Scott" w:date="2019-12-29T19:14:00Z">
                  <w:rPr/>
                </w:rPrChange>
              </w:rPr>
            </w:pPr>
          </w:p>
        </w:tc>
      </w:tr>
      <w:tr w:rsidR="00A41622" w:rsidRPr="004A4B49" w14:paraId="203775A6" w14:textId="77777777" w:rsidTr="004E3FC2">
        <w:tc>
          <w:tcPr>
            <w:tcW w:w="2263" w:type="dxa"/>
          </w:tcPr>
          <w:p w14:paraId="789CD416" w14:textId="77777777" w:rsidR="00A41622" w:rsidRPr="004A4B49" w:rsidRDefault="00A41622" w:rsidP="004E3FC2">
            <w:pPr>
              <w:rPr>
                <w:i/>
                <w:lang w:val="en-GB"/>
                <w:rPrChange w:id="1244" w:author="Mario Ezequiel Scott" w:date="2019-12-29T19:14:00Z">
                  <w:rPr>
                    <w:i/>
                  </w:rPr>
                </w:rPrChange>
              </w:rPr>
            </w:pPr>
            <w:r w:rsidRPr="004A4B49">
              <w:rPr>
                <w:i/>
                <w:lang w:val="en-GB"/>
                <w:rPrChange w:id="1245" w:author="Mario Ezequiel Scott" w:date="2019-12-29T19:14:00Z">
                  <w:rPr>
                    <w:i/>
                  </w:rPr>
                </w:rPrChange>
              </w:rPr>
              <w:t>Features</w:t>
            </w:r>
          </w:p>
        </w:tc>
        <w:tc>
          <w:tcPr>
            <w:tcW w:w="2977" w:type="dxa"/>
          </w:tcPr>
          <w:p w14:paraId="338137C5" w14:textId="77777777" w:rsidR="00A41622" w:rsidRPr="004A4B49" w:rsidRDefault="00A41622" w:rsidP="004E3FC2">
            <w:pPr>
              <w:rPr>
                <w:lang w:val="en-GB"/>
                <w:rPrChange w:id="1246" w:author="Mario Ezequiel Scott" w:date="2019-12-29T19:14:00Z">
                  <w:rPr/>
                </w:rPrChange>
              </w:rPr>
            </w:pPr>
            <w:r w:rsidRPr="004A4B49">
              <w:rPr>
                <w:lang w:val="en-GB"/>
                <w:rPrChange w:id="1247" w:author="Mario Ezequiel Scott" w:date="2019-12-29T19:14:00Z">
                  <w:rPr/>
                </w:rPrChange>
              </w:rPr>
              <w:t>Task’s expected end date, the task done, effort estimate, story completion percentage</w:t>
            </w:r>
          </w:p>
        </w:tc>
        <w:tc>
          <w:tcPr>
            <w:tcW w:w="3467" w:type="dxa"/>
          </w:tcPr>
          <w:p w14:paraId="7F454A11" w14:textId="77777777" w:rsidR="00A41622" w:rsidRPr="004A4B49" w:rsidRDefault="00A41622" w:rsidP="004E3FC2">
            <w:pPr>
              <w:rPr>
                <w:lang w:val="en-GB"/>
                <w:rPrChange w:id="1248" w:author="Mario Ezequiel Scott" w:date="2019-12-29T19:14:00Z">
                  <w:rPr/>
                </w:rPrChange>
              </w:rPr>
            </w:pPr>
            <w:r w:rsidRPr="004A4B49">
              <w:rPr>
                <w:lang w:val="en-GB"/>
                <w:rPrChange w:id="1249" w:author="Mario Ezequiel Scott" w:date="2019-12-29T19:14:00Z">
                  <w:rPr/>
                </w:rPrChange>
              </w:rPr>
              <w:t>Business value delivered</w:t>
            </w:r>
          </w:p>
        </w:tc>
      </w:tr>
      <w:tr w:rsidR="00A41622" w:rsidRPr="004A4B49" w14:paraId="52900DAE" w14:textId="77777777" w:rsidTr="004E3FC2">
        <w:tc>
          <w:tcPr>
            <w:tcW w:w="2263" w:type="dxa"/>
          </w:tcPr>
          <w:p w14:paraId="0AA9245E" w14:textId="77777777" w:rsidR="00A41622" w:rsidRPr="004A4B49" w:rsidRDefault="00A41622" w:rsidP="004E3FC2">
            <w:pPr>
              <w:rPr>
                <w:i/>
                <w:lang w:val="en-GB"/>
                <w:rPrChange w:id="1250" w:author="Mario Ezequiel Scott" w:date="2019-12-29T19:14:00Z">
                  <w:rPr>
                    <w:i/>
                  </w:rPr>
                </w:rPrChange>
              </w:rPr>
            </w:pPr>
            <w:r w:rsidRPr="004A4B49">
              <w:rPr>
                <w:i/>
                <w:lang w:val="en-GB"/>
                <w:rPrChange w:id="1251" w:author="Mario Ezequiel Scott" w:date="2019-12-29T19:14:00Z">
                  <w:rPr>
                    <w:i/>
                  </w:rPr>
                </w:rPrChange>
              </w:rPr>
              <w:lastRenderedPageBreak/>
              <w:t>Requirements</w:t>
            </w:r>
          </w:p>
        </w:tc>
        <w:tc>
          <w:tcPr>
            <w:tcW w:w="2977" w:type="dxa"/>
          </w:tcPr>
          <w:p w14:paraId="15E4F36E" w14:textId="77777777" w:rsidR="00A41622" w:rsidRPr="004A4B49" w:rsidRDefault="00A41622" w:rsidP="004E3FC2">
            <w:pPr>
              <w:rPr>
                <w:lang w:val="en-GB"/>
                <w:rPrChange w:id="1252" w:author="Mario Ezequiel Scott" w:date="2019-12-29T19:14:00Z">
                  <w:rPr/>
                </w:rPrChange>
              </w:rPr>
            </w:pPr>
            <w:r w:rsidRPr="004A4B49">
              <w:rPr>
                <w:lang w:val="en-GB"/>
                <w:rPrChange w:id="1253" w:author="Mario Ezequiel Scott" w:date="2019-12-29T19:14:00Z">
                  <w:rPr/>
                </w:rPrChange>
              </w:rPr>
              <w:t>Requirement’s cost types, percentage of stories prepared for sprint</w:t>
            </w:r>
          </w:p>
        </w:tc>
        <w:tc>
          <w:tcPr>
            <w:tcW w:w="3467" w:type="dxa"/>
          </w:tcPr>
          <w:p w14:paraId="0B5B8F2B" w14:textId="77777777" w:rsidR="00A41622" w:rsidRPr="004A4B49" w:rsidRDefault="00A41622" w:rsidP="004E3FC2">
            <w:pPr>
              <w:rPr>
                <w:lang w:val="en-GB"/>
                <w:rPrChange w:id="1254" w:author="Mario Ezequiel Scott" w:date="2019-12-29T19:14:00Z">
                  <w:rPr/>
                </w:rPrChange>
              </w:rPr>
            </w:pPr>
          </w:p>
        </w:tc>
      </w:tr>
      <w:tr w:rsidR="00A41622" w:rsidRPr="004A4B49" w14:paraId="4FFAD98F" w14:textId="77777777" w:rsidTr="004E3FC2">
        <w:tc>
          <w:tcPr>
            <w:tcW w:w="2263" w:type="dxa"/>
          </w:tcPr>
          <w:p w14:paraId="7B69BABA" w14:textId="77777777" w:rsidR="00A41622" w:rsidRPr="004A4B49" w:rsidRDefault="00A41622" w:rsidP="004E3FC2">
            <w:pPr>
              <w:rPr>
                <w:lang w:val="en-GB"/>
                <w:rPrChange w:id="1255" w:author="Mario Ezequiel Scott" w:date="2019-12-29T19:14:00Z">
                  <w:rPr/>
                </w:rPrChange>
              </w:rPr>
            </w:pPr>
            <w:r w:rsidRPr="004A4B49">
              <w:rPr>
                <w:lang w:val="en-GB"/>
                <w:rPrChange w:id="1256" w:author="Mario Ezequiel Scott" w:date="2019-12-29T19:14:00Z">
                  <w:rPr/>
                </w:rPrChange>
              </w:rPr>
              <w:t>Defects</w:t>
            </w:r>
          </w:p>
        </w:tc>
        <w:tc>
          <w:tcPr>
            <w:tcW w:w="2977" w:type="dxa"/>
          </w:tcPr>
          <w:p w14:paraId="222D6EB4" w14:textId="77777777" w:rsidR="00A41622" w:rsidRPr="004A4B49" w:rsidRDefault="00A41622" w:rsidP="004E3FC2">
            <w:pPr>
              <w:rPr>
                <w:lang w:val="en-GB"/>
                <w:rPrChange w:id="1257" w:author="Mario Ezequiel Scott" w:date="2019-12-29T19:14:00Z">
                  <w:rPr/>
                </w:rPrChange>
              </w:rPr>
            </w:pPr>
          </w:p>
        </w:tc>
        <w:tc>
          <w:tcPr>
            <w:tcW w:w="3467" w:type="dxa"/>
          </w:tcPr>
          <w:p w14:paraId="43FCB00E" w14:textId="77777777" w:rsidR="00A41622" w:rsidRPr="004A4B49" w:rsidRDefault="00A41622" w:rsidP="004E3FC2">
            <w:pPr>
              <w:rPr>
                <w:lang w:val="en-GB"/>
                <w:rPrChange w:id="1258" w:author="Mario Ezequiel Scott" w:date="2019-12-29T19:14:00Z">
                  <w:rPr/>
                </w:rPrChange>
              </w:rPr>
            </w:pPr>
            <w:r w:rsidRPr="004A4B49">
              <w:rPr>
                <w:lang w:val="en-GB"/>
                <w:rPrChange w:id="1259" w:author="Mario Ezequiel Scott" w:date="2019-12-29T19:14:00Z">
                  <w:rPr/>
                </w:rPrChange>
              </w:rPr>
              <w:t>Defect trend indicator, predicted the number of defects</w:t>
            </w:r>
          </w:p>
        </w:tc>
      </w:tr>
      <w:tr w:rsidR="00A41622" w:rsidRPr="004A4B49" w14:paraId="72CAFD9F" w14:textId="77777777" w:rsidTr="004E3FC2">
        <w:tc>
          <w:tcPr>
            <w:tcW w:w="8707" w:type="dxa"/>
            <w:gridSpan w:val="3"/>
          </w:tcPr>
          <w:p w14:paraId="65791FEF" w14:textId="77777777" w:rsidR="00A41622" w:rsidRPr="004A4B49" w:rsidRDefault="00A41622" w:rsidP="004E3FC2">
            <w:pPr>
              <w:rPr>
                <w:lang w:val="en-GB"/>
                <w:rPrChange w:id="1260" w:author="Mario Ezequiel Scott" w:date="2019-12-29T19:14:00Z">
                  <w:rPr/>
                </w:rPrChange>
              </w:rPr>
            </w:pPr>
          </w:p>
        </w:tc>
      </w:tr>
      <w:tr w:rsidR="00A41622" w:rsidRPr="004A4B49" w14:paraId="69FC37D8" w14:textId="77777777" w:rsidTr="004E3FC2">
        <w:tc>
          <w:tcPr>
            <w:tcW w:w="2263" w:type="dxa"/>
          </w:tcPr>
          <w:p w14:paraId="7070A8E1" w14:textId="77777777" w:rsidR="00A41622" w:rsidRPr="004A4B49" w:rsidRDefault="00A41622" w:rsidP="004E3FC2">
            <w:pPr>
              <w:rPr>
                <w:lang w:val="en-GB"/>
                <w:rPrChange w:id="1261" w:author="Mario Ezequiel Scott" w:date="2019-12-29T19:14:00Z">
                  <w:rPr/>
                </w:rPrChange>
              </w:rPr>
            </w:pPr>
            <w:r w:rsidRPr="004A4B49">
              <w:rPr>
                <w:b/>
                <w:i/>
                <w:lang w:val="en-GB"/>
                <w:rPrChange w:id="1262" w:author="Mario Ezequiel Scott" w:date="2019-12-29T19:14:00Z">
                  <w:rPr>
                    <w:b/>
                    <w:i/>
                  </w:rPr>
                </w:rPrChange>
              </w:rPr>
              <w:t>Processes</w:t>
            </w:r>
          </w:p>
        </w:tc>
        <w:tc>
          <w:tcPr>
            <w:tcW w:w="2977" w:type="dxa"/>
          </w:tcPr>
          <w:p w14:paraId="2D0BC423" w14:textId="77777777" w:rsidR="00A41622" w:rsidRPr="004A4B49" w:rsidRDefault="00A41622" w:rsidP="004E3FC2">
            <w:pPr>
              <w:rPr>
                <w:lang w:val="en-GB"/>
                <w:rPrChange w:id="1263" w:author="Mario Ezequiel Scott" w:date="2019-12-29T19:14:00Z">
                  <w:rPr/>
                </w:rPrChange>
              </w:rPr>
            </w:pPr>
          </w:p>
        </w:tc>
        <w:tc>
          <w:tcPr>
            <w:tcW w:w="3467" w:type="dxa"/>
          </w:tcPr>
          <w:p w14:paraId="37704B0E" w14:textId="77777777" w:rsidR="00A41622" w:rsidRPr="004A4B49" w:rsidRDefault="00A41622" w:rsidP="004E3FC2">
            <w:pPr>
              <w:rPr>
                <w:lang w:val="en-GB"/>
                <w:rPrChange w:id="1264" w:author="Mario Ezequiel Scott" w:date="2019-12-29T19:14:00Z">
                  <w:rPr/>
                </w:rPrChange>
              </w:rPr>
            </w:pPr>
          </w:p>
        </w:tc>
      </w:tr>
      <w:tr w:rsidR="00A41622" w:rsidRPr="004A4B49" w14:paraId="1711E257" w14:textId="77777777" w:rsidTr="004E3FC2">
        <w:tc>
          <w:tcPr>
            <w:tcW w:w="2263" w:type="dxa"/>
          </w:tcPr>
          <w:p w14:paraId="0BF7388E" w14:textId="77777777" w:rsidR="00A41622" w:rsidRPr="004A4B49" w:rsidRDefault="00A41622" w:rsidP="004E3FC2">
            <w:pPr>
              <w:rPr>
                <w:i/>
                <w:lang w:val="en-GB"/>
                <w:rPrChange w:id="1265" w:author="Mario Ezequiel Scott" w:date="2019-12-29T19:14:00Z">
                  <w:rPr>
                    <w:i/>
                  </w:rPr>
                </w:rPrChange>
              </w:rPr>
            </w:pPr>
            <w:r w:rsidRPr="004A4B49">
              <w:rPr>
                <w:i/>
                <w:lang w:val="en-GB"/>
                <w:rPrChange w:id="1266" w:author="Mario Ezequiel Scott" w:date="2019-12-29T19:14:00Z">
                  <w:rPr>
                    <w:i/>
                  </w:rPr>
                </w:rPrChange>
              </w:rPr>
              <w:t>Testing</w:t>
            </w:r>
          </w:p>
        </w:tc>
        <w:tc>
          <w:tcPr>
            <w:tcW w:w="2977" w:type="dxa"/>
          </w:tcPr>
          <w:p w14:paraId="26416652" w14:textId="77777777" w:rsidR="00A41622" w:rsidRPr="004A4B49" w:rsidRDefault="00A41622" w:rsidP="004E3FC2">
            <w:pPr>
              <w:rPr>
                <w:lang w:val="en-GB"/>
                <w:rPrChange w:id="1267" w:author="Mario Ezequiel Scott" w:date="2019-12-29T19:14:00Z">
                  <w:rPr/>
                </w:rPrChange>
              </w:rPr>
            </w:pPr>
            <w:r w:rsidRPr="004A4B49">
              <w:rPr>
                <w:lang w:val="en-GB"/>
                <w:rPrChange w:id="1268" w:author="Mario Ezequiel Scott" w:date="2019-12-29T19:14:00Z">
                  <w:rPr/>
                </w:rPrChange>
              </w:rPr>
              <w:t>Defect count, test success rate, test failure rate, defects deferred, test coverage, test growth ratio</w:t>
            </w:r>
          </w:p>
        </w:tc>
        <w:tc>
          <w:tcPr>
            <w:tcW w:w="3467" w:type="dxa"/>
          </w:tcPr>
          <w:p w14:paraId="35FF1D40" w14:textId="77777777" w:rsidR="00A41622" w:rsidRPr="004A4B49" w:rsidRDefault="00A41622" w:rsidP="004E3FC2">
            <w:pPr>
              <w:rPr>
                <w:lang w:val="en-GB"/>
                <w:rPrChange w:id="1269" w:author="Mario Ezequiel Scott" w:date="2019-12-29T19:14:00Z">
                  <w:rPr/>
                </w:rPrChange>
              </w:rPr>
            </w:pPr>
            <w:r w:rsidRPr="004A4B49">
              <w:rPr>
                <w:lang w:val="en-GB"/>
                <w:rPrChange w:id="1270" w:author="Mario Ezequiel Scott" w:date="2019-12-29T19:14:00Z">
                  <w:rPr/>
                </w:rPrChange>
              </w:rPr>
              <w:t>Number of bounce backs, fault slips</w:t>
            </w:r>
          </w:p>
        </w:tc>
      </w:tr>
      <w:tr w:rsidR="00A41622" w:rsidRPr="004A4B49" w14:paraId="72D60C80" w14:textId="77777777" w:rsidTr="004E3FC2">
        <w:tc>
          <w:tcPr>
            <w:tcW w:w="2263" w:type="dxa"/>
          </w:tcPr>
          <w:p w14:paraId="2424DF07" w14:textId="77777777" w:rsidR="00A41622" w:rsidRPr="004A4B49" w:rsidRDefault="00A41622" w:rsidP="004E3FC2">
            <w:pPr>
              <w:rPr>
                <w:i/>
                <w:lang w:val="en-GB"/>
                <w:rPrChange w:id="1271" w:author="Mario Ezequiel Scott" w:date="2019-12-29T19:14:00Z">
                  <w:rPr>
                    <w:i/>
                  </w:rPr>
                </w:rPrChange>
              </w:rPr>
            </w:pPr>
            <w:r w:rsidRPr="004A4B49">
              <w:rPr>
                <w:i/>
                <w:lang w:val="en-GB"/>
                <w:rPrChange w:id="1272" w:author="Mario Ezequiel Scott" w:date="2019-12-29T19:14:00Z">
                  <w:rPr>
                    <w:i/>
                  </w:rPr>
                </w:rPrChange>
              </w:rPr>
              <w:t>Implementation</w:t>
            </w:r>
          </w:p>
        </w:tc>
        <w:tc>
          <w:tcPr>
            <w:tcW w:w="2977" w:type="dxa"/>
          </w:tcPr>
          <w:p w14:paraId="358CC498" w14:textId="77777777" w:rsidR="00A41622" w:rsidRPr="004A4B49" w:rsidRDefault="00A41622" w:rsidP="004E3FC2">
            <w:pPr>
              <w:rPr>
                <w:lang w:val="en-GB"/>
                <w:rPrChange w:id="1273" w:author="Mario Ezequiel Scott" w:date="2019-12-29T19:14:00Z">
                  <w:rPr/>
                </w:rPrChange>
              </w:rPr>
            </w:pPr>
            <w:r w:rsidRPr="004A4B49">
              <w:rPr>
                <w:lang w:val="en-GB"/>
                <w:rPrChange w:id="1274" w:author="Mario Ezequiel Scott" w:date="2019-12-29T19:14:00Z">
                  <w:rPr/>
                </w:rPrChange>
              </w:rPr>
              <w:t xml:space="preserve">Velocity, number of unit tests, completed web pages, cost performance index, schedule performance index, planned velocity, common tempo time, check-ins per day, fix time of failed build  </w:t>
            </w:r>
          </w:p>
        </w:tc>
        <w:tc>
          <w:tcPr>
            <w:tcW w:w="3467" w:type="dxa"/>
          </w:tcPr>
          <w:p w14:paraId="745EC5C5" w14:textId="77777777" w:rsidR="00A41622" w:rsidRPr="004A4B49" w:rsidRDefault="00A41622" w:rsidP="004E3FC2">
            <w:pPr>
              <w:rPr>
                <w:lang w:val="en-GB"/>
                <w:rPrChange w:id="1275" w:author="Mario Ezequiel Scott" w:date="2019-12-29T19:14:00Z">
                  <w:rPr/>
                </w:rPrChange>
              </w:rPr>
            </w:pPr>
            <w:r w:rsidRPr="004A4B49">
              <w:rPr>
                <w:lang w:val="en-GB"/>
                <w:rPrChange w:id="1276" w:author="Mario Ezequiel Scott" w:date="2019-12-29T19:14:00Z">
                  <w:rPr/>
                </w:rPrChange>
              </w:rPr>
              <w:t>story flow percentage</w:t>
            </w:r>
          </w:p>
        </w:tc>
      </w:tr>
      <w:tr w:rsidR="00A41622" w:rsidRPr="004A4B49" w14:paraId="2031F147" w14:textId="77777777" w:rsidTr="004E3FC2">
        <w:tc>
          <w:tcPr>
            <w:tcW w:w="2263" w:type="dxa"/>
          </w:tcPr>
          <w:p w14:paraId="18AA871C" w14:textId="77777777" w:rsidR="00A41622" w:rsidRPr="004A4B49" w:rsidRDefault="00A41622" w:rsidP="004E3FC2">
            <w:pPr>
              <w:rPr>
                <w:i/>
                <w:lang w:val="en-GB"/>
                <w:rPrChange w:id="1277" w:author="Mario Ezequiel Scott" w:date="2019-12-29T19:14:00Z">
                  <w:rPr>
                    <w:i/>
                  </w:rPr>
                </w:rPrChange>
              </w:rPr>
            </w:pPr>
            <w:r w:rsidRPr="004A4B49">
              <w:rPr>
                <w:i/>
                <w:lang w:val="en-GB"/>
                <w:rPrChange w:id="1278" w:author="Mario Ezequiel Scott" w:date="2019-12-29T19:14:00Z">
                  <w:rPr>
                    <w:i/>
                  </w:rPr>
                </w:rPrChange>
              </w:rPr>
              <w:t>Requirements Engineering</w:t>
            </w:r>
          </w:p>
        </w:tc>
        <w:tc>
          <w:tcPr>
            <w:tcW w:w="2977" w:type="dxa"/>
          </w:tcPr>
          <w:p w14:paraId="610DF358" w14:textId="77777777" w:rsidR="00A41622" w:rsidRPr="004A4B49" w:rsidRDefault="00A41622" w:rsidP="004E3FC2">
            <w:pPr>
              <w:rPr>
                <w:lang w:val="en-GB"/>
                <w:rPrChange w:id="1279" w:author="Mario Ezequiel Scott" w:date="2019-12-29T19:14:00Z">
                  <w:rPr/>
                </w:rPrChange>
              </w:rPr>
            </w:pPr>
            <w:r w:rsidRPr="004A4B49">
              <w:rPr>
                <w:lang w:val="en-GB"/>
                <w:rPrChange w:id="1280" w:author="Mario Ezequiel Scott" w:date="2019-12-29T19:14:00Z">
                  <w:rPr/>
                </w:rPrChange>
              </w:rPr>
              <w:t>Velocity of elaborating features</w:t>
            </w:r>
          </w:p>
        </w:tc>
        <w:tc>
          <w:tcPr>
            <w:tcW w:w="3467" w:type="dxa"/>
          </w:tcPr>
          <w:p w14:paraId="6F3D5D51" w14:textId="77777777" w:rsidR="00A41622" w:rsidRPr="004A4B49" w:rsidRDefault="00A41622" w:rsidP="004E3FC2">
            <w:pPr>
              <w:rPr>
                <w:lang w:val="en-GB"/>
                <w:rPrChange w:id="1281" w:author="Mario Ezequiel Scott" w:date="2019-12-29T19:14:00Z">
                  <w:rPr/>
                </w:rPrChange>
              </w:rPr>
            </w:pPr>
          </w:p>
        </w:tc>
      </w:tr>
      <w:tr w:rsidR="00A41622" w:rsidRPr="004A4B49" w14:paraId="1A2BBE39" w14:textId="77777777" w:rsidTr="004E3FC2">
        <w:tc>
          <w:tcPr>
            <w:tcW w:w="2263" w:type="dxa"/>
          </w:tcPr>
          <w:p w14:paraId="3701E638" w14:textId="77777777" w:rsidR="00A41622" w:rsidRPr="004A4B49" w:rsidRDefault="00A41622" w:rsidP="004E3FC2">
            <w:pPr>
              <w:rPr>
                <w:i/>
                <w:lang w:val="en-GB"/>
                <w:rPrChange w:id="1282" w:author="Mario Ezequiel Scott" w:date="2019-12-29T19:14:00Z">
                  <w:rPr>
                    <w:i/>
                  </w:rPr>
                </w:rPrChange>
              </w:rPr>
            </w:pPr>
            <w:r w:rsidRPr="004A4B49">
              <w:rPr>
                <w:i/>
                <w:lang w:val="en-GB"/>
                <w:rPrChange w:id="1283" w:author="Mario Ezequiel Scott" w:date="2019-12-29T19:14:00Z">
                  <w:rPr>
                    <w:i/>
                  </w:rPr>
                </w:rPrChange>
              </w:rPr>
              <w:t>Whole</w:t>
            </w:r>
          </w:p>
        </w:tc>
        <w:tc>
          <w:tcPr>
            <w:tcW w:w="2977" w:type="dxa"/>
          </w:tcPr>
          <w:p w14:paraId="5EE9B960" w14:textId="77777777" w:rsidR="00A41622" w:rsidRPr="004A4B49" w:rsidRDefault="00A41622" w:rsidP="004E3FC2">
            <w:pPr>
              <w:rPr>
                <w:lang w:val="en-GB"/>
                <w:rPrChange w:id="1284" w:author="Mario Ezequiel Scott" w:date="2019-12-29T19:14:00Z">
                  <w:rPr/>
                </w:rPrChange>
              </w:rPr>
            </w:pPr>
            <w:r w:rsidRPr="004A4B49">
              <w:rPr>
                <w:lang w:val="en-GB"/>
                <w:rPrChange w:id="1285" w:author="Mario Ezequiel Scott" w:date="2019-12-29T19:14:00Z">
                  <w:rPr/>
                </w:rPrChange>
              </w:rPr>
              <w:t>Development cycle</w:t>
            </w:r>
          </w:p>
        </w:tc>
        <w:tc>
          <w:tcPr>
            <w:tcW w:w="3467" w:type="dxa"/>
          </w:tcPr>
          <w:p w14:paraId="47797935" w14:textId="77777777" w:rsidR="00A41622" w:rsidRPr="004A4B49" w:rsidRDefault="00A41622" w:rsidP="004E3FC2">
            <w:pPr>
              <w:rPr>
                <w:lang w:val="en-GB"/>
                <w:rPrChange w:id="1286" w:author="Mario Ezequiel Scott" w:date="2019-12-29T19:14:00Z">
                  <w:rPr/>
                </w:rPrChange>
              </w:rPr>
            </w:pPr>
            <w:r w:rsidRPr="004A4B49">
              <w:rPr>
                <w:lang w:val="en-GB"/>
                <w:rPrChange w:id="1287" w:author="Mario Ezequiel Scott" w:date="2019-12-29T19:14:00Z">
                  <w:rPr/>
                </w:rPrChange>
              </w:rPr>
              <w:t>Cycle time, lead time, processing time, queue time, maintenance effort, work in progress, variance in handovers, through put, queue, implemented vs wasted requirements</w:t>
            </w:r>
          </w:p>
        </w:tc>
      </w:tr>
      <w:tr w:rsidR="00A41622" w:rsidRPr="004A4B49" w14:paraId="3407C074" w14:textId="77777777" w:rsidTr="004E3FC2">
        <w:tc>
          <w:tcPr>
            <w:tcW w:w="8707" w:type="dxa"/>
            <w:gridSpan w:val="3"/>
          </w:tcPr>
          <w:p w14:paraId="1B2D4DA0" w14:textId="77777777" w:rsidR="00A41622" w:rsidRPr="004A4B49" w:rsidRDefault="00A41622" w:rsidP="004E3FC2">
            <w:pPr>
              <w:rPr>
                <w:lang w:val="en-GB"/>
                <w:rPrChange w:id="1288" w:author="Mario Ezequiel Scott" w:date="2019-12-29T19:14:00Z">
                  <w:rPr/>
                </w:rPrChange>
              </w:rPr>
            </w:pPr>
          </w:p>
        </w:tc>
      </w:tr>
      <w:tr w:rsidR="00A41622" w:rsidRPr="004A4B49" w14:paraId="2D9D86BB" w14:textId="77777777" w:rsidTr="004E3FC2">
        <w:tc>
          <w:tcPr>
            <w:tcW w:w="2263" w:type="dxa"/>
          </w:tcPr>
          <w:p w14:paraId="286EE700" w14:textId="77777777" w:rsidR="00A41622" w:rsidRPr="004A4B49" w:rsidRDefault="00A41622" w:rsidP="004E3FC2">
            <w:pPr>
              <w:rPr>
                <w:i/>
                <w:lang w:val="en-GB"/>
                <w:rPrChange w:id="1289" w:author="Mario Ezequiel Scott" w:date="2019-12-29T19:14:00Z">
                  <w:rPr>
                    <w:i/>
                  </w:rPr>
                </w:rPrChange>
              </w:rPr>
            </w:pPr>
            <w:r w:rsidRPr="004A4B49">
              <w:rPr>
                <w:b/>
                <w:i/>
                <w:lang w:val="en-GB"/>
                <w:rPrChange w:id="1290" w:author="Mario Ezequiel Scott" w:date="2019-12-29T19:14:00Z">
                  <w:rPr>
                    <w:b/>
                    <w:i/>
                  </w:rPr>
                </w:rPrChange>
              </w:rPr>
              <w:t>Resources</w:t>
            </w:r>
          </w:p>
        </w:tc>
        <w:tc>
          <w:tcPr>
            <w:tcW w:w="2977" w:type="dxa"/>
          </w:tcPr>
          <w:p w14:paraId="41A0C211" w14:textId="77777777" w:rsidR="00A41622" w:rsidRPr="004A4B49" w:rsidRDefault="00A41622" w:rsidP="004E3FC2">
            <w:pPr>
              <w:rPr>
                <w:lang w:val="en-GB"/>
                <w:rPrChange w:id="1291" w:author="Mario Ezequiel Scott" w:date="2019-12-29T19:14:00Z">
                  <w:rPr/>
                </w:rPrChange>
              </w:rPr>
            </w:pPr>
          </w:p>
        </w:tc>
        <w:tc>
          <w:tcPr>
            <w:tcW w:w="3467" w:type="dxa"/>
          </w:tcPr>
          <w:p w14:paraId="4F41E290" w14:textId="77777777" w:rsidR="00A41622" w:rsidRPr="004A4B49" w:rsidRDefault="00A41622" w:rsidP="004E3FC2">
            <w:pPr>
              <w:rPr>
                <w:lang w:val="en-GB"/>
                <w:rPrChange w:id="1292" w:author="Mario Ezequiel Scott" w:date="2019-12-29T19:14:00Z">
                  <w:rPr/>
                </w:rPrChange>
              </w:rPr>
            </w:pPr>
          </w:p>
        </w:tc>
      </w:tr>
      <w:tr w:rsidR="00A41622" w:rsidRPr="004A4B49" w14:paraId="02282B88" w14:textId="77777777" w:rsidTr="004E3FC2">
        <w:tc>
          <w:tcPr>
            <w:tcW w:w="2263" w:type="dxa"/>
          </w:tcPr>
          <w:p w14:paraId="0F46744D" w14:textId="77777777" w:rsidR="00A41622" w:rsidRPr="004A4B49" w:rsidRDefault="00A41622" w:rsidP="004E3FC2">
            <w:pPr>
              <w:rPr>
                <w:i/>
                <w:lang w:val="en-GB"/>
                <w:rPrChange w:id="1293" w:author="Mario Ezequiel Scott" w:date="2019-12-29T19:14:00Z">
                  <w:rPr>
                    <w:i/>
                  </w:rPr>
                </w:rPrChange>
              </w:rPr>
            </w:pPr>
            <w:r w:rsidRPr="004A4B49">
              <w:rPr>
                <w:i/>
                <w:lang w:val="en-GB"/>
                <w:rPrChange w:id="1294" w:author="Mario Ezequiel Scott" w:date="2019-12-29T19:14:00Z">
                  <w:rPr>
                    <w:i/>
                  </w:rPr>
                </w:rPrChange>
              </w:rPr>
              <w:t>Team</w:t>
            </w:r>
          </w:p>
        </w:tc>
        <w:tc>
          <w:tcPr>
            <w:tcW w:w="2977" w:type="dxa"/>
          </w:tcPr>
          <w:p w14:paraId="1CE86293" w14:textId="77777777" w:rsidR="00A41622" w:rsidRPr="004A4B49" w:rsidRDefault="00A41622" w:rsidP="004E3FC2">
            <w:pPr>
              <w:rPr>
                <w:lang w:val="en-GB"/>
                <w:rPrChange w:id="1295" w:author="Mario Ezequiel Scott" w:date="2019-12-29T19:14:00Z">
                  <w:rPr/>
                </w:rPrChange>
              </w:rPr>
            </w:pPr>
          </w:p>
        </w:tc>
        <w:tc>
          <w:tcPr>
            <w:tcW w:w="3467" w:type="dxa"/>
          </w:tcPr>
          <w:p w14:paraId="1A1A6883" w14:textId="77777777" w:rsidR="00A41622" w:rsidRPr="004A4B49" w:rsidRDefault="00A41622" w:rsidP="004E3FC2">
            <w:pPr>
              <w:rPr>
                <w:lang w:val="en-GB"/>
                <w:rPrChange w:id="1296" w:author="Mario Ezequiel Scott" w:date="2019-12-29T19:14:00Z">
                  <w:rPr/>
                </w:rPrChange>
              </w:rPr>
            </w:pPr>
            <w:r w:rsidRPr="004A4B49">
              <w:rPr>
                <w:lang w:val="en-GB"/>
                <w:rPrChange w:id="1297" w:author="Mario Ezequiel Scott" w:date="2019-12-29T19:14:00Z">
                  <w:rPr/>
                </w:rPrChange>
              </w:rPr>
              <w:t>Team effectiveness</w:t>
            </w:r>
          </w:p>
        </w:tc>
      </w:tr>
      <w:tr w:rsidR="00A41622" w:rsidRPr="004A4B49" w14:paraId="4C1AB717" w14:textId="77777777" w:rsidTr="004E3FC2">
        <w:tc>
          <w:tcPr>
            <w:tcW w:w="2263" w:type="dxa"/>
          </w:tcPr>
          <w:p w14:paraId="5A1AADE3" w14:textId="77777777" w:rsidR="00A41622" w:rsidRPr="004A4B49" w:rsidRDefault="00A41622" w:rsidP="004E3FC2">
            <w:pPr>
              <w:rPr>
                <w:i/>
                <w:lang w:val="en-GB"/>
                <w:rPrChange w:id="1298" w:author="Mario Ezequiel Scott" w:date="2019-12-29T19:14:00Z">
                  <w:rPr>
                    <w:i/>
                  </w:rPr>
                </w:rPrChange>
              </w:rPr>
            </w:pPr>
            <w:r w:rsidRPr="004A4B49">
              <w:rPr>
                <w:i/>
                <w:lang w:val="en-GB"/>
                <w:rPrChange w:id="1299" w:author="Mario Ezequiel Scott" w:date="2019-12-29T19:14:00Z">
                  <w:rPr>
                    <w:i/>
                  </w:rPr>
                </w:rPrChange>
              </w:rPr>
              <w:t>Customer</w:t>
            </w:r>
          </w:p>
        </w:tc>
        <w:tc>
          <w:tcPr>
            <w:tcW w:w="2977" w:type="dxa"/>
          </w:tcPr>
          <w:p w14:paraId="4C8DC11F" w14:textId="77777777" w:rsidR="00A41622" w:rsidRPr="004A4B49" w:rsidRDefault="00A41622" w:rsidP="004E3FC2">
            <w:pPr>
              <w:rPr>
                <w:lang w:val="en-GB"/>
                <w:rPrChange w:id="1300" w:author="Mario Ezequiel Scott" w:date="2019-12-29T19:14:00Z">
                  <w:rPr/>
                </w:rPrChange>
              </w:rPr>
            </w:pPr>
            <w:r w:rsidRPr="004A4B49">
              <w:rPr>
                <w:lang w:val="en-GB"/>
                <w:rPrChange w:id="1301" w:author="Mario Ezequiel Scott" w:date="2019-12-29T19:14:00Z">
                  <w:rPr/>
                </w:rPrChange>
              </w:rPr>
              <w:t>Revenue per customer</w:t>
            </w:r>
          </w:p>
        </w:tc>
        <w:tc>
          <w:tcPr>
            <w:tcW w:w="3467" w:type="dxa"/>
          </w:tcPr>
          <w:p w14:paraId="7536A311" w14:textId="77777777" w:rsidR="00A41622" w:rsidRPr="004A4B49" w:rsidRDefault="00A41622" w:rsidP="004E3FC2">
            <w:pPr>
              <w:rPr>
                <w:lang w:val="en-GB"/>
                <w:rPrChange w:id="1302" w:author="Mario Ezequiel Scott" w:date="2019-12-29T19:14:00Z">
                  <w:rPr/>
                </w:rPrChange>
              </w:rPr>
            </w:pPr>
          </w:p>
        </w:tc>
      </w:tr>
    </w:tbl>
    <w:p w14:paraId="37EEC732" w14:textId="77777777" w:rsidR="00A41622" w:rsidRPr="004A4B49" w:rsidRDefault="00A41622" w:rsidP="00A41622">
      <w:pPr>
        <w:rPr>
          <w:lang w:val="en-GB"/>
          <w:rPrChange w:id="1303" w:author="Mario Ezequiel Scott" w:date="2019-12-29T19:14:00Z">
            <w:rPr/>
          </w:rPrChange>
        </w:rPr>
      </w:pPr>
      <w:r w:rsidRPr="004A4B49">
        <w:rPr>
          <w:lang w:val="en-GB"/>
          <w:rPrChange w:id="1304" w:author="Mario Ezequiel Scott" w:date="2019-12-29T19:14:00Z">
            <w:rPr/>
          </w:rPrChange>
        </w:rPr>
        <w:t>Table 4: Agile metrics in primary studies.</w:t>
      </w:r>
    </w:p>
    <w:p w14:paraId="5E5C9AD6" w14:textId="2C6F4189" w:rsidR="00A41622" w:rsidRPr="004A4B49" w:rsidRDefault="00A41622" w:rsidP="00A41622">
      <w:pPr>
        <w:rPr>
          <w:lang w:val="en-GB"/>
          <w:rPrChange w:id="1305" w:author="Mario Ezequiel Scott" w:date="2019-12-29T19:14:00Z">
            <w:rPr/>
          </w:rPrChange>
        </w:rPr>
      </w:pPr>
      <w:r w:rsidRPr="004A4B49">
        <w:rPr>
          <w:lang w:val="en-GB"/>
          <w:rPrChange w:id="1306" w:author="Mario Ezequiel Scott" w:date="2019-12-29T19:14:00Z">
            <w:rPr/>
          </w:rPrChange>
        </w:rPr>
        <w:t xml:space="preserve">The Authors have also identified the metrics, that are suggested by agile literature, as a result, Effort estimate and Velocity are the most popular. Furthermore, quality assurance metrics were also prominent, followed by measures of </w:t>
      </w:r>
      <w:r w:rsidR="009E1890" w:rsidRPr="004A4B49">
        <w:rPr>
          <w:lang w:val="en-GB"/>
          <w:rPrChange w:id="1307" w:author="Mario Ezequiel Scott" w:date="2019-12-29T19:14:00Z">
            <w:rPr/>
          </w:rPrChange>
        </w:rPr>
        <w:t xml:space="preserve">actual </w:t>
      </w:r>
      <w:r w:rsidRPr="004A4B49">
        <w:rPr>
          <w:lang w:val="en-GB"/>
          <w:rPrChange w:id="1308" w:author="Mario Ezequiel Scott" w:date="2019-12-29T19:14:00Z">
            <w:rPr/>
          </w:rPrChange>
        </w:rPr>
        <w:t>development time, Load factor, Work in Progress and Lead time. [</w:t>
      </w:r>
      <w:ins w:id="1309" w:author="tedo gogoladze" w:date="2020-01-05T02:15:00Z">
        <w:r w:rsidR="000B7967">
          <w:rPr>
            <w:lang w:val="en-GB"/>
          </w:rPr>
          <w:t>9</w:t>
        </w:r>
      </w:ins>
      <w:del w:id="1310" w:author="tedo gogoladze" w:date="2020-01-05T02:15:00Z">
        <w:r w:rsidRPr="004A4B49" w:rsidDel="000B7967">
          <w:rPr>
            <w:lang w:val="en-GB"/>
            <w:rPrChange w:id="1311" w:author="Mario Ezequiel Scott" w:date="2019-12-29T19:14:00Z">
              <w:rPr/>
            </w:rPrChange>
          </w:rPr>
          <w:delText>7</w:delText>
        </w:r>
      </w:del>
      <w:r w:rsidRPr="004A4B49">
        <w:rPr>
          <w:lang w:val="en-GB"/>
          <w:rPrChange w:id="1312" w:author="Mario Ezequiel Scott" w:date="2019-12-29T19:14:00Z">
            <w:rPr/>
          </w:rPrChange>
        </w:rPr>
        <w:t>]</w:t>
      </w:r>
    </w:p>
    <w:p w14:paraId="6829A09A" w14:textId="4331ED3A" w:rsidR="00F53474" w:rsidRPr="004A4B49" w:rsidRDefault="00A41622" w:rsidP="00773786">
      <w:pPr>
        <w:rPr>
          <w:lang w:val="en-GB"/>
        </w:rPr>
      </w:pPr>
      <w:r w:rsidRPr="004A4B49">
        <w:rPr>
          <w:lang w:val="en-GB"/>
          <w:rPrChange w:id="1313" w:author="Mario Ezequiel Scott" w:date="2019-12-29T19:14:00Z">
            <w:rPr/>
          </w:rPrChange>
        </w:rPr>
        <w:t xml:space="preserve">The Authors have also grouped five reasons of metric usage and identified metrics for each of these categories. Results yield, that for sprint and project planning, Velocity and Effort Estimate are the most important, for sprint progress tracking, completed work, number of </w:t>
      </w:r>
      <w:r w:rsidRPr="004A4B49">
        <w:rPr>
          <w:lang w:val="en-GB"/>
          <w:rPrChange w:id="1314" w:author="Mario Ezequiel Scott" w:date="2019-12-29T19:14:00Z">
            <w:rPr/>
          </w:rPrChange>
        </w:rPr>
        <w:lastRenderedPageBreak/>
        <w:t>automated tasks, burn-down check-ins and defects are the main indicators. For understanding and Improving quality, Number of change requests, maintenance effort, Net Promoter Score and Defects are the most influential. For Fixing Software Process Problems, major indicators are time-related metrics: Lead time, processing time, Queue time. For Motivation of the people defects, defect trend, fix times of failed build and build status are among the ones that matter the most. [</w:t>
      </w:r>
      <w:ins w:id="1315" w:author="tedo gogoladze" w:date="2020-01-05T02:15:00Z">
        <w:r w:rsidR="000B7967">
          <w:rPr>
            <w:lang w:val="en-GB"/>
          </w:rPr>
          <w:t>9</w:t>
        </w:r>
      </w:ins>
      <w:del w:id="1316" w:author="tedo gogoladze" w:date="2020-01-05T02:15:00Z">
        <w:r w:rsidRPr="004A4B49" w:rsidDel="000B7967">
          <w:rPr>
            <w:lang w:val="en-GB"/>
            <w:rPrChange w:id="1317" w:author="Mario Ezequiel Scott" w:date="2019-12-29T19:14:00Z">
              <w:rPr/>
            </w:rPrChange>
          </w:rPr>
          <w:delText>7</w:delText>
        </w:r>
      </w:del>
      <w:r w:rsidRPr="004A4B49">
        <w:rPr>
          <w:lang w:val="en-GB"/>
          <w:rPrChange w:id="1318" w:author="Mario Ezequiel Scott" w:date="2019-12-29T19:14:00Z">
            <w:rPr/>
          </w:rPrChange>
        </w:rPr>
        <w:t>]</w:t>
      </w:r>
      <w:r w:rsidR="00773786" w:rsidRPr="004A4B49">
        <w:rPr>
          <w:lang w:val="en-GB"/>
          <w:rPrChange w:id="1319" w:author="Mario Ezequiel Scott" w:date="2019-12-29T19:14:00Z">
            <w:rPr/>
          </w:rPrChange>
        </w:rPr>
        <w:t xml:space="preserve"> </w:t>
      </w:r>
    </w:p>
    <w:p w14:paraId="200332A7" w14:textId="26316CD6" w:rsidR="00A85940" w:rsidRPr="008A1EBF" w:rsidRDefault="001E6D4F">
      <w:pPr>
        <w:pStyle w:val="Heading1"/>
        <w:rPr>
          <w:ins w:id="1320" w:author="Mario Ezequiel Scott" w:date="2019-12-28T09:30:00Z"/>
        </w:rPr>
      </w:pPr>
      <w:bookmarkStart w:id="1321" w:name="_Toc164946306"/>
      <w:bookmarkStart w:id="1322" w:name="_Toc164946393"/>
      <w:bookmarkStart w:id="1323" w:name="_Toc164947852"/>
      <w:bookmarkStart w:id="1324" w:name="_Toc164949068"/>
      <w:bookmarkStart w:id="1325" w:name="_Toc162980680"/>
      <w:bookmarkStart w:id="1326" w:name="_Toc164446291"/>
      <w:bookmarkStart w:id="1327" w:name="_Toc164946307"/>
      <w:bookmarkStart w:id="1328" w:name="_Toc164946394"/>
      <w:bookmarkStart w:id="1329" w:name="_Toc164947853"/>
      <w:bookmarkStart w:id="1330" w:name="_Toc164949069"/>
      <w:bookmarkStart w:id="1331" w:name="_Toc29215281"/>
      <w:bookmarkEnd w:id="1321"/>
      <w:bookmarkEnd w:id="1322"/>
      <w:bookmarkEnd w:id="1323"/>
      <w:bookmarkEnd w:id="1324"/>
      <w:bookmarkEnd w:id="1325"/>
      <w:bookmarkEnd w:id="1326"/>
      <w:bookmarkEnd w:id="1327"/>
      <w:bookmarkEnd w:id="1328"/>
      <w:bookmarkEnd w:id="1329"/>
      <w:bookmarkEnd w:id="1330"/>
      <w:r w:rsidRPr="004A4B49">
        <w:lastRenderedPageBreak/>
        <w:t>Methodology</w:t>
      </w:r>
      <w:bookmarkEnd w:id="1331"/>
    </w:p>
    <w:p w14:paraId="51290DF4" w14:textId="49150A31" w:rsidR="00A70BEE" w:rsidRDefault="00A70BEE" w:rsidP="00A70BEE">
      <w:pPr>
        <w:rPr>
          <w:ins w:id="1332" w:author="tedo gogoladze" w:date="2020-01-05T02:21:00Z"/>
          <w:lang w:val="en-GB"/>
        </w:rPr>
      </w:pPr>
      <w:commentRangeStart w:id="1333"/>
      <w:ins w:id="1334" w:author="Mario Ezequiel Scott" w:date="2019-12-28T09:30:00Z">
        <w:r w:rsidRPr="004A4B49">
          <w:rPr>
            <w:lang w:val="en-GB"/>
          </w:rPr>
          <w:t xml:space="preserve">In </w:t>
        </w:r>
      </w:ins>
      <w:ins w:id="1335" w:author="Mario Ezequiel Scott" w:date="2019-12-28T09:31:00Z">
        <w:r w:rsidRPr="004A4B49">
          <w:rPr>
            <w:lang w:val="en-GB"/>
          </w:rPr>
          <w:t>this section</w:t>
        </w:r>
        <w:r w:rsidR="0010447A" w:rsidRPr="004A4B49">
          <w:rPr>
            <w:lang w:val="en-GB"/>
          </w:rPr>
          <w:t xml:space="preserve">, </w:t>
        </w:r>
      </w:ins>
      <w:ins w:id="1336" w:author="tedo gogoladze" w:date="2020-01-05T02:25:00Z">
        <w:r w:rsidR="00C878B5">
          <w:rPr>
            <w:lang w:val="en-GB"/>
          </w:rPr>
          <w:t>the methodology of answering research questions are defined in a detail level, technical solutions are described and the all the major calculations are present.</w:t>
        </w:r>
      </w:ins>
      <w:ins w:id="1337" w:author="Mario Ezequiel Scott" w:date="2019-12-28T09:31:00Z">
        <w:del w:id="1338" w:author="tedo gogoladze" w:date="2020-01-05T02:25:00Z">
          <w:r w:rsidRPr="004A4B49" w:rsidDel="00C878B5">
            <w:rPr>
              <w:lang w:val="en-GB"/>
            </w:rPr>
            <w:delText xml:space="preserve">the </w:delText>
          </w:r>
        </w:del>
      </w:ins>
      <w:ins w:id="1339" w:author="Mario Ezequiel Scott" w:date="2019-12-28T09:32:00Z">
        <w:del w:id="1340" w:author="tedo gogoladze" w:date="2020-01-05T02:25:00Z">
          <w:r w:rsidR="0010447A" w:rsidRPr="004A4B49" w:rsidDel="00C878B5">
            <w:rPr>
              <w:lang w:val="en-GB"/>
            </w:rPr>
            <w:delText xml:space="preserve">methodology used to answer the research questions are described. </w:delText>
          </w:r>
          <w:commentRangeEnd w:id="1333"/>
          <w:r w:rsidR="0010447A" w:rsidRPr="004A4B49" w:rsidDel="00C878B5">
            <w:rPr>
              <w:rStyle w:val="CommentReference"/>
              <w:lang w:val="en-GB"/>
              <w:rPrChange w:id="1341" w:author="Mario Ezequiel Scott" w:date="2019-12-29T19:14:00Z">
                <w:rPr>
                  <w:rStyle w:val="CommentReference"/>
                </w:rPr>
              </w:rPrChange>
            </w:rPr>
            <w:commentReference w:id="1333"/>
          </w:r>
        </w:del>
      </w:ins>
    </w:p>
    <w:p w14:paraId="29EA5383" w14:textId="10BAD0C6" w:rsidR="005D125B" w:rsidDel="00C878B5" w:rsidRDefault="005D125B" w:rsidP="00A70BEE">
      <w:pPr>
        <w:rPr>
          <w:ins w:id="1342" w:author="Mario Ezequiel Scott" w:date="2020-01-02T20:08:00Z"/>
          <w:del w:id="1343" w:author="tedo gogoladze" w:date="2020-01-05T02:25:00Z"/>
          <w:lang w:val="en-GB"/>
        </w:rPr>
      </w:pPr>
    </w:p>
    <w:p w14:paraId="1A56A33A" w14:textId="224AB728" w:rsidR="00AE7C4E" w:rsidRDefault="00AE7C4E" w:rsidP="00AE7C4E">
      <w:pPr>
        <w:rPr>
          <w:ins w:id="1344" w:author="Mario Ezequiel Scott" w:date="2020-01-02T20:08:00Z"/>
          <w:lang w:val="en-GB"/>
        </w:rPr>
      </w:pPr>
      <w:ins w:id="1345" w:author="Mario Ezequiel Scott" w:date="2020-01-02T20:08:00Z">
        <w:r>
          <w:rPr>
            <w:lang w:val="en-GB"/>
          </w:rPr>
          <w:t xml:space="preserve">To answer RQ1, </w:t>
        </w:r>
      </w:ins>
      <w:ins w:id="1346" w:author="tedo gogoladze" w:date="2020-01-05T01:31:00Z">
        <w:r w:rsidR="00723027">
          <w:rPr>
            <w:lang w:val="en-GB"/>
          </w:rPr>
          <w:t>the foll</w:t>
        </w:r>
      </w:ins>
      <w:ins w:id="1347" w:author="tedo gogoladze" w:date="2020-01-05T01:32:00Z">
        <w:r w:rsidR="00723027">
          <w:rPr>
            <w:lang w:val="en-GB"/>
          </w:rPr>
          <w:t xml:space="preserve">owing steps were conducted: </w:t>
        </w:r>
      </w:ins>
      <w:ins w:id="1348" w:author="tedo gogoladze" w:date="2020-01-05T01:34:00Z">
        <w:r w:rsidR="00723027">
          <w:rPr>
            <w:lang w:val="en-GB"/>
          </w:rPr>
          <w:t>obtained the written texts by the software developers</w:t>
        </w:r>
      </w:ins>
      <w:ins w:id="1349" w:author="tedo gogoladze" w:date="2020-01-05T02:25:00Z">
        <w:r w:rsidR="00C878B5">
          <w:rPr>
            <w:lang w:val="en-GB"/>
          </w:rPr>
          <w:t xml:space="preserve"> from the open-source datas</w:t>
        </w:r>
      </w:ins>
      <w:ins w:id="1350" w:author="tedo gogoladze" w:date="2020-01-05T02:26:00Z">
        <w:r w:rsidR="00C878B5">
          <w:rPr>
            <w:lang w:val="en-GB"/>
          </w:rPr>
          <w:t>et of software development projects</w:t>
        </w:r>
      </w:ins>
      <w:ins w:id="1351" w:author="tedo gogoladze" w:date="2020-01-05T01:34:00Z">
        <w:r w:rsidR="00723027">
          <w:rPr>
            <w:lang w:val="en-GB"/>
          </w:rPr>
          <w:t xml:space="preserve">, </w:t>
        </w:r>
      </w:ins>
      <w:ins w:id="1352" w:author="tedo gogoladze" w:date="2020-01-05T01:35:00Z">
        <w:r w:rsidR="00723027">
          <w:rPr>
            <w:lang w:val="en-GB"/>
          </w:rPr>
          <w:t>that r</w:t>
        </w:r>
      </w:ins>
      <w:ins w:id="1353" w:author="tedo gogoladze" w:date="2020-01-05T01:36:00Z">
        <w:r w:rsidR="00723027">
          <w:rPr>
            <w:lang w:val="en-GB"/>
          </w:rPr>
          <w:t xml:space="preserve">equired the </w:t>
        </w:r>
      </w:ins>
      <w:ins w:id="1354" w:author="tedo gogoladze" w:date="2020-01-05T02:26:00Z">
        <w:r w:rsidR="00C878B5">
          <w:rPr>
            <w:lang w:val="en-GB"/>
          </w:rPr>
          <w:t xml:space="preserve">text </w:t>
        </w:r>
      </w:ins>
      <w:ins w:id="1355" w:author="tedo gogoladze" w:date="2020-01-05T01:36:00Z">
        <w:r w:rsidR="00723027">
          <w:rPr>
            <w:lang w:val="en-GB"/>
          </w:rPr>
          <w:t xml:space="preserve">cleaning </w:t>
        </w:r>
      </w:ins>
      <w:ins w:id="1356" w:author="tedo gogoladze" w:date="2020-01-05T02:26:00Z">
        <w:r w:rsidR="00C878B5">
          <w:rPr>
            <w:lang w:val="en-GB"/>
          </w:rPr>
          <w:t xml:space="preserve">procedures </w:t>
        </w:r>
      </w:ins>
      <w:ins w:id="1357" w:author="tedo gogoladze" w:date="2020-01-05T01:36:00Z">
        <w:r w:rsidR="00723027">
          <w:rPr>
            <w:lang w:val="en-GB"/>
          </w:rPr>
          <w:t xml:space="preserve">and creating </w:t>
        </w:r>
      </w:ins>
      <w:ins w:id="1358" w:author="tedo gogoladze" w:date="2020-01-05T01:34:00Z">
        <w:r w:rsidR="00723027">
          <w:rPr>
            <w:lang w:val="en-GB"/>
          </w:rPr>
          <w:t>corpuses for each developer</w:t>
        </w:r>
      </w:ins>
      <w:ins w:id="1359" w:author="tedo gogoladze" w:date="2020-01-05T01:36:00Z">
        <w:r w:rsidR="00723027">
          <w:rPr>
            <w:lang w:val="en-GB"/>
          </w:rPr>
          <w:t>.</w:t>
        </w:r>
      </w:ins>
      <w:ins w:id="1360" w:author="tedo gogoladze" w:date="2020-01-05T01:34:00Z">
        <w:r w:rsidR="00723027">
          <w:rPr>
            <w:lang w:val="en-GB"/>
          </w:rPr>
          <w:t xml:space="preserve"> </w:t>
        </w:r>
      </w:ins>
      <w:ins w:id="1361" w:author="tedo gogoladze" w:date="2020-01-05T01:36:00Z">
        <w:r w:rsidR="00723027">
          <w:rPr>
            <w:lang w:val="en-GB"/>
          </w:rPr>
          <w:t>C</w:t>
        </w:r>
      </w:ins>
      <w:ins w:id="1362" w:author="tedo gogoladze" w:date="2020-01-05T01:35:00Z">
        <w:r w:rsidR="00723027">
          <w:rPr>
            <w:lang w:val="en-GB"/>
          </w:rPr>
          <w:t xml:space="preserve">orpuses were </w:t>
        </w:r>
      </w:ins>
      <w:ins w:id="1363" w:author="tedo gogoladze" w:date="2020-01-05T01:36:00Z">
        <w:r w:rsidR="00723027">
          <w:rPr>
            <w:lang w:val="en-GB"/>
          </w:rPr>
          <w:t xml:space="preserve">used as input for </w:t>
        </w:r>
      </w:ins>
      <w:ins w:id="1364" w:author="tedo gogoladze" w:date="2020-01-05T02:26:00Z">
        <w:r w:rsidR="00C878B5">
          <w:rPr>
            <w:lang w:val="en-GB"/>
          </w:rPr>
          <w:t>retrieving</w:t>
        </w:r>
      </w:ins>
      <w:ins w:id="1365" w:author="tedo gogoladze" w:date="2020-01-05T01:35:00Z">
        <w:r w:rsidR="00723027">
          <w:rPr>
            <w:lang w:val="en-GB"/>
          </w:rPr>
          <w:t xml:space="preserve"> the big 5 personality traits</w:t>
        </w:r>
      </w:ins>
      <w:ins w:id="1366" w:author="tedo gogoladze" w:date="2020-01-05T01:36:00Z">
        <w:r w:rsidR="00723027">
          <w:rPr>
            <w:lang w:val="en-GB"/>
          </w:rPr>
          <w:t>. Afterw</w:t>
        </w:r>
      </w:ins>
      <w:ins w:id="1367" w:author="tedo gogoladze" w:date="2020-01-05T01:37:00Z">
        <w:r w:rsidR="00723027">
          <w:rPr>
            <w:lang w:val="en-GB"/>
          </w:rPr>
          <w:t xml:space="preserve">ards, metrics were calculated and finally, </w:t>
        </w:r>
      </w:ins>
      <w:ins w:id="1368" w:author="tedo gogoladze" w:date="2020-01-05T01:38:00Z">
        <w:r w:rsidR="00723027">
          <w:rPr>
            <w:lang w:val="en-GB"/>
          </w:rPr>
          <w:t xml:space="preserve">developers personality profiles were joined with metrics to create association rules and </w:t>
        </w:r>
      </w:ins>
      <w:ins w:id="1369" w:author="tedo gogoladze" w:date="2020-01-05T02:27:00Z">
        <w:r w:rsidR="00C878B5">
          <w:rPr>
            <w:lang w:val="en-GB"/>
          </w:rPr>
          <w:t>study</w:t>
        </w:r>
      </w:ins>
      <w:ins w:id="1370" w:author="tedo gogoladze" w:date="2020-01-05T02:28:00Z">
        <w:r w:rsidR="00C878B5">
          <w:rPr>
            <w:lang w:val="en-GB"/>
          </w:rPr>
          <w:t xml:space="preserve"> </w:t>
        </w:r>
      </w:ins>
      <w:ins w:id="1371" w:author="tedo gogoladze" w:date="2020-01-05T01:38:00Z">
        <w:r w:rsidR="00723027">
          <w:rPr>
            <w:lang w:val="en-GB"/>
          </w:rPr>
          <w:t>the interesting relationships of Big 5 personality traits and metrics, that directly answers the first resear</w:t>
        </w:r>
      </w:ins>
      <w:ins w:id="1372" w:author="tedo gogoladze" w:date="2020-01-05T01:39:00Z">
        <w:r w:rsidR="00723027">
          <w:rPr>
            <w:lang w:val="en-GB"/>
          </w:rPr>
          <w:t>ch question.</w:t>
        </w:r>
      </w:ins>
      <w:ins w:id="1373" w:author="Mario Ezequiel Scott" w:date="2020-01-02T20:08:00Z">
        <w:del w:id="1374" w:author="tedo gogoladze" w:date="2020-01-05T01:39:00Z">
          <w:r w:rsidDel="00723027">
            <w:rPr>
              <w:lang w:val="en-GB"/>
            </w:rPr>
            <w:delText>[give a brief description of the steps conducted]</w:delText>
          </w:r>
        </w:del>
      </w:ins>
    </w:p>
    <w:p w14:paraId="669C6EE1" w14:textId="4A391E72" w:rsidR="00AE7C4E" w:rsidDel="00A73D86" w:rsidRDefault="00AE7C4E" w:rsidP="00A70BEE">
      <w:pPr>
        <w:rPr>
          <w:ins w:id="1375" w:author="Mario Ezequiel Scott" w:date="2020-01-02T18:25:00Z"/>
          <w:del w:id="1376" w:author="tedo gogoladze" w:date="2020-01-05T01:57:00Z"/>
          <w:lang w:val="en-GB"/>
        </w:rPr>
      </w:pPr>
      <w:ins w:id="1377" w:author="Mario Ezequiel Scott" w:date="2020-01-02T20:08:00Z">
        <w:r>
          <w:rPr>
            <w:lang w:val="en-GB"/>
          </w:rPr>
          <w:t xml:space="preserve">To answer RQ2, </w:t>
        </w:r>
      </w:ins>
      <w:ins w:id="1378" w:author="tedo gogoladze" w:date="2020-01-05T01:51:00Z">
        <w:r w:rsidR="00070B10">
          <w:rPr>
            <w:lang w:val="en-GB"/>
          </w:rPr>
          <w:t xml:space="preserve">the association of </w:t>
        </w:r>
      </w:ins>
      <w:ins w:id="1379" w:author="tedo gogoladze" w:date="2020-01-05T01:52:00Z">
        <w:r w:rsidR="00070B10">
          <w:rPr>
            <w:lang w:val="en-GB"/>
          </w:rPr>
          <w:t>FSLSM</w:t>
        </w:r>
      </w:ins>
      <w:ins w:id="1380" w:author="tedo gogoladze" w:date="2020-01-05T01:51:00Z">
        <w:r w:rsidR="00070B10">
          <w:rPr>
            <w:lang w:val="en-GB"/>
          </w:rPr>
          <w:t xml:space="preserve"> and software development metrics </w:t>
        </w:r>
      </w:ins>
      <w:ins w:id="1381" w:author="tedo gogoladze" w:date="2020-01-05T01:52:00Z">
        <w:r w:rsidR="00070B10">
          <w:rPr>
            <w:lang w:val="en-GB"/>
          </w:rPr>
          <w:t xml:space="preserve">from the work of </w:t>
        </w:r>
      </w:ins>
      <w:ins w:id="1382" w:author="tedo gogoladze" w:date="2020-01-06T14:55:00Z">
        <w:r w:rsidR="00D50DD0">
          <w:rPr>
            <w:lang w:val="en-GB"/>
          </w:rPr>
          <w:t>Scott et. al</w:t>
        </w:r>
      </w:ins>
      <w:ins w:id="1383" w:author="tedo gogoladze" w:date="2020-01-05T02:28:00Z">
        <w:r w:rsidR="00C878B5">
          <w:rPr>
            <w:lang w:val="en-GB"/>
          </w:rPr>
          <w:t xml:space="preserve"> [1]</w:t>
        </w:r>
      </w:ins>
      <w:ins w:id="1384" w:author="tedo gogoladze" w:date="2020-01-05T01:52:00Z">
        <w:r w:rsidR="00070B10">
          <w:rPr>
            <w:lang w:val="en-GB"/>
          </w:rPr>
          <w:t xml:space="preserve"> </w:t>
        </w:r>
      </w:ins>
      <w:ins w:id="1385" w:author="tedo gogoladze" w:date="2020-01-05T01:39:00Z">
        <w:r w:rsidR="00723027">
          <w:rPr>
            <w:lang w:val="en-GB"/>
          </w:rPr>
          <w:t xml:space="preserve">were </w:t>
        </w:r>
      </w:ins>
      <w:proofErr w:type="spellStart"/>
      <w:ins w:id="1386" w:author="tedo gogoladze" w:date="2020-01-05T01:51:00Z">
        <w:r w:rsidR="00070B10">
          <w:rPr>
            <w:lang w:val="en-GB"/>
          </w:rPr>
          <w:t>analyzed</w:t>
        </w:r>
      </w:ins>
      <w:proofErr w:type="spellEnd"/>
      <w:ins w:id="1387" w:author="tedo gogoladze" w:date="2020-01-05T01:52:00Z">
        <w:r w:rsidR="00070B10">
          <w:rPr>
            <w:lang w:val="en-GB"/>
          </w:rPr>
          <w:t xml:space="preserve"> and </w:t>
        </w:r>
      </w:ins>
      <w:ins w:id="1388" w:author="tedo gogoladze" w:date="2020-01-05T01:53:00Z">
        <w:r w:rsidR="00070B10">
          <w:rPr>
            <w:lang w:val="en-GB"/>
          </w:rPr>
          <w:t xml:space="preserve">transformed into association rules of Big 5 personality traits and software development metrics using the correlation of Big 5 and FSLSM researched by </w:t>
        </w:r>
      </w:ins>
      <w:proofErr w:type="spellStart"/>
      <w:ins w:id="1389" w:author="tedo gogoladze" w:date="2020-01-05T01:54:00Z">
        <w:r w:rsidR="00070B10">
          <w:rPr>
            <w:lang w:val="en-GB"/>
          </w:rPr>
          <w:t>Siddiquei</w:t>
        </w:r>
      </w:ins>
      <w:proofErr w:type="spellEnd"/>
      <w:ins w:id="1390" w:author="tedo gogoladze" w:date="2020-01-06T14:55:00Z">
        <w:r w:rsidR="00D50DD0">
          <w:rPr>
            <w:lang w:val="en-GB"/>
          </w:rPr>
          <w:t xml:space="preserve"> et. al </w:t>
        </w:r>
      </w:ins>
      <w:ins w:id="1391" w:author="tedo gogoladze" w:date="2020-01-05T02:28:00Z">
        <w:r w:rsidR="00C878B5">
          <w:rPr>
            <w:lang w:val="en-GB"/>
          </w:rPr>
          <w:t>[8]</w:t>
        </w:r>
      </w:ins>
      <w:ins w:id="1392" w:author="tedo gogoladze" w:date="2020-01-05T01:54:00Z">
        <w:r w:rsidR="00070B10">
          <w:rPr>
            <w:lang w:val="en-GB"/>
          </w:rPr>
          <w:t>.</w:t>
        </w:r>
      </w:ins>
      <w:ins w:id="1393" w:author="tedo gogoladze" w:date="2020-01-05T01:55:00Z">
        <w:r w:rsidR="00070B10">
          <w:rPr>
            <w:lang w:val="en-GB"/>
          </w:rPr>
          <w:t xml:space="preserve"> Finally, the reliability of the outcome association rules </w:t>
        </w:r>
        <w:proofErr w:type="gramStart"/>
        <w:r w:rsidR="00070B10">
          <w:rPr>
            <w:lang w:val="en-GB"/>
          </w:rPr>
          <w:t>are</w:t>
        </w:r>
        <w:proofErr w:type="gramEnd"/>
        <w:r w:rsidR="00070B10">
          <w:rPr>
            <w:lang w:val="en-GB"/>
          </w:rPr>
          <w:t xml:space="preserve"> checked following the s</w:t>
        </w:r>
      </w:ins>
      <w:ins w:id="1394" w:author="tedo gogoladze" w:date="2020-01-05T01:56:00Z">
        <w:r w:rsidR="00070B10">
          <w:rPr>
            <w:lang w:val="en-GB"/>
          </w:rPr>
          <w:t>ame</w:t>
        </w:r>
      </w:ins>
      <w:ins w:id="1395" w:author="tedo gogoladze" w:date="2020-01-05T01:55:00Z">
        <w:r w:rsidR="00070B10">
          <w:rPr>
            <w:lang w:val="en-GB"/>
          </w:rPr>
          <w:t xml:space="preserve"> </w:t>
        </w:r>
      </w:ins>
      <w:ins w:id="1396" w:author="tedo gogoladze" w:date="2020-01-05T01:56:00Z">
        <w:r w:rsidR="00070B10">
          <w:rPr>
            <w:lang w:val="en-GB"/>
          </w:rPr>
          <w:t>methodology that was conducted for answering RQ1.</w:t>
        </w:r>
      </w:ins>
      <w:ins w:id="1397" w:author="Mario Ezequiel Scott" w:date="2020-01-02T20:08:00Z">
        <w:del w:id="1398" w:author="tedo gogoladze" w:date="2020-01-05T01:56:00Z">
          <w:r w:rsidDel="00070B10">
            <w:rPr>
              <w:lang w:val="en-GB"/>
            </w:rPr>
            <w:delText>[brief description]</w:delText>
          </w:r>
        </w:del>
      </w:ins>
    </w:p>
    <w:p w14:paraId="49F509D1" w14:textId="7D0C9B4E" w:rsidR="00814C87" w:rsidDel="00A73D86" w:rsidRDefault="00814C87" w:rsidP="00A73D86">
      <w:pPr>
        <w:rPr>
          <w:ins w:id="1399" w:author="Mario Ezequiel Scott" w:date="2020-01-02T18:25:00Z"/>
          <w:del w:id="1400" w:author="tedo gogoladze" w:date="2020-01-05T01:57:00Z"/>
          <w:lang w:val="en-GB"/>
        </w:rPr>
        <w:pPrChange w:id="1401" w:author="tedo gogoladze" w:date="2020-01-05T01:57:00Z">
          <w:pPr/>
        </w:pPrChange>
      </w:pPr>
      <w:ins w:id="1402" w:author="Mario Ezequiel Scott" w:date="2020-01-02T18:25:00Z">
        <w:del w:id="1403" w:author="tedo gogoladze" w:date="2020-01-05T01:57:00Z">
          <w:r w:rsidDel="00A73D86">
            <w:rPr>
              <w:lang w:val="en-GB"/>
            </w:rPr>
            <w:delText>[This section must be re-structured as follows:</w:delText>
          </w:r>
        </w:del>
      </w:ins>
    </w:p>
    <w:p w14:paraId="12E8D155" w14:textId="3C694717" w:rsidR="00814C87" w:rsidRPr="00814C87" w:rsidDel="00A73D86" w:rsidRDefault="00814C87" w:rsidP="00A73D86">
      <w:pPr>
        <w:rPr>
          <w:ins w:id="1404" w:author="Mario Ezequiel Scott" w:date="2020-01-02T18:26:00Z"/>
          <w:del w:id="1405" w:author="tedo gogoladze" w:date="2020-01-05T01:57:00Z"/>
          <w:lang w:val="en-GB"/>
        </w:rPr>
        <w:pPrChange w:id="1406" w:author="tedo gogoladze" w:date="2020-01-05T01:57:00Z">
          <w:pPr/>
        </w:pPrChange>
      </w:pPr>
      <w:ins w:id="1407" w:author="Mario Ezequiel Scott" w:date="2020-01-02T18:26:00Z">
        <w:del w:id="1408" w:author="tedo gogoladze" w:date="2020-01-05T01:57:00Z">
          <w:r w:rsidRPr="00814C87" w:rsidDel="00A73D86">
            <w:rPr>
              <w:lang w:val="en-GB"/>
            </w:rPr>
            <w:delText>Technical environment</w:delText>
          </w:r>
        </w:del>
      </w:ins>
    </w:p>
    <w:p w14:paraId="109AC761" w14:textId="7DC8BA68" w:rsidR="00814C87" w:rsidRPr="00814C87" w:rsidDel="00A73D86" w:rsidRDefault="00814C87" w:rsidP="00A73D86">
      <w:pPr>
        <w:rPr>
          <w:ins w:id="1409" w:author="Mario Ezequiel Scott" w:date="2020-01-02T18:26:00Z"/>
          <w:del w:id="1410" w:author="tedo gogoladze" w:date="2020-01-05T01:57:00Z"/>
          <w:lang w:val="en-GB"/>
        </w:rPr>
        <w:pPrChange w:id="1411" w:author="tedo gogoladze" w:date="2020-01-05T01:57:00Z">
          <w:pPr/>
        </w:pPrChange>
      </w:pPr>
      <w:ins w:id="1412" w:author="Mario Ezequiel Scott" w:date="2020-01-02T18:26:00Z">
        <w:del w:id="1413" w:author="tedo gogoladze" w:date="2020-01-05T01:57:00Z">
          <w:r w:rsidRPr="00814C87" w:rsidDel="00A73D86">
            <w:rPr>
              <w:lang w:val="en-GB"/>
            </w:rPr>
            <w:delText>Datasets</w:delText>
          </w:r>
        </w:del>
      </w:ins>
    </w:p>
    <w:p w14:paraId="1A0002E1" w14:textId="6E9B8953" w:rsidR="00814C87" w:rsidRPr="00814C87" w:rsidDel="00A73D86" w:rsidRDefault="00814C87" w:rsidP="00A73D86">
      <w:pPr>
        <w:rPr>
          <w:ins w:id="1414" w:author="Mario Ezequiel Scott" w:date="2020-01-02T18:26:00Z"/>
          <w:del w:id="1415" w:author="tedo gogoladze" w:date="2020-01-05T01:57:00Z"/>
          <w:lang w:val="en-GB"/>
        </w:rPr>
        <w:pPrChange w:id="1416" w:author="tedo gogoladze" w:date="2020-01-05T01:57:00Z">
          <w:pPr/>
        </w:pPrChange>
      </w:pPr>
      <w:ins w:id="1417" w:author="Mario Ezequiel Scott" w:date="2020-01-02T18:26:00Z">
        <w:del w:id="1418" w:author="tedo gogoladze" w:date="2020-01-05T01:57:00Z">
          <w:r w:rsidRPr="00814C87" w:rsidDel="00A73D86">
            <w:rPr>
              <w:lang w:val="en-GB"/>
            </w:rPr>
            <w:delText>Variables under study</w:delText>
          </w:r>
        </w:del>
      </w:ins>
    </w:p>
    <w:p w14:paraId="3259A6BC" w14:textId="1D165790" w:rsidR="00814C87" w:rsidDel="00A73D86" w:rsidRDefault="00814C87" w:rsidP="00A73D86">
      <w:pPr>
        <w:rPr>
          <w:ins w:id="1419" w:author="Mario Ezequiel Scott" w:date="2020-01-02T18:40:00Z"/>
          <w:del w:id="1420" w:author="tedo gogoladze" w:date="2020-01-05T01:57:00Z"/>
          <w:lang w:val="en-GB"/>
        </w:rPr>
        <w:pPrChange w:id="1421" w:author="tedo gogoladze" w:date="2020-01-05T01:57:00Z">
          <w:pPr>
            <w:pStyle w:val="ListParagraph"/>
            <w:numPr>
              <w:ilvl w:val="1"/>
              <w:numId w:val="85"/>
            </w:numPr>
            <w:ind w:left="1440" w:hanging="360"/>
          </w:pPr>
        </w:pPrChange>
      </w:pPr>
      <w:ins w:id="1422" w:author="Mario Ezequiel Scott" w:date="2020-01-02T18:26:00Z">
        <w:del w:id="1423" w:author="tedo gogoladze" w:date="2020-01-05T01:57:00Z">
          <w:r w:rsidRPr="00814C87" w:rsidDel="00A73D86">
            <w:rPr>
              <w:lang w:val="en-GB"/>
            </w:rPr>
            <w:delText>Developers’ metrics</w:delText>
          </w:r>
        </w:del>
      </w:ins>
    </w:p>
    <w:p w14:paraId="7B306E85" w14:textId="4F3B1F86" w:rsidR="00A276C8" w:rsidDel="00A73D86" w:rsidRDefault="00A276C8" w:rsidP="00A73D86">
      <w:pPr>
        <w:rPr>
          <w:ins w:id="1424" w:author="Mario Ezequiel Scott" w:date="2020-01-02T18:40:00Z"/>
          <w:del w:id="1425" w:author="tedo gogoladze" w:date="2020-01-05T01:57:00Z"/>
          <w:lang w:val="en-GB"/>
        </w:rPr>
        <w:pPrChange w:id="1426" w:author="tedo gogoladze" w:date="2020-01-05T01:57:00Z">
          <w:pPr>
            <w:pStyle w:val="ListParagraph"/>
            <w:numPr>
              <w:ilvl w:val="2"/>
              <w:numId w:val="85"/>
            </w:numPr>
            <w:ind w:left="2160" w:hanging="360"/>
          </w:pPr>
        </w:pPrChange>
      </w:pPr>
      <w:ins w:id="1427" w:author="Mario Ezequiel Scott" w:date="2020-01-02T18:40:00Z">
        <w:del w:id="1428" w:author="tedo gogoladze" w:date="2020-01-05T01:57:00Z">
          <w:r w:rsidDel="00A73D86">
            <w:rPr>
              <w:lang w:val="en-GB"/>
            </w:rPr>
            <w:delText>Actual development time</w:delText>
          </w:r>
        </w:del>
      </w:ins>
    </w:p>
    <w:p w14:paraId="0C0CEA37" w14:textId="54D95713" w:rsidR="00A276C8" w:rsidDel="00A73D86" w:rsidRDefault="00A276C8" w:rsidP="00A73D86">
      <w:pPr>
        <w:rPr>
          <w:ins w:id="1429" w:author="Mario Ezequiel Scott" w:date="2020-01-02T18:40:00Z"/>
          <w:del w:id="1430" w:author="tedo gogoladze" w:date="2020-01-05T01:57:00Z"/>
          <w:lang w:val="en-GB"/>
        </w:rPr>
        <w:pPrChange w:id="1431" w:author="tedo gogoladze" w:date="2020-01-05T01:57:00Z">
          <w:pPr>
            <w:pStyle w:val="ListParagraph"/>
            <w:numPr>
              <w:ilvl w:val="2"/>
              <w:numId w:val="85"/>
            </w:numPr>
            <w:ind w:left="2160" w:hanging="360"/>
          </w:pPr>
        </w:pPrChange>
      </w:pPr>
      <w:ins w:id="1432" w:author="Mario Ezequiel Scott" w:date="2020-01-02T18:40:00Z">
        <w:del w:id="1433" w:author="tedo gogoladze" w:date="2020-01-05T01:57:00Z">
          <w:r w:rsidDel="00A73D86">
            <w:rPr>
              <w:lang w:val="en-GB"/>
            </w:rPr>
            <w:delText>Prioritization</w:delText>
          </w:r>
        </w:del>
      </w:ins>
    </w:p>
    <w:p w14:paraId="66820A3B" w14:textId="4345AB62" w:rsidR="00A276C8" w:rsidDel="00A73D86" w:rsidRDefault="00A276C8" w:rsidP="00A73D86">
      <w:pPr>
        <w:rPr>
          <w:ins w:id="1434" w:author="Mario Ezequiel Scott" w:date="2020-01-02T18:40:00Z"/>
          <w:del w:id="1435" w:author="tedo gogoladze" w:date="2020-01-05T01:57:00Z"/>
          <w:lang w:val="en-GB"/>
        </w:rPr>
        <w:pPrChange w:id="1436" w:author="tedo gogoladze" w:date="2020-01-05T01:57:00Z">
          <w:pPr>
            <w:pStyle w:val="ListParagraph"/>
            <w:numPr>
              <w:ilvl w:val="2"/>
              <w:numId w:val="85"/>
            </w:numPr>
            <w:ind w:left="2160" w:hanging="360"/>
          </w:pPr>
        </w:pPrChange>
      </w:pPr>
      <w:ins w:id="1437" w:author="Mario Ezequiel Scott" w:date="2020-01-02T18:40:00Z">
        <w:del w:id="1438" w:author="tedo gogoladze" w:date="2020-01-05T01:57:00Z">
          <w:r w:rsidDel="00A73D86">
            <w:rPr>
              <w:lang w:val="en-GB"/>
            </w:rPr>
            <w:delText>Effort estimates</w:delText>
          </w:r>
        </w:del>
      </w:ins>
    </w:p>
    <w:p w14:paraId="0D867B2F" w14:textId="5F36166E" w:rsidR="00A276C8" w:rsidRPr="00A276C8" w:rsidDel="00A73D86" w:rsidRDefault="00A276C8" w:rsidP="00A73D86">
      <w:pPr>
        <w:rPr>
          <w:ins w:id="1439" w:author="Mario Ezequiel Scott" w:date="2020-01-02T18:26:00Z"/>
          <w:del w:id="1440" w:author="tedo gogoladze" w:date="2020-01-05T01:57:00Z"/>
          <w:lang w:val="en-GB"/>
        </w:rPr>
        <w:pPrChange w:id="1441" w:author="tedo gogoladze" w:date="2020-01-05T01:57:00Z">
          <w:pPr/>
        </w:pPrChange>
      </w:pPr>
      <w:ins w:id="1442" w:author="Mario Ezequiel Scott" w:date="2020-01-02T18:40:00Z">
        <w:del w:id="1443" w:author="tedo gogoladze" w:date="2020-01-05T01:57:00Z">
          <w:r w:rsidDel="00A73D86">
            <w:rPr>
              <w:lang w:val="en-GB"/>
            </w:rPr>
            <w:delText>Task status</w:delText>
          </w:r>
        </w:del>
      </w:ins>
    </w:p>
    <w:p w14:paraId="72E6ADE4" w14:textId="41361CD7" w:rsidR="00814C87" w:rsidRPr="00814C87" w:rsidDel="00A73D86" w:rsidRDefault="00814C87" w:rsidP="00A73D86">
      <w:pPr>
        <w:rPr>
          <w:ins w:id="1444" w:author="Mario Ezequiel Scott" w:date="2020-01-02T18:26:00Z"/>
          <w:del w:id="1445" w:author="tedo gogoladze" w:date="2020-01-05T01:57:00Z"/>
          <w:lang w:val="en-GB"/>
        </w:rPr>
        <w:pPrChange w:id="1446" w:author="tedo gogoladze" w:date="2020-01-05T01:57:00Z">
          <w:pPr/>
        </w:pPrChange>
      </w:pPr>
      <w:ins w:id="1447" w:author="Mario Ezequiel Scott" w:date="2020-01-02T18:26:00Z">
        <w:del w:id="1448" w:author="tedo gogoladze" w:date="2020-01-05T01:57:00Z">
          <w:r w:rsidRPr="00814C87" w:rsidDel="00A73D86">
            <w:rPr>
              <w:lang w:val="en-GB"/>
            </w:rPr>
            <w:delText>Developers’ personality traits</w:delText>
          </w:r>
        </w:del>
      </w:ins>
    </w:p>
    <w:p w14:paraId="4031E2D7" w14:textId="69FE351F" w:rsidR="00814C87" w:rsidDel="00A73D86" w:rsidRDefault="00814C87" w:rsidP="00A73D86">
      <w:pPr>
        <w:rPr>
          <w:ins w:id="1449" w:author="Mario Ezequiel Scott" w:date="2020-01-02T18:28:00Z"/>
          <w:del w:id="1450" w:author="tedo gogoladze" w:date="2020-01-05T01:57:00Z"/>
          <w:lang w:val="en-GB"/>
        </w:rPr>
        <w:pPrChange w:id="1451" w:author="tedo gogoladze" w:date="2020-01-05T01:57:00Z">
          <w:pPr>
            <w:pStyle w:val="ListParagraph"/>
            <w:numPr>
              <w:numId w:val="85"/>
            </w:numPr>
            <w:ind w:hanging="360"/>
          </w:pPr>
        </w:pPrChange>
      </w:pPr>
      <w:ins w:id="1452" w:author="Mario Ezequiel Scott" w:date="2020-01-02T18:27:00Z">
        <w:del w:id="1453" w:author="tedo gogoladze" w:date="2020-01-05T01:57:00Z">
          <w:r w:rsidRPr="00814C87" w:rsidDel="00A73D86">
            <w:rPr>
              <w:lang w:val="en-GB"/>
            </w:rPr>
            <w:delText>Data cleaning and pre-processing</w:delText>
          </w:r>
        </w:del>
      </w:ins>
      <w:ins w:id="1454" w:author="Mario Ezequiel Scott" w:date="2020-01-02T18:39:00Z">
        <w:del w:id="1455" w:author="tedo gogoladze" w:date="2020-01-05T01:57:00Z">
          <w:r w:rsidR="00A276C8" w:rsidDel="00A73D86">
            <w:rPr>
              <w:lang w:val="en-GB"/>
            </w:rPr>
            <w:delText xml:space="preserve"> steps</w:delText>
          </w:r>
        </w:del>
      </w:ins>
    </w:p>
    <w:p w14:paraId="4D607440" w14:textId="58F11335" w:rsidR="00814C87" w:rsidDel="00A73D86" w:rsidRDefault="00320E13" w:rsidP="00A73D86">
      <w:pPr>
        <w:rPr>
          <w:ins w:id="1456" w:author="Mario Ezequiel Scott" w:date="2020-01-02T18:38:00Z"/>
          <w:del w:id="1457" w:author="tedo gogoladze" w:date="2020-01-05T01:57:00Z"/>
          <w:lang w:val="en-GB"/>
        </w:rPr>
        <w:pPrChange w:id="1458" w:author="tedo gogoladze" w:date="2020-01-05T01:57:00Z">
          <w:pPr>
            <w:pStyle w:val="ListParagraph"/>
            <w:numPr>
              <w:ilvl w:val="1"/>
              <w:numId w:val="85"/>
            </w:numPr>
            <w:ind w:left="1440" w:hanging="360"/>
          </w:pPr>
        </w:pPrChange>
      </w:pPr>
      <w:ins w:id="1459" w:author="Mario Ezequiel Scott" w:date="2020-01-02T18:38:00Z">
        <w:del w:id="1460" w:author="tedo gogoladze" w:date="2020-01-05T01:57:00Z">
          <w:r w:rsidDel="00A73D86">
            <w:rPr>
              <w:lang w:val="en-GB"/>
            </w:rPr>
            <w:delText>Text</w:delText>
          </w:r>
          <w:r w:rsidR="00BE503A" w:rsidDel="00A73D86">
            <w:rPr>
              <w:lang w:val="en-GB"/>
            </w:rPr>
            <w:delText xml:space="preserve"> cleaning and pre-processing</w:delText>
          </w:r>
        </w:del>
      </w:ins>
    </w:p>
    <w:p w14:paraId="60CFF928" w14:textId="049C1991" w:rsidR="00BE503A" w:rsidDel="00A73D86" w:rsidRDefault="00A276C8" w:rsidP="00A73D86">
      <w:pPr>
        <w:rPr>
          <w:ins w:id="1461" w:author="Mario Ezequiel Scott" w:date="2020-01-02T18:40:00Z"/>
          <w:del w:id="1462" w:author="tedo gogoladze" w:date="2020-01-05T01:57:00Z"/>
          <w:lang w:val="en-GB"/>
        </w:rPr>
        <w:pPrChange w:id="1463" w:author="tedo gogoladze" w:date="2020-01-05T01:57:00Z">
          <w:pPr>
            <w:pStyle w:val="ListParagraph"/>
            <w:numPr>
              <w:ilvl w:val="1"/>
              <w:numId w:val="85"/>
            </w:numPr>
            <w:ind w:left="1440" w:hanging="360"/>
          </w:pPr>
        </w:pPrChange>
      </w:pPr>
      <w:ins w:id="1464" w:author="Mario Ezequiel Scott" w:date="2020-01-02T18:39:00Z">
        <w:del w:id="1465" w:author="tedo gogoladze" w:date="2020-01-05T01:57:00Z">
          <w:r w:rsidDel="00A73D86">
            <w:rPr>
              <w:lang w:val="en-GB"/>
            </w:rPr>
            <w:delText>Developers’ metrics</w:delText>
          </w:r>
        </w:del>
      </w:ins>
    </w:p>
    <w:p w14:paraId="331B5922" w14:textId="1890EDF6" w:rsidR="00A276C8" w:rsidDel="00A73D86" w:rsidRDefault="00A276C8" w:rsidP="00A73D86">
      <w:pPr>
        <w:rPr>
          <w:ins w:id="1466" w:author="Mario Ezequiel Scott" w:date="2020-01-02T18:40:00Z"/>
          <w:del w:id="1467" w:author="tedo gogoladze" w:date="2020-01-05T01:57:00Z"/>
          <w:lang w:val="en-GB"/>
        </w:rPr>
        <w:pPrChange w:id="1468" w:author="tedo gogoladze" w:date="2020-01-05T01:57:00Z">
          <w:pPr>
            <w:pStyle w:val="ListParagraph"/>
            <w:numPr>
              <w:ilvl w:val="2"/>
              <w:numId w:val="85"/>
            </w:numPr>
            <w:ind w:left="2160" w:hanging="360"/>
          </w:pPr>
        </w:pPrChange>
      </w:pPr>
      <w:ins w:id="1469" w:author="Mario Ezequiel Scott" w:date="2020-01-02T18:40:00Z">
        <w:del w:id="1470" w:author="tedo gogoladze" w:date="2020-01-05T01:57:00Z">
          <w:r w:rsidDel="00A73D86">
            <w:rPr>
              <w:lang w:val="en-GB"/>
            </w:rPr>
            <w:delText>Actual development time</w:delText>
          </w:r>
        </w:del>
      </w:ins>
    </w:p>
    <w:p w14:paraId="19EC566E" w14:textId="751200F6" w:rsidR="00A276C8" w:rsidDel="00A73D86" w:rsidRDefault="00A276C8" w:rsidP="00A73D86">
      <w:pPr>
        <w:rPr>
          <w:ins w:id="1471" w:author="Mario Ezequiel Scott" w:date="2020-01-02T18:40:00Z"/>
          <w:del w:id="1472" w:author="tedo gogoladze" w:date="2020-01-05T01:57:00Z"/>
          <w:lang w:val="en-GB"/>
        </w:rPr>
        <w:pPrChange w:id="1473" w:author="tedo gogoladze" w:date="2020-01-05T01:57:00Z">
          <w:pPr>
            <w:pStyle w:val="ListParagraph"/>
            <w:numPr>
              <w:ilvl w:val="2"/>
              <w:numId w:val="85"/>
            </w:numPr>
            <w:ind w:left="2160" w:hanging="360"/>
          </w:pPr>
        </w:pPrChange>
      </w:pPr>
      <w:ins w:id="1474" w:author="Mario Ezequiel Scott" w:date="2020-01-02T18:40:00Z">
        <w:del w:id="1475" w:author="tedo gogoladze" w:date="2020-01-05T01:57:00Z">
          <w:r w:rsidDel="00A73D86">
            <w:rPr>
              <w:lang w:val="en-GB"/>
            </w:rPr>
            <w:delText>Prioritization</w:delText>
          </w:r>
        </w:del>
      </w:ins>
    </w:p>
    <w:p w14:paraId="65E40D13" w14:textId="19832C87" w:rsidR="00A276C8" w:rsidDel="00A73D86" w:rsidRDefault="00A276C8" w:rsidP="00A73D86">
      <w:pPr>
        <w:rPr>
          <w:ins w:id="1476" w:author="Mario Ezequiel Scott" w:date="2020-01-02T18:40:00Z"/>
          <w:del w:id="1477" w:author="tedo gogoladze" w:date="2020-01-05T01:57:00Z"/>
          <w:lang w:val="en-GB"/>
        </w:rPr>
        <w:pPrChange w:id="1478" w:author="tedo gogoladze" w:date="2020-01-05T01:57:00Z">
          <w:pPr>
            <w:pStyle w:val="ListParagraph"/>
            <w:numPr>
              <w:ilvl w:val="2"/>
              <w:numId w:val="85"/>
            </w:numPr>
            <w:ind w:left="2160" w:hanging="360"/>
          </w:pPr>
        </w:pPrChange>
      </w:pPr>
      <w:ins w:id="1479" w:author="Mario Ezequiel Scott" w:date="2020-01-02T18:40:00Z">
        <w:del w:id="1480" w:author="tedo gogoladze" w:date="2020-01-05T01:57:00Z">
          <w:r w:rsidDel="00A73D86">
            <w:rPr>
              <w:lang w:val="en-GB"/>
            </w:rPr>
            <w:delText>Effort estimates</w:delText>
          </w:r>
        </w:del>
      </w:ins>
    </w:p>
    <w:p w14:paraId="548D8304" w14:textId="0FBC0146" w:rsidR="00A276C8" w:rsidDel="00A73D86" w:rsidRDefault="00A276C8" w:rsidP="00A73D86">
      <w:pPr>
        <w:rPr>
          <w:ins w:id="1481" w:author="Mario Ezequiel Scott" w:date="2020-01-02T18:39:00Z"/>
          <w:del w:id="1482" w:author="tedo gogoladze" w:date="2020-01-05T01:57:00Z"/>
          <w:lang w:val="en-GB"/>
        </w:rPr>
        <w:pPrChange w:id="1483" w:author="tedo gogoladze" w:date="2020-01-05T01:57:00Z">
          <w:pPr>
            <w:pStyle w:val="ListParagraph"/>
            <w:numPr>
              <w:ilvl w:val="1"/>
              <w:numId w:val="85"/>
            </w:numPr>
            <w:ind w:left="1440" w:hanging="360"/>
          </w:pPr>
        </w:pPrChange>
      </w:pPr>
      <w:ins w:id="1484" w:author="Mario Ezequiel Scott" w:date="2020-01-02T18:40:00Z">
        <w:del w:id="1485" w:author="tedo gogoladze" w:date="2020-01-05T01:57:00Z">
          <w:r w:rsidDel="00A73D86">
            <w:rPr>
              <w:lang w:val="en-GB"/>
            </w:rPr>
            <w:delText>Task status</w:delText>
          </w:r>
        </w:del>
      </w:ins>
    </w:p>
    <w:p w14:paraId="2EB04CDF" w14:textId="48FEFB7F" w:rsidR="00A276C8" w:rsidDel="00A73D86" w:rsidRDefault="00A276C8" w:rsidP="00A73D86">
      <w:pPr>
        <w:rPr>
          <w:ins w:id="1486" w:author="Mario Ezequiel Scott" w:date="2020-01-02T18:40:00Z"/>
          <w:del w:id="1487" w:author="tedo gogoladze" w:date="2020-01-05T01:57:00Z"/>
          <w:lang w:val="en-GB"/>
        </w:rPr>
        <w:pPrChange w:id="1488" w:author="tedo gogoladze" w:date="2020-01-05T01:57:00Z">
          <w:pPr>
            <w:pStyle w:val="ListParagraph"/>
            <w:numPr>
              <w:ilvl w:val="1"/>
              <w:numId w:val="85"/>
            </w:numPr>
            <w:ind w:left="1440" w:hanging="360"/>
          </w:pPr>
        </w:pPrChange>
      </w:pPr>
      <w:ins w:id="1489" w:author="Mario Ezequiel Scott" w:date="2020-01-02T18:39:00Z">
        <w:del w:id="1490" w:author="tedo gogoladze" w:date="2020-01-05T01:57:00Z">
          <w:r w:rsidRPr="00CF11F0" w:rsidDel="00A73D86">
            <w:rPr>
              <w:lang w:val="en-GB"/>
            </w:rPr>
            <w:delText>Developers’ personality traits</w:delText>
          </w:r>
        </w:del>
      </w:ins>
    </w:p>
    <w:p w14:paraId="7FDC30F8" w14:textId="0807DD77" w:rsidR="00A276C8" w:rsidDel="00A73D86" w:rsidRDefault="00A12211" w:rsidP="00A73D86">
      <w:pPr>
        <w:rPr>
          <w:ins w:id="1491" w:author="Mario Ezequiel Scott" w:date="2020-01-02T20:05:00Z"/>
          <w:del w:id="1492" w:author="tedo gogoladze" w:date="2020-01-05T01:57:00Z"/>
          <w:lang w:val="en-GB"/>
        </w:rPr>
        <w:pPrChange w:id="1493" w:author="tedo gogoladze" w:date="2020-01-05T01:57:00Z">
          <w:pPr>
            <w:pStyle w:val="ListParagraph"/>
            <w:numPr>
              <w:numId w:val="85"/>
            </w:numPr>
            <w:ind w:hanging="360"/>
          </w:pPr>
        </w:pPrChange>
      </w:pPr>
      <w:ins w:id="1494" w:author="Mario Ezequiel Scott" w:date="2020-01-02T20:05:00Z">
        <w:del w:id="1495" w:author="tedo gogoladze" w:date="2020-01-05T01:57:00Z">
          <w:r w:rsidDel="00A73D86">
            <w:rPr>
              <w:lang w:val="en-GB"/>
            </w:rPr>
            <w:delText>Association rule mining</w:delText>
          </w:r>
        </w:del>
      </w:ins>
    </w:p>
    <w:p w14:paraId="7A8BEA3A" w14:textId="7FDE3ABA" w:rsidR="00AE7C4E" w:rsidRPr="00AE7C4E" w:rsidDel="00A73D86" w:rsidRDefault="00AE7C4E" w:rsidP="00A73D86">
      <w:pPr>
        <w:rPr>
          <w:ins w:id="1496" w:author="Mario Ezequiel Scott" w:date="2020-01-02T18:27:00Z"/>
          <w:del w:id="1497" w:author="tedo gogoladze" w:date="2020-01-05T01:57:00Z"/>
          <w:lang w:val="en-GB"/>
        </w:rPr>
        <w:pPrChange w:id="1498" w:author="tedo gogoladze" w:date="2020-01-05T01:57:00Z">
          <w:pPr/>
        </w:pPrChange>
      </w:pPr>
      <w:ins w:id="1499" w:author="Mario Ezequiel Scott" w:date="2020-01-02T20:06:00Z">
        <w:del w:id="1500" w:author="tedo gogoladze" w:date="2020-01-05T01:57:00Z">
          <w:r w:rsidDel="00A73D86">
            <w:rPr>
              <w:lang w:val="en-GB"/>
            </w:rPr>
            <w:delText>]</w:delText>
          </w:r>
        </w:del>
      </w:ins>
    </w:p>
    <w:p w14:paraId="513A3173" w14:textId="384FB619" w:rsidR="00814C87" w:rsidRDefault="00814C87" w:rsidP="00A70BEE">
      <w:pPr>
        <w:rPr>
          <w:ins w:id="1501" w:author="Mario Ezequiel Scott" w:date="2020-01-02T17:01:00Z"/>
          <w:lang w:val="en-GB"/>
        </w:rPr>
      </w:pPr>
    </w:p>
    <w:p w14:paraId="68976B8A" w14:textId="77777777" w:rsidR="00B21212" w:rsidRPr="00B6382D" w:rsidRDefault="00B21212">
      <w:pPr>
        <w:pPrChange w:id="1502" w:author="Mario Ezequiel Scott" w:date="2019-12-28T09:30:00Z">
          <w:pPr>
            <w:pStyle w:val="Heading1"/>
          </w:pPr>
        </w:pPrChange>
      </w:pPr>
    </w:p>
    <w:p w14:paraId="3A654347" w14:textId="7A0EAD8F" w:rsidR="001433BB" w:rsidRPr="004A4B49" w:rsidRDefault="008544CA" w:rsidP="00EC46EC">
      <w:pPr>
        <w:pStyle w:val="Heading2"/>
      </w:pPr>
      <w:bookmarkStart w:id="1503" w:name="_Toc29215282"/>
      <w:r w:rsidRPr="004A4B49">
        <w:t>Technical e</w:t>
      </w:r>
      <w:r w:rsidR="001433BB" w:rsidRPr="008A1EBF">
        <w:t>nvironment</w:t>
      </w:r>
      <w:bookmarkEnd w:id="1503"/>
    </w:p>
    <w:p w14:paraId="05690D9C" w14:textId="21E876D0" w:rsidR="001433BB" w:rsidRPr="004A4B49" w:rsidDel="0010447A" w:rsidRDefault="001433BB" w:rsidP="0010447A">
      <w:pPr>
        <w:rPr>
          <w:del w:id="1504" w:author="Mario Ezequiel Scott" w:date="2019-12-28T09:37:00Z"/>
          <w:rFonts w:cstheme="minorHAnsi"/>
          <w:lang w:val="en-GB"/>
          <w:rPrChange w:id="1505" w:author="Mario Ezequiel Scott" w:date="2019-12-29T19:14:00Z">
            <w:rPr>
              <w:del w:id="1506" w:author="Mario Ezequiel Scott" w:date="2019-12-28T09:37:00Z"/>
              <w:rFonts w:cstheme="minorHAnsi"/>
            </w:rPr>
          </w:rPrChange>
        </w:rPr>
      </w:pPr>
      <w:r w:rsidRPr="004A4B49">
        <w:rPr>
          <w:rFonts w:cstheme="minorHAnsi"/>
          <w:lang w:val="en-GB"/>
          <w:rPrChange w:id="1507" w:author="Mario Ezequiel Scott" w:date="2019-12-29T19:14:00Z">
            <w:rPr>
              <w:rFonts w:cstheme="minorHAnsi"/>
            </w:rPr>
          </w:rPrChange>
        </w:rPr>
        <w:t>Majority of the research analysis</w:t>
      </w:r>
      <w:ins w:id="1508" w:author="Mario Ezequiel Scott" w:date="2019-12-28T09:34:00Z">
        <w:r w:rsidR="0010447A" w:rsidRPr="004A4B49">
          <w:rPr>
            <w:rFonts w:cstheme="minorHAnsi"/>
            <w:lang w:val="en-GB"/>
            <w:rPrChange w:id="1509" w:author="Mario Ezequiel Scott" w:date="2019-12-29T19:14:00Z">
              <w:rPr>
                <w:rFonts w:cstheme="minorHAnsi"/>
              </w:rPr>
            </w:rPrChange>
          </w:rPr>
          <w:t xml:space="preserve"> was</w:t>
        </w:r>
      </w:ins>
      <w:del w:id="1510" w:author="Mario Ezequiel Scott" w:date="2019-12-28T09:34:00Z">
        <w:r w:rsidRPr="004A4B49" w:rsidDel="0010447A">
          <w:rPr>
            <w:rFonts w:cstheme="minorHAnsi"/>
            <w:lang w:val="en-GB"/>
            <w:rPrChange w:id="1511" w:author="Mario Ezequiel Scott" w:date="2019-12-29T19:14:00Z">
              <w:rPr>
                <w:rFonts w:cstheme="minorHAnsi"/>
              </w:rPr>
            </w:rPrChange>
          </w:rPr>
          <w:delText xml:space="preserve"> is</w:delText>
        </w:r>
      </w:del>
      <w:r w:rsidRPr="004A4B49">
        <w:rPr>
          <w:rFonts w:cstheme="minorHAnsi"/>
          <w:lang w:val="en-GB"/>
          <w:rPrChange w:id="1512" w:author="Mario Ezequiel Scott" w:date="2019-12-29T19:14:00Z">
            <w:rPr>
              <w:rFonts w:cstheme="minorHAnsi"/>
            </w:rPr>
          </w:rPrChange>
        </w:rPr>
        <w:t xml:space="preserve"> done </w:t>
      </w:r>
      <w:del w:id="1513" w:author="Mario Ezequiel Scott" w:date="2019-12-28T09:34:00Z">
        <w:r w:rsidRPr="004A4B49" w:rsidDel="0010447A">
          <w:rPr>
            <w:rFonts w:cstheme="minorHAnsi"/>
            <w:lang w:val="en-GB"/>
            <w:rPrChange w:id="1514" w:author="Mario Ezequiel Scott" w:date="2019-12-29T19:14:00Z">
              <w:rPr>
                <w:rFonts w:cstheme="minorHAnsi"/>
              </w:rPr>
            </w:rPrChange>
          </w:rPr>
          <w:delText xml:space="preserve">in a local version of </w:delText>
        </w:r>
      </w:del>
      <w:ins w:id="1515" w:author="Mario Ezequiel Scott" w:date="2019-12-28T09:35:00Z">
        <w:r w:rsidR="0010447A" w:rsidRPr="004A4B49">
          <w:rPr>
            <w:rFonts w:cstheme="minorHAnsi"/>
            <w:lang w:val="en-GB"/>
            <w:rPrChange w:id="1516" w:author="Mario Ezequiel Scott" w:date="2019-12-29T19:14:00Z">
              <w:rPr>
                <w:rFonts w:cstheme="minorHAnsi"/>
              </w:rPr>
            </w:rPrChange>
          </w:rPr>
          <w:t>on</w:t>
        </w:r>
      </w:ins>
      <w:ins w:id="1517" w:author="Mario Ezequiel Scott" w:date="2019-12-28T09:34:00Z">
        <w:r w:rsidR="0010447A" w:rsidRPr="004A4B49">
          <w:rPr>
            <w:rFonts w:cstheme="minorHAnsi"/>
            <w:lang w:val="en-GB"/>
            <w:rPrChange w:id="1518" w:author="Mario Ezequiel Scott" w:date="2019-12-29T19:14:00Z">
              <w:rPr>
                <w:rFonts w:cstheme="minorHAnsi"/>
              </w:rPr>
            </w:rPrChange>
          </w:rPr>
          <w:t xml:space="preserve"> </w:t>
        </w:r>
      </w:ins>
      <w:del w:id="1519" w:author="Mario Ezequiel Scott" w:date="2019-12-28T09:34:00Z">
        <w:r w:rsidRPr="004A4B49" w:rsidDel="0010447A">
          <w:rPr>
            <w:rFonts w:cstheme="minorHAnsi"/>
            <w:lang w:val="en-GB"/>
            <w:rPrChange w:id="1520" w:author="Mario Ezequiel Scott" w:date="2019-12-29T19:14:00Z">
              <w:rPr>
                <w:rFonts w:cstheme="minorHAnsi"/>
              </w:rPr>
            </w:rPrChange>
          </w:rPr>
          <w:delText>j</w:delText>
        </w:r>
      </w:del>
      <w:proofErr w:type="spellStart"/>
      <w:ins w:id="1521" w:author="Mario Ezequiel Scott" w:date="2019-12-28T09:34:00Z">
        <w:r w:rsidR="0010447A" w:rsidRPr="004A4B49">
          <w:rPr>
            <w:rFonts w:cstheme="minorHAnsi"/>
            <w:lang w:val="en-GB"/>
            <w:rPrChange w:id="1522" w:author="Mario Ezequiel Scott" w:date="2019-12-29T19:14:00Z">
              <w:rPr>
                <w:rFonts w:cstheme="minorHAnsi"/>
              </w:rPr>
            </w:rPrChange>
          </w:rPr>
          <w:t>J</w:t>
        </w:r>
      </w:ins>
      <w:r w:rsidRPr="004A4B49">
        <w:rPr>
          <w:rFonts w:cstheme="minorHAnsi"/>
          <w:lang w:val="en-GB"/>
          <w:rPrChange w:id="1523" w:author="Mario Ezequiel Scott" w:date="2019-12-29T19:14:00Z">
            <w:rPr>
              <w:rFonts w:cstheme="minorHAnsi"/>
            </w:rPr>
          </w:rPrChange>
        </w:rPr>
        <w:t>upyter</w:t>
      </w:r>
      <w:proofErr w:type="spellEnd"/>
      <w:r w:rsidRPr="004A4B49">
        <w:rPr>
          <w:rFonts w:cstheme="minorHAnsi"/>
          <w:lang w:val="en-GB"/>
          <w:rPrChange w:id="1524" w:author="Mario Ezequiel Scott" w:date="2019-12-29T19:14:00Z">
            <w:rPr>
              <w:rFonts w:cstheme="minorHAnsi"/>
            </w:rPr>
          </w:rPrChange>
        </w:rPr>
        <w:t xml:space="preserve"> notebook</w:t>
      </w:r>
      <w:ins w:id="1525" w:author="Mario Ezequiel Scott" w:date="2019-12-28T09:35:00Z">
        <w:r w:rsidR="0010447A" w:rsidRPr="004A4B49">
          <w:rPr>
            <w:rFonts w:cstheme="minorHAnsi"/>
            <w:lang w:val="en-GB"/>
            <w:rPrChange w:id="1526" w:author="Mario Ezequiel Scott" w:date="2019-12-29T19:14:00Z">
              <w:rPr>
                <w:rFonts w:cstheme="minorHAnsi"/>
              </w:rPr>
            </w:rPrChange>
          </w:rPr>
          <w:t xml:space="preserve">s using </w:t>
        </w:r>
      </w:ins>
      <w:ins w:id="1527" w:author="Mario Ezequiel Scott" w:date="2019-12-28T09:36:00Z">
        <w:r w:rsidR="0010447A" w:rsidRPr="004A4B49">
          <w:rPr>
            <w:rFonts w:cstheme="minorHAnsi"/>
            <w:lang w:val="en-GB"/>
            <w:rPrChange w:id="1528" w:author="Mario Ezequiel Scott" w:date="2019-12-29T19:14:00Z">
              <w:rPr>
                <w:rFonts w:cstheme="minorHAnsi"/>
              </w:rPr>
            </w:rPrChange>
          </w:rPr>
          <w:t xml:space="preserve">Python and SQL. Third-party libraries were managed by Anaconda, </w:t>
        </w:r>
      </w:ins>
      <w:ins w:id="1529" w:author="Mario Ezequiel Scott" w:date="2019-12-28T09:37:00Z">
        <w:r w:rsidR="0010447A" w:rsidRPr="004A4B49">
          <w:rPr>
            <w:rFonts w:cstheme="minorHAnsi"/>
            <w:lang w:val="en-GB"/>
            <w:rPrChange w:id="1530" w:author="Mario Ezequiel Scott" w:date="2019-12-29T19:14:00Z">
              <w:rPr>
                <w:rFonts w:cstheme="minorHAnsi"/>
              </w:rPr>
            </w:rPrChange>
          </w:rPr>
          <w:t xml:space="preserve">including </w:t>
        </w:r>
      </w:ins>
      <w:del w:id="1531" w:author="Mario Ezequiel Scott" w:date="2019-12-28T09:35:00Z">
        <w:r w:rsidRPr="004A4B49" w:rsidDel="0010447A">
          <w:rPr>
            <w:rFonts w:cstheme="minorHAnsi"/>
            <w:lang w:val="en-GB"/>
            <w:rPrChange w:id="1532" w:author="Mario Ezequiel Scott" w:date="2019-12-29T19:14:00Z">
              <w:rPr>
                <w:rFonts w:cstheme="minorHAnsi"/>
              </w:rPr>
            </w:rPrChange>
          </w:rPr>
          <w:delText xml:space="preserve"> </w:delText>
        </w:r>
      </w:del>
      <w:del w:id="1533" w:author="Mario Ezequiel Scott" w:date="2019-12-28T09:36:00Z">
        <w:r w:rsidRPr="004A4B49" w:rsidDel="0010447A">
          <w:rPr>
            <w:rFonts w:cstheme="minorHAnsi"/>
            <w:lang w:val="en-GB"/>
            <w:rPrChange w:id="1534" w:author="Mario Ezequiel Scott" w:date="2019-12-29T19:14:00Z">
              <w:rPr>
                <w:rFonts w:cstheme="minorHAnsi"/>
              </w:rPr>
            </w:rPrChange>
          </w:rPr>
          <w:delText>by Anaconda. Languages used: Python and SQL.</w:delText>
        </w:r>
      </w:del>
    </w:p>
    <w:p w14:paraId="7002A883" w14:textId="77777777" w:rsidR="0023752B" w:rsidRDefault="001433BB" w:rsidP="001433BB">
      <w:pPr>
        <w:rPr>
          <w:ins w:id="1535" w:author="tedo gogoladze" w:date="2020-01-03T16:03:00Z"/>
          <w:rFonts w:cstheme="minorHAnsi"/>
          <w:lang w:val="en-GB"/>
        </w:rPr>
      </w:pPr>
      <w:del w:id="1536" w:author="Mario Ezequiel Scott" w:date="2019-12-28T09:37:00Z">
        <w:r w:rsidRPr="004A4B49" w:rsidDel="0010447A">
          <w:rPr>
            <w:rFonts w:cstheme="minorHAnsi"/>
            <w:lang w:val="en-GB"/>
            <w:rPrChange w:id="1537" w:author="Mario Ezequiel Scott" w:date="2019-12-29T19:14:00Z">
              <w:rPr>
                <w:rFonts w:cstheme="minorHAnsi"/>
              </w:rPr>
            </w:rPrChange>
          </w:rPr>
          <w:delText xml:space="preserve">Libraries from Python: Jupyter notebook (environment), </w:delText>
        </w:r>
      </w:del>
      <w:r w:rsidRPr="004A4B49">
        <w:rPr>
          <w:rFonts w:cstheme="minorHAnsi"/>
          <w:lang w:val="en-GB"/>
          <w:rPrChange w:id="1538" w:author="Mario Ezequiel Scott" w:date="2019-12-29T19:14:00Z">
            <w:rPr>
              <w:rFonts w:cstheme="minorHAnsi"/>
            </w:rPr>
          </w:rPrChange>
        </w:rPr>
        <w:t xml:space="preserve">Pandas, </w:t>
      </w:r>
      <w:proofErr w:type="spellStart"/>
      <w:r w:rsidRPr="004A4B49">
        <w:rPr>
          <w:rFonts w:cstheme="minorHAnsi"/>
          <w:lang w:val="en-GB"/>
          <w:rPrChange w:id="1539" w:author="Mario Ezequiel Scott" w:date="2019-12-29T19:14:00Z">
            <w:rPr>
              <w:rFonts w:cstheme="minorHAnsi"/>
            </w:rPr>
          </w:rPrChange>
        </w:rPr>
        <w:t>Numpy</w:t>
      </w:r>
      <w:proofErr w:type="spellEnd"/>
      <w:r w:rsidRPr="004A4B49">
        <w:rPr>
          <w:rFonts w:cstheme="minorHAnsi"/>
          <w:lang w:val="en-GB"/>
          <w:rPrChange w:id="1540" w:author="Mario Ezequiel Scott" w:date="2019-12-29T19:14:00Z">
            <w:rPr>
              <w:rFonts w:cstheme="minorHAnsi"/>
            </w:rPr>
          </w:rPrChange>
        </w:rPr>
        <w:t xml:space="preserve">, Matplotlib, Seaborn, Re (regular expression), Collections, </w:t>
      </w:r>
      <w:proofErr w:type="spellStart"/>
      <w:r w:rsidRPr="004A4B49">
        <w:rPr>
          <w:rFonts w:cstheme="minorHAnsi"/>
          <w:lang w:val="en-GB"/>
          <w:rPrChange w:id="1541" w:author="Mario Ezequiel Scott" w:date="2019-12-29T19:14:00Z">
            <w:rPr>
              <w:rFonts w:cstheme="minorHAnsi"/>
            </w:rPr>
          </w:rPrChange>
        </w:rPr>
        <w:t>Pandasql</w:t>
      </w:r>
      <w:proofErr w:type="spellEnd"/>
      <w:r w:rsidRPr="004A4B49">
        <w:rPr>
          <w:rFonts w:cstheme="minorHAnsi"/>
          <w:lang w:val="en-GB"/>
          <w:rPrChange w:id="1542" w:author="Mario Ezequiel Scott" w:date="2019-12-29T19:14:00Z">
            <w:rPr>
              <w:rFonts w:cstheme="minorHAnsi"/>
            </w:rPr>
          </w:rPrChange>
        </w:rPr>
        <w:t xml:space="preserve"> (SQLite local), </w:t>
      </w:r>
      <w:proofErr w:type="spellStart"/>
      <w:r w:rsidRPr="004A4B49">
        <w:rPr>
          <w:rFonts w:cstheme="minorHAnsi"/>
          <w:lang w:val="en-GB"/>
          <w:rPrChange w:id="1543" w:author="Mario Ezequiel Scott" w:date="2019-12-29T19:14:00Z">
            <w:rPr>
              <w:rFonts w:cstheme="minorHAnsi"/>
            </w:rPr>
          </w:rPrChange>
        </w:rPr>
        <w:t>Apyori</w:t>
      </w:r>
      <w:proofErr w:type="spellEnd"/>
      <w:r w:rsidRPr="004A4B49">
        <w:rPr>
          <w:rFonts w:cstheme="minorHAnsi"/>
          <w:lang w:val="en-GB"/>
          <w:rPrChange w:id="1544" w:author="Mario Ezequiel Scott" w:date="2019-12-29T19:14:00Z">
            <w:rPr>
              <w:rFonts w:cstheme="minorHAnsi"/>
            </w:rPr>
          </w:rPrChange>
        </w:rPr>
        <w:t xml:space="preserve"> (</w:t>
      </w:r>
      <w:proofErr w:type="spellStart"/>
      <w:r w:rsidRPr="004A4B49">
        <w:rPr>
          <w:rFonts w:cstheme="minorHAnsi"/>
          <w:lang w:val="en-GB"/>
          <w:rPrChange w:id="1545" w:author="Mario Ezequiel Scott" w:date="2019-12-29T19:14:00Z">
            <w:rPr>
              <w:rFonts w:cstheme="minorHAnsi"/>
            </w:rPr>
          </w:rPrChange>
        </w:rPr>
        <w:t>apriori</w:t>
      </w:r>
      <w:proofErr w:type="spellEnd"/>
      <w:r w:rsidRPr="004A4B49">
        <w:rPr>
          <w:rFonts w:cstheme="minorHAnsi"/>
          <w:lang w:val="en-GB"/>
          <w:rPrChange w:id="1546" w:author="Mario Ezequiel Scott" w:date="2019-12-29T19:14:00Z">
            <w:rPr>
              <w:rFonts w:cstheme="minorHAnsi"/>
            </w:rPr>
          </w:rPrChange>
        </w:rPr>
        <w:t xml:space="preserve"> algorithm for association rules)</w:t>
      </w:r>
      <w:ins w:id="1547" w:author="Mario Ezequiel Scott" w:date="2019-12-28T09:37:00Z">
        <w:r w:rsidR="0010447A" w:rsidRPr="004A4B49">
          <w:rPr>
            <w:rFonts w:cstheme="minorHAnsi"/>
            <w:lang w:val="en-GB"/>
            <w:rPrChange w:id="1548" w:author="Mario Ezequiel Scott" w:date="2019-12-29T19:14:00Z">
              <w:rPr>
                <w:rFonts w:cstheme="minorHAnsi"/>
              </w:rPr>
            </w:rPrChange>
          </w:rPr>
          <w:t xml:space="preserve">. The datasets and the source code written for the analysis </w:t>
        </w:r>
      </w:ins>
      <w:ins w:id="1549" w:author="Mario Ezequiel Scott" w:date="2019-12-28T09:38:00Z">
        <w:r w:rsidR="0010447A" w:rsidRPr="004A4B49">
          <w:rPr>
            <w:rFonts w:cstheme="minorHAnsi"/>
            <w:lang w:val="en-GB"/>
            <w:rPrChange w:id="1550" w:author="Mario Ezequiel Scott" w:date="2019-12-29T19:14:00Z">
              <w:rPr>
                <w:rFonts w:cstheme="minorHAnsi"/>
              </w:rPr>
            </w:rPrChange>
          </w:rPr>
          <w:t xml:space="preserve">are publicly available in a </w:t>
        </w:r>
        <w:commentRangeStart w:id="1551"/>
        <w:proofErr w:type="spellStart"/>
        <w:r w:rsidR="0010447A" w:rsidRPr="004A4B49">
          <w:rPr>
            <w:rFonts w:cstheme="minorHAnsi"/>
            <w:lang w:val="en-GB"/>
            <w:rPrChange w:id="1552" w:author="Mario Ezequiel Scott" w:date="2019-12-29T19:14:00Z">
              <w:rPr>
                <w:rFonts w:cstheme="minorHAnsi"/>
              </w:rPr>
            </w:rPrChange>
          </w:rPr>
          <w:t>github</w:t>
        </w:r>
        <w:proofErr w:type="spellEnd"/>
        <w:r w:rsidR="0010447A" w:rsidRPr="004A4B49">
          <w:rPr>
            <w:rFonts w:cstheme="minorHAnsi"/>
            <w:lang w:val="en-GB"/>
            <w:rPrChange w:id="1553" w:author="Mario Ezequiel Scott" w:date="2019-12-29T19:14:00Z">
              <w:rPr>
                <w:rFonts w:cstheme="minorHAnsi"/>
              </w:rPr>
            </w:rPrChange>
          </w:rPr>
          <w:t xml:space="preserve"> repository</w:t>
        </w:r>
        <w:commentRangeEnd w:id="1551"/>
        <w:r w:rsidR="0010447A" w:rsidRPr="004A4B49">
          <w:rPr>
            <w:rStyle w:val="CommentReference"/>
            <w:lang w:val="en-GB"/>
            <w:rPrChange w:id="1554" w:author="Mario Ezequiel Scott" w:date="2019-12-29T19:14:00Z">
              <w:rPr>
                <w:rStyle w:val="CommentReference"/>
              </w:rPr>
            </w:rPrChange>
          </w:rPr>
          <w:commentReference w:id="1551"/>
        </w:r>
      </w:ins>
      <w:ins w:id="1555" w:author="tedo gogoladze" w:date="2020-01-03T16:02:00Z">
        <w:r w:rsidR="0023752B">
          <w:rPr>
            <w:rFonts w:cstheme="minorHAnsi"/>
            <w:lang w:val="en-GB"/>
          </w:rPr>
          <w:t>:</w:t>
        </w:r>
      </w:ins>
    </w:p>
    <w:p w14:paraId="08D0B0B7" w14:textId="51799534" w:rsidR="001433BB" w:rsidRPr="004A4B49" w:rsidRDefault="0023752B" w:rsidP="001433BB">
      <w:pPr>
        <w:rPr>
          <w:rFonts w:cstheme="minorHAnsi"/>
          <w:lang w:val="en-GB"/>
          <w:rPrChange w:id="1556" w:author="Mario Ezequiel Scott" w:date="2019-12-29T19:14:00Z">
            <w:rPr>
              <w:rFonts w:cstheme="minorHAnsi"/>
            </w:rPr>
          </w:rPrChange>
        </w:rPr>
      </w:pPr>
      <w:ins w:id="1557" w:author="tedo gogoladze" w:date="2020-01-03T16:03:00Z">
        <w:r>
          <w:fldChar w:fldCharType="begin"/>
        </w:r>
        <w:r>
          <w:instrText xml:space="preserve"> HYPERLINK "</w:instrText>
        </w:r>
      </w:ins>
      <w:ins w:id="1558" w:author="tedo gogoladze" w:date="2020-01-03T16:02:00Z">
        <w:r w:rsidRPr="0023752B">
          <w:rPr>
            <w:rPrChange w:id="1559" w:author="tedo gogoladze" w:date="2020-01-03T16:03:00Z">
              <w:rPr>
                <w:rStyle w:val="Hyperlink"/>
              </w:rPr>
            </w:rPrChange>
          </w:rPr>
          <w:instrText>https://github.com/gogoladzetedo/Personalities_In_Agile</w:instrText>
        </w:r>
      </w:ins>
      <w:ins w:id="1560" w:author="tedo gogoladze" w:date="2020-01-03T16:03:00Z">
        <w:r>
          <w:instrText xml:space="preserve">" </w:instrText>
        </w:r>
        <w:r>
          <w:fldChar w:fldCharType="separate"/>
        </w:r>
      </w:ins>
      <w:ins w:id="1561" w:author="tedo gogoladze" w:date="2020-01-03T16:02:00Z">
        <w:r w:rsidRPr="00783A1E">
          <w:rPr>
            <w:rStyle w:val="Hyperlink"/>
            <w:rPrChange w:id="1562" w:author="tedo gogoladze" w:date="2020-01-03T16:03:00Z">
              <w:rPr>
                <w:rStyle w:val="Hyperlink"/>
              </w:rPr>
            </w:rPrChange>
          </w:rPr>
          <w:t>https://github.com/gogoladzetedo/Personalities_In_Agile</w:t>
        </w:r>
      </w:ins>
      <w:ins w:id="1563" w:author="tedo gogoladze" w:date="2020-01-03T16:03:00Z">
        <w:r>
          <w:fldChar w:fldCharType="end"/>
        </w:r>
      </w:ins>
      <w:ins w:id="1564" w:author="Mario Ezequiel Scott" w:date="2019-12-28T09:38:00Z">
        <w:r w:rsidR="0010447A" w:rsidRPr="004A4B49">
          <w:rPr>
            <w:rFonts w:cstheme="minorHAnsi"/>
            <w:lang w:val="en-GB"/>
            <w:rPrChange w:id="1565" w:author="Mario Ezequiel Scott" w:date="2019-12-29T19:14:00Z">
              <w:rPr>
                <w:rFonts w:cstheme="minorHAnsi"/>
              </w:rPr>
            </w:rPrChange>
          </w:rPr>
          <w:t xml:space="preserve">. </w:t>
        </w:r>
      </w:ins>
    </w:p>
    <w:p w14:paraId="5EB246E5" w14:textId="41537967" w:rsidR="00EC46EC" w:rsidRPr="004A4B49" w:rsidRDefault="001E6D4F" w:rsidP="00EC46EC">
      <w:pPr>
        <w:pStyle w:val="Heading2"/>
      </w:pPr>
      <w:bookmarkStart w:id="1566" w:name="_Toc29215283"/>
      <w:r w:rsidRPr="004A4B49">
        <w:t>Dataset</w:t>
      </w:r>
      <w:r w:rsidR="00AC4010" w:rsidRPr="008A1EBF">
        <w:t>s</w:t>
      </w:r>
      <w:bookmarkEnd w:id="1566"/>
    </w:p>
    <w:p w14:paraId="644D6884" w14:textId="648C3D63" w:rsidR="000B2C0D" w:rsidRDefault="00D54621" w:rsidP="000B2C0D">
      <w:pPr>
        <w:rPr>
          <w:ins w:id="1567" w:author="tedo gogoladze" w:date="2020-01-06T15:03:00Z"/>
          <w:lang w:val="en-GB"/>
        </w:rPr>
        <w:pPrChange w:id="1568" w:author="tedo gogoladze" w:date="2020-01-06T15:04:00Z">
          <w:pPr/>
        </w:pPrChange>
      </w:pPr>
      <w:ins w:id="1569" w:author="Mario Ezequiel Scott" w:date="2019-12-28T09:02:00Z">
        <w:r w:rsidRPr="004A4B49">
          <w:rPr>
            <w:lang w:val="en-GB"/>
          </w:rPr>
          <w:t>This study analyses d</w:t>
        </w:r>
      </w:ins>
      <w:ins w:id="1570" w:author="Mario Ezequiel Scott" w:date="2019-12-28T09:01:00Z">
        <w:r w:rsidRPr="004A4B49">
          <w:rPr>
            <w:lang w:val="en-GB"/>
          </w:rPr>
          <w:t>ata</w:t>
        </w:r>
      </w:ins>
      <w:ins w:id="1571" w:author="Mario Ezequiel Scott" w:date="2019-12-28T09:00:00Z">
        <w:r w:rsidR="00215D75" w:rsidRPr="004A4B49">
          <w:rPr>
            <w:lang w:val="en-GB"/>
          </w:rPr>
          <w:t xml:space="preserve"> </w:t>
        </w:r>
        <w:r w:rsidRPr="004A4B49">
          <w:rPr>
            <w:lang w:val="en-GB"/>
          </w:rPr>
          <w:t>extracted from</w:t>
        </w:r>
      </w:ins>
      <w:ins w:id="1572" w:author="Mario Ezequiel Scott" w:date="2019-12-28T09:01:00Z">
        <w:r w:rsidRPr="004A4B49">
          <w:rPr>
            <w:lang w:val="en-GB"/>
          </w:rPr>
          <w:t xml:space="preserve"> </w:t>
        </w:r>
      </w:ins>
      <w:ins w:id="1573" w:author="Mario Ezequiel Scott" w:date="2019-12-28T09:00:00Z">
        <w:r w:rsidRPr="004A4B49">
          <w:rPr>
            <w:lang w:val="en-GB"/>
          </w:rPr>
          <w:t xml:space="preserve">JIRA issue </w:t>
        </w:r>
      </w:ins>
      <w:ins w:id="1574" w:author="Mario Ezequiel Scott" w:date="2019-12-28T09:01:00Z">
        <w:r w:rsidRPr="004A4B49">
          <w:rPr>
            <w:lang w:val="en-GB"/>
          </w:rPr>
          <w:t>tracke</w:t>
        </w:r>
      </w:ins>
      <w:ins w:id="1575" w:author="Mario Ezequiel Scott" w:date="2019-12-28T09:02:00Z">
        <w:r w:rsidRPr="004A4B49">
          <w:rPr>
            <w:lang w:val="en-GB"/>
          </w:rPr>
          <w:t>rs</w:t>
        </w:r>
      </w:ins>
      <w:ins w:id="1576" w:author="Mario Ezequiel Scott" w:date="2019-12-28T09:03:00Z">
        <w:r w:rsidRPr="004A4B49">
          <w:rPr>
            <w:lang w:val="en-GB"/>
          </w:rPr>
          <w:t xml:space="preserve"> of 8 open-source projects</w:t>
        </w:r>
      </w:ins>
      <w:ins w:id="1577" w:author="tedo gogoladze" w:date="2020-01-06T15:04:00Z">
        <w:r w:rsidR="000B2C0D">
          <w:rPr>
            <w:lang w:val="en-GB"/>
          </w:rPr>
          <w:t xml:space="preserve">, that cover the range of scenarios with regards to </w:t>
        </w:r>
        <w:r w:rsidR="000B2C0D" w:rsidRPr="000B2C0D">
          <w:rPr>
            <w:lang w:val="en-GB"/>
          </w:rPr>
          <w:t>project domain, number of issues</w:t>
        </w:r>
        <w:r w:rsidR="000B2C0D">
          <w:rPr>
            <w:lang w:val="en-GB"/>
          </w:rPr>
          <w:t xml:space="preserve"> and </w:t>
        </w:r>
        <w:r w:rsidR="000B2C0D" w:rsidRPr="000B2C0D">
          <w:rPr>
            <w:lang w:val="en-GB"/>
          </w:rPr>
          <w:t>developer experience</w:t>
        </w:r>
      </w:ins>
      <w:ins w:id="1578" w:author="Mario Ezequiel Scott" w:date="2019-12-28T09:03:00Z">
        <w:del w:id="1579" w:author="tedo gogoladze" w:date="2020-01-06T15:04:00Z">
          <w:r w:rsidRPr="004A4B49" w:rsidDel="000B2C0D">
            <w:rPr>
              <w:lang w:val="en-GB"/>
            </w:rPr>
            <w:delText>.</w:delText>
          </w:r>
        </w:del>
        <w:r w:rsidRPr="004A4B49">
          <w:rPr>
            <w:lang w:val="en-GB"/>
          </w:rPr>
          <w:t xml:space="preserve"> </w:t>
        </w:r>
      </w:ins>
      <w:ins w:id="1580" w:author="Mario Ezequiel Scott" w:date="2019-12-28T09:04:00Z">
        <w:r w:rsidRPr="004A4B49">
          <w:rPr>
            <w:lang w:val="en-GB"/>
          </w:rPr>
          <w:t>The projects are</w:t>
        </w:r>
      </w:ins>
      <w:ins w:id="1581" w:author="tedo gogoladze" w:date="2020-01-06T15:02:00Z">
        <w:r w:rsidR="000B2C0D">
          <w:rPr>
            <w:lang w:val="en-GB"/>
          </w:rPr>
          <w:t>:</w:t>
        </w:r>
      </w:ins>
      <w:ins w:id="1582" w:author="Mario Ezequiel Scott" w:date="2019-12-28T09:04:00Z">
        <w:del w:id="1583" w:author="tedo gogoladze" w:date="2020-01-06T15:02:00Z">
          <w:r w:rsidRPr="004A4B49" w:rsidDel="000B2C0D">
            <w:rPr>
              <w:lang w:val="en-GB"/>
            </w:rPr>
            <w:delText xml:space="preserve"> </w:delText>
          </w:r>
        </w:del>
      </w:ins>
      <w:ins w:id="1584" w:author="tedo gogoladze" w:date="2020-01-06T15:03:00Z">
        <w:r w:rsidR="000B2C0D">
          <w:rPr>
            <w:lang w:val="en-GB"/>
          </w:rPr>
          <w:t xml:space="preserve"> </w:t>
        </w:r>
      </w:ins>
    </w:p>
    <w:p w14:paraId="640DD978" w14:textId="77777777" w:rsidR="000B2C0D" w:rsidRDefault="000B2C0D" w:rsidP="000B2C0D">
      <w:pPr>
        <w:pStyle w:val="ListParagraph"/>
        <w:numPr>
          <w:ilvl w:val="0"/>
          <w:numId w:val="75"/>
        </w:numPr>
        <w:rPr>
          <w:ins w:id="1585" w:author="tedo gogoladze" w:date="2020-01-06T15:03:00Z"/>
          <w:lang w:val="en-GB"/>
        </w:rPr>
      </w:pPr>
      <w:proofErr w:type="spellStart"/>
      <w:ins w:id="1586" w:author="tedo gogoladze" w:date="2020-01-06T15:02:00Z">
        <w:r w:rsidRPr="000B2C0D">
          <w:rPr>
            <w:lang w:val="en-GB"/>
            <w:rPrChange w:id="1587" w:author="tedo gogoladze" w:date="2020-01-06T15:03:00Z">
              <w:rPr>
                <w:lang w:val="en-GB"/>
              </w:rPr>
            </w:rPrChange>
          </w:rPr>
          <w:t>Aptana</w:t>
        </w:r>
        <w:proofErr w:type="spellEnd"/>
        <w:r w:rsidRPr="000B2C0D">
          <w:rPr>
            <w:lang w:val="en-GB"/>
            <w:rPrChange w:id="1588" w:author="tedo gogoladze" w:date="2020-01-06T15:03:00Z">
              <w:rPr>
                <w:lang w:val="en-GB"/>
              </w:rPr>
            </w:rPrChange>
          </w:rPr>
          <w:t xml:space="preserve"> Studio (APSTUD), a web development IDE; </w:t>
        </w:r>
      </w:ins>
    </w:p>
    <w:p w14:paraId="73A0E95A" w14:textId="77777777" w:rsidR="000B2C0D" w:rsidRDefault="000B2C0D" w:rsidP="000B2C0D">
      <w:pPr>
        <w:pStyle w:val="ListParagraph"/>
        <w:numPr>
          <w:ilvl w:val="0"/>
          <w:numId w:val="75"/>
        </w:numPr>
        <w:rPr>
          <w:ins w:id="1589" w:author="tedo gogoladze" w:date="2020-01-06T15:03:00Z"/>
          <w:lang w:val="en-GB"/>
        </w:rPr>
      </w:pPr>
      <w:proofErr w:type="spellStart"/>
      <w:ins w:id="1590" w:author="tedo gogoladze" w:date="2020-01-06T15:02:00Z">
        <w:r w:rsidRPr="000B2C0D">
          <w:rPr>
            <w:lang w:val="en-GB"/>
            <w:rPrChange w:id="1591" w:author="tedo gogoladze" w:date="2020-01-06T15:03:00Z">
              <w:rPr>
                <w:lang w:val="en-GB"/>
              </w:rPr>
            </w:rPrChange>
          </w:rPr>
          <w:t>Dnn</w:t>
        </w:r>
        <w:proofErr w:type="spellEnd"/>
        <w:r w:rsidRPr="000B2C0D">
          <w:rPr>
            <w:lang w:val="en-GB"/>
            <w:rPrChange w:id="1592" w:author="tedo gogoladze" w:date="2020-01-06T15:03:00Z">
              <w:rPr>
                <w:lang w:val="en-GB"/>
              </w:rPr>
            </w:rPrChange>
          </w:rPr>
          <w:t xml:space="preserve"> Platform (DNN), a web content management system; </w:t>
        </w:r>
      </w:ins>
    </w:p>
    <w:p w14:paraId="05ADBDC8" w14:textId="77777777" w:rsidR="000B2C0D" w:rsidRDefault="000B2C0D" w:rsidP="000B2C0D">
      <w:pPr>
        <w:pStyle w:val="ListParagraph"/>
        <w:numPr>
          <w:ilvl w:val="0"/>
          <w:numId w:val="75"/>
        </w:numPr>
        <w:rPr>
          <w:ins w:id="1593" w:author="tedo gogoladze" w:date="2020-01-06T15:03:00Z"/>
          <w:lang w:val="en-GB"/>
        </w:rPr>
      </w:pPr>
      <w:ins w:id="1594" w:author="tedo gogoladze" w:date="2020-01-06T15:02:00Z">
        <w:r w:rsidRPr="000B2C0D">
          <w:rPr>
            <w:lang w:val="en-GB"/>
            <w:rPrChange w:id="1595" w:author="tedo gogoladze" w:date="2020-01-06T15:03:00Z">
              <w:rPr>
                <w:lang w:val="en-GB"/>
              </w:rPr>
            </w:rPrChange>
          </w:rPr>
          <w:t xml:space="preserve">Apache Mesos (MESOS), a cluster manager; </w:t>
        </w:r>
      </w:ins>
    </w:p>
    <w:p w14:paraId="42A6A5F7" w14:textId="77777777" w:rsidR="000B2C0D" w:rsidRDefault="000B2C0D" w:rsidP="000B2C0D">
      <w:pPr>
        <w:pStyle w:val="ListParagraph"/>
        <w:numPr>
          <w:ilvl w:val="0"/>
          <w:numId w:val="75"/>
        </w:numPr>
        <w:rPr>
          <w:ins w:id="1596" w:author="tedo gogoladze" w:date="2020-01-06T15:03:00Z"/>
          <w:lang w:val="en-GB"/>
        </w:rPr>
      </w:pPr>
      <w:ins w:id="1597" w:author="tedo gogoladze" w:date="2020-01-06T15:02:00Z">
        <w:r w:rsidRPr="000B2C0D">
          <w:rPr>
            <w:lang w:val="en-GB"/>
            <w:rPrChange w:id="1598" w:author="tedo gogoladze" w:date="2020-01-06T15:03:00Z">
              <w:rPr>
                <w:lang w:val="en-GB"/>
              </w:rPr>
            </w:rPrChange>
          </w:rPr>
          <w:t xml:space="preserve">Mule (MULE), a lightweight Java based enterprise service bus and integration platform; </w:t>
        </w:r>
      </w:ins>
    </w:p>
    <w:p w14:paraId="209867B5" w14:textId="77777777" w:rsidR="000B2C0D" w:rsidRDefault="000B2C0D" w:rsidP="000B2C0D">
      <w:pPr>
        <w:pStyle w:val="ListParagraph"/>
        <w:numPr>
          <w:ilvl w:val="0"/>
          <w:numId w:val="75"/>
        </w:numPr>
        <w:rPr>
          <w:ins w:id="1599" w:author="tedo gogoladze" w:date="2020-01-06T15:03:00Z"/>
          <w:lang w:val="en-GB"/>
        </w:rPr>
      </w:pPr>
      <w:proofErr w:type="spellStart"/>
      <w:ins w:id="1600" w:author="tedo gogoladze" w:date="2020-01-06T15:02:00Z">
        <w:r w:rsidRPr="000B2C0D">
          <w:rPr>
            <w:lang w:val="en-GB"/>
            <w:rPrChange w:id="1601" w:author="tedo gogoladze" w:date="2020-01-06T15:03:00Z">
              <w:rPr>
                <w:lang w:val="en-GB"/>
              </w:rPr>
            </w:rPrChange>
          </w:rPr>
          <w:t>Sonatype’s</w:t>
        </w:r>
        <w:proofErr w:type="spellEnd"/>
        <w:r w:rsidRPr="000B2C0D">
          <w:rPr>
            <w:lang w:val="en-GB"/>
            <w:rPrChange w:id="1602" w:author="tedo gogoladze" w:date="2020-01-06T15:03:00Z">
              <w:rPr>
                <w:lang w:val="en-GB"/>
              </w:rPr>
            </w:rPrChange>
          </w:rPr>
          <w:t xml:space="preserve"> Nexus (NEXUS), a repository manager for software </w:t>
        </w:r>
        <w:proofErr w:type="spellStart"/>
        <w:r w:rsidRPr="000B2C0D">
          <w:rPr>
            <w:lang w:val="en-GB"/>
            <w:rPrChange w:id="1603" w:author="tedo gogoladze" w:date="2020-01-06T15:03:00Z">
              <w:rPr>
                <w:lang w:val="en-GB"/>
              </w:rPr>
            </w:rPrChange>
          </w:rPr>
          <w:t>artifacts</w:t>
        </w:r>
        <w:proofErr w:type="spellEnd"/>
        <w:r w:rsidRPr="000B2C0D">
          <w:rPr>
            <w:lang w:val="en-GB"/>
            <w:rPrChange w:id="1604" w:author="tedo gogoladze" w:date="2020-01-06T15:03:00Z">
              <w:rPr>
                <w:lang w:val="en-GB"/>
              </w:rPr>
            </w:rPrChange>
          </w:rPr>
          <w:t xml:space="preserve"> required for development;</w:t>
        </w:r>
      </w:ins>
    </w:p>
    <w:p w14:paraId="03545C79" w14:textId="77777777" w:rsidR="000B2C0D" w:rsidRDefault="000B2C0D" w:rsidP="000B2C0D">
      <w:pPr>
        <w:pStyle w:val="ListParagraph"/>
        <w:numPr>
          <w:ilvl w:val="0"/>
          <w:numId w:val="75"/>
        </w:numPr>
        <w:rPr>
          <w:ins w:id="1605" w:author="tedo gogoladze" w:date="2020-01-06T15:03:00Z"/>
          <w:lang w:val="en-GB"/>
        </w:rPr>
      </w:pPr>
      <w:ins w:id="1606" w:author="tedo gogoladze" w:date="2020-01-06T15:02:00Z">
        <w:r w:rsidRPr="000B2C0D">
          <w:rPr>
            <w:lang w:val="en-GB"/>
            <w:rPrChange w:id="1607" w:author="tedo gogoladze" w:date="2020-01-06T15:03:00Z">
              <w:rPr>
                <w:lang w:val="en-GB"/>
              </w:rPr>
            </w:rPrChange>
          </w:rPr>
          <w:t xml:space="preserve">Titanium SDK/CLI (TIMOB), an SDK and a Node.js based command-line tool for managing, building, and deploying Titanium projects; </w:t>
        </w:r>
      </w:ins>
    </w:p>
    <w:p w14:paraId="084C07FD" w14:textId="77777777" w:rsidR="000B2C0D" w:rsidRDefault="000B2C0D" w:rsidP="000B2C0D">
      <w:pPr>
        <w:pStyle w:val="ListParagraph"/>
        <w:numPr>
          <w:ilvl w:val="0"/>
          <w:numId w:val="75"/>
        </w:numPr>
        <w:rPr>
          <w:ins w:id="1608" w:author="tedo gogoladze" w:date="2020-01-06T15:03:00Z"/>
          <w:lang w:val="en-GB"/>
        </w:rPr>
      </w:pPr>
      <w:proofErr w:type="spellStart"/>
      <w:ins w:id="1609" w:author="tedo gogoladze" w:date="2020-01-06T15:02:00Z">
        <w:r w:rsidRPr="000B2C0D">
          <w:rPr>
            <w:lang w:val="en-GB"/>
            <w:rPrChange w:id="1610" w:author="tedo gogoladze" w:date="2020-01-06T15:03:00Z">
              <w:rPr>
                <w:lang w:val="en-GB"/>
              </w:rPr>
            </w:rPrChange>
          </w:rPr>
          <w:t>Appcelerator</w:t>
        </w:r>
        <w:proofErr w:type="spellEnd"/>
        <w:r w:rsidRPr="000B2C0D">
          <w:rPr>
            <w:lang w:val="en-GB"/>
            <w:rPrChange w:id="1611" w:author="tedo gogoladze" w:date="2020-01-06T15:03:00Z">
              <w:rPr>
                <w:lang w:val="en-GB"/>
              </w:rPr>
            </w:rPrChange>
          </w:rPr>
          <w:t xml:space="preserve"> Studio (TISTUD), an Integrated Development Environment (IDE); </w:t>
        </w:r>
      </w:ins>
    </w:p>
    <w:p w14:paraId="3997979A" w14:textId="13A6FD31" w:rsidR="000B2C0D" w:rsidRPr="000B2C0D" w:rsidRDefault="000B2C0D" w:rsidP="000B2C0D">
      <w:pPr>
        <w:pStyle w:val="ListParagraph"/>
        <w:numPr>
          <w:ilvl w:val="0"/>
          <w:numId w:val="75"/>
        </w:numPr>
        <w:rPr>
          <w:ins w:id="1612" w:author="tedo gogoladze" w:date="2020-01-06T15:02:00Z"/>
          <w:lang w:val="en-GB"/>
          <w:rPrChange w:id="1613" w:author="tedo gogoladze" w:date="2020-01-06T15:03:00Z">
            <w:rPr>
              <w:ins w:id="1614" w:author="tedo gogoladze" w:date="2020-01-06T15:02:00Z"/>
              <w:lang w:val="en-GB"/>
            </w:rPr>
          </w:rPrChange>
        </w:rPr>
        <w:pPrChange w:id="1615" w:author="tedo gogoladze" w:date="2020-01-06T15:03:00Z">
          <w:pPr/>
        </w:pPrChange>
      </w:pPr>
      <w:ins w:id="1616" w:author="tedo gogoladze" w:date="2020-01-06T15:02:00Z">
        <w:r w:rsidRPr="000B2C0D">
          <w:rPr>
            <w:lang w:val="en-GB"/>
            <w:rPrChange w:id="1617" w:author="tedo gogoladze" w:date="2020-01-06T15:03:00Z">
              <w:rPr>
                <w:lang w:val="en-GB"/>
              </w:rPr>
            </w:rPrChange>
          </w:rPr>
          <w:t xml:space="preserve">Spring XD (XD), a unified, distributed, and extensible system for data ingestion, </w:t>
        </w:r>
        <w:proofErr w:type="spellStart"/>
        <w:r w:rsidRPr="000B2C0D">
          <w:rPr>
            <w:lang w:val="en-GB"/>
            <w:rPrChange w:id="1618" w:author="tedo gogoladze" w:date="2020-01-06T15:03:00Z">
              <w:rPr>
                <w:lang w:val="en-GB"/>
              </w:rPr>
            </w:rPrChange>
          </w:rPr>
          <w:t>realtime</w:t>
        </w:r>
        <w:proofErr w:type="spellEnd"/>
        <w:r w:rsidRPr="000B2C0D">
          <w:rPr>
            <w:lang w:val="en-GB"/>
            <w:rPrChange w:id="1619" w:author="tedo gogoladze" w:date="2020-01-06T15:03:00Z">
              <w:rPr>
                <w:lang w:val="en-GB"/>
              </w:rPr>
            </w:rPrChange>
          </w:rPr>
          <w:t xml:space="preserve"> analytics, batch processing, and data export.</w:t>
        </w:r>
      </w:ins>
    </w:p>
    <w:p w14:paraId="4A0BC3FF" w14:textId="03A45C7F" w:rsidR="00D54621" w:rsidRPr="004A4B49" w:rsidDel="000B2C0D" w:rsidRDefault="00D54621" w:rsidP="00D54621">
      <w:pPr>
        <w:rPr>
          <w:ins w:id="1620" w:author="Mario Ezequiel Scott" w:date="2019-12-28T09:06:00Z"/>
          <w:del w:id="1621" w:author="tedo gogoladze" w:date="2020-01-06T15:03:00Z"/>
          <w:lang w:val="en-GB"/>
        </w:rPr>
      </w:pPr>
      <w:ins w:id="1622" w:author="Mario Ezequiel Scott" w:date="2019-12-28T09:05:00Z">
        <w:del w:id="1623" w:author="tedo gogoladze" w:date="2020-01-06T15:03:00Z">
          <w:r w:rsidRPr="004A4B49" w:rsidDel="000B2C0D">
            <w:rPr>
              <w:lang w:val="en-GB"/>
            </w:rPr>
            <w:delText xml:space="preserve">Spring XD, … [here a short description of each project]. </w:delText>
          </w:r>
        </w:del>
      </w:ins>
    </w:p>
    <w:p w14:paraId="06FE9FD1" w14:textId="79FBD4F1" w:rsidR="00035245" w:rsidRPr="004A4B49" w:rsidDel="005A41D5" w:rsidRDefault="001452E3" w:rsidP="005A41D5">
      <w:pPr>
        <w:rPr>
          <w:del w:id="1624" w:author="Mario Ezequiel Scott" w:date="2019-12-28T09:12:00Z"/>
          <w:lang w:val="en-GB"/>
        </w:rPr>
      </w:pPr>
      <w:ins w:id="1625" w:author="Mario Ezequiel Scott" w:date="2019-12-28T09:06:00Z">
        <w:r w:rsidRPr="004A4B49">
          <w:rPr>
            <w:lang w:val="en-GB"/>
          </w:rPr>
          <w:t xml:space="preserve">The dataset includes data </w:t>
        </w:r>
      </w:ins>
      <w:ins w:id="1626" w:author="Mario Ezequiel Scott" w:date="2019-12-28T09:11:00Z">
        <w:r w:rsidR="005A41D5" w:rsidRPr="004A4B49">
          <w:rPr>
            <w:lang w:val="en-GB"/>
          </w:rPr>
          <w:t>of</w:t>
        </w:r>
      </w:ins>
      <w:ins w:id="1627" w:author="Mario Ezequiel Scott" w:date="2019-12-28T09:06:00Z">
        <w:r w:rsidRPr="004A4B49">
          <w:rPr>
            <w:lang w:val="en-GB"/>
          </w:rPr>
          <w:t xml:space="preserve"> </w:t>
        </w:r>
      </w:ins>
      <w:ins w:id="1628" w:author="Mario Ezequiel Scott" w:date="2019-12-28T09:11:00Z">
        <w:r w:rsidR="00C0400D" w:rsidRPr="004A4B49">
          <w:rPr>
            <w:lang w:val="en-GB"/>
          </w:rPr>
          <w:t>the</w:t>
        </w:r>
        <w:r w:rsidR="005A41D5" w:rsidRPr="004A4B49">
          <w:rPr>
            <w:lang w:val="en-GB"/>
          </w:rPr>
          <w:t xml:space="preserve"> developers involved in the projec</w:t>
        </w:r>
      </w:ins>
      <w:ins w:id="1629" w:author="Mario Ezequiel Scott" w:date="2019-12-28T09:12:00Z">
        <w:r w:rsidR="005A41D5" w:rsidRPr="004A4B49">
          <w:rPr>
            <w:lang w:val="en-GB"/>
          </w:rPr>
          <w:t>ts, the</w:t>
        </w:r>
      </w:ins>
      <w:ins w:id="1630" w:author="Mario Ezequiel Scott" w:date="2019-12-28T09:11:00Z">
        <w:r w:rsidR="00C0400D" w:rsidRPr="004A4B49">
          <w:rPr>
            <w:lang w:val="en-GB"/>
          </w:rPr>
          <w:t xml:space="preserve"> issue reports, the changelog</w:t>
        </w:r>
        <w:r w:rsidR="005A41D5" w:rsidRPr="004A4B49">
          <w:rPr>
            <w:lang w:val="en-GB"/>
          </w:rPr>
          <w:t xml:space="preserve"> of the issues,</w:t>
        </w:r>
      </w:ins>
      <w:ins w:id="1631" w:author="Mario Ezequiel Scott" w:date="2019-12-28T09:12:00Z">
        <w:r w:rsidR="005A41D5" w:rsidRPr="004A4B49">
          <w:rPr>
            <w:lang w:val="en-GB"/>
          </w:rPr>
          <w:t xml:space="preserve"> and the sprints. </w:t>
        </w:r>
      </w:ins>
      <w:del w:id="1632" w:author="Mario Ezequiel Scott" w:date="2019-12-28T09:04:00Z">
        <w:r w:rsidR="00035245" w:rsidRPr="004A4B49" w:rsidDel="00D54621">
          <w:rPr>
            <w:lang w:val="en-GB"/>
          </w:rPr>
          <w:delText xml:space="preserve">For the research </w:delText>
        </w:r>
        <w:commentRangeStart w:id="1633"/>
        <w:r w:rsidR="00281F7C" w:rsidRPr="004A4B49" w:rsidDel="00D54621">
          <w:rPr>
            <w:lang w:val="en-GB"/>
          </w:rPr>
          <w:delText xml:space="preserve">we </w:delText>
        </w:r>
        <w:commentRangeEnd w:id="1633"/>
        <w:r w:rsidR="00215D75" w:rsidRPr="004A4B49" w:rsidDel="00D54621">
          <w:rPr>
            <w:rStyle w:val="CommentReference"/>
            <w:lang w:val="en-GB"/>
            <w:rPrChange w:id="1634" w:author="Mario Ezequiel Scott" w:date="2019-12-29T19:14:00Z">
              <w:rPr>
                <w:rStyle w:val="CommentReference"/>
              </w:rPr>
            </w:rPrChange>
          </w:rPr>
          <w:commentReference w:id="1633"/>
        </w:r>
        <w:r w:rsidR="00281F7C" w:rsidRPr="004A4B49" w:rsidDel="00D54621">
          <w:rPr>
            <w:lang w:val="en-GB"/>
          </w:rPr>
          <w:delText>used</w:delText>
        </w:r>
        <w:commentRangeStart w:id="1635"/>
        <w:r w:rsidR="00281F7C" w:rsidRPr="004A4B49" w:rsidDel="00D54621">
          <w:rPr>
            <w:lang w:val="en-GB"/>
          </w:rPr>
          <w:delText xml:space="preserve"> </w:delText>
        </w:r>
        <w:r w:rsidR="00035245" w:rsidRPr="008A1EBF" w:rsidDel="00D54621">
          <w:rPr>
            <w:lang w:val="en-GB"/>
          </w:rPr>
          <w:delText xml:space="preserve">open-source JIRA </w:delText>
        </w:r>
        <w:commentRangeEnd w:id="1635"/>
        <w:r w:rsidR="00215D75" w:rsidRPr="004A4B49" w:rsidDel="00D54621">
          <w:rPr>
            <w:rStyle w:val="CommentReference"/>
            <w:lang w:val="en-GB"/>
            <w:rPrChange w:id="1636" w:author="Mario Ezequiel Scott" w:date="2019-12-29T19:14:00Z">
              <w:rPr>
                <w:rStyle w:val="CommentReference"/>
              </w:rPr>
            </w:rPrChange>
          </w:rPr>
          <w:commentReference w:id="1635"/>
        </w:r>
        <w:r w:rsidR="00035245" w:rsidRPr="004A4B49" w:rsidDel="00D54621">
          <w:rPr>
            <w:lang w:val="en-GB"/>
          </w:rPr>
          <w:delText>issue tracker datasets</w:delText>
        </w:r>
      </w:del>
      <w:del w:id="1637" w:author="Mario Ezequiel Scott" w:date="2019-12-28T08:54:00Z">
        <w:r w:rsidR="00035245" w:rsidRPr="008A1EBF" w:rsidDel="00215D75">
          <w:rPr>
            <w:lang w:val="en-GB"/>
          </w:rPr>
          <w:delText xml:space="preserve"> that are published by the </w:delText>
        </w:r>
        <w:r w:rsidR="00DE1878" w:rsidRPr="004A4B49" w:rsidDel="00215D75">
          <w:rPr>
            <w:lang w:val="en-GB"/>
          </w:rPr>
          <w:delText>project `Spring` framework</w:delText>
        </w:r>
      </w:del>
      <w:del w:id="1638" w:author="Mario Ezequiel Scott" w:date="2019-12-28T09:04:00Z">
        <w:r w:rsidR="004E3FC2" w:rsidRPr="004A4B49" w:rsidDel="00D54621">
          <w:rPr>
            <w:lang w:val="en-GB"/>
          </w:rPr>
          <w:delText>.</w:delText>
        </w:r>
      </w:del>
    </w:p>
    <w:p w14:paraId="448E93E0" w14:textId="7B0909E3" w:rsidR="00670558" w:rsidRPr="004A4B49" w:rsidRDefault="002A5587" w:rsidP="00035245">
      <w:pPr>
        <w:rPr>
          <w:lang w:val="en-GB"/>
        </w:rPr>
      </w:pPr>
      <w:del w:id="1639" w:author="Mario Ezequiel Scott" w:date="2019-12-28T08:59:00Z">
        <w:r w:rsidRPr="004A4B49" w:rsidDel="00215D75">
          <w:rPr>
            <w:lang w:val="en-GB"/>
            <w:rPrChange w:id="1640" w:author="Mario Ezequiel Scott" w:date="2019-12-29T19:14:00Z">
              <w:rPr>
                <w:lang w:val="en-US"/>
              </w:rPr>
            </w:rPrChange>
          </w:rPr>
          <w:delText xml:space="preserve">Four </w:delText>
        </w:r>
        <w:r w:rsidR="00D9359F" w:rsidRPr="004A4B49" w:rsidDel="00215D75">
          <w:rPr>
            <w:lang w:val="en-GB"/>
          </w:rPr>
          <w:delText>datasets</w:delText>
        </w:r>
        <w:r w:rsidRPr="008A1EBF" w:rsidDel="00215D75">
          <w:rPr>
            <w:lang w:val="en-GB"/>
          </w:rPr>
          <w:delText xml:space="preserve"> were used</w:delText>
        </w:r>
        <w:r w:rsidR="00D9359F" w:rsidRPr="004A4B49" w:rsidDel="00215D75">
          <w:rPr>
            <w:lang w:val="en-GB"/>
          </w:rPr>
          <w:delText xml:space="preserve">: </w:delText>
        </w:r>
      </w:del>
      <w:del w:id="1641" w:author="Mario Ezequiel Scott" w:date="2019-12-28T09:12:00Z">
        <w:r w:rsidR="00D9359F" w:rsidRPr="004A4B49" w:rsidDel="005A41D5">
          <w:rPr>
            <w:lang w:val="en-GB"/>
          </w:rPr>
          <w:delText>issues, changelog, users and sprints.</w:delText>
        </w:r>
        <w:r w:rsidR="00670558" w:rsidRPr="004A4B49" w:rsidDel="005A41D5">
          <w:rPr>
            <w:lang w:val="en-GB"/>
          </w:rPr>
          <w:delText xml:space="preserve"> </w:delText>
        </w:r>
      </w:del>
      <w:r w:rsidR="00670558" w:rsidRPr="004A4B49">
        <w:rPr>
          <w:lang w:val="en-GB"/>
        </w:rPr>
        <w:t xml:space="preserve">Figure 1 describes the </w:t>
      </w:r>
      <w:del w:id="1642" w:author="Mario Ezequiel Scott" w:date="2019-12-28T09:13:00Z">
        <w:r w:rsidR="00670558" w:rsidRPr="004A4B49" w:rsidDel="005A41D5">
          <w:rPr>
            <w:lang w:val="en-GB"/>
          </w:rPr>
          <w:delText xml:space="preserve">ER </w:delText>
        </w:r>
      </w:del>
      <w:ins w:id="1643" w:author="Mario Ezequiel Scott" w:date="2019-12-28T09:13:00Z">
        <w:r w:rsidR="005A41D5" w:rsidRPr="004A4B49">
          <w:rPr>
            <w:lang w:val="en-GB"/>
          </w:rPr>
          <w:t>entity-relationship</w:t>
        </w:r>
      </w:ins>
      <w:ins w:id="1644" w:author="Mario Ezequiel Scott" w:date="2019-12-28T09:14:00Z">
        <w:r w:rsidR="009A1493" w:rsidRPr="004A4B49">
          <w:rPr>
            <w:lang w:val="en-GB"/>
          </w:rPr>
          <w:t xml:space="preserve"> (ER)</w:t>
        </w:r>
      </w:ins>
      <w:ins w:id="1645" w:author="Mario Ezequiel Scott" w:date="2019-12-28T09:13:00Z">
        <w:r w:rsidR="005A41D5" w:rsidRPr="004A4B49">
          <w:rPr>
            <w:lang w:val="en-GB"/>
          </w:rPr>
          <w:t xml:space="preserve"> </w:t>
        </w:r>
      </w:ins>
      <w:r w:rsidR="00670558" w:rsidRPr="004A4B49">
        <w:rPr>
          <w:lang w:val="en-GB"/>
        </w:rPr>
        <w:t>diagram of these datasets and shows attributes of each of them.</w:t>
      </w:r>
    </w:p>
    <w:p w14:paraId="3959E74C" w14:textId="77777777" w:rsidR="00670558" w:rsidRPr="004A4B49" w:rsidRDefault="00670558" w:rsidP="00035245">
      <w:pPr>
        <w:rPr>
          <w:lang w:val="en-GB"/>
        </w:rPr>
      </w:pPr>
    </w:p>
    <w:p w14:paraId="1A59C488" w14:textId="77777777" w:rsidR="005720C8" w:rsidRPr="004A4B49" w:rsidRDefault="005720C8" w:rsidP="00035245">
      <w:pPr>
        <w:rPr>
          <w:noProof/>
          <w:lang w:val="en-GB"/>
        </w:rPr>
      </w:pPr>
    </w:p>
    <w:p w14:paraId="4BBFE3FA" w14:textId="52600E21" w:rsidR="00D9359F" w:rsidRPr="004A4B49" w:rsidRDefault="00670558" w:rsidP="00035245">
      <w:pPr>
        <w:rPr>
          <w:lang w:val="en-GB"/>
        </w:rPr>
      </w:pPr>
      <w:commentRangeStart w:id="1646"/>
      <w:del w:id="1647" w:author="tedo gogoladze" w:date="2020-01-03T16:26:00Z">
        <w:r w:rsidRPr="004A4B49" w:rsidDel="0016799E">
          <w:rPr>
            <w:noProof/>
            <w:lang w:val="en-GB"/>
          </w:rPr>
          <w:drawing>
            <wp:inline distT="0" distB="0" distL="0" distR="0" wp14:anchorId="7573375A" wp14:editId="4A0AFB27">
              <wp:extent cx="5657850" cy="5076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859" t="-589" r="-1202" b="-4126"/>
                      <a:stretch/>
                    </pic:blipFill>
                    <pic:spPr bwMode="auto">
                      <a:xfrm>
                        <a:off x="0" y="0"/>
                        <a:ext cx="5657850" cy="5076825"/>
                      </a:xfrm>
                      <a:prstGeom prst="rect">
                        <a:avLst/>
                      </a:prstGeom>
                      <a:extLst>
                        <a:ext uri="{53640926-AAD7-44D8-BBD7-CCE9431645EC}">
                          <a14:shadowObscured xmlns:a14="http://schemas.microsoft.com/office/drawing/2010/main"/>
                        </a:ext>
                      </a:extLst>
                    </pic:spPr>
                  </pic:pic>
                </a:graphicData>
              </a:graphic>
            </wp:inline>
          </w:drawing>
        </w:r>
      </w:del>
      <w:commentRangeEnd w:id="1646"/>
      <w:ins w:id="1648" w:author="tedo gogoladze" w:date="2020-01-03T16:26:00Z">
        <w:r w:rsidR="0016799E">
          <w:rPr>
            <w:noProof/>
            <w:lang w:val="en-GB"/>
          </w:rPr>
          <w:drawing>
            <wp:inline distT="0" distB="0" distL="0" distR="0" wp14:anchorId="25902F33" wp14:editId="1869706C">
              <wp:extent cx="5543550" cy="4848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3550" cy="4848225"/>
                      </a:xfrm>
                      <a:prstGeom prst="rect">
                        <a:avLst/>
                      </a:prstGeom>
                      <a:noFill/>
                      <a:ln>
                        <a:noFill/>
                      </a:ln>
                    </pic:spPr>
                  </pic:pic>
                </a:graphicData>
              </a:graphic>
            </wp:inline>
          </w:drawing>
        </w:r>
      </w:ins>
      <w:r w:rsidR="009A1493" w:rsidRPr="004A4B49">
        <w:rPr>
          <w:rStyle w:val="CommentReference"/>
          <w:lang w:val="en-GB"/>
          <w:rPrChange w:id="1649" w:author="Mario Ezequiel Scott" w:date="2019-12-29T19:14:00Z">
            <w:rPr>
              <w:rStyle w:val="CommentReference"/>
            </w:rPr>
          </w:rPrChange>
        </w:rPr>
        <w:commentReference w:id="1646"/>
      </w:r>
    </w:p>
    <w:p w14:paraId="2DC394F7" w14:textId="567D3A69" w:rsidR="00670558" w:rsidRPr="004A4B49" w:rsidRDefault="00670558" w:rsidP="00035245">
      <w:pPr>
        <w:rPr>
          <w:lang w:val="en-GB"/>
        </w:rPr>
      </w:pPr>
      <w:r w:rsidRPr="004A4B49">
        <w:rPr>
          <w:lang w:val="en-GB"/>
        </w:rPr>
        <w:t xml:space="preserve">Figure 1. </w:t>
      </w:r>
      <w:del w:id="1650" w:author="Mario Ezequiel Scott" w:date="2019-12-28T09:14:00Z">
        <w:r w:rsidRPr="004A4B49" w:rsidDel="009A1493">
          <w:rPr>
            <w:lang w:val="en-GB"/>
          </w:rPr>
          <w:delText xml:space="preserve">Datasets </w:delText>
        </w:r>
      </w:del>
      <w:r w:rsidRPr="004A4B49">
        <w:rPr>
          <w:lang w:val="en-GB"/>
        </w:rPr>
        <w:t>ER diagram</w:t>
      </w:r>
      <w:ins w:id="1651" w:author="Mario Ezequiel Scott" w:date="2019-12-28T09:15:00Z">
        <w:r w:rsidR="009A1493" w:rsidRPr="004A4B49">
          <w:rPr>
            <w:lang w:val="en-GB"/>
          </w:rPr>
          <w:t xml:space="preserve"> of the dataset used. </w:t>
        </w:r>
      </w:ins>
    </w:p>
    <w:p w14:paraId="1D1E668C" w14:textId="775FDDBF" w:rsidR="00670558" w:rsidRPr="004A4B49" w:rsidRDefault="00670558" w:rsidP="00035245">
      <w:pPr>
        <w:rPr>
          <w:lang w:val="en-GB"/>
        </w:rPr>
      </w:pPr>
    </w:p>
    <w:p w14:paraId="3EE07E7E" w14:textId="70DB038D" w:rsidR="00BA636D" w:rsidRPr="004A4B49" w:rsidDel="009A1493" w:rsidRDefault="00BA636D" w:rsidP="00035245">
      <w:pPr>
        <w:rPr>
          <w:del w:id="1652" w:author="Mario Ezequiel Scott" w:date="2019-12-28T09:16:00Z"/>
          <w:lang w:val="en-GB"/>
        </w:rPr>
      </w:pPr>
      <w:del w:id="1653" w:author="Mario Ezequiel Scott" w:date="2019-12-28T09:16:00Z">
        <w:r w:rsidRPr="004A4B49" w:rsidDel="009A1493">
          <w:rPr>
            <w:lang w:val="en-GB"/>
          </w:rPr>
          <w:delText>Issues dataset</w:delText>
        </w:r>
      </w:del>
    </w:p>
    <w:p w14:paraId="7844EA6B" w14:textId="6324A320" w:rsidR="00BA636D" w:rsidRPr="004A4B49" w:rsidDel="009A1493" w:rsidRDefault="00BA636D" w:rsidP="00035245">
      <w:pPr>
        <w:rPr>
          <w:del w:id="1654" w:author="Mario Ezequiel Scott" w:date="2019-12-28T09:16:00Z"/>
          <w:rFonts w:cstheme="minorHAnsi"/>
          <w:lang w:val="en-GB"/>
          <w:rPrChange w:id="1655" w:author="Mario Ezequiel Scott" w:date="2019-12-29T19:14:00Z">
            <w:rPr>
              <w:del w:id="1656" w:author="Mario Ezequiel Scott" w:date="2019-12-28T09:16:00Z"/>
              <w:rFonts w:cstheme="minorHAnsi"/>
            </w:rPr>
          </w:rPrChange>
        </w:rPr>
      </w:pPr>
      <w:del w:id="1657" w:author="Mario Ezequiel Scott" w:date="2019-12-28T09:16:00Z">
        <w:r w:rsidRPr="004A4B49" w:rsidDel="009A1493">
          <w:rPr>
            <w:rFonts w:cstheme="minorHAnsi"/>
            <w:lang w:val="en-GB"/>
            <w:rPrChange w:id="1658" w:author="Mario Ezequiel Scott" w:date="2019-12-29T19:14:00Z">
              <w:rPr>
                <w:rFonts w:cstheme="minorHAnsi"/>
              </w:rPr>
            </w:rPrChange>
          </w:rPr>
          <w:delText>Jira Issues dataset: 35234 Kb, 18090 rows.</w:delText>
        </w:r>
      </w:del>
    </w:p>
    <w:p w14:paraId="00C83DF4" w14:textId="625AEE5D" w:rsidR="00F50512" w:rsidRPr="004A4B49" w:rsidDel="00333300" w:rsidRDefault="00F50512" w:rsidP="00333300">
      <w:pPr>
        <w:rPr>
          <w:del w:id="1659" w:author="Mario Ezequiel Scott" w:date="2019-12-28T09:21:00Z"/>
          <w:rFonts w:cstheme="minorHAnsi"/>
          <w:lang w:val="en-GB"/>
          <w:rPrChange w:id="1660" w:author="Mario Ezequiel Scott" w:date="2019-12-29T19:14:00Z">
            <w:rPr>
              <w:del w:id="1661" w:author="Mario Ezequiel Scott" w:date="2019-12-28T09:21:00Z"/>
              <w:rFonts w:cstheme="minorHAnsi"/>
            </w:rPr>
          </w:rPrChange>
        </w:rPr>
      </w:pPr>
      <w:del w:id="1662" w:author="Mario Ezequiel Scott" w:date="2019-12-28T09:16:00Z">
        <w:r w:rsidRPr="004A4B49" w:rsidDel="009A1493">
          <w:rPr>
            <w:rFonts w:cstheme="minorHAnsi"/>
            <w:lang w:val="en-GB"/>
            <w:rPrChange w:id="1663" w:author="Mario Ezequiel Scott" w:date="2019-12-29T19:14:00Z">
              <w:rPr>
                <w:rFonts w:cstheme="minorHAnsi"/>
              </w:rPr>
            </w:rPrChange>
          </w:rPr>
          <w:delText xml:space="preserve">Issues dataset is contains all the necessary </w:delText>
        </w:r>
        <w:r w:rsidR="00BB0599" w:rsidRPr="004A4B49" w:rsidDel="009A1493">
          <w:rPr>
            <w:rFonts w:cstheme="minorHAnsi"/>
            <w:lang w:val="en-GB"/>
            <w:rPrChange w:id="1664" w:author="Mario Ezequiel Scott" w:date="2019-12-29T19:14:00Z">
              <w:rPr>
                <w:rFonts w:cstheme="minorHAnsi"/>
              </w:rPr>
            </w:rPrChange>
          </w:rPr>
          <w:delText>attributes</w:delText>
        </w:r>
        <w:r w:rsidRPr="004A4B49" w:rsidDel="009A1493">
          <w:rPr>
            <w:rFonts w:cstheme="minorHAnsi"/>
            <w:lang w:val="en-GB"/>
            <w:rPrChange w:id="1665" w:author="Mario Ezequiel Scott" w:date="2019-12-29T19:14:00Z">
              <w:rPr>
                <w:rFonts w:cstheme="minorHAnsi"/>
              </w:rPr>
            </w:rPrChange>
          </w:rPr>
          <w:delText xml:space="preserve"> about the specific Jira issue</w:delText>
        </w:r>
        <w:r w:rsidR="005C58F5" w:rsidRPr="004A4B49" w:rsidDel="009A1493">
          <w:rPr>
            <w:rFonts w:cstheme="minorHAnsi"/>
            <w:lang w:val="en-GB"/>
            <w:rPrChange w:id="1666" w:author="Mario Ezequiel Scott" w:date="2019-12-29T19:14:00Z">
              <w:rPr>
                <w:rFonts w:cstheme="minorHAnsi"/>
              </w:rPr>
            </w:rPrChange>
          </w:rPr>
          <w:delText xml:space="preserve">. </w:delText>
        </w:r>
      </w:del>
      <w:ins w:id="1667" w:author="Mario Ezequiel Scott" w:date="2019-12-28T09:17:00Z">
        <w:r w:rsidR="009A1493" w:rsidRPr="004A4B49">
          <w:rPr>
            <w:rFonts w:cstheme="minorHAnsi"/>
            <w:lang w:val="en-GB"/>
            <w:rPrChange w:id="1668" w:author="Mario Ezequiel Scott" w:date="2019-12-29T19:14:00Z">
              <w:rPr>
                <w:rFonts w:cstheme="minorHAnsi"/>
              </w:rPr>
            </w:rPrChange>
          </w:rPr>
          <w:t>In total, the d</w:t>
        </w:r>
      </w:ins>
      <w:del w:id="1669" w:author="Mario Ezequiel Scott" w:date="2019-12-28T09:17:00Z">
        <w:r w:rsidR="005C58F5" w:rsidRPr="004A4B49" w:rsidDel="009A1493">
          <w:rPr>
            <w:rFonts w:cstheme="minorHAnsi"/>
            <w:lang w:val="en-GB"/>
            <w:rPrChange w:id="1670" w:author="Mario Ezequiel Scott" w:date="2019-12-29T19:14:00Z">
              <w:rPr>
                <w:rFonts w:cstheme="minorHAnsi"/>
              </w:rPr>
            </w:rPrChange>
          </w:rPr>
          <w:delText>D</w:delText>
        </w:r>
      </w:del>
      <w:r w:rsidR="005C58F5" w:rsidRPr="004A4B49">
        <w:rPr>
          <w:rFonts w:cstheme="minorHAnsi"/>
          <w:lang w:val="en-GB"/>
          <w:rPrChange w:id="1671" w:author="Mario Ezequiel Scott" w:date="2019-12-29T19:14:00Z">
            <w:rPr>
              <w:rFonts w:cstheme="minorHAnsi"/>
            </w:rPr>
          </w:rPrChange>
        </w:rPr>
        <w:t xml:space="preserve">ataset consists of 18090 </w:t>
      </w:r>
      <w:del w:id="1672" w:author="Mario Ezequiel Scott" w:date="2019-12-28T09:17:00Z">
        <w:r w:rsidR="005C58F5" w:rsidRPr="004A4B49" w:rsidDel="009A1493">
          <w:rPr>
            <w:rFonts w:cstheme="minorHAnsi"/>
            <w:lang w:val="en-GB"/>
            <w:rPrChange w:id="1673" w:author="Mario Ezequiel Scott" w:date="2019-12-29T19:14:00Z">
              <w:rPr>
                <w:rFonts w:cstheme="minorHAnsi"/>
              </w:rPr>
            </w:rPrChange>
          </w:rPr>
          <w:delText>rows</w:delText>
        </w:r>
      </w:del>
      <w:ins w:id="1674" w:author="Mario Ezequiel Scott" w:date="2019-12-28T09:17:00Z">
        <w:r w:rsidR="009A1493" w:rsidRPr="004A4B49">
          <w:rPr>
            <w:rFonts w:cstheme="minorHAnsi"/>
            <w:lang w:val="en-GB"/>
            <w:rPrChange w:id="1675" w:author="Mario Ezequiel Scott" w:date="2019-12-29T19:14:00Z">
              <w:rPr>
                <w:rFonts w:cstheme="minorHAnsi"/>
              </w:rPr>
            </w:rPrChange>
          </w:rPr>
          <w:t>issue reports</w:t>
        </w:r>
      </w:ins>
      <w:r w:rsidR="005C58F5" w:rsidRPr="004A4B49">
        <w:rPr>
          <w:rFonts w:cstheme="minorHAnsi"/>
          <w:lang w:val="en-GB"/>
          <w:rPrChange w:id="1676" w:author="Mario Ezequiel Scott" w:date="2019-12-29T19:14:00Z">
            <w:rPr>
              <w:rFonts w:cstheme="minorHAnsi"/>
            </w:rPr>
          </w:rPrChange>
        </w:rPr>
        <w:t>, out of which there are 15155 unique issues</w:t>
      </w:r>
      <w:r w:rsidRPr="004A4B49">
        <w:rPr>
          <w:rFonts w:cstheme="minorHAnsi"/>
          <w:lang w:val="en-GB"/>
          <w:rPrChange w:id="1677" w:author="Mario Ezequiel Scott" w:date="2019-12-29T19:14:00Z">
            <w:rPr>
              <w:rFonts w:cstheme="minorHAnsi"/>
            </w:rPr>
          </w:rPrChange>
        </w:rPr>
        <w:t xml:space="preserve">. </w:t>
      </w:r>
      <w:ins w:id="1678" w:author="Mario Ezequiel Scott" w:date="2019-12-28T09:17:00Z">
        <w:r w:rsidR="009A1493" w:rsidRPr="004A4B49">
          <w:rPr>
            <w:rFonts w:cstheme="minorHAnsi"/>
            <w:lang w:val="en-GB"/>
            <w:rPrChange w:id="1679" w:author="Mario Ezequiel Scott" w:date="2019-12-29T19:14:00Z">
              <w:rPr>
                <w:rFonts w:cstheme="minorHAnsi"/>
              </w:rPr>
            </w:rPrChange>
          </w:rPr>
          <w:t>Each issue report contains references to the</w:t>
        </w:r>
      </w:ins>
      <w:ins w:id="1680" w:author="Mario Ezequiel Scott" w:date="2019-12-28T09:18:00Z">
        <w:r w:rsidR="009A1493" w:rsidRPr="004A4B49">
          <w:rPr>
            <w:rFonts w:cstheme="minorHAnsi"/>
            <w:lang w:val="en-GB"/>
            <w:rPrChange w:id="1681" w:author="Mario Ezequiel Scott" w:date="2019-12-29T19:14:00Z">
              <w:rPr>
                <w:rFonts w:cstheme="minorHAnsi"/>
              </w:rPr>
            </w:rPrChange>
          </w:rPr>
          <w:t xml:space="preserve"> sprint in which was developed, </w:t>
        </w:r>
      </w:ins>
      <w:ins w:id="1682" w:author="Mario Ezequiel Scott" w:date="2019-12-28T09:19:00Z">
        <w:r w:rsidR="009A1493" w:rsidRPr="004A4B49">
          <w:rPr>
            <w:rFonts w:cstheme="minorHAnsi"/>
            <w:lang w:val="en-GB"/>
            <w:rPrChange w:id="1683" w:author="Mario Ezequiel Scott" w:date="2019-12-29T19:14:00Z">
              <w:rPr>
                <w:rFonts w:cstheme="minorHAnsi"/>
              </w:rPr>
            </w:rPrChange>
          </w:rPr>
          <w:t xml:space="preserve">its creator and reporter. </w:t>
        </w:r>
      </w:ins>
      <w:del w:id="1684" w:author="Mario Ezequiel Scott" w:date="2019-12-28T09:19:00Z">
        <w:r w:rsidRPr="004A4B49" w:rsidDel="009A1493">
          <w:rPr>
            <w:rFonts w:cstheme="minorHAnsi"/>
            <w:lang w:val="en-GB"/>
            <w:rPrChange w:id="1685" w:author="Mario Ezequiel Scott" w:date="2019-12-29T19:14:00Z">
              <w:rPr>
                <w:rFonts w:cstheme="minorHAnsi"/>
              </w:rPr>
            </w:rPrChange>
          </w:rPr>
          <w:delText xml:space="preserve">Dataset is linked to Sprints by </w:delText>
        </w:r>
        <w:r w:rsidR="006A4971" w:rsidRPr="004A4B49" w:rsidDel="009A1493">
          <w:rPr>
            <w:rFonts w:cstheme="minorHAnsi"/>
            <w:lang w:val="en-GB"/>
            <w:rPrChange w:id="1686" w:author="Mario Ezequiel Scott" w:date="2019-12-29T19:14:00Z">
              <w:rPr>
                <w:rFonts w:cstheme="minorHAnsi"/>
              </w:rPr>
            </w:rPrChange>
          </w:rPr>
          <w:delText>`</w:delText>
        </w:r>
        <w:r w:rsidRPr="004A4B49" w:rsidDel="009A1493">
          <w:rPr>
            <w:rFonts w:cstheme="minorHAnsi"/>
            <w:lang w:val="en-GB"/>
            <w:rPrChange w:id="1687" w:author="Mario Ezequiel Scott" w:date="2019-12-29T19:14:00Z">
              <w:rPr>
                <w:rFonts w:cstheme="minorHAnsi"/>
              </w:rPr>
            </w:rPrChange>
          </w:rPr>
          <w:delText>project</w:delText>
        </w:r>
        <w:r w:rsidR="006A4971" w:rsidRPr="004A4B49" w:rsidDel="009A1493">
          <w:rPr>
            <w:rFonts w:cstheme="minorHAnsi"/>
            <w:lang w:val="en-GB"/>
            <w:rPrChange w:id="1688" w:author="Mario Ezequiel Scott" w:date="2019-12-29T19:14:00Z">
              <w:rPr>
                <w:rFonts w:cstheme="minorHAnsi"/>
              </w:rPr>
            </w:rPrChange>
          </w:rPr>
          <w:delText>`</w:delText>
        </w:r>
        <w:r w:rsidRPr="004A4B49" w:rsidDel="009A1493">
          <w:rPr>
            <w:rFonts w:cstheme="minorHAnsi"/>
            <w:lang w:val="en-GB"/>
            <w:rPrChange w:id="1689" w:author="Mario Ezequiel Scott" w:date="2019-12-29T19:14:00Z">
              <w:rPr>
                <w:rFonts w:cstheme="minorHAnsi"/>
              </w:rPr>
            </w:rPrChange>
          </w:rPr>
          <w:delText xml:space="preserve"> and </w:delText>
        </w:r>
        <w:r w:rsidR="006A4971" w:rsidRPr="004A4B49" w:rsidDel="009A1493">
          <w:rPr>
            <w:rFonts w:cstheme="minorHAnsi"/>
            <w:lang w:val="en-GB"/>
            <w:rPrChange w:id="1690" w:author="Mario Ezequiel Scott" w:date="2019-12-29T19:14:00Z">
              <w:rPr>
                <w:rFonts w:cstheme="minorHAnsi"/>
              </w:rPr>
            </w:rPrChange>
          </w:rPr>
          <w:delText>`</w:delText>
        </w:r>
        <w:r w:rsidRPr="004A4B49" w:rsidDel="009A1493">
          <w:rPr>
            <w:rFonts w:cstheme="minorHAnsi"/>
            <w:lang w:val="en-GB"/>
            <w:rPrChange w:id="1691" w:author="Mario Ezequiel Scott" w:date="2019-12-29T19:14:00Z">
              <w:rPr>
                <w:rFonts w:cstheme="minorHAnsi"/>
              </w:rPr>
            </w:rPrChange>
          </w:rPr>
          <w:delText>sprint</w:delText>
        </w:r>
        <w:r w:rsidR="006A4971" w:rsidRPr="004A4B49" w:rsidDel="009A1493">
          <w:rPr>
            <w:rFonts w:cstheme="minorHAnsi"/>
            <w:lang w:val="en-GB"/>
            <w:rPrChange w:id="1692" w:author="Mario Ezequiel Scott" w:date="2019-12-29T19:14:00Z">
              <w:rPr>
                <w:rFonts w:cstheme="minorHAnsi"/>
              </w:rPr>
            </w:rPrChange>
          </w:rPr>
          <w:delText>`</w:delText>
        </w:r>
        <w:r w:rsidRPr="004A4B49" w:rsidDel="009A1493">
          <w:rPr>
            <w:rFonts w:cstheme="minorHAnsi"/>
            <w:lang w:val="en-GB"/>
            <w:rPrChange w:id="1693" w:author="Mario Ezequiel Scott" w:date="2019-12-29T19:14:00Z">
              <w:rPr>
                <w:rFonts w:cstheme="minorHAnsi"/>
              </w:rPr>
            </w:rPrChange>
          </w:rPr>
          <w:delText xml:space="preserve"> foreign keys, and to users by reporter name and creator foreign key</w:delText>
        </w:r>
        <w:r w:rsidR="006A4971" w:rsidRPr="004A4B49" w:rsidDel="009A1493">
          <w:rPr>
            <w:rFonts w:cstheme="minorHAnsi"/>
            <w:lang w:val="en-GB"/>
            <w:rPrChange w:id="1694" w:author="Mario Ezequiel Scott" w:date="2019-12-29T19:14:00Z">
              <w:rPr>
                <w:rFonts w:cstheme="minorHAnsi"/>
              </w:rPr>
            </w:rPrChange>
          </w:rPr>
          <w:delText>s</w:delText>
        </w:r>
        <w:r w:rsidRPr="004A4B49" w:rsidDel="009A1493">
          <w:rPr>
            <w:rFonts w:cstheme="minorHAnsi"/>
            <w:lang w:val="en-GB"/>
            <w:rPrChange w:id="1695" w:author="Mario Ezequiel Scott" w:date="2019-12-29T19:14:00Z">
              <w:rPr>
                <w:rFonts w:cstheme="minorHAnsi"/>
              </w:rPr>
            </w:rPrChange>
          </w:rPr>
          <w:delText>.</w:delText>
        </w:r>
        <w:r w:rsidR="006A4971" w:rsidRPr="004A4B49" w:rsidDel="009A1493">
          <w:rPr>
            <w:rFonts w:cstheme="minorHAnsi"/>
            <w:lang w:val="en-GB"/>
            <w:rPrChange w:id="1696" w:author="Mario Ezequiel Scott" w:date="2019-12-29T19:14:00Z">
              <w:rPr>
                <w:rFonts w:cstheme="minorHAnsi"/>
              </w:rPr>
            </w:rPrChange>
          </w:rPr>
          <w:delText xml:space="preserve"> Column `key` is the primary key attribute of the dataset alongside with `project`.</w:delText>
        </w:r>
      </w:del>
      <w:ins w:id="1697" w:author="Mario Ezequiel Scott" w:date="2019-12-28T09:28:00Z">
        <w:r w:rsidR="00333300" w:rsidRPr="004A4B49">
          <w:rPr>
            <w:rFonts w:cstheme="minorHAnsi"/>
            <w:lang w:val="en-GB"/>
            <w:rPrChange w:id="1698" w:author="Mario Ezequiel Scott" w:date="2019-12-29T19:14:00Z">
              <w:rPr>
                <w:rFonts w:cstheme="minorHAnsi"/>
              </w:rPr>
            </w:rPrChange>
          </w:rPr>
          <w:t>A total of</w:t>
        </w:r>
      </w:ins>
      <w:ins w:id="1699" w:author="Mario Ezequiel Scott" w:date="2019-12-28T09:27:00Z">
        <w:r w:rsidR="00333300" w:rsidRPr="004A4B49">
          <w:rPr>
            <w:rFonts w:cstheme="minorHAnsi"/>
            <w:lang w:val="en-GB"/>
            <w:rPrChange w:id="1700" w:author="Mario Ezequiel Scott" w:date="2019-12-29T19:14:00Z">
              <w:rPr>
                <w:rFonts w:cstheme="minorHAnsi"/>
              </w:rPr>
            </w:rPrChange>
          </w:rPr>
          <w:t xml:space="preserve"> 1533 unique users</w:t>
        </w:r>
      </w:ins>
      <w:ins w:id="1701" w:author="Mario Ezequiel Scott" w:date="2019-12-28T09:28:00Z">
        <w:r w:rsidR="00333300" w:rsidRPr="004A4B49">
          <w:rPr>
            <w:rFonts w:cstheme="minorHAnsi"/>
            <w:lang w:val="en-GB"/>
            <w:rPrChange w:id="1702" w:author="Mario Ezequiel Scott" w:date="2019-12-29T19:14:00Z">
              <w:rPr>
                <w:rFonts w:cstheme="minorHAnsi"/>
              </w:rPr>
            </w:rPrChange>
          </w:rPr>
          <w:t xml:space="preserve"> (developers)</w:t>
        </w:r>
      </w:ins>
      <w:ins w:id="1703" w:author="Mario Ezequiel Scott" w:date="2019-12-28T09:27:00Z">
        <w:r w:rsidR="00333300" w:rsidRPr="004A4B49">
          <w:rPr>
            <w:rFonts w:cstheme="minorHAnsi"/>
            <w:lang w:val="en-GB"/>
            <w:rPrChange w:id="1704" w:author="Mario Ezequiel Scott" w:date="2019-12-29T19:14:00Z">
              <w:rPr>
                <w:rFonts w:cstheme="minorHAnsi"/>
              </w:rPr>
            </w:rPrChange>
          </w:rPr>
          <w:t xml:space="preserve"> across all the projects</w:t>
        </w:r>
      </w:ins>
      <w:ins w:id="1705" w:author="Mario Ezequiel Scott" w:date="2019-12-28T09:28:00Z">
        <w:r w:rsidR="00333300" w:rsidRPr="004A4B49">
          <w:rPr>
            <w:rFonts w:cstheme="minorHAnsi"/>
            <w:lang w:val="en-GB"/>
            <w:rPrChange w:id="1706" w:author="Mario Ezequiel Scott" w:date="2019-12-29T19:14:00Z">
              <w:rPr>
                <w:rFonts w:cstheme="minorHAnsi"/>
              </w:rPr>
            </w:rPrChange>
          </w:rPr>
          <w:t xml:space="preserve"> were identified as „</w:t>
        </w:r>
        <w:proofErr w:type="gramStart"/>
        <w:r w:rsidR="00333300" w:rsidRPr="004A4B49">
          <w:rPr>
            <w:rFonts w:cstheme="minorHAnsi"/>
            <w:lang w:val="en-GB"/>
            <w:rPrChange w:id="1707" w:author="Mario Ezequiel Scott" w:date="2019-12-29T19:14:00Z">
              <w:rPr>
                <w:rFonts w:cstheme="minorHAnsi"/>
              </w:rPr>
            </w:rPrChange>
          </w:rPr>
          <w:t>creator“ or</w:t>
        </w:r>
      </w:ins>
      <w:proofErr w:type="gramEnd"/>
      <w:ins w:id="1708" w:author="Mario Ezequiel Scott" w:date="2019-12-28T09:29:00Z">
        <w:r w:rsidR="00333300" w:rsidRPr="004A4B49">
          <w:rPr>
            <w:rFonts w:cstheme="minorHAnsi"/>
            <w:lang w:val="en-GB"/>
            <w:rPrChange w:id="1709" w:author="Mario Ezequiel Scott" w:date="2019-12-29T19:14:00Z">
              <w:rPr>
                <w:rFonts w:cstheme="minorHAnsi"/>
              </w:rPr>
            </w:rPrChange>
          </w:rPr>
          <w:t xml:space="preserve"> „reporter“</w:t>
        </w:r>
      </w:ins>
      <w:ins w:id="1710" w:author="Mario Ezequiel Scott" w:date="2019-12-28T09:27:00Z">
        <w:r w:rsidR="00333300" w:rsidRPr="004A4B49">
          <w:rPr>
            <w:rFonts w:cstheme="minorHAnsi"/>
            <w:lang w:val="en-GB"/>
            <w:rPrChange w:id="1711" w:author="Mario Ezequiel Scott" w:date="2019-12-29T19:14:00Z">
              <w:rPr>
                <w:rFonts w:cstheme="minorHAnsi"/>
              </w:rPr>
            </w:rPrChange>
          </w:rPr>
          <w:t>.</w:t>
        </w:r>
      </w:ins>
    </w:p>
    <w:p w14:paraId="79252153" w14:textId="6CCF0771" w:rsidR="00670558" w:rsidRPr="008A1EBF" w:rsidDel="00333300" w:rsidRDefault="00670558" w:rsidP="0010447A">
      <w:pPr>
        <w:rPr>
          <w:del w:id="1712" w:author="Mario Ezequiel Scott" w:date="2019-12-28T09:21:00Z"/>
          <w:lang w:val="en-GB"/>
        </w:rPr>
      </w:pPr>
      <w:del w:id="1713" w:author="Mario Ezequiel Scott" w:date="2019-12-28T09:21:00Z">
        <w:r w:rsidRPr="004A4B49" w:rsidDel="00333300">
          <w:rPr>
            <w:lang w:val="en-GB"/>
          </w:rPr>
          <w:delText>Changelog dataset</w:delText>
        </w:r>
      </w:del>
    </w:p>
    <w:p w14:paraId="01541508" w14:textId="5D5D7143" w:rsidR="00AC4010" w:rsidRPr="004A4B49" w:rsidRDefault="00AC4010" w:rsidP="0010447A">
      <w:pPr>
        <w:rPr>
          <w:rFonts w:cstheme="minorHAnsi"/>
          <w:lang w:val="en-GB"/>
          <w:rPrChange w:id="1714" w:author="Mario Ezequiel Scott" w:date="2019-12-29T19:14:00Z">
            <w:rPr>
              <w:rFonts w:cstheme="minorHAnsi"/>
            </w:rPr>
          </w:rPrChange>
        </w:rPr>
      </w:pPr>
      <w:del w:id="1715" w:author="Mario Ezequiel Scott" w:date="2019-12-28T09:21:00Z">
        <w:r w:rsidRPr="004A4B49" w:rsidDel="00333300">
          <w:rPr>
            <w:rFonts w:cstheme="minorHAnsi"/>
            <w:lang w:val="en-GB"/>
            <w:rPrChange w:id="1716" w:author="Mario Ezequiel Scott" w:date="2019-12-29T19:14:00Z">
              <w:rPr>
                <w:rFonts w:cstheme="minorHAnsi"/>
              </w:rPr>
            </w:rPrChange>
          </w:rPr>
          <w:delText>Jira Changelog dataset: 63592 Kb, 332690 rows.</w:delText>
        </w:r>
      </w:del>
    </w:p>
    <w:p w14:paraId="11B77387" w14:textId="4E301244" w:rsidR="00AC4010" w:rsidRPr="004A4B49" w:rsidRDefault="009A1493" w:rsidP="00AC4010">
      <w:pPr>
        <w:rPr>
          <w:rFonts w:cstheme="minorHAnsi"/>
          <w:lang w:val="en-GB"/>
          <w:rPrChange w:id="1717" w:author="Mario Ezequiel Scott" w:date="2019-12-29T19:14:00Z">
            <w:rPr>
              <w:rFonts w:cstheme="minorHAnsi"/>
            </w:rPr>
          </w:rPrChange>
        </w:rPr>
      </w:pPr>
      <w:ins w:id="1718" w:author="Mario Ezequiel Scott" w:date="2019-12-28T09:19:00Z">
        <w:r w:rsidRPr="004A4B49">
          <w:rPr>
            <w:rFonts w:cstheme="minorHAnsi"/>
            <w:lang w:val="en-GB"/>
            <w:rPrChange w:id="1719" w:author="Mario Ezequiel Scott" w:date="2019-12-29T19:14:00Z">
              <w:rPr>
                <w:rFonts w:cstheme="minorHAnsi"/>
              </w:rPr>
            </w:rPrChange>
          </w:rPr>
          <w:t>In add</w:t>
        </w:r>
      </w:ins>
      <w:ins w:id="1720" w:author="Mario Ezequiel Scott" w:date="2019-12-28T09:20:00Z">
        <w:r w:rsidRPr="004A4B49">
          <w:rPr>
            <w:rFonts w:cstheme="minorHAnsi"/>
            <w:lang w:val="en-GB"/>
            <w:rPrChange w:id="1721" w:author="Mario Ezequiel Scott" w:date="2019-12-29T19:14:00Z">
              <w:rPr>
                <w:rFonts w:cstheme="minorHAnsi"/>
              </w:rPr>
            </w:rPrChange>
          </w:rPr>
          <w:t>i</w:t>
        </w:r>
      </w:ins>
      <w:ins w:id="1722" w:author="Mario Ezequiel Scott" w:date="2019-12-28T09:19:00Z">
        <w:r w:rsidRPr="004A4B49">
          <w:rPr>
            <w:rFonts w:cstheme="minorHAnsi"/>
            <w:lang w:val="en-GB"/>
            <w:rPrChange w:id="1723" w:author="Mario Ezequiel Scott" w:date="2019-12-29T19:14:00Z">
              <w:rPr>
                <w:rFonts w:cstheme="minorHAnsi"/>
              </w:rPr>
            </w:rPrChange>
          </w:rPr>
          <w:t xml:space="preserve">tion, the dataset contains information </w:t>
        </w:r>
      </w:ins>
      <w:ins w:id="1724" w:author="Mario Ezequiel Scott" w:date="2019-12-28T09:20:00Z">
        <w:r w:rsidRPr="004A4B49">
          <w:rPr>
            <w:rFonts w:cstheme="minorHAnsi"/>
            <w:lang w:val="en-GB"/>
            <w:rPrChange w:id="1725" w:author="Mario Ezequiel Scott" w:date="2019-12-29T19:14:00Z">
              <w:rPr>
                <w:rFonts w:cstheme="minorHAnsi"/>
              </w:rPr>
            </w:rPrChange>
          </w:rPr>
          <w:t>of every change made to t</w:t>
        </w:r>
      </w:ins>
      <w:ins w:id="1726" w:author="Mario Ezequiel Scott" w:date="2019-12-28T09:21:00Z">
        <w:r w:rsidRPr="004A4B49">
          <w:rPr>
            <w:rFonts w:cstheme="minorHAnsi"/>
            <w:lang w:val="en-GB"/>
            <w:rPrChange w:id="1727" w:author="Mario Ezequiel Scott" w:date="2019-12-29T19:14:00Z">
              <w:rPr>
                <w:rFonts w:cstheme="minorHAnsi"/>
              </w:rPr>
            </w:rPrChange>
          </w:rPr>
          <w:t xml:space="preserve">he </w:t>
        </w:r>
      </w:ins>
      <w:ins w:id="1728" w:author="Mario Ezequiel Scott" w:date="2019-12-28T09:22:00Z">
        <w:r w:rsidR="00333300" w:rsidRPr="004A4B49">
          <w:rPr>
            <w:rFonts w:cstheme="minorHAnsi"/>
            <w:lang w:val="en-GB"/>
            <w:rPrChange w:id="1729" w:author="Mario Ezequiel Scott" w:date="2019-12-29T19:14:00Z">
              <w:rPr>
                <w:rFonts w:cstheme="minorHAnsi"/>
              </w:rPr>
            </w:rPrChange>
          </w:rPr>
          <w:t xml:space="preserve">fields of the </w:t>
        </w:r>
      </w:ins>
      <w:ins w:id="1730" w:author="Mario Ezequiel Scott" w:date="2019-12-28T09:21:00Z">
        <w:r w:rsidRPr="004A4B49">
          <w:rPr>
            <w:rFonts w:cstheme="minorHAnsi"/>
            <w:lang w:val="en-GB"/>
            <w:rPrChange w:id="1731" w:author="Mario Ezequiel Scott" w:date="2019-12-29T19:14:00Z">
              <w:rPr>
                <w:rFonts w:cstheme="minorHAnsi"/>
              </w:rPr>
            </w:rPrChange>
          </w:rPr>
          <w:t>issue reports</w:t>
        </w:r>
      </w:ins>
      <w:ins w:id="1732" w:author="Mario Ezequiel Scott" w:date="2019-12-28T09:24:00Z">
        <w:r w:rsidR="00333300" w:rsidRPr="004A4B49">
          <w:rPr>
            <w:rFonts w:cstheme="minorHAnsi"/>
            <w:lang w:val="en-GB"/>
            <w:rPrChange w:id="1733" w:author="Mario Ezequiel Scott" w:date="2019-12-29T19:14:00Z">
              <w:rPr>
                <w:rFonts w:cstheme="minorHAnsi"/>
              </w:rPr>
            </w:rPrChange>
          </w:rPr>
          <w:t xml:space="preserve">. For example, a change on the status of an issue from „To </w:t>
        </w:r>
        <w:proofErr w:type="gramStart"/>
        <w:r w:rsidR="00333300" w:rsidRPr="004A4B49">
          <w:rPr>
            <w:rFonts w:cstheme="minorHAnsi"/>
            <w:lang w:val="en-GB"/>
            <w:rPrChange w:id="1734" w:author="Mario Ezequiel Scott" w:date="2019-12-29T19:14:00Z">
              <w:rPr>
                <w:rFonts w:cstheme="minorHAnsi"/>
              </w:rPr>
            </w:rPrChange>
          </w:rPr>
          <w:t>Do“ to</w:t>
        </w:r>
        <w:proofErr w:type="gramEnd"/>
        <w:r w:rsidR="00333300" w:rsidRPr="004A4B49">
          <w:rPr>
            <w:rFonts w:cstheme="minorHAnsi"/>
            <w:lang w:val="en-GB"/>
            <w:rPrChange w:id="1735" w:author="Mario Ezequiel Scott" w:date="2019-12-29T19:14:00Z">
              <w:rPr>
                <w:rFonts w:cstheme="minorHAnsi"/>
              </w:rPr>
            </w:rPrChange>
          </w:rPr>
          <w:t xml:space="preserve">  „Done“ is recorded in this changelog along with its timestamp and creator. </w:t>
        </w:r>
      </w:ins>
      <w:ins w:id="1736" w:author="Mario Ezequiel Scott" w:date="2019-12-28T09:21:00Z">
        <w:r w:rsidRPr="004A4B49">
          <w:rPr>
            <w:rFonts w:cstheme="minorHAnsi"/>
            <w:lang w:val="en-GB"/>
            <w:rPrChange w:id="1737" w:author="Mario Ezequiel Scott" w:date="2019-12-29T19:14:00Z">
              <w:rPr>
                <w:rFonts w:cstheme="minorHAnsi"/>
              </w:rPr>
            </w:rPrChange>
          </w:rPr>
          <w:t xml:space="preserve"> </w:t>
        </w:r>
      </w:ins>
      <w:del w:id="1738" w:author="Mario Ezequiel Scott" w:date="2019-12-28T09:20:00Z">
        <w:r w:rsidR="00AC4010" w:rsidRPr="004A4B49" w:rsidDel="009A1493">
          <w:rPr>
            <w:rFonts w:cstheme="minorHAnsi"/>
            <w:lang w:val="en-GB"/>
            <w:rPrChange w:id="1739" w:author="Mario Ezequiel Scott" w:date="2019-12-29T19:14:00Z">
              <w:rPr>
                <w:rFonts w:cstheme="minorHAnsi"/>
              </w:rPr>
            </w:rPrChange>
          </w:rPr>
          <w:delText xml:space="preserve">Dataset for </w:delText>
        </w:r>
      </w:del>
      <w:del w:id="1740" w:author="Mario Ezequiel Scott" w:date="2019-12-28T09:21:00Z">
        <w:r w:rsidR="00AC4010" w:rsidRPr="004A4B49" w:rsidDel="009A1493">
          <w:rPr>
            <w:rFonts w:cstheme="minorHAnsi"/>
            <w:lang w:val="en-GB"/>
            <w:rPrChange w:id="1741" w:author="Mario Ezequiel Scott" w:date="2019-12-29T19:14:00Z">
              <w:rPr>
                <w:rFonts w:cstheme="minorHAnsi"/>
              </w:rPr>
            </w:rPrChange>
          </w:rPr>
          <w:delText>tracking the changes</w:delText>
        </w:r>
        <w:r w:rsidR="004341E6" w:rsidRPr="004A4B49" w:rsidDel="009A1493">
          <w:rPr>
            <w:rFonts w:cstheme="minorHAnsi"/>
            <w:lang w:val="en-GB"/>
            <w:rPrChange w:id="1742" w:author="Mario Ezequiel Scott" w:date="2019-12-29T19:14:00Z">
              <w:rPr>
                <w:rFonts w:cstheme="minorHAnsi"/>
              </w:rPr>
            </w:rPrChange>
          </w:rPr>
          <w:delText xml:space="preserve">, that </w:delText>
        </w:r>
      </w:del>
      <w:ins w:id="1743" w:author="Mario Ezequiel Scott" w:date="2019-12-28T09:24:00Z">
        <w:r w:rsidR="00333300" w:rsidRPr="004A4B49">
          <w:rPr>
            <w:rFonts w:cstheme="minorHAnsi"/>
            <w:lang w:val="en-GB"/>
            <w:rPrChange w:id="1744" w:author="Mario Ezequiel Scott" w:date="2019-12-29T19:14:00Z">
              <w:rPr>
                <w:rFonts w:cstheme="minorHAnsi"/>
              </w:rPr>
            </w:rPrChange>
          </w:rPr>
          <w:t xml:space="preserve">In total, there are </w:t>
        </w:r>
      </w:ins>
      <w:ins w:id="1745" w:author="Mario Ezequiel Scott" w:date="2019-12-28T09:26:00Z">
        <w:r w:rsidR="00333300" w:rsidRPr="004A4B49">
          <w:rPr>
            <w:rFonts w:cstheme="minorHAnsi"/>
            <w:lang w:val="en-GB"/>
            <w:rPrChange w:id="1746" w:author="Mario Ezequiel Scott" w:date="2019-12-29T19:14:00Z">
              <w:rPr>
                <w:rFonts w:cstheme="minorHAnsi"/>
              </w:rPr>
            </w:rPrChange>
          </w:rPr>
          <w:t>332690</w:t>
        </w:r>
      </w:ins>
      <w:ins w:id="1747" w:author="Mario Ezequiel Scott" w:date="2019-12-28T09:25:00Z">
        <w:r w:rsidR="00333300" w:rsidRPr="004A4B49">
          <w:rPr>
            <w:rFonts w:cstheme="minorHAnsi"/>
            <w:lang w:val="en-GB"/>
            <w:rPrChange w:id="1748" w:author="Mario Ezequiel Scott" w:date="2019-12-29T19:14:00Z">
              <w:rPr>
                <w:rFonts w:cstheme="minorHAnsi"/>
              </w:rPr>
            </w:rPrChange>
          </w:rPr>
          <w:t xml:space="preserve"> changes</w:t>
        </w:r>
      </w:ins>
      <w:ins w:id="1749" w:author="Mario Ezequiel Scott" w:date="2019-12-28T09:26:00Z">
        <w:r w:rsidR="00333300" w:rsidRPr="004A4B49">
          <w:rPr>
            <w:rFonts w:cstheme="minorHAnsi"/>
            <w:lang w:val="en-GB"/>
            <w:rPrChange w:id="1750" w:author="Mario Ezequiel Scott" w:date="2019-12-29T19:14:00Z">
              <w:rPr>
                <w:rFonts w:cstheme="minorHAnsi"/>
              </w:rPr>
            </w:rPrChange>
          </w:rPr>
          <w:t xml:space="preserve"> recorded in the original dataset. </w:t>
        </w:r>
      </w:ins>
      <w:del w:id="1751" w:author="Mario Ezequiel Scott" w:date="2019-12-28T09:21:00Z">
        <w:r w:rsidR="004341E6" w:rsidRPr="004A4B49" w:rsidDel="00333300">
          <w:rPr>
            <w:rFonts w:cstheme="minorHAnsi"/>
            <w:lang w:val="en-GB"/>
            <w:rPrChange w:id="1752" w:author="Mario Ezequiel Scott" w:date="2019-12-29T19:14:00Z">
              <w:rPr>
                <w:rFonts w:cstheme="minorHAnsi"/>
              </w:rPr>
            </w:rPrChange>
          </w:rPr>
          <w:delText xml:space="preserve">are </w:delText>
        </w:r>
      </w:del>
      <w:del w:id="1753" w:author="Mario Ezequiel Scott" w:date="2019-12-28T09:26:00Z">
        <w:r w:rsidR="004341E6" w:rsidRPr="004A4B49" w:rsidDel="00333300">
          <w:rPr>
            <w:rFonts w:cstheme="minorHAnsi"/>
            <w:lang w:val="en-GB"/>
            <w:rPrChange w:id="1754" w:author="Mario Ezequiel Scott" w:date="2019-12-29T19:14:00Z">
              <w:rPr>
                <w:rFonts w:cstheme="minorHAnsi"/>
              </w:rPr>
            </w:rPrChange>
          </w:rPr>
          <w:delText>made by 1104 unique users to the 15066 unique Jira issues.</w:delText>
        </w:r>
        <w:r w:rsidR="00AC4010" w:rsidRPr="004A4B49" w:rsidDel="00333300">
          <w:rPr>
            <w:rFonts w:cstheme="minorHAnsi"/>
            <w:lang w:val="en-GB"/>
            <w:rPrChange w:id="1755" w:author="Mario Ezequiel Scott" w:date="2019-12-29T19:14:00Z">
              <w:rPr>
                <w:rFonts w:cstheme="minorHAnsi"/>
              </w:rPr>
            </w:rPrChange>
          </w:rPr>
          <w:delText xml:space="preserve"> Key attributes are project code (`project`) and Jira Issue code (`key`), log creation date (created), username of the author of change (`author`), field that has been changed (`field`), value of the field that was set before the change (`fromString`) and value of the field that was set (`toString`).</w:delText>
        </w:r>
      </w:del>
    </w:p>
    <w:p w14:paraId="5F8ECAAE" w14:textId="77777777" w:rsidR="002870A4" w:rsidRPr="004A4B49" w:rsidRDefault="002870A4" w:rsidP="002870A4">
      <w:pPr>
        <w:rPr>
          <w:rFonts w:cstheme="minorHAnsi"/>
          <w:lang w:val="en-GB"/>
          <w:rPrChange w:id="1756" w:author="Mario Ezequiel Scott" w:date="2019-12-29T19:14:00Z">
            <w:rPr>
              <w:rFonts w:cstheme="minorHAnsi"/>
            </w:rPr>
          </w:rPrChange>
        </w:rPr>
      </w:pPr>
    </w:p>
    <w:p w14:paraId="719144D7" w14:textId="0DB63813" w:rsidR="002870A4" w:rsidRPr="004A4B49" w:rsidDel="00333300" w:rsidRDefault="002870A4" w:rsidP="002870A4">
      <w:pPr>
        <w:rPr>
          <w:del w:id="1757" w:author="Mario Ezequiel Scott" w:date="2019-12-28T09:26:00Z"/>
          <w:rFonts w:cstheme="minorHAnsi"/>
          <w:lang w:val="en-GB"/>
          <w:rPrChange w:id="1758" w:author="Mario Ezequiel Scott" w:date="2019-12-29T19:14:00Z">
            <w:rPr>
              <w:del w:id="1759" w:author="Mario Ezequiel Scott" w:date="2019-12-28T09:26:00Z"/>
              <w:rFonts w:cstheme="minorHAnsi"/>
            </w:rPr>
          </w:rPrChange>
        </w:rPr>
      </w:pPr>
      <w:del w:id="1760" w:author="Mario Ezequiel Scott" w:date="2019-12-28T09:26:00Z">
        <w:r w:rsidRPr="004A4B49" w:rsidDel="00333300">
          <w:rPr>
            <w:rFonts w:cstheme="minorHAnsi"/>
            <w:lang w:val="en-GB"/>
            <w:rPrChange w:id="1761" w:author="Mario Ezequiel Scott" w:date="2019-12-29T19:14:00Z">
              <w:rPr>
                <w:rFonts w:cstheme="minorHAnsi"/>
              </w:rPr>
            </w:rPrChange>
          </w:rPr>
          <w:delText>Jira Users dataset: 245 Kb</w:delText>
        </w:r>
        <w:r w:rsidR="00061C53" w:rsidRPr="004A4B49" w:rsidDel="00333300">
          <w:rPr>
            <w:rFonts w:cstheme="minorHAnsi"/>
            <w:lang w:val="en-GB"/>
            <w:rPrChange w:id="1762" w:author="Mario Ezequiel Scott" w:date="2019-12-29T19:14:00Z">
              <w:rPr>
                <w:rFonts w:cstheme="minorHAnsi"/>
              </w:rPr>
            </w:rPrChange>
          </w:rPr>
          <w:delText>, 3124 rows.</w:delText>
        </w:r>
      </w:del>
    </w:p>
    <w:p w14:paraId="342A8805" w14:textId="5E1AC4C5" w:rsidR="002870A4" w:rsidRPr="004A4B49" w:rsidDel="00333300" w:rsidRDefault="002870A4" w:rsidP="00AC4010">
      <w:pPr>
        <w:rPr>
          <w:del w:id="1763" w:author="Mario Ezequiel Scott" w:date="2019-12-28T09:29:00Z"/>
          <w:rFonts w:cstheme="minorHAnsi"/>
          <w:lang w:val="en-GB"/>
          <w:rPrChange w:id="1764" w:author="Mario Ezequiel Scott" w:date="2019-12-29T19:14:00Z">
            <w:rPr>
              <w:del w:id="1765" w:author="Mario Ezequiel Scott" w:date="2019-12-28T09:29:00Z"/>
              <w:rFonts w:cstheme="minorHAnsi"/>
            </w:rPr>
          </w:rPrChange>
        </w:rPr>
      </w:pPr>
      <w:del w:id="1766" w:author="Mario Ezequiel Scott" w:date="2019-12-28T09:29:00Z">
        <w:r w:rsidRPr="004A4B49" w:rsidDel="00333300">
          <w:rPr>
            <w:rFonts w:cstheme="minorHAnsi"/>
            <w:lang w:val="en-GB"/>
            <w:rPrChange w:id="1767" w:author="Mario Ezequiel Scott" w:date="2019-12-29T19:14:00Z">
              <w:rPr>
                <w:rFonts w:cstheme="minorHAnsi"/>
              </w:rPr>
            </w:rPrChange>
          </w:rPr>
          <w:delText>Dataset of the 1533 unique users across all the projects.</w:delText>
        </w:r>
        <w:r w:rsidR="004618AC" w:rsidRPr="004A4B49" w:rsidDel="00333300">
          <w:rPr>
            <w:rFonts w:cstheme="minorHAnsi"/>
            <w:lang w:val="en-GB"/>
            <w:rPrChange w:id="1768" w:author="Mario Ezequiel Scott" w:date="2019-12-29T19:14:00Z">
              <w:rPr>
                <w:rFonts w:cstheme="minorHAnsi"/>
              </w:rPr>
            </w:rPrChange>
          </w:rPr>
          <w:delText xml:space="preserve"> User name stored as `name` column is a primary key and used by the other datasets </w:delText>
        </w:r>
        <w:r w:rsidR="00A1064E" w:rsidRPr="004A4B49" w:rsidDel="00333300">
          <w:rPr>
            <w:rFonts w:cstheme="minorHAnsi"/>
            <w:lang w:val="en-GB"/>
            <w:rPrChange w:id="1769" w:author="Mario Ezequiel Scott" w:date="2019-12-29T19:14:00Z">
              <w:rPr>
                <w:rFonts w:cstheme="minorHAnsi"/>
              </w:rPr>
            </w:rPrChange>
          </w:rPr>
          <w:delText xml:space="preserve">for linking </w:delText>
        </w:r>
        <w:r w:rsidR="004618AC" w:rsidRPr="004A4B49" w:rsidDel="00333300">
          <w:rPr>
            <w:rFonts w:cstheme="minorHAnsi"/>
            <w:lang w:val="en-GB"/>
            <w:rPrChange w:id="1770" w:author="Mario Ezequiel Scott" w:date="2019-12-29T19:14:00Z">
              <w:rPr>
                <w:rFonts w:cstheme="minorHAnsi"/>
              </w:rPr>
            </w:rPrChange>
          </w:rPr>
          <w:delText>the</w:delText>
        </w:r>
        <w:r w:rsidR="00637B46" w:rsidRPr="004A4B49" w:rsidDel="00333300">
          <w:rPr>
            <w:rFonts w:cstheme="minorHAnsi"/>
            <w:lang w:val="en-GB"/>
            <w:rPrChange w:id="1771" w:author="Mario Ezequiel Scott" w:date="2019-12-29T19:14:00Z">
              <w:rPr>
                <w:rFonts w:cstheme="minorHAnsi"/>
              </w:rPr>
            </w:rPrChange>
          </w:rPr>
          <w:delText>ir</w:delText>
        </w:r>
        <w:r w:rsidR="004618AC" w:rsidRPr="004A4B49" w:rsidDel="00333300">
          <w:rPr>
            <w:rFonts w:cstheme="minorHAnsi"/>
            <w:lang w:val="en-GB"/>
            <w:rPrChange w:id="1772" w:author="Mario Ezequiel Scott" w:date="2019-12-29T19:14:00Z">
              <w:rPr>
                <w:rFonts w:cstheme="minorHAnsi"/>
              </w:rPr>
            </w:rPrChange>
          </w:rPr>
          <w:delText xml:space="preserve"> foreign key.</w:delText>
        </w:r>
        <w:r w:rsidR="006A65AD" w:rsidRPr="004A4B49" w:rsidDel="00333300">
          <w:rPr>
            <w:rFonts w:cstheme="minorHAnsi"/>
            <w:lang w:val="en-GB"/>
            <w:rPrChange w:id="1773" w:author="Mario Ezequiel Scott" w:date="2019-12-29T19:14:00Z">
              <w:rPr>
                <w:rFonts w:cstheme="minorHAnsi"/>
              </w:rPr>
            </w:rPrChange>
          </w:rPr>
          <w:delText xml:space="preserve"> Dataset has additional attribtues - `displayName` optional, denoting the full name of the user, `emailAddress` for email address of the user and `role` with the values  'assignee', 'creator', 'reporter'.</w:delText>
        </w:r>
      </w:del>
    </w:p>
    <w:p w14:paraId="24CF86D9" w14:textId="49B8BD58" w:rsidR="00061C53" w:rsidRPr="004A4B49" w:rsidDel="00333300" w:rsidRDefault="00061C53" w:rsidP="00061C53">
      <w:pPr>
        <w:rPr>
          <w:del w:id="1774" w:author="Mario Ezequiel Scott" w:date="2019-12-28T09:29:00Z"/>
          <w:rFonts w:cstheme="minorHAnsi"/>
          <w:lang w:val="en-GB"/>
          <w:rPrChange w:id="1775" w:author="Mario Ezequiel Scott" w:date="2019-12-29T19:14:00Z">
            <w:rPr>
              <w:del w:id="1776" w:author="Mario Ezequiel Scott" w:date="2019-12-28T09:29:00Z"/>
              <w:rFonts w:cstheme="minorHAnsi"/>
            </w:rPr>
          </w:rPrChange>
        </w:rPr>
      </w:pPr>
      <w:del w:id="1777" w:author="Mario Ezequiel Scott" w:date="2019-12-28T09:29:00Z">
        <w:r w:rsidRPr="004A4B49" w:rsidDel="00333300">
          <w:rPr>
            <w:rFonts w:cstheme="minorHAnsi"/>
            <w:lang w:val="en-GB"/>
            <w:rPrChange w:id="1778" w:author="Mario Ezequiel Scott" w:date="2019-12-29T19:14:00Z">
              <w:rPr>
                <w:rFonts w:cstheme="minorHAnsi"/>
              </w:rPr>
            </w:rPrChange>
          </w:rPr>
          <w:delText>Jira Sprints dataset: 2646 Kb</w:delText>
        </w:r>
        <w:r w:rsidR="009409CE" w:rsidRPr="004A4B49" w:rsidDel="00333300">
          <w:rPr>
            <w:rFonts w:cstheme="minorHAnsi"/>
            <w:lang w:val="en-GB"/>
            <w:rPrChange w:id="1779" w:author="Mario Ezequiel Scott" w:date="2019-12-29T19:14:00Z">
              <w:rPr>
                <w:rFonts w:cstheme="minorHAnsi"/>
              </w:rPr>
            </w:rPrChange>
          </w:rPr>
          <w:delText>, 22891 rows.</w:delText>
        </w:r>
      </w:del>
    </w:p>
    <w:p w14:paraId="5DB941E8" w14:textId="78DBF8B4" w:rsidR="00630512" w:rsidRPr="004A4B49" w:rsidDel="00333300" w:rsidRDefault="00630512" w:rsidP="00061C53">
      <w:pPr>
        <w:rPr>
          <w:del w:id="1780" w:author="Mario Ezequiel Scott" w:date="2019-12-28T09:29:00Z"/>
          <w:rFonts w:cstheme="minorHAnsi"/>
          <w:lang w:val="en-GB"/>
          <w:rPrChange w:id="1781" w:author="Mario Ezequiel Scott" w:date="2019-12-29T19:14:00Z">
            <w:rPr>
              <w:del w:id="1782" w:author="Mario Ezequiel Scott" w:date="2019-12-28T09:29:00Z"/>
              <w:rFonts w:cstheme="minorHAnsi"/>
            </w:rPr>
          </w:rPrChange>
        </w:rPr>
      </w:pPr>
      <w:del w:id="1783" w:author="Mario Ezequiel Scott" w:date="2019-12-28T09:29:00Z">
        <w:r w:rsidRPr="004A4B49" w:rsidDel="00333300">
          <w:rPr>
            <w:rFonts w:cstheme="minorHAnsi"/>
            <w:lang w:val="en-GB"/>
            <w:rPrChange w:id="1784" w:author="Mario Ezequiel Scott" w:date="2019-12-29T19:14:00Z">
              <w:rPr>
                <w:rFonts w:cstheme="minorHAnsi"/>
              </w:rPr>
            </w:rPrChange>
          </w:rPr>
          <w:delText>Dataset that stores information about the sprints of each project, sprint start and end dates and sprint status.</w:delText>
        </w:r>
      </w:del>
    </w:p>
    <w:p w14:paraId="07E54350" w14:textId="77777777" w:rsidR="00AC4010" w:rsidRPr="004A4B49" w:rsidRDefault="00AC4010" w:rsidP="00035245">
      <w:pPr>
        <w:rPr>
          <w:lang w:val="en-GB"/>
        </w:rPr>
      </w:pPr>
    </w:p>
    <w:p w14:paraId="3D6127EF" w14:textId="46F30D3C" w:rsidR="005D384F" w:rsidRPr="004A4B49" w:rsidRDefault="004C1F8E" w:rsidP="005D384F">
      <w:pPr>
        <w:pStyle w:val="Heading2"/>
        <w:rPr>
          <w:ins w:id="1785" w:author="Mario Ezequiel Scott" w:date="2019-12-28T09:41:00Z"/>
        </w:rPr>
      </w:pPr>
      <w:bookmarkStart w:id="1786" w:name="_Toc29215284"/>
      <w:ins w:id="1787" w:author="Mario Ezequiel Scott" w:date="2019-12-29T18:23:00Z">
        <w:r w:rsidRPr="004A4B49">
          <w:t xml:space="preserve">Developers’ </w:t>
        </w:r>
      </w:ins>
      <w:del w:id="1788" w:author="Mario Ezequiel Scott" w:date="2019-12-29T18:23:00Z">
        <w:r w:rsidR="001E6D4F" w:rsidRPr="004A4B49" w:rsidDel="004C1F8E">
          <w:delText>M</w:delText>
        </w:r>
      </w:del>
      <w:ins w:id="1789" w:author="Mario Ezequiel Scott" w:date="2019-12-29T18:23:00Z">
        <w:r w:rsidRPr="004A4B49">
          <w:t>m</w:t>
        </w:r>
      </w:ins>
      <w:r w:rsidR="001E6D4F" w:rsidRPr="004A4B49">
        <w:t>etrics</w:t>
      </w:r>
      <w:bookmarkEnd w:id="1786"/>
    </w:p>
    <w:p w14:paraId="5F75E895" w14:textId="77777777" w:rsidR="00E021F1" w:rsidRDefault="005D384F" w:rsidP="00E021F1">
      <w:pPr>
        <w:rPr>
          <w:ins w:id="1790" w:author="tedo gogoladze" w:date="2020-01-06T15:05:00Z"/>
          <w:lang w:val="en-GB"/>
        </w:rPr>
      </w:pPr>
      <w:ins w:id="1791" w:author="Mario Ezequiel Scott" w:date="2019-12-28T09:41:00Z">
        <w:r w:rsidRPr="004A4B49">
          <w:rPr>
            <w:lang w:val="en-GB"/>
          </w:rPr>
          <w:t xml:space="preserve">In order to characterize the </w:t>
        </w:r>
      </w:ins>
      <w:ins w:id="1792" w:author="Mario Ezequiel Scott" w:date="2019-12-29T17:39:00Z">
        <w:r w:rsidR="000F3CDA" w:rsidRPr="004A4B49">
          <w:rPr>
            <w:lang w:val="en-GB"/>
          </w:rPr>
          <w:t xml:space="preserve">individual </w:t>
        </w:r>
      </w:ins>
      <w:ins w:id="1793" w:author="Mario Ezequiel Scott" w:date="2019-12-29T17:35:00Z">
        <w:r w:rsidR="000F3CDA" w:rsidRPr="004A4B49">
          <w:rPr>
            <w:lang w:val="en-GB"/>
          </w:rPr>
          <w:t xml:space="preserve">performance of </w:t>
        </w:r>
      </w:ins>
      <w:ins w:id="1794" w:author="Mario Ezequiel Scott" w:date="2019-12-29T17:39:00Z">
        <w:r w:rsidR="000F3CDA" w:rsidRPr="004A4B49">
          <w:rPr>
            <w:lang w:val="en-GB"/>
          </w:rPr>
          <w:t xml:space="preserve">the developers, a set of common-used metrics in agile </w:t>
        </w:r>
      </w:ins>
      <w:ins w:id="1795" w:author="Mario Ezequiel Scott" w:date="2019-12-29T17:40:00Z">
        <w:r w:rsidR="000F3CDA" w:rsidRPr="004A4B49">
          <w:rPr>
            <w:lang w:val="en-GB"/>
          </w:rPr>
          <w:t xml:space="preserve">software development were selected.  These metrics involved the actual development time, prioritization, </w:t>
        </w:r>
      </w:ins>
      <w:ins w:id="1796" w:author="tedo gogoladze" w:date="2020-01-05T02:45:00Z">
        <w:r w:rsidR="00334929">
          <w:rPr>
            <w:lang w:val="en-GB"/>
          </w:rPr>
          <w:t xml:space="preserve">effort </w:t>
        </w:r>
      </w:ins>
      <w:ins w:id="1797" w:author="Mario Ezequiel Scott" w:date="2019-12-29T17:41:00Z">
        <w:r w:rsidR="000F3CDA" w:rsidRPr="004A4B49">
          <w:rPr>
            <w:lang w:val="en-GB"/>
          </w:rPr>
          <w:t xml:space="preserve">estimates, and the status of </w:t>
        </w:r>
      </w:ins>
      <w:ins w:id="1798" w:author="Mario Ezequiel Scott" w:date="2019-12-29T17:49:00Z">
        <w:r w:rsidR="001353AC" w:rsidRPr="004A4B49">
          <w:rPr>
            <w:lang w:val="en-GB"/>
          </w:rPr>
          <w:t>the</w:t>
        </w:r>
      </w:ins>
      <w:ins w:id="1799" w:author="Mario Ezequiel Scott" w:date="2019-12-29T17:41:00Z">
        <w:r w:rsidR="000F3CDA" w:rsidRPr="004A4B49">
          <w:rPr>
            <w:lang w:val="en-GB"/>
          </w:rPr>
          <w:t xml:space="preserve"> issues.</w:t>
        </w:r>
      </w:ins>
      <w:ins w:id="1800" w:author="tedo gogoladze" w:date="2020-01-05T02:51:00Z">
        <w:r w:rsidR="00D77CFF">
          <w:rPr>
            <w:lang w:val="en-GB"/>
          </w:rPr>
          <w:t xml:space="preserve"> </w:t>
        </w:r>
      </w:ins>
      <w:ins w:id="1801" w:author="tedo gogoladze" w:date="2020-01-05T02:52:00Z">
        <w:r w:rsidR="00D77CFF">
          <w:rPr>
            <w:lang w:val="en-GB"/>
          </w:rPr>
          <w:t xml:space="preserve">During the selection of the metrics </w:t>
        </w:r>
      </w:ins>
      <w:ins w:id="1802" w:author="tedo gogoladze" w:date="2020-01-05T02:53:00Z">
        <w:r w:rsidR="00D77CFF">
          <w:rPr>
            <w:lang w:val="en-GB"/>
          </w:rPr>
          <w:t>the following arguments were taken into account:</w:t>
        </w:r>
      </w:ins>
      <w:ins w:id="1803" w:author="tedo gogoladze" w:date="2020-01-05T02:54:00Z">
        <w:r w:rsidR="00D77CFF">
          <w:rPr>
            <w:lang w:val="en-GB"/>
          </w:rPr>
          <w:t xml:space="preserve"> </w:t>
        </w:r>
      </w:ins>
    </w:p>
    <w:p w14:paraId="41DB0B80" w14:textId="4968913E" w:rsidR="00E41669" w:rsidRDefault="00E021F1" w:rsidP="00E021F1">
      <w:pPr>
        <w:rPr>
          <w:ins w:id="1804" w:author="tedo gogoladze" w:date="2020-01-05T03:13:00Z"/>
          <w:lang w:val="en-GB"/>
        </w:rPr>
        <w:pPrChange w:id="1805" w:author="tedo gogoladze" w:date="2020-01-06T15:05:00Z">
          <w:pPr>
            <w:ind w:left="720"/>
          </w:pPr>
        </w:pPrChange>
      </w:pPr>
      <w:ins w:id="1806" w:author="tedo gogoladze" w:date="2020-01-06T15:05:00Z">
        <w:r>
          <w:rPr>
            <w:lang w:val="en-GB"/>
          </w:rPr>
          <w:lastRenderedPageBreak/>
          <w:t xml:space="preserve">- </w:t>
        </w:r>
      </w:ins>
      <w:ins w:id="1807" w:author="tedo gogoladze" w:date="2020-01-05T02:54:00Z">
        <w:r w:rsidR="00D77CFF">
          <w:rPr>
            <w:lang w:val="en-GB"/>
          </w:rPr>
          <w:t xml:space="preserve">Popularity </w:t>
        </w:r>
      </w:ins>
      <w:ins w:id="1808" w:author="tedo gogoladze" w:date="2020-01-05T03:26:00Z">
        <w:r w:rsidR="00DE0EAB">
          <w:rPr>
            <w:lang w:val="en-GB"/>
          </w:rPr>
          <w:t xml:space="preserve">and </w:t>
        </w:r>
      </w:ins>
      <w:ins w:id="1809" w:author="tedo gogoladze" w:date="2020-01-05T02:54:00Z">
        <w:r w:rsidR="00D77CFF">
          <w:rPr>
            <w:lang w:val="en-GB"/>
          </w:rPr>
          <w:t xml:space="preserve">usage of </w:t>
        </w:r>
      </w:ins>
      <w:ins w:id="1810" w:author="tedo gogoladze" w:date="2020-01-05T02:56:00Z">
        <w:r w:rsidR="00D77CFF">
          <w:rPr>
            <w:lang w:val="en-GB"/>
          </w:rPr>
          <w:t xml:space="preserve">the </w:t>
        </w:r>
      </w:ins>
      <w:ins w:id="1811" w:author="tedo gogoladze" w:date="2020-01-05T02:54:00Z">
        <w:r w:rsidR="00D77CFF">
          <w:rPr>
            <w:lang w:val="en-GB"/>
          </w:rPr>
          <w:t>metric</w:t>
        </w:r>
      </w:ins>
      <w:ins w:id="1812" w:author="tedo gogoladze" w:date="2020-01-05T03:26:00Z">
        <w:r w:rsidR="00DE0EAB">
          <w:rPr>
            <w:lang w:val="en-GB"/>
          </w:rPr>
          <w:t xml:space="preserve"> -</w:t>
        </w:r>
      </w:ins>
      <w:ins w:id="1813" w:author="tedo gogoladze" w:date="2020-01-05T03:03:00Z">
        <w:r w:rsidR="00E41669">
          <w:rPr>
            <w:lang w:val="en-GB"/>
          </w:rPr>
          <w:t xml:space="preserve"> </w:t>
        </w:r>
      </w:ins>
      <w:ins w:id="1814" w:author="tedo gogoladze" w:date="2020-01-05T03:26:00Z">
        <w:r w:rsidR="00DE0EAB">
          <w:rPr>
            <w:lang w:val="en-GB"/>
          </w:rPr>
          <w:t>s</w:t>
        </w:r>
      </w:ins>
      <w:ins w:id="1815" w:author="tedo gogoladze" w:date="2020-01-05T03:03:00Z">
        <w:r w:rsidR="00E41669">
          <w:rPr>
            <w:lang w:val="en-GB"/>
          </w:rPr>
          <w:t xml:space="preserve">elected metrics are </w:t>
        </w:r>
      </w:ins>
      <w:ins w:id="1816" w:author="tedo gogoladze" w:date="2020-01-05T03:04:00Z">
        <w:r w:rsidR="00E41669">
          <w:rPr>
            <w:lang w:val="en-GB"/>
          </w:rPr>
          <w:t>popular</w:t>
        </w:r>
      </w:ins>
      <w:ins w:id="1817" w:author="tedo gogoladze" w:date="2020-01-05T03:05:00Z">
        <w:r w:rsidR="00E41669">
          <w:rPr>
            <w:lang w:val="en-GB"/>
          </w:rPr>
          <w:t xml:space="preserve">, </w:t>
        </w:r>
      </w:ins>
      <w:ins w:id="1818" w:author="tedo gogoladze" w:date="2020-01-05T03:03:00Z">
        <w:r w:rsidR="00E41669">
          <w:rPr>
            <w:lang w:val="en-GB"/>
          </w:rPr>
          <w:t xml:space="preserve">commonly used </w:t>
        </w:r>
      </w:ins>
      <w:ins w:id="1819" w:author="tedo gogoladze" w:date="2020-01-05T03:05:00Z">
        <w:r w:rsidR="00E41669">
          <w:rPr>
            <w:lang w:val="en-GB"/>
          </w:rPr>
          <w:t xml:space="preserve">and accepted in the modern </w:t>
        </w:r>
      </w:ins>
      <w:ins w:id="1820" w:author="tedo gogoladze" w:date="2020-01-05T03:06:00Z">
        <w:r w:rsidR="00E41669">
          <w:rPr>
            <w:lang w:val="en-GB"/>
          </w:rPr>
          <w:t>a</w:t>
        </w:r>
      </w:ins>
      <w:ins w:id="1821" w:author="tedo gogoladze" w:date="2020-01-05T03:05:00Z">
        <w:r w:rsidR="00E41669">
          <w:rPr>
            <w:lang w:val="en-GB"/>
          </w:rPr>
          <w:t xml:space="preserve">gile </w:t>
        </w:r>
      </w:ins>
      <w:ins w:id="1822" w:author="tedo gogoladze" w:date="2020-01-05T03:06:00Z">
        <w:r w:rsidR="00E41669">
          <w:rPr>
            <w:lang w:val="en-GB"/>
          </w:rPr>
          <w:t xml:space="preserve">software development </w:t>
        </w:r>
      </w:ins>
      <w:ins w:id="1823" w:author="tedo gogoladze" w:date="2020-01-05T03:05:00Z">
        <w:r w:rsidR="00E41669">
          <w:rPr>
            <w:lang w:val="en-GB"/>
          </w:rPr>
          <w:t xml:space="preserve">according </w:t>
        </w:r>
      </w:ins>
      <w:ins w:id="1824" w:author="tedo gogoladze" w:date="2020-01-05T03:06:00Z">
        <w:r w:rsidR="00E41669">
          <w:rPr>
            <w:lang w:val="en-GB"/>
          </w:rPr>
          <w:t xml:space="preserve">to the </w:t>
        </w:r>
      </w:ins>
      <w:ins w:id="1825" w:author="tedo gogoladze" w:date="2020-01-05T02:58:00Z">
        <w:r w:rsidR="00D77CFF">
          <w:rPr>
            <w:lang w:val="en-GB"/>
          </w:rPr>
          <w:t xml:space="preserve">systematic literature review of Agile metrics </w:t>
        </w:r>
      </w:ins>
      <w:ins w:id="1826" w:author="tedo gogoladze" w:date="2020-01-05T03:06:00Z">
        <w:r w:rsidR="00E41669">
          <w:rPr>
            <w:lang w:val="en-GB"/>
          </w:rPr>
          <w:t xml:space="preserve">usage </w:t>
        </w:r>
      </w:ins>
      <w:ins w:id="1827" w:author="tedo gogoladze" w:date="2020-01-05T02:59:00Z">
        <w:r w:rsidR="00D77CFF">
          <w:rPr>
            <w:lang w:val="en-GB"/>
          </w:rPr>
          <w:t xml:space="preserve">by </w:t>
        </w:r>
        <w:proofErr w:type="spellStart"/>
        <w:proofErr w:type="gramStart"/>
        <w:r w:rsidR="00D77CFF">
          <w:rPr>
            <w:lang w:val="en-GB"/>
          </w:rPr>
          <w:t>E.Kupiainen</w:t>
        </w:r>
        <w:proofErr w:type="spellEnd"/>
        <w:proofErr w:type="gramEnd"/>
        <w:r w:rsidR="00D77CFF">
          <w:rPr>
            <w:lang w:val="en-GB"/>
          </w:rPr>
          <w:t xml:space="preserve">, J. </w:t>
        </w:r>
        <w:proofErr w:type="spellStart"/>
        <w:r w:rsidR="00D77CFF">
          <w:rPr>
            <w:lang w:val="en-GB"/>
          </w:rPr>
          <w:t>Itkonen</w:t>
        </w:r>
        <w:proofErr w:type="spellEnd"/>
        <w:r w:rsidR="00D77CFF">
          <w:rPr>
            <w:lang w:val="en-GB"/>
          </w:rPr>
          <w:t xml:space="preserve"> and </w:t>
        </w:r>
        <w:proofErr w:type="spellStart"/>
        <w:r w:rsidR="00D77CFF">
          <w:rPr>
            <w:lang w:val="en-GB"/>
          </w:rPr>
          <w:t>M.Mantyla</w:t>
        </w:r>
      </w:ins>
      <w:proofErr w:type="spellEnd"/>
      <w:ins w:id="1828" w:author="tedo gogoladze" w:date="2020-01-05T03:06:00Z">
        <w:r w:rsidR="00E41669">
          <w:rPr>
            <w:lang w:val="en-GB"/>
          </w:rPr>
          <w:t xml:space="preserve"> [8]</w:t>
        </w:r>
      </w:ins>
      <w:ins w:id="1829" w:author="tedo gogoladze" w:date="2020-01-05T03:07:00Z">
        <w:r w:rsidR="00E41669">
          <w:rPr>
            <w:lang w:val="en-GB"/>
          </w:rPr>
          <w:t>;</w:t>
        </w:r>
      </w:ins>
      <w:ins w:id="1830" w:author="tedo gogoladze" w:date="2020-01-05T03:06:00Z">
        <w:r w:rsidR="00E41669">
          <w:rPr>
            <w:lang w:val="en-GB"/>
          </w:rPr>
          <w:t xml:space="preserve"> </w:t>
        </w:r>
      </w:ins>
    </w:p>
    <w:p w14:paraId="20459896" w14:textId="21AA6D9F" w:rsidR="00AF43E2" w:rsidRDefault="00E021F1" w:rsidP="00E021F1">
      <w:pPr>
        <w:rPr>
          <w:ins w:id="1831" w:author="tedo gogoladze" w:date="2020-01-05T03:13:00Z"/>
          <w:lang w:val="en-GB"/>
        </w:rPr>
        <w:pPrChange w:id="1832" w:author="tedo gogoladze" w:date="2020-01-06T15:06:00Z">
          <w:pPr>
            <w:ind w:left="720"/>
          </w:pPr>
        </w:pPrChange>
      </w:pPr>
      <w:ins w:id="1833" w:author="tedo gogoladze" w:date="2020-01-06T15:06:00Z">
        <w:r>
          <w:rPr>
            <w:lang w:val="en-GB"/>
          </w:rPr>
          <w:t xml:space="preserve">- </w:t>
        </w:r>
      </w:ins>
      <w:ins w:id="1834" w:author="tedo gogoladze" w:date="2020-01-05T02:55:00Z">
        <w:r w:rsidR="00D77CFF">
          <w:rPr>
            <w:lang w:val="en-GB"/>
          </w:rPr>
          <w:t xml:space="preserve">availability </w:t>
        </w:r>
      </w:ins>
      <w:ins w:id="1835" w:author="tedo gogoladze" w:date="2020-01-05T02:56:00Z">
        <w:r w:rsidR="00D77CFF">
          <w:rPr>
            <w:lang w:val="en-GB"/>
          </w:rPr>
          <w:t>in the current research dataset</w:t>
        </w:r>
      </w:ins>
      <w:ins w:id="1836" w:author="tedo gogoladze" w:date="2020-01-05T03:07:00Z">
        <w:r w:rsidR="00E41669">
          <w:rPr>
            <w:lang w:val="en-GB"/>
          </w:rPr>
          <w:t xml:space="preserve"> –</w:t>
        </w:r>
      </w:ins>
      <w:ins w:id="1837" w:author="tedo gogoladze" w:date="2020-01-05T03:08:00Z">
        <w:r w:rsidR="00E41669">
          <w:rPr>
            <w:lang w:val="en-GB"/>
          </w:rPr>
          <w:t xml:space="preserve"> these four metrics are retrievable from the existing open-source dataset of software developers used </w:t>
        </w:r>
      </w:ins>
      <w:ins w:id="1838" w:author="tedo gogoladze" w:date="2020-01-05T03:09:00Z">
        <w:r w:rsidR="00E41669">
          <w:rPr>
            <w:lang w:val="en-GB"/>
          </w:rPr>
          <w:t>in this research;</w:t>
        </w:r>
      </w:ins>
      <w:ins w:id="1839" w:author="tedo gogoladze" w:date="2020-01-05T02:55:00Z">
        <w:r w:rsidR="00D77CFF">
          <w:rPr>
            <w:lang w:val="en-GB"/>
          </w:rPr>
          <w:t xml:space="preserve"> </w:t>
        </w:r>
      </w:ins>
    </w:p>
    <w:p w14:paraId="6E0720C2" w14:textId="7FC29DEF" w:rsidR="00AF43E2" w:rsidRDefault="00E021F1" w:rsidP="00E021F1">
      <w:pPr>
        <w:rPr>
          <w:ins w:id="1840" w:author="tedo gogoladze" w:date="2020-01-05T03:15:00Z"/>
          <w:lang w:val="en-GB"/>
        </w:rPr>
        <w:pPrChange w:id="1841" w:author="tedo gogoladze" w:date="2020-01-06T15:06:00Z">
          <w:pPr>
            <w:ind w:left="720"/>
          </w:pPr>
        </w:pPrChange>
      </w:pPr>
      <w:ins w:id="1842" w:author="tedo gogoladze" w:date="2020-01-06T15:06:00Z">
        <w:r>
          <w:rPr>
            <w:lang w:val="en-GB"/>
          </w:rPr>
          <w:t xml:space="preserve">- </w:t>
        </w:r>
      </w:ins>
      <w:ins w:id="1843" w:author="tedo gogoladze" w:date="2020-01-05T03:18:00Z">
        <w:r w:rsidR="00AF43E2">
          <w:rPr>
            <w:lang w:val="en-GB"/>
          </w:rPr>
          <w:t>V</w:t>
        </w:r>
      </w:ins>
      <w:ins w:id="1844" w:author="tedo gogoladze" w:date="2020-01-05T03:07:00Z">
        <w:r w:rsidR="00E41669">
          <w:rPr>
            <w:lang w:val="en-GB"/>
          </w:rPr>
          <w:t>ariety</w:t>
        </w:r>
      </w:ins>
      <w:ins w:id="1845" w:author="tedo gogoladze" w:date="2020-01-05T03:09:00Z">
        <w:r w:rsidR="00E41669">
          <w:rPr>
            <w:lang w:val="en-GB"/>
          </w:rPr>
          <w:t xml:space="preserve"> of the metrics – selected metrics</w:t>
        </w:r>
      </w:ins>
      <w:ins w:id="1846" w:author="tedo gogoladze" w:date="2020-01-05T03:10:00Z">
        <w:r w:rsidR="00E41669">
          <w:rPr>
            <w:lang w:val="en-GB"/>
          </w:rPr>
          <w:t xml:space="preserve"> </w:t>
        </w:r>
      </w:ins>
      <w:ins w:id="1847" w:author="tedo gogoladze" w:date="2020-01-05T03:12:00Z">
        <w:r w:rsidR="00E41669">
          <w:rPr>
            <w:lang w:val="en-GB"/>
          </w:rPr>
          <w:t xml:space="preserve">can measure </w:t>
        </w:r>
      </w:ins>
      <w:ins w:id="1848" w:author="tedo gogoladze" w:date="2020-01-05T03:13:00Z">
        <w:r w:rsidR="00AF43E2">
          <w:rPr>
            <w:lang w:val="en-GB"/>
          </w:rPr>
          <w:t>various aspects of</w:t>
        </w:r>
      </w:ins>
      <w:ins w:id="1849" w:author="tedo gogoladze" w:date="2020-01-05T03:12:00Z">
        <w:r w:rsidR="00E41669">
          <w:rPr>
            <w:lang w:val="en-GB"/>
          </w:rPr>
          <w:t xml:space="preserve"> software development </w:t>
        </w:r>
      </w:ins>
      <w:ins w:id="1850" w:author="tedo gogoladze" w:date="2020-01-05T03:10:00Z">
        <w:r w:rsidR="00E41669">
          <w:rPr>
            <w:lang w:val="en-GB"/>
          </w:rPr>
          <w:t xml:space="preserve">and cover </w:t>
        </w:r>
      </w:ins>
      <w:ins w:id="1851" w:author="tedo gogoladze" w:date="2020-01-05T03:11:00Z">
        <w:r w:rsidR="00E41669">
          <w:rPr>
            <w:lang w:val="en-GB"/>
          </w:rPr>
          <w:t>sprint planning</w:t>
        </w:r>
      </w:ins>
      <w:ins w:id="1852" w:author="tedo gogoladze" w:date="2020-01-05T03:13:00Z">
        <w:r w:rsidR="00AF43E2">
          <w:rPr>
            <w:lang w:val="en-GB"/>
          </w:rPr>
          <w:t xml:space="preserve"> (</w:t>
        </w:r>
      </w:ins>
      <w:ins w:id="1853" w:author="tedo gogoladze" w:date="2020-01-05T03:14:00Z">
        <w:r w:rsidR="00AF43E2">
          <w:rPr>
            <w:lang w:val="en-GB"/>
          </w:rPr>
          <w:t>prioritization metric</w:t>
        </w:r>
      </w:ins>
      <w:ins w:id="1854" w:author="tedo gogoladze" w:date="2020-01-05T03:13:00Z">
        <w:r w:rsidR="00AF43E2">
          <w:rPr>
            <w:lang w:val="en-GB"/>
          </w:rPr>
          <w:t>)</w:t>
        </w:r>
      </w:ins>
      <w:ins w:id="1855" w:author="tedo gogoladze" w:date="2020-01-05T03:11:00Z">
        <w:r w:rsidR="00E41669">
          <w:rPr>
            <w:lang w:val="en-GB"/>
          </w:rPr>
          <w:t xml:space="preserve">, </w:t>
        </w:r>
      </w:ins>
      <w:ins w:id="1856" w:author="tedo gogoladze" w:date="2020-01-05T03:17:00Z">
        <w:r w:rsidR="00AF43E2">
          <w:rPr>
            <w:lang w:val="en-GB"/>
          </w:rPr>
          <w:t>progress tracking (task status metric)</w:t>
        </w:r>
      </w:ins>
      <w:ins w:id="1857" w:author="tedo gogoladze" w:date="2020-01-05T03:18:00Z">
        <w:r w:rsidR="00AF43E2">
          <w:rPr>
            <w:lang w:val="en-GB"/>
          </w:rPr>
          <w:t xml:space="preserve">, </w:t>
        </w:r>
      </w:ins>
      <w:ins w:id="1858" w:author="tedo gogoladze" w:date="2020-01-05T03:16:00Z">
        <w:r w:rsidR="00AF43E2">
          <w:rPr>
            <w:lang w:val="en-GB"/>
          </w:rPr>
          <w:t xml:space="preserve">prioritization </w:t>
        </w:r>
      </w:ins>
      <w:ins w:id="1859" w:author="tedo gogoladze" w:date="2020-01-05T03:14:00Z">
        <w:r w:rsidR="00AF43E2">
          <w:rPr>
            <w:lang w:val="en-GB"/>
          </w:rPr>
          <w:t>(prioritization metric)</w:t>
        </w:r>
      </w:ins>
      <w:ins w:id="1860" w:author="tedo gogoladze" w:date="2020-01-05T03:11:00Z">
        <w:r w:rsidR="00E41669">
          <w:rPr>
            <w:lang w:val="en-GB"/>
          </w:rPr>
          <w:t>,</w:t>
        </w:r>
      </w:ins>
      <w:ins w:id="1861" w:author="tedo gogoladze" w:date="2020-01-05T03:16:00Z">
        <w:r w:rsidR="00AF43E2">
          <w:rPr>
            <w:lang w:val="en-GB"/>
          </w:rPr>
          <w:t xml:space="preserve"> scoping and resourcing (effort estimate metric and a</w:t>
        </w:r>
        <w:bookmarkStart w:id="1862" w:name="_GoBack"/>
        <w:bookmarkEnd w:id="1862"/>
        <w:r w:rsidR="00AF43E2">
          <w:rPr>
            <w:lang w:val="en-GB"/>
          </w:rPr>
          <w:t>ctual development time metric)</w:t>
        </w:r>
      </w:ins>
      <w:ins w:id="1863" w:author="tedo gogoladze" w:date="2020-01-05T03:25:00Z">
        <w:r w:rsidR="006B0B4C">
          <w:rPr>
            <w:lang w:val="en-GB"/>
          </w:rPr>
          <w:t xml:space="preserve"> [8]</w:t>
        </w:r>
      </w:ins>
      <w:ins w:id="1864" w:author="tedo gogoladze" w:date="2020-01-05T03:20:00Z">
        <w:r w:rsidR="00AF43E2">
          <w:rPr>
            <w:lang w:val="en-GB"/>
          </w:rPr>
          <w:t>;</w:t>
        </w:r>
      </w:ins>
    </w:p>
    <w:p w14:paraId="2CF5A765" w14:textId="522FDD0C" w:rsidR="00AF43E2" w:rsidRDefault="00E021F1" w:rsidP="00E021F1">
      <w:pPr>
        <w:rPr>
          <w:ins w:id="1865" w:author="tedo gogoladze" w:date="2020-01-05T03:18:00Z"/>
          <w:lang w:val="en-GB"/>
        </w:rPr>
        <w:pPrChange w:id="1866" w:author="tedo gogoladze" w:date="2020-01-06T15:06:00Z">
          <w:pPr>
            <w:ind w:left="720"/>
          </w:pPr>
        </w:pPrChange>
      </w:pPr>
      <w:ins w:id="1867" w:author="tedo gogoladze" w:date="2020-01-06T15:06:00Z">
        <w:r>
          <w:rPr>
            <w:lang w:val="en-GB"/>
          </w:rPr>
          <w:t xml:space="preserve">- </w:t>
        </w:r>
      </w:ins>
      <w:ins w:id="1868" w:author="tedo gogoladze" w:date="2020-01-05T03:22:00Z">
        <w:r w:rsidR="00AF43E2">
          <w:rPr>
            <w:lang w:val="en-GB"/>
          </w:rPr>
          <w:t>Consistency with the relat</w:t>
        </w:r>
      </w:ins>
      <w:ins w:id="1869" w:author="tedo gogoladze" w:date="2020-01-05T03:23:00Z">
        <w:r w:rsidR="00AF43E2">
          <w:rPr>
            <w:lang w:val="en-GB"/>
          </w:rPr>
          <w:t xml:space="preserve">ed literature </w:t>
        </w:r>
      </w:ins>
      <w:ins w:id="1870" w:author="tedo gogoladze" w:date="2020-01-05T03:19:00Z">
        <w:r w:rsidR="00AF43E2">
          <w:rPr>
            <w:lang w:val="en-GB"/>
          </w:rPr>
          <w:t>–</w:t>
        </w:r>
      </w:ins>
      <w:ins w:id="1871" w:author="tedo gogoladze" w:date="2020-01-05T03:18:00Z">
        <w:r w:rsidR="00AF43E2">
          <w:rPr>
            <w:lang w:val="en-GB"/>
          </w:rPr>
          <w:t xml:space="preserve"> </w:t>
        </w:r>
      </w:ins>
      <w:ins w:id="1872" w:author="tedo gogoladze" w:date="2020-01-05T03:19:00Z">
        <w:r w:rsidR="00AF43E2">
          <w:rPr>
            <w:lang w:val="en-GB"/>
          </w:rPr>
          <w:t xml:space="preserve">the second research question requires the </w:t>
        </w:r>
      </w:ins>
      <w:ins w:id="1873" w:author="tedo gogoladze" w:date="2020-01-05T03:25:00Z">
        <w:r w:rsidR="00FD0800">
          <w:rPr>
            <w:lang w:val="en-GB"/>
          </w:rPr>
          <w:t>m</w:t>
        </w:r>
      </w:ins>
      <w:ins w:id="1874" w:author="tedo gogoladze" w:date="2020-01-05T03:19:00Z">
        <w:r w:rsidR="00AF43E2">
          <w:rPr>
            <w:lang w:val="en-GB"/>
          </w:rPr>
          <w:t>etrics</w:t>
        </w:r>
      </w:ins>
      <w:ins w:id="1875" w:author="tedo gogoladze" w:date="2020-01-05T03:24:00Z">
        <w:r w:rsidR="00DA2188">
          <w:rPr>
            <w:lang w:val="en-GB"/>
          </w:rPr>
          <w:t xml:space="preserve"> </w:t>
        </w:r>
      </w:ins>
      <w:ins w:id="1876" w:author="tedo gogoladze" w:date="2020-01-05T03:25:00Z">
        <w:r w:rsidR="00FD0800">
          <w:rPr>
            <w:lang w:val="en-GB"/>
          </w:rPr>
          <w:t xml:space="preserve">that were </w:t>
        </w:r>
      </w:ins>
      <w:proofErr w:type="spellStart"/>
      <w:ins w:id="1877" w:author="tedo gogoladze" w:date="2020-01-05T03:24:00Z">
        <w:r w:rsidR="00DA2188">
          <w:rPr>
            <w:lang w:val="en-GB"/>
          </w:rPr>
          <w:t>analyzed</w:t>
        </w:r>
        <w:proofErr w:type="spellEnd"/>
        <w:r w:rsidR="00DA2188">
          <w:rPr>
            <w:lang w:val="en-GB"/>
          </w:rPr>
          <w:t xml:space="preserve"> in </w:t>
        </w:r>
      </w:ins>
      <w:ins w:id="1878" w:author="tedo gogoladze" w:date="2020-01-05T03:19:00Z">
        <w:r w:rsidR="00AF43E2">
          <w:rPr>
            <w:lang w:val="en-GB"/>
          </w:rPr>
          <w:t>the related literature</w:t>
        </w:r>
      </w:ins>
      <w:ins w:id="1879" w:author="tedo gogoladze" w:date="2020-01-05T03:21:00Z">
        <w:r w:rsidR="00AF43E2">
          <w:rPr>
            <w:lang w:val="en-GB"/>
          </w:rPr>
          <w:t xml:space="preserve">. All the selected metrics are used </w:t>
        </w:r>
      </w:ins>
      <w:ins w:id="1880" w:author="tedo gogoladze" w:date="2020-01-05T03:22:00Z">
        <w:r w:rsidR="00AF43E2">
          <w:rPr>
            <w:lang w:val="en-GB"/>
          </w:rPr>
          <w:t>by the authors of the related literature</w:t>
        </w:r>
      </w:ins>
      <w:ins w:id="1881" w:author="tedo gogoladze" w:date="2020-01-05T03:25:00Z">
        <w:r w:rsidR="006B0B4C">
          <w:rPr>
            <w:lang w:val="en-GB"/>
          </w:rPr>
          <w:t xml:space="preserve"> </w:t>
        </w:r>
      </w:ins>
      <w:ins w:id="1882" w:author="tedo gogoladze" w:date="2020-01-05T03:20:00Z">
        <w:r w:rsidR="00AF43E2">
          <w:rPr>
            <w:lang w:val="en-GB"/>
          </w:rPr>
          <w:t>[1]</w:t>
        </w:r>
      </w:ins>
      <w:ins w:id="1883" w:author="tedo gogoladze" w:date="2020-01-05T03:25:00Z">
        <w:r w:rsidR="00DA2188">
          <w:rPr>
            <w:lang w:val="en-GB"/>
          </w:rPr>
          <w:t>, therefore these metrics are applicable</w:t>
        </w:r>
      </w:ins>
      <w:ins w:id="1884" w:author="tedo gogoladze" w:date="2020-01-05T03:27:00Z">
        <w:r w:rsidR="00DE0EAB">
          <w:rPr>
            <w:lang w:val="en-GB"/>
          </w:rPr>
          <w:t xml:space="preserve"> in this research</w:t>
        </w:r>
      </w:ins>
      <w:ins w:id="1885" w:author="tedo gogoladze" w:date="2020-01-05T03:25:00Z">
        <w:r w:rsidR="00DA2188">
          <w:rPr>
            <w:lang w:val="en-GB"/>
          </w:rPr>
          <w:t xml:space="preserve"> and consistent</w:t>
        </w:r>
      </w:ins>
      <w:ins w:id="1886" w:author="tedo gogoladze" w:date="2020-01-05T03:27:00Z">
        <w:r w:rsidR="00DE0EAB">
          <w:rPr>
            <w:lang w:val="en-GB"/>
          </w:rPr>
          <w:t xml:space="preserve"> with the others</w:t>
        </w:r>
      </w:ins>
      <w:ins w:id="1887" w:author="tedo gogoladze" w:date="2020-01-05T03:25:00Z">
        <w:r w:rsidR="00DA2188">
          <w:rPr>
            <w:lang w:val="en-GB"/>
          </w:rPr>
          <w:t>.</w:t>
        </w:r>
      </w:ins>
    </w:p>
    <w:p w14:paraId="2DD2FCDE" w14:textId="3637B9C4" w:rsidR="001353AC" w:rsidRPr="004A4B49" w:rsidDel="00DE0EAB" w:rsidRDefault="000F3CDA" w:rsidP="00E41669">
      <w:pPr>
        <w:ind w:left="720"/>
        <w:rPr>
          <w:ins w:id="1888" w:author="Mario Ezequiel Scott" w:date="2019-12-29T17:47:00Z"/>
          <w:del w:id="1889" w:author="tedo gogoladze" w:date="2020-01-05T03:26:00Z"/>
          <w:lang w:val="en-GB"/>
        </w:rPr>
        <w:pPrChange w:id="1890" w:author="tedo gogoladze" w:date="2020-01-05T03:13:00Z">
          <w:pPr/>
        </w:pPrChange>
      </w:pPr>
      <w:ins w:id="1891" w:author="Mario Ezequiel Scott" w:date="2019-12-29T17:41:00Z">
        <w:del w:id="1892" w:author="tedo gogoladze" w:date="2020-01-05T02:53:00Z">
          <w:r w:rsidRPr="004A4B49" w:rsidDel="00D77CFF">
            <w:rPr>
              <w:lang w:val="en-GB"/>
            </w:rPr>
            <w:delText xml:space="preserve"> </w:delText>
          </w:r>
        </w:del>
      </w:ins>
      <w:ins w:id="1893" w:author="Mario Ezequiel Scott" w:date="2019-12-29T17:42:00Z">
        <w:del w:id="1894" w:author="tedo gogoladze" w:date="2020-01-05T03:26:00Z">
          <w:r w:rsidRPr="004A4B49" w:rsidDel="00DE0EAB">
            <w:rPr>
              <w:lang w:val="en-GB"/>
            </w:rPr>
            <w:delText>[Here, you should describe in a paragraph WHY you have decided to use these metrics and support your decision by citing the related work. You can cite th</w:delText>
          </w:r>
        </w:del>
      </w:ins>
      <w:ins w:id="1895" w:author="Mario Ezequiel Scott" w:date="2019-12-29T17:47:00Z">
        <w:del w:id="1896" w:author="tedo gogoladze" w:date="2020-01-05T03:26:00Z">
          <w:r w:rsidR="001353AC" w:rsidRPr="004A4B49" w:rsidDel="00DE0EAB">
            <w:rPr>
              <w:lang w:val="en-GB"/>
            </w:rPr>
            <w:delText>e</w:delText>
          </w:r>
        </w:del>
      </w:ins>
      <w:ins w:id="1897" w:author="Mario Ezequiel Scott" w:date="2019-12-29T17:42:00Z">
        <w:del w:id="1898" w:author="tedo gogoladze" w:date="2020-01-05T03:26:00Z">
          <w:r w:rsidRPr="004A4B49" w:rsidDel="00DE0EAB">
            <w:rPr>
              <w:lang w:val="en-GB"/>
            </w:rPr>
            <w:delText>s</w:delText>
          </w:r>
        </w:del>
      </w:ins>
      <w:ins w:id="1899" w:author="Mario Ezequiel Scott" w:date="2019-12-29T17:47:00Z">
        <w:del w:id="1900" w:author="tedo gogoladze" w:date="2020-01-05T03:26:00Z">
          <w:r w:rsidR="001353AC" w:rsidRPr="004A4B49" w:rsidDel="00DE0EAB">
            <w:rPr>
              <w:lang w:val="en-GB"/>
            </w:rPr>
            <w:delText>e</w:delText>
          </w:r>
        </w:del>
      </w:ins>
      <w:ins w:id="1901" w:author="Mario Ezequiel Scott" w:date="2019-12-29T17:42:00Z">
        <w:del w:id="1902" w:author="tedo gogoladze" w:date="2020-01-05T03:26:00Z">
          <w:r w:rsidRPr="004A4B49" w:rsidDel="00DE0EAB">
            <w:rPr>
              <w:lang w:val="en-GB"/>
            </w:rPr>
            <w:delText xml:space="preserve"> papers: </w:delText>
          </w:r>
        </w:del>
      </w:ins>
    </w:p>
    <w:p w14:paraId="606400F2" w14:textId="42AE456B" w:rsidR="005D384F" w:rsidRPr="004A4B49" w:rsidDel="00DE0EAB" w:rsidRDefault="001353AC">
      <w:pPr>
        <w:rPr>
          <w:ins w:id="1903" w:author="Mario Ezequiel Scott" w:date="2019-12-29T17:48:00Z"/>
          <w:del w:id="1904" w:author="tedo gogoladze" w:date="2020-01-05T03:26:00Z"/>
          <w:lang w:val="en-GB"/>
          <w:rPrChange w:id="1905" w:author="Mario Ezequiel Scott" w:date="2019-12-29T19:14:00Z">
            <w:rPr>
              <w:ins w:id="1906" w:author="Mario Ezequiel Scott" w:date="2019-12-29T17:48:00Z"/>
              <w:del w:id="1907" w:author="tedo gogoladze" w:date="2020-01-05T03:26:00Z"/>
            </w:rPr>
          </w:rPrChange>
        </w:rPr>
      </w:pPr>
      <w:ins w:id="1908" w:author="Mario Ezequiel Scott" w:date="2019-12-29T17:47:00Z">
        <w:del w:id="1909" w:author="tedo gogoladze" w:date="2020-01-05T03:26:00Z">
          <w:r w:rsidRPr="004A4B49" w:rsidDel="00DE0EAB">
            <w:rPr>
              <w:lang w:val="en-GB"/>
              <w:rPrChange w:id="1910" w:author="Mario Ezequiel Scott" w:date="2019-12-29T19:14:00Z">
                <w:rPr/>
              </w:rPrChange>
            </w:rPr>
            <w:fldChar w:fldCharType="begin"/>
          </w:r>
          <w:r w:rsidRPr="004A4B49" w:rsidDel="00DE0EAB">
            <w:rPr>
              <w:lang w:val="en-GB"/>
              <w:rPrChange w:id="1911" w:author="Mario Ezequiel Scott" w:date="2019-12-29T19:14:00Z">
                <w:rPr/>
              </w:rPrChange>
            </w:rPr>
            <w:delInstrText xml:space="preserve"> HYPERLINK "</w:delInstrText>
          </w:r>
          <w:r w:rsidRPr="004A4B49" w:rsidDel="00DE0EAB">
            <w:rPr>
              <w:lang w:val="en-GB"/>
              <w:rPrChange w:id="1912" w:author="Mario Ezequiel Scott" w:date="2019-12-29T19:14:00Z">
                <w:rPr>
                  <w:rStyle w:val="Hyperlink"/>
                </w:rPr>
              </w:rPrChange>
            </w:rPr>
            <w:delInstrText>https://www.sciencedirect.com/science/article/pii/S0747563214001496</w:delInstrText>
          </w:r>
          <w:r w:rsidRPr="004A4B49" w:rsidDel="00DE0EAB">
            <w:rPr>
              <w:lang w:val="en-GB"/>
              <w:rPrChange w:id="1913" w:author="Mario Ezequiel Scott" w:date="2019-12-29T19:14:00Z">
                <w:rPr/>
              </w:rPrChange>
            </w:rPr>
            <w:delInstrText xml:space="preserve">" </w:delInstrText>
          </w:r>
          <w:r w:rsidRPr="004A4B49" w:rsidDel="00DE0EAB">
            <w:rPr>
              <w:lang w:val="en-GB"/>
              <w:rPrChange w:id="1914" w:author="Mario Ezequiel Scott" w:date="2019-12-29T19:14:00Z">
                <w:rPr/>
              </w:rPrChange>
            </w:rPr>
            <w:fldChar w:fldCharType="separate"/>
          </w:r>
          <w:r w:rsidRPr="004A4B49" w:rsidDel="00DE0EAB">
            <w:rPr>
              <w:rStyle w:val="Hyperlink"/>
              <w:lang w:val="en-GB"/>
              <w:rPrChange w:id="1915" w:author="Mario Ezequiel Scott" w:date="2019-12-29T19:14:00Z">
                <w:rPr>
                  <w:rStyle w:val="Hyperlink"/>
                </w:rPr>
              </w:rPrChange>
            </w:rPr>
            <w:delText>https://www.sciencedirect.com/science/article/pii/S07475632</w:delText>
          </w:r>
          <w:r w:rsidRPr="004A4B49" w:rsidDel="00DE0EAB">
            <w:rPr>
              <w:rStyle w:val="Hyperlink"/>
              <w:lang w:val="en-GB"/>
              <w:rPrChange w:id="1916" w:author="Mario Ezequiel Scott" w:date="2019-12-29T19:14:00Z">
                <w:rPr>
                  <w:rStyle w:val="Hyperlink"/>
                </w:rPr>
              </w:rPrChange>
            </w:rPr>
            <w:delText>1</w:delText>
          </w:r>
          <w:r w:rsidRPr="004A4B49" w:rsidDel="00DE0EAB">
            <w:rPr>
              <w:rStyle w:val="Hyperlink"/>
              <w:lang w:val="en-GB"/>
              <w:rPrChange w:id="1917" w:author="Mario Ezequiel Scott" w:date="2019-12-29T19:14:00Z">
                <w:rPr>
                  <w:rStyle w:val="Hyperlink"/>
                </w:rPr>
              </w:rPrChange>
            </w:rPr>
            <w:delText>4001496</w:delText>
          </w:r>
          <w:r w:rsidRPr="004A4B49" w:rsidDel="00DE0EAB">
            <w:rPr>
              <w:lang w:val="en-GB"/>
              <w:rPrChange w:id="1918" w:author="Mario Ezequiel Scott" w:date="2019-12-29T19:14:00Z">
                <w:rPr/>
              </w:rPrChange>
            </w:rPr>
            <w:fldChar w:fldCharType="end"/>
          </w:r>
        </w:del>
      </w:ins>
    </w:p>
    <w:p w14:paraId="462F6C38" w14:textId="42ED992B" w:rsidR="001353AC" w:rsidRPr="004A4B49" w:rsidDel="00DE0EAB" w:rsidRDefault="001353AC">
      <w:pPr>
        <w:rPr>
          <w:ins w:id="1919" w:author="Mario Ezequiel Scott" w:date="2019-12-29T17:52:00Z"/>
          <w:del w:id="1920" w:author="tedo gogoladze" w:date="2020-01-05T03:26:00Z"/>
          <w:lang w:val="en-GB"/>
          <w:rPrChange w:id="1921" w:author="Mario Ezequiel Scott" w:date="2019-12-29T19:14:00Z">
            <w:rPr>
              <w:ins w:id="1922" w:author="Mario Ezequiel Scott" w:date="2019-12-29T17:52:00Z"/>
              <w:del w:id="1923" w:author="tedo gogoladze" w:date="2020-01-05T03:26:00Z"/>
            </w:rPr>
          </w:rPrChange>
        </w:rPr>
      </w:pPr>
      <w:ins w:id="1924" w:author="Mario Ezequiel Scott" w:date="2019-12-29T17:48:00Z">
        <w:del w:id="1925" w:author="tedo gogoladze" w:date="2020-01-05T03:26:00Z">
          <w:r w:rsidRPr="004A4B49" w:rsidDel="00DE0EAB">
            <w:rPr>
              <w:lang w:val="en-GB"/>
              <w:rPrChange w:id="1926" w:author="Mario Ezequiel Scott" w:date="2019-12-29T19:14:00Z">
                <w:rPr/>
              </w:rPrChange>
            </w:rPr>
            <w:fldChar w:fldCharType="begin"/>
          </w:r>
          <w:r w:rsidRPr="004A4B49" w:rsidDel="00DE0EAB">
            <w:rPr>
              <w:lang w:val="en-GB"/>
              <w:rPrChange w:id="1927" w:author="Mario Ezequiel Scott" w:date="2019-12-29T19:14:00Z">
                <w:rPr/>
              </w:rPrChange>
            </w:rPr>
            <w:delInstrText xml:space="preserve"> HYPERLINK "https://www.sciencedirect.com/science/article/abs/pii/S095058491500035X" </w:delInstrText>
          </w:r>
          <w:r w:rsidRPr="004A4B49" w:rsidDel="00DE0EAB">
            <w:rPr>
              <w:lang w:val="en-GB"/>
              <w:rPrChange w:id="1928" w:author="Mario Ezequiel Scott" w:date="2019-12-29T19:14:00Z">
                <w:rPr/>
              </w:rPrChange>
            </w:rPr>
            <w:fldChar w:fldCharType="separate"/>
          </w:r>
          <w:r w:rsidRPr="004A4B49" w:rsidDel="00DE0EAB">
            <w:rPr>
              <w:rStyle w:val="Hyperlink"/>
              <w:lang w:val="en-GB"/>
              <w:rPrChange w:id="1929" w:author="Mario Ezequiel Scott" w:date="2019-12-29T19:14:00Z">
                <w:rPr>
                  <w:rStyle w:val="Hyperlink"/>
                </w:rPr>
              </w:rPrChange>
            </w:rPr>
            <w:delText>https://www.sciencedirect.com/science/article/abs/pii/S095058491500035X</w:delText>
          </w:r>
          <w:r w:rsidRPr="004A4B49" w:rsidDel="00DE0EAB">
            <w:rPr>
              <w:lang w:val="en-GB"/>
              <w:rPrChange w:id="1930" w:author="Mario Ezequiel Scott" w:date="2019-12-29T19:14:00Z">
                <w:rPr/>
              </w:rPrChange>
            </w:rPr>
            <w:fldChar w:fldCharType="end"/>
          </w:r>
        </w:del>
      </w:ins>
    </w:p>
    <w:p w14:paraId="52402118" w14:textId="407584A3" w:rsidR="001353AC" w:rsidRPr="004A4B49" w:rsidDel="00DE0EAB" w:rsidRDefault="001353AC">
      <w:pPr>
        <w:rPr>
          <w:ins w:id="1931" w:author="Mario Ezequiel Scott" w:date="2019-12-29T17:48:00Z"/>
          <w:del w:id="1932" w:author="tedo gogoladze" w:date="2020-01-05T03:26:00Z"/>
          <w:lang w:val="en-GB"/>
          <w:rPrChange w:id="1933" w:author="Mario Ezequiel Scott" w:date="2019-12-29T19:14:00Z">
            <w:rPr>
              <w:ins w:id="1934" w:author="Mario Ezequiel Scott" w:date="2019-12-29T17:48:00Z"/>
              <w:del w:id="1935" w:author="tedo gogoladze" w:date="2020-01-05T03:26:00Z"/>
            </w:rPr>
          </w:rPrChange>
        </w:rPr>
      </w:pPr>
      <w:ins w:id="1936" w:author="Mario Ezequiel Scott" w:date="2019-12-29T17:52:00Z">
        <w:del w:id="1937" w:author="tedo gogoladze" w:date="2020-01-05T03:26:00Z">
          <w:r w:rsidRPr="004A4B49" w:rsidDel="00DE0EAB">
            <w:rPr>
              <w:lang w:val="en-GB"/>
              <w:rPrChange w:id="1938" w:author="Mario Ezequiel Scott" w:date="2019-12-29T19:14:00Z">
                <w:rPr/>
              </w:rPrChange>
            </w:rPr>
            <w:fldChar w:fldCharType="begin"/>
          </w:r>
          <w:r w:rsidRPr="004A4B49" w:rsidDel="00DE0EAB">
            <w:rPr>
              <w:lang w:val="en-GB"/>
              <w:rPrChange w:id="1939" w:author="Mario Ezequiel Scott" w:date="2019-12-29T19:14:00Z">
                <w:rPr/>
              </w:rPrChange>
            </w:rPr>
            <w:delInstrText xml:space="preserve"> HYPERLINK "https://www.sciencedirect.com/science/article/abs/pii/S0950584918301216" </w:delInstrText>
          </w:r>
          <w:r w:rsidRPr="004A4B49" w:rsidDel="00DE0EAB">
            <w:rPr>
              <w:lang w:val="en-GB"/>
              <w:rPrChange w:id="1940" w:author="Mario Ezequiel Scott" w:date="2019-12-29T19:14:00Z">
                <w:rPr/>
              </w:rPrChange>
            </w:rPr>
            <w:fldChar w:fldCharType="separate"/>
          </w:r>
          <w:r w:rsidRPr="004A4B49" w:rsidDel="00DE0EAB">
            <w:rPr>
              <w:rStyle w:val="Hyperlink"/>
              <w:lang w:val="en-GB"/>
              <w:rPrChange w:id="1941" w:author="Mario Ezequiel Scott" w:date="2019-12-29T19:14:00Z">
                <w:rPr>
                  <w:rStyle w:val="Hyperlink"/>
                </w:rPr>
              </w:rPrChange>
            </w:rPr>
            <w:delText>https://www.sciencedirect.com/science/article/abs/pii/S0950584918301216</w:delText>
          </w:r>
          <w:r w:rsidRPr="004A4B49" w:rsidDel="00DE0EAB">
            <w:rPr>
              <w:lang w:val="en-GB"/>
              <w:rPrChange w:id="1942" w:author="Mario Ezequiel Scott" w:date="2019-12-29T19:14:00Z">
                <w:rPr/>
              </w:rPrChange>
            </w:rPr>
            <w:fldChar w:fldCharType="end"/>
          </w:r>
        </w:del>
      </w:ins>
    </w:p>
    <w:p w14:paraId="4FBE7211" w14:textId="5D20FFA2" w:rsidR="001353AC" w:rsidRPr="004A4B49" w:rsidDel="00DE0EAB" w:rsidRDefault="001353AC">
      <w:pPr>
        <w:rPr>
          <w:ins w:id="1943" w:author="Mario Ezequiel Scott" w:date="2019-12-29T17:48:00Z"/>
          <w:del w:id="1944" w:author="tedo gogoladze" w:date="2020-01-05T03:26:00Z"/>
          <w:lang w:val="en-GB"/>
          <w:rPrChange w:id="1945" w:author="Mario Ezequiel Scott" w:date="2019-12-29T19:14:00Z">
            <w:rPr>
              <w:ins w:id="1946" w:author="Mario Ezequiel Scott" w:date="2019-12-29T17:48:00Z"/>
              <w:del w:id="1947" w:author="tedo gogoladze" w:date="2020-01-05T03:26:00Z"/>
            </w:rPr>
          </w:rPrChange>
        </w:rPr>
      </w:pPr>
      <w:ins w:id="1948" w:author="Mario Ezequiel Scott" w:date="2019-12-29T17:48:00Z">
        <w:del w:id="1949" w:author="tedo gogoladze" w:date="2020-01-05T03:26:00Z">
          <w:r w:rsidRPr="004A4B49" w:rsidDel="00DE0EAB">
            <w:rPr>
              <w:lang w:val="en-GB"/>
              <w:rPrChange w:id="1950" w:author="Mario Ezequiel Scott" w:date="2019-12-29T19:14:00Z">
                <w:rPr/>
              </w:rPrChange>
            </w:rPr>
            <w:delText>]</w:delText>
          </w:r>
        </w:del>
      </w:ins>
    </w:p>
    <w:p w14:paraId="2794C1B0" w14:textId="77777777" w:rsidR="001353AC" w:rsidRPr="00B6382D" w:rsidRDefault="001353AC">
      <w:pPr>
        <w:pPrChange w:id="1951" w:author="Mario Ezequiel Scott" w:date="2019-12-28T09:41:00Z">
          <w:pPr>
            <w:pStyle w:val="Heading2"/>
          </w:pPr>
        </w:pPrChange>
      </w:pPr>
    </w:p>
    <w:p w14:paraId="1A1D158A" w14:textId="3B1D25DF" w:rsidR="001E6D4F" w:rsidRPr="008A1EBF" w:rsidRDefault="008F615B" w:rsidP="001123AC">
      <w:pPr>
        <w:pStyle w:val="Heading3"/>
        <w:numPr>
          <w:ilvl w:val="2"/>
          <w:numId w:val="32"/>
        </w:numPr>
        <w:rPr>
          <w:lang w:val="en-GB"/>
        </w:rPr>
      </w:pPr>
      <w:bookmarkStart w:id="1952" w:name="_Toc29215285"/>
      <w:r w:rsidRPr="004A4B49">
        <w:rPr>
          <w:lang w:val="en-GB"/>
        </w:rPr>
        <w:t>Actual development time</w:t>
      </w:r>
      <w:bookmarkEnd w:id="1952"/>
    </w:p>
    <w:p w14:paraId="6E6F33A5" w14:textId="407626C7" w:rsidR="001123AC" w:rsidRPr="004A4B49" w:rsidRDefault="00472FB2" w:rsidP="001123AC">
      <w:pPr>
        <w:rPr>
          <w:lang w:val="en-GB"/>
        </w:rPr>
      </w:pPr>
      <w:r w:rsidRPr="004A4B49">
        <w:rPr>
          <w:lang w:val="en-GB"/>
        </w:rPr>
        <w:t>`</w:t>
      </w:r>
      <w:r w:rsidR="001123AC" w:rsidRPr="004A4B49">
        <w:rPr>
          <w:lang w:val="en-GB"/>
        </w:rPr>
        <w:t>Actual development time</w:t>
      </w:r>
      <w:r w:rsidRPr="004A4B49">
        <w:rPr>
          <w:lang w:val="en-GB"/>
        </w:rPr>
        <w:t>`</w:t>
      </w:r>
      <w:r w:rsidR="001123AC" w:rsidRPr="004A4B49">
        <w:rPr>
          <w:lang w:val="en-GB"/>
        </w:rPr>
        <w:t xml:space="preserve"> denotes the time spent on </w:t>
      </w:r>
      <w:del w:id="1953" w:author="Mario Ezequiel Scott" w:date="2019-12-29T17:41:00Z">
        <w:r w:rsidR="001123AC" w:rsidRPr="004A4B49" w:rsidDel="000F3CDA">
          <w:rPr>
            <w:lang w:val="en-GB"/>
          </w:rPr>
          <w:delText xml:space="preserve">the </w:delText>
        </w:r>
      </w:del>
      <w:ins w:id="1954" w:author="Mario Ezequiel Scott" w:date="2019-12-29T17:41:00Z">
        <w:r w:rsidR="000F3CDA" w:rsidRPr="004A4B49">
          <w:rPr>
            <w:lang w:val="en-GB"/>
          </w:rPr>
          <w:t xml:space="preserve">a </w:t>
        </w:r>
      </w:ins>
      <w:r w:rsidR="001123AC" w:rsidRPr="004A4B49">
        <w:rPr>
          <w:lang w:val="en-GB"/>
        </w:rPr>
        <w:t>specific issue by a developer.</w:t>
      </w:r>
      <w:r w:rsidR="00040B20" w:rsidRPr="004A4B49">
        <w:rPr>
          <w:lang w:val="en-GB"/>
        </w:rPr>
        <w:t xml:space="preserve"> </w:t>
      </w:r>
      <w:commentRangeStart w:id="1955"/>
      <w:del w:id="1956" w:author="Mario Ezequiel Scott" w:date="2019-12-29T17:50:00Z">
        <w:r w:rsidR="00040B20" w:rsidRPr="004A4B49" w:rsidDel="001353AC">
          <w:rPr>
            <w:lang w:val="en-GB"/>
          </w:rPr>
          <w:delText>Unlike the more common metric</w:delText>
        </w:r>
        <w:r w:rsidRPr="004A4B49" w:rsidDel="001353AC">
          <w:rPr>
            <w:lang w:val="en-GB"/>
          </w:rPr>
          <w:delText xml:space="preserve"> `</w:delText>
        </w:r>
        <w:r w:rsidR="00040B20" w:rsidRPr="004A4B49" w:rsidDel="001353AC">
          <w:rPr>
            <w:lang w:val="en-GB"/>
          </w:rPr>
          <w:delText>Elapsed time</w:delText>
        </w:r>
        <w:r w:rsidRPr="004A4B49" w:rsidDel="001353AC">
          <w:rPr>
            <w:lang w:val="en-GB"/>
          </w:rPr>
          <w:delText>`</w:delText>
        </w:r>
        <w:r w:rsidR="00040B20" w:rsidRPr="004A4B49" w:rsidDel="001353AC">
          <w:rPr>
            <w:lang w:val="en-GB"/>
          </w:rPr>
          <w:delText xml:space="preserve">, </w:delText>
        </w:r>
        <w:r w:rsidRPr="004A4B49" w:rsidDel="001353AC">
          <w:rPr>
            <w:lang w:val="en-GB"/>
          </w:rPr>
          <w:delText>actual development time</w:delText>
        </w:r>
        <w:r w:rsidR="00040B20" w:rsidRPr="004A4B49" w:rsidDel="001353AC">
          <w:rPr>
            <w:lang w:val="en-GB"/>
          </w:rPr>
          <w:delText xml:space="preserve"> can be more useful to distinguish each developers’ work separately, since `Elapsed time` would simply measure the time from registering the issue until marking it done, whereas there can be many developers working on each task. </w:delText>
        </w:r>
      </w:del>
      <w:commentRangeEnd w:id="1955"/>
      <w:r w:rsidR="001353AC" w:rsidRPr="004A4B49">
        <w:rPr>
          <w:rStyle w:val="CommentReference"/>
          <w:lang w:val="en-GB"/>
          <w:rPrChange w:id="1957" w:author="Mario Ezequiel Scott" w:date="2019-12-29T19:14:00Z">
            <w:rPr>
              <w:rStyle w:val="CommentReference"/>
            </w:rPr>
          </w:rPrChange>
        </w:rPr>
        <w:commentReference w:id="1955"/>
      </w:r>
      <w:r w:rsidR="00040B20" w:rsidRPr="004A4B49">
        <w:rPr>
          <w:lang w:val="en-GB"/>
        </w:rPr>
        <w:t>Actual development time will catc</w:t>
      </w:r>
      <w:r w:rsidR="00040B20" w:rsidRPr="008A1EBF">
        <w:rPr>
          <w:lang w:val="en-GB"/>
        </w:rPr>
        <w:t xml:space="preserve">h only the times that was actually being worked, excluding the waiting times. </w:t>
      </w:r>
    </w:p>
    <w:p w14:paraId="25910CDB" w14:textId="07183BC5" w:rsidR="001E6D4F" w:rsidRPr="004A4B49" w:rsidRDefault="008F615B" w:rsidP="007659AA">
      <w:pPr>
        <w:pStyle w:val="Heading3"/>
        <w:numPr>
          <w:ilvl w:val="2"/>
          <w:numId w:val="32"/>
        </w:numPr>
        <w:rPr>
          <w:lang w:val="en-GB"/>
        </w:rPr>
      </w:pPr>
      <w:bookmarkStart w:id="1958" w:name="_Toc29215286"/>
      <w:r w:rsidRPr="004A4B49">
        <w:rPr>
          <w:lang w:val="en-GB"/>
        </w:rPr>
        <w:t>Prioritization</w:t>
      </w:r>
      <w:bookmarkEnd w:id="1958"/>
    </w:p>
    <w:p w14:paraId="5F021994" w14:textId="703EB70A" w:rsidR="007C1106" w:rsidDel="00B61838" w:rsidRDefault="00F630A7" w:rsidP="0016799E">
      <w:pPr>
        <w:pStyle w:val="Heading3"/>
        <w:rPr>
          <w:del w:id="1959" w:author="Mario Ezequiel Scott" w:date="2019-12-29T17:35:00Z"/>
          <w:lang w:val="en-GB"/>
        </w:rPr>
      </w:pPr>
      <w:del w:id="1960" w:author="Mario Ezequiel Scott" w:date="2019-12-29T17:56:00Z">
        <w:r w:rsidRPr="00B61838" w:rsidDel="001353AC">
          <w:rPr>
            <w:b w:val="0"/>
            <w:bCs w:val="0"/>
            <w:lang w:val="en-GB"/>
            <w:rPrChange w:id="1961" w:author="tedo gogoladze" w:date="2020-01-04T19:38:00Z">
              <w:rPr>
                <w:lang w:val="en-GB"/>
              </w:rPr>
            </w:rPrChange>
          </w:rPr>
          <w:delText xml:space="preserve">From the metrics of sprint and project planning, </w:delText>
        </w:r>
      </w:del>
      <w:ins w:id="1962" w:author="Mario Ezequiel Scott" w:date="2019-12-29T18:02:00Z">
        <w:r w:rsidR="007C0F9C" w:rsidRPr="00B61838">
          <w:rPr>
            <w:b w:val="0"/>
            <w:bCs w:val="0"/>
            <w:lang w:val="en-GB"/>
            <w:rPrChange w:id="1963" w:author="tedo gogoladze" w:date="2020-01-04T19:38:00Z">
              <w:rPr>
                <w:lang w:val="en-GB"/>
              </w:rPr>
            </w:rPrChange>
          </w:rPr>
          <w:t xml:space="preserve">Prioritization is a </w:t>
        </w:r>
      </w:ins>
      <w:del w:id="1964" w:author="Mario Ezequiel Scott" w:date="2019-12-29T17:56:00Z">
        <w:r w:rsidRPr="00B61838" w:rsidDel="001353AC">
          <w:rPr>
            <w:b w:val="0"/>
            <w:bCs w:val="0"/>
            <w:lang w:val="en-GB"/>
            <w:rPrChange w:id="1965" w:author="tedo gogoladze" w:date="2020-01-04T19:38:00Z">
              <w:rPr>
                <w:lang w:val="en-GB"/>
              </w:rPr>
            </w:rPrChange>
          </w:rPr>
          <w:delText>t</w:delText>
        </w:r>
      </w:del>
      <w:del w:id="1966" w:author="Mario Ezequiel Scott" w:date="2019-12-29T18:02:00Z">
        <w:r w:rsidRPr="00B61838" w:rsidDel="007C0F9C">
          <w:rPr>
            <w:b w:val="0"/>
            <w:bCs w:val="0"/>
            <w:lang w:val="en-GB"/>
            <w:rPrChange w:id="1967" w:author="tedo gogoladze" w:date="2020-01-04T19:38:00Z">
              <w:rPr>
                <w:lang w:val="en-GB"/>
              </w:rPr>
            </w:rPrChange>
          </w:rPr>
          <w:delText xml:space="preserve">here are three </w:delText>
        </w:r>
      </w:del>
      <w:r w:rsidRPr="00B61838">
        <w:rPr>
          <w:b w:val="0"/>
          <w:bCs w:val="0"/>
          <w:lang w:val="en-GB"/>
          <w:rPrChange w:id="1968" w:author="tedo gogoladze" w:date="2020-01-04T19:38:00Z">
            <w:rPr>
              <w:lang w:val="en-GB"/>
            </w:rPr>
          </w:rPrChange>
        </w:rPr>
        <w:t>type</w:t>
      </w:r>
      <w:del w:id="1969" w:author="Mario Ezequiel Scott" w:date="2019-12-29T18:03:00Z">
        <w:r w:rsidRPr="00B61838" w:rsidDel="007C0F9C">
          <w:rPr>
            <w:b w:val="0"/>
            <w:bCs w:val="0"/>
            <w:lang w:val="en-GB"/>
            <w:rPrChange w:id="1970" w:author="tedo gogoladze" w:date="2020-01-04T19:38:00Z">
              <w:rPr>
                <w:lang w:val="en-GB"/>
              </w:rPr>
            </w:rPrChange>
          </w:rPr>
          <w:delText>s</w:delText>
        </w:r>
      </w:del>
      <w:r w:rsidRPr="00B61838">
        <w:rPr>
          <w:b w:val="0"/>
          <w:bCs w:val="0"/>
          <w:lang w:val="en-GB"/>
          <w:rPrChange w:id="1971" w:author="tedo gogoladze" w:date="2020-01-04T19:38:00Z">
            <w:rPr>
              <w:lang w:val="en-GB"/>
            </w:rPr>
          </w:rPrChange>
        </w:rPr>
        <w:t xml:space="preserve"> of activities that </w:t>
      </w:r>
      <w:del w:id="1972" w:author="Mario Ezequiel Scott" w:date="2019-12-29T18:03:00Z">
        <w:r w:rsidRPr="00B61838" w:rsidDel="007C0F9C">
          <w:rPr>
            <w:b w:val="0"/>
            <w:bCs w:val="0"/>
            <w:lang w:val="en-GB"/>
            <w:rPrChange w:id="1973" w:author="tedo gogoladze" w:date="2020-01-04T19:38:00Z">
              <w:rPr>
                <w:lang w:val="en-GB"/>
              </w:rPr>
            </w:rPrChange>
          </w:rPr>
          <w:delText xml:space="preserve">are </w:delText>
        </w:r>
      </w:del>
      <w:ins w:id="1974" w:author="Mario Ezequiel Scott" w:date="2019-12-29T18:03:00Z">
        <w:r w:rsidR="007C0F9C" w:rsidRPr="00B61838">
          <w:rPr>
            <w:b w:val="0"/>
            <w:bCs w:val="0"/>
            <w:lang w:val="en-GB"/>
            <w:rPrChange w:id="1975" w:author="tedo gogoladze" w:date="2020-01-04T19:38:00Z">
              <w:rPr>
                <w:lang w:val="en-GB"/>
              </w:rPr>
            </w:rPrChange>
          </w:rPr>
          <w:t xml:space="preserve">is </w:t>
        </w:r>
      </w:ins>
      <w:r w:rsidRPr="00B61838">
        <w:rPr>
          <w:b w:val="0"/>
          <w:bCs w:val="0"/>
          <w:lang w:val="en-GB"/>
          <w:rPrChange w:id="1976" w:author="tedo gogoladze" w:date="2020-01-04T19:38:00Z">
            <w:rPr>
              <w:lang w:val="en-GB"/>
            </w:rPr>
          </w:rPrChange>
        </w:rPr>
        <w:t xml:space="preserve">commonly </w:t>
      </w:r>
      <w:del w:id="1977" w:author="Mario Ezequiel Scott" w:date="2019-12-29T17:57:00Z">
        <w:r w:rsidRPr="00B61838" w:rsidDel="001353AC">
          <w:rPr>
            <w:b w:val="0"/>
            <w:bCs w:val="0"/>
            <w:lang w:val="en-GB"/>
            <w:rPrChange w:id="1978" w:author="tedo gogoladze" w:date="2020-01-04T19:38:00Z">
              <w:rPr>
                <w:lang w:val="en-GB"/>
              </w:rPr>
            </w:rPrChange>
          </w:rPr>
          <w:delText xml:space="preserve">used </w:delText>
        </w:r>
      </w:del>
      <w:ins w:id="1979" w:author="Mario Ezequiel Scott" w:date="2019-12-29T18:03:00Z">
        <w:r w:rsidR="007C0F9C" w:rsidRPr="00B61838">
          <w:rPr>
            <w:b w:val="0"/>
            <w:bCs w:val="0"/>
            <w:lang w:val="en-GB"/>
            <w:rPrChange w:id="1980" w:author="tedo gogoladze" w:date="2020-01-04T19:38:00Z">
              <w:rPr>
                <w:lang w:val="en-GB"/>
              </w:rPr>
            </w:rPrChange>
          </w:rPr>
          <w:t xml:space="preserve">studied </w:t>
        </w:r>
      </w:ins>
      <w:ins w:id="1981" w:author="Mario Ezequiel Scott" w:date="2019-12-29T17:57:00Z">
        <w:r w:rsidR="007C0F9C" w:rsidRPr="00B61838">
          <w:rPr>
            <w:b w:val="0"/>
            <w:bCs w:val="0"/>
            <w:lang w:val="en-GB"/>
            <w:rPrChange w:id="1982" w:author="tedo gogoladze" w:date="2020-01-04T19:38:00Z">
              <w:rPr>
                <w:lang w:val="en-GB"/>
              </w:rPr>
            </w:rPrChange>
          </w:rPr>
          <w:t>to monitor and control the project planning</w:t>
        </w:r>
        <w:r w:rsidR="001353AC" w:rsidRPr="00B61838">
          <w:rPr>
            <w:b w:val="0"/>
            <w:bCs w:val="0"/>
            <w:lang w:val="en-GB"/>
            <w:rPrChange w:id="1983" w:author="tedo gogoladze" w:date="2020-01-04T19:38:00Z">
              <w:rPr>
                <w:lang w:val="en-GB"/>
              </w:rPr>
            </w:rPrChange>
          </w:rPr>
          <w:t xml:space="preserve"> </w:t>
        </w:r>
      </w:ins>
      <w:del w:id="1984" w:author="Mario Ezequiel Scott" w:date="2019-12-29T17:57:00Z">
        <w:r w:rsidRPr="00B61838" w:rsidDel="007C0F9C">
          <w:rPr>
            <w:b w:val="0"/>
            <w:bCs w:val="0"/>
            <w:lang w:val="en-GB"/>
            <w:rPrChange w:id="1985" w:author="tedo gogoladze" w:date="2020-01-04T19:38:00Z">
              <w:rPr>
                <w:lang w:val="en-GB"/>
              </w:rPr>
            </w:rPrChange>
          </w:rPr>
          <w:delText xml:space="preserve">according to </w:delText>
        </w:r>
      </w:del>
      <w:commentRangeStart w:id="1986"/>
      <w:del w:id="1987" w:author="tedo gogoladze" w:date="2020-01-03T17:08:00Z">
        <w:r w:rsidRPr="00B61838" w:rsidDel="00DD7E73">
          <w:rPr>
            <w:b w:val="0"/>
            <w:bCs w:val="0"/>
            <w:lang w:val="en-GB"/>
            <w:rPrChange w:id="1988" w:author="tedo gogoladze" w:date="2020-01-04T19:38:00Z">
              <w:rPr>
                <w:lang w:val="en-GB"/>
              </w:rPr>
            </w:rPrChange>
          </w:rPr>
          <w:delText xml:space="preserve">(Agile Metrics, </w:delText>
        </w:r>
        <w:r w:rsidRPr="0016799E" w:rsidDel="00DD7E73">
          <w:rPr>
            <w:rFonts w:ascii="Times New Roman" w:eastAsia="Arial Unicode MS" w:hAnsi="Times New Roman" w:cstheme="minorBidi"/>
            <w:lang w:val="en-GB"/>
            <w:rPrChange w:id="1989" w:author="tedo gogoladze" w:date="2020-01-03T16:28:00Z">
              <w:rPr>
                <w:rFonts w:ascii="AdvGulliv-R" w:eastAsia="AdvGulliv-R" w:hAnsiTheme="minorHAnsi" w:cs="AdvGulliv-R"/>
                <w:color w:val="000000"/>
                <w:sz w:val="21"/>
                <w:szCs w:val="21"/>
                <w:lang w:val="en-US" w:eastAsia="en-US"/>
              </w:rPr>
            </w:rPrChange>
          </w:rPr>
          <w:delText xml:space="preserve">Eetu Kupiainen </w:delText>
        </w:r>
        <w:r w:rsidRPr="0016799E" w:rsidDel="00DD7E73">
          <w:rPr>
            <w:rFonts w:ascii="Times New Roman" w:eastAsia="Arial Unicode MS" w:hAnsi="Times New Roman" w:cstheme="minorBidi"/>
            <w:lang w:val="en-GB"/>
            <w:rPrChange w:id="1990" w:author="tedo gogoladze" w:date="2020-01-03T16:28:00Z">
              <w:rPr>
                <w:rFonts w:ascii="AdvGulliv-R" w:eastAsia="AdvGulliv-R" w:hAnsiTheme="minorHAnsi" w:cs="AdvGulliv-R"/>
                <w:color w:val="0080AE"/>
                <w:sz w:val="14"/>
                <w:szCs w:val="14"/>
                <w:lang w:val="en-US" w:eastAsia="en-US"/>
              </w:rPr>
            </w:rPrChange>
          </w:rPr>
          <w:delText>a</w:delText>
        </w:r>
        <w:r w:rsidRPr="0016799E" w:rsidDel="00DD7E73">
          <w:rPr>
            <w:rFonts w:ascii="Times New Roman" w:eastAsia="Arial Unicode MS" w:hAnsi="Times New Roman" w:cstheme="minorBidi"/>
            <w:lang w:val="en-GB"/>
            <w:rPrChange w:id="1991" w:author="tedo gogoladze" w:date="2020-01-03T16:28:00Z">
              <w:rPr>
                <w:rFonts w:ascii="AdvGulliv-R" w:eastAsia="AdvGulliv-R" w:hAnsiTheme="minorHAnsi" w:cs="AdvGulliv-R"/>
                <w:color w:val="000000"/>
                <w:sz w:val="21"/>
                <w:szCs w:val="21"/>
                <w:lang w:val="en-US" w:eastAsia="en-US"/>
              </w:rPr>
            </w:rPrChange>
          </w:rPr>
          <w:delText xml:space="preserve">, Mika V. Mantyla </w:delText>
        </w:r>
        <w:r w:rsidRPr="0016799E" w:rsidDel="00DD7E73">
          <w:rPr>
            <w:rFonts w:ascii="Times New Roman" w:eastAsia="Arial Unicode MS" w:hAnsi="Times New Roman" w:cstheme="minorBidi"/>
            <w:lang w:val="en-GB"/>
            <w:rPrChange w:id="1992" w:author="tedo gogoladze" w:date="2020-01-03T16:28:00Z">
              <w:rPr>
                <w:rFonts w:ascii="AdvGulliv-R" w:eastAsia="AdvGulliv-R" w:hAnsiTheme="minorHAnsi" w:cs="AdvGulliv-R"/>
                <w:color w:val="0080AE"/>
                <w:sz w:val="14"/>
                <w:szCs w:val="14"/>
                <w:lang w:val="en-US" w:eastAsia="en-US"/>
              </w:rPr>
            </w:rPrChange>
          </w:rPr>
          <w:delText>a</w:delText>
        </w:r>
        <w:r w:rsidRPr="0016799E" w:rsidDel="00DD7E73">
          <w:rPr>
            <w:rFonts w:ascii="Times New Roman" w:eastAsia="Arial Unicode MS" w:hAnsi="Times New Roman" w:cstheme="minorBidi"/>
            <w:lang w:val="en-GB"/>
            <w:rPrChange w:id="1993" w:author="tedo gogoladze" w:date="2020-01-03T16:28:00Z">
              <w:rPr>
                <w:rFonts w:ascii="AdvGulliv-R" w:eastAsia="AdvGulliv-R" w:hAnsiTheme="minorHAnsi" w:cs="AdvGulliv-R"/>
                <w:color w:val="000000"/>
                <w:sz w:val="14"/>
                <w:szCs w:val="14"/>
                <w:lang w:val="en-US" w:eastAsia="en-US"/>
              </w:rPr>
            </w:rPrChange>
          </w:rPr>
          <w:delText>,</w:delText>
        </w:r>
        <w:r w:rsidRPr="0016799E" w:rsidDel="00DD7E73">
          <w:rPr>
            <w:rFonts w:ascii="Times New Roman" w:eastAsia="Arial Unicode MS" w:hAnsi="Times New Roman" w:cstheme="minorBidi"/>
            <w:lang w:val="en-GB"/>
            <w:rPrChange w:id="1994" w:author="tedo gogoladze" w:date="2020-01-03T16:28:00Z">
              <w:rPr>
                <w:rFonts w:ascii="AdvGulliv-R" w:eastAsia="AdvGulliv-R" w:hAnsiTheme="minorHAnsi" w:cs="AdvGulliv-R"/>
                <w:color w:val="0080AE"/>
                <w:sz w:val="14"/>
                <w:szCs w:val="14"/>
                <w:lang w:val="en-US" w:eastAsia="en-US"/>
              </w:rPr>
            </w:rPrChange>
          </w:rPr>
          <w:delText>b</w:delText>
        </w:r>
        <w:r w:rsidRPr="0016799E" w:rsidDel="00DD7E73">
          <w:rPr>
            <w:rFonts w:ascii="Times New Roman" w:eastAsia="Arial Unicode MS" w:hAnsi="Times New Roman" w:cstheme="minorBidi"/>
            <w:lang w:val="en-GB"/>
            <w:rPrChange w:id="1995" w:author="tedo gogoladze" w:date="2020-01-03T16:28:00Z">
              <w:rPr>
                <w:rFonts w:ascii="AdvGulliv-R" w:eastAsia="AdvGulliv-R" w:hAnsiTheme="minorHAnsi" w:cs="AdvGulliv-R"/>
                <w:color w:val="000000"/>
                <w:sz w:val="14"/>
                <w:szCs w:val="14"/>
                <w:lang w:val="en-US" w:eastAsia="en-US"/>
              </w:rPr>
            </w:rPrChange>
          </w:rPr>
          <w:delText>,</w:delText>
        </w:r>
        <w:r w:rsidRPr="00B61838" w:rsidDel="00DD7E73">
          <w:rPr>
            <w:rFonts w:ascii="Cambria Math" w:eastAsia="Arial Unicode MS" w:hAnsi="Cambria Math" w:cs="Cambria Math"/>
            <w:lang w:val="en-GB"/>
            <w:rPrChange w:id="1996" w:author="tedo gogoladze" w:date="2020-01-04T19:38:00Z">
              <w:rPr>
                <w:rFonts w:ascii="Cambria Math" w:eastAsia="AdvCORRESAST" w:hAnsi="Cambria Math" w:cs="Cambria Math"/>
                <w:color w:val="0080AE"/>
                <w:sz w:val="17"/>
                <w:szCs w:val="17"/>
                <w:lang w:val="en-US" w:eastAsia="en-US"/>
              </w:rPr>
            </w:rPrChange>
          </w:rPr>
          <w:delText>⇑</w:delText>
        </w:r>
        <w:r w:rsidRPr="0016799E" w:rsidDel="00DD7E73">
          <w:rPr>
            <w:rFonts w:ascii="Times New Roman" w:eastAsia="Arial Unicode MS" w:hAnsi="Times New Roman" w:cstheme="minorBidi"/>
            <w:lang w:val="en-GB"/>
            <w:rPrChange w:id="1997" w:author="tedo gogoladze" w:date="2020-01-03T16:28:00Z">
              <w:rPr>
                <w:rFonts w:ascii="AdvGulliv-R" w:eastAsia="AdvGulliv-R" w:hAnsiTheme="minorHAnsi" w:cs="AdvGulliv-R"/>
                <w:color w:val="000000"/>
                <w:sz w:val="21"/>
                <w:szCs w:val="21"/>
                <w:lang w:val="en-US" w:eastAsia="en-US"/>
              </w:rPr>
            </w:rPrChange>
          </w:rPr>
          <w:delText xml:space="preserve">, Juha Itkonen </w:delText>
        </w:r>
        <w:r w:rsidRPr="0016799E" w:rsidDel="00DD7E73">
          <w:rPr>
            <w:rFonts w:ascii="Times New Roman" w:eastAsia="Arial Unicode MS" w:hAnsi="Times New Roman" w:cstheme="minorBidi"/>
            <w:lang w:val="en-GB"/>
            <w:rPrChange w:id="1998" w:author="tedo gogoladze" w:date="2020-01-03T16:28:00Z">
              <w:rPr>
                <w:rFonts w:ascii="AdvGulliv-R" w:eastAsia="AdvGulliv-R" w:hAnsiTheme="minorHAnsi" w:cs="AdvGulliv-R"/>
                <w:color w:val="0080AE"/>
                <w:sz w:val="14"/>
                <w:szCs w:val="14"/>
                <w:lang w:val="en-US" w:eastAsia="en-US"/>
              </w:rPr>
            </w:rPrChange>
          </w:rPr>
          <w:delText>a</w:delText>
        </w:r>
        <w:r w:rsidRPr="00B61838" w:rsidDel="00DD7E73">
          <w:rPr>
            <w:b w:val="0"/>
            <w:bCs w:val="0"/>
            <w:lang w:val="en-GB"/>
            <w:rPrChange w:id="1999" w:author="tedo gogoladze" w:date="2020-01-04T19:38:00Z">
              <w:rPr>
                <w:lang w:val="en-GB"/>
              </w:rPr>
            </w:rPrChange>
          </w:rPr>
          <w:delText xml:space="preserve"> )</w:delText>
        </w:r>
      </w:del>
      <w:ins w:id="2000" w:author="tedo gogoladze" w:date="2020-01-03T17:08:00Z">
        <w:r w:rsidR="00DD7E73" w:rsidRPr="00B61838">
          <w:rPr>
            <w:b w:val="0"/>
            <w:bCs w:val="0"/>
            <w:lang w:val="en-GB"/>
            <w:rPrChange w:id="2001" w:author="tedo gogoladze" w:date="2020-01-04T19:38:00Z">
              <w:rPr>
                <w:b w:val="0"/>
                <w:bCs w:val="0"/>
                <w:lang w:val="en-GB"/>
              </w:rPr>
            </w:rPrChange>
          </w:rPr>
          <w:t>[</w:t>
        </w:r>
      </w:ins>
      <w:ins w:id="2002" w:author="tedo gogoladze" w:date="2020-01-05T02:16:00Z">
        <w:r w:rsidR="007B78C1">
          <w:rPr>
            <w:lang w:val="en-GB"/>
          </w:rPr>
          <w:t>9</w:t>
        </w:r>
      </w:ins>
      <w:ins w:id="2003" w:author="tedo gogoladze" w:date="2020-01-03T17:08:00Z">
        <w:r w:rsidR="00DD7E73" w:rsidRPr="00B61838">
          <w:rPr>
            <w:b w:val="0"/>
            <w:bCs w:val="0"/>
            <w:lang w:val="en-GB"/>
            <w:rPrChange w:id="2004" w:author="tedo gogoladze" w:date="2020-01-04T19:38:00Z">
              <w:rPr>
                <w:b w:val="0"/>
                <w:bCs w:val="0"/>
                <w:lang w:val="en-GB"/>
              </w:rPr>
            </w:rPrChange>
          </w:rPr>
          <w:t>]</w:t>
        </w:r>
      </w:ins>
      <w:r w:rsidRPr="00B61838">
        <w:rPr>
          <w:b w:val="0"/>
          <w:bCs w:val="0"/>
          <w:lang w:val="en-GB"/>
          <w:rPrChange w:id="2005" w:author="tedo gogoladze" w:date="2020-01-04T19:38:00Z">
            <w:rPr>
              <w:lang w:val="en-GB"/>
            </w:rPr>
          </w:rPrChange>
        </w:rPr>
        <w:t xml:space="preserve"> </w:t>
      </w:r>
      <w:commentRangeEnd w:id="1986"/>
      <w:r w:rsidR="001353AC" w:rsidRPr="00B61838">
        <w:rPr>
          <w:lang w:val="en-GB"/>
          <w:rPrChange w:id="2006" w:author="tedo gogoladze" w:date="2020-01-04T19:38:00Z">
            <w:rPr>
              <w:rStyle w:val="CommentReference"/>
            </w:rPr>
          </w:rPrChange>
        </w:rPr>
        <w:commentReference w:id="1986"/>
      </w:r>
      <w:r w:rsidRPr="00B61838">
        <w:rPr>
          <w:b w:val="0"/>
          <w:bCs w:val="0"/>
          <w:lang w:val="en-GB"/>
          <w:rPrChange w:id="2007" w:author="tedo gogoladze" w:date="2020-01-04T19:38:00Z">
            <w:rPr>
              <w:lang w:val="en-GB"/>
            </w:rPr>
          </w:rPrChange>
        </w:rPr>
        <w:t xml:space="preserve">– </w:t>
      </w:r>
      <w:del w:id="2008" w:author="tedo gogoladze" w:date="2020-01-03T16:27:00Z">
        <w:r w:rsidRPr="00B61838" w:rsidDel="0016799E">
          <w:rPr>
            <w:b w:val="0"/>
            <w:bCs w:val="0"/>
            <w:lang w:val="en-GB"/>
            <w:rPrChange w:id="2009" w:author="tedo gogoladze" w:date="2020-01-04T19:38:00Z">
              <w:rPr>
                <w:lang w:val="en-GB"/>
              </w:rPr>
            </w:rPrChange>
          </w:rPr>
          <w:delText>pri</w:delText>
        </w:r>
      </w:del>
      <w:del w:id="2010" w:author="Mario Ezequiel Scott" w:date="2019-12-29T18:03:00Z">
        <w:r w:rsidRPr="00B61838" w:rsidDel="007C0F9C">
          <w:rPr>
            <w:b w:val="0"/>
            <w:bCs w:val="0"/>
            <w:lang w:val="en-GB"/>
            <w:rPrChange w:id="2011" w:author="tedo gogoladze" w:date="2020-01-04T19:38:00Z">
              <w:rPr>
                <w:lang w:val="en-GB"/>
              </w:rPr>
            </w:rPrChange>
          </w:rPr>
          <w:delText xml:space="preserve">oritization, scoping and resourcing. </w:delText>
        </w:r>
      </w:del>
      <w:ins w:id="2012" w:author="Mario Ezequiel Scott" w:date="2019-12-29T18:03:00Z">
        <w:del w:id="2013" w:author="tedo gogoladze" w:date="2020-01-03T16:28:00Z">
          <w:r w:rsidR="007C0F9C" w:rsidRPr="00B61838" w:rsidDel="0016799E">
            <w:rPr>
              <w:b w:val="0"/>
              <w:bCs w:val="0"/>
              <w:lang w:val="en-GB"/>
              <w:rPrChange w:id="2014" w:author="tedo gogoladze" w:date="2020-01-04T19:38:00Z">
                <w:rPr>
                  <w:lang w:val="en-GB"/>
                </w:rPr>
              </w:rPrChange>
            </w:rPr>
            <w:delText xml:space="preserve">The </w:delText>
          </w:r>
        </w:del>
        <w:r w:rsidR="007C0F9C" w:rsidRPr="00B61838">
          <w:rPr>
            <w:b w:val="0"/>
            <w:bCs w:val="0"/>
            <w:lang w:val="en-GB"/>
            <w:rPrChange w:id="2015" w:author="tedo gogoladze" w:date="2020-01-04T19:38:00Z">
              <w:rPr>
                <w:lang w:val="en-GB"/>
              </w:rPr>
            </w:rPrChange>
          </w:rPr>
          <w:t>p</w:t>
        </w:r>
      </w:ins>
      <w:del w:id="2016" w:author="Mario Ezequiel Scott" w:date="2019-12-29T18:03:00Z">
        <w:r w:rsidRPr="00B61838" w:rsidDel="007C0F9C">
          <w:rPr>
            <w:b w:val="0"/>
            <w:bCs w:val="0"/>
            <w:lang w:val="en-GB"/>
            <w:rPrChange w:id="2017" w:author="tedo gogoladze" w:date="2020-01-04T19:38:00Z">
              <w:rPr>
                <w:lang w:val="en-GB"/>
              </w:rPr>
            </w:rPrChange>
          </w:rPr>
          <w:delText>P</w:delText>
        </w:r>
      </w:del>
      <w:r w:rsidRPr="00B61838">
        <w:rPr>
          <w:b w:val="0"/>
          <w:bCs w:val="0"/>
          <w:lang w:val="en-GB"/>
          <w:rPrChange w:id="2018" w:author="tedo gogoladze" w:date="2020-01-04T19:38:00Z">
            <w:rPr>
              <w:lang w:val="en-GB"/>
            </w:rPr>
          </w:rPrChange>
        </w:rPr>
        <w:t xml:space="preserve">rioritization </w:t>
      </w:r>
      <w:del w:id="2019" w:author="Mario Ezequiel Scott" w:date="2019-12-29T18:03:00Z">
        <w:r w:rsidRPr="00B61838" w:rsidDel="007C0F9C">
          <w:rPr>
            <w:b w:val="0"/>
            <w:bCs w:val="0"/>
            <w:lang w:val="en-GB"/>
            <w:rPrChange w:id="2020" w:author="tedo gogoladze" w:date="2020-01-04T19:38:00Z">
              <w:rPr>
                <w:lang w:val="en-GB"/>
              </w:rPr>
            </w:rPrChange>
          </w:rPr>
          <w:delText xml:space="preserve">metric </w:delText>
        </w:r>
      </w:del>
      <w:r w:rsidRPr="00B61838">
        <w:rPr>
          <w:b w:val="0"/>
          <w:bCs w:val="0"/>
          <w:lang w:val="en-GB"/>
          <w:rPrChange w:id="2021" w:author="tedo gogoladze" w:date="2020-01-04T19:38:00Z">
            <w:rPr>
              <w:lang w:val="en-GB"/>
            </w:rPr>
          </w:rPrChange>
        </w:rPr>
        <w:t xml:space="preserve">denotes </w:t>
      </w:r>
      <w:commentRangeStart w:id="2022"/>
      <w:del w:id="2023" w:author="tedo gogoladze" w:date="2020-01-03T17:07:00Z">
        <w:r w:rsidRPr="00B61838" w:rsidDel="00DD7E73">
          <w:rPr>
            <w:b w:val="0"/>
            <w:bCs w:val="0"/>
            <w:lang w:val="en-GB"/>
            <w:rPrChange w:id="2024" w:author="tedo gogoladze" w:date="2020-01-04T19:38:00Z">
              <w:rPr>
                <w:lang w:val="en-GB"/>
              </w:rPr>
            </w:rPrChange>
          </w:rPr>
          <w:delText xml:space="preserve">how </w:delText>
        </w:r>
      </w:del>
      <w:r w:rsidRPr="00B61838">
        <w:rPr>
          <w:b w:val="0"/>
          <w:bCs w:val="0"/>
          <w:lang w:val="en-GB"/>
          <w:rPrChange w:id="2025" w:author="tedo gogoladze" w:date="2020-01-04T19:38:00Z">
            <w:rPr>
              <w:lang w:val="en-GB"/>
            </w:rPr>
          </w:rPrChange>
        </w:rPr>
        <w:t>the</w:t>
      </w:r>
      <w:ins w:id="2026" w:author="Mario Ezequiel Scott" w:date="2019-12-29T17:58:00Z">
        <w:r w:rsidR="007C0F9C" w:rsidRPr="00B61838">
          <w:rPr>
            <w:b w:val="0"/>
            <w:bCs w:val="0"/>
            <w:lang w:val="en-GB"/>
            <w:rPrChange w:id="2027" w:author="tedo gogoladze" w:date="2020-01-04T19:38:00Z">
              <w:rPr>
                <w:lang w:val="en-GB"/>
              </w:rPr>
            </w:rPrChange>
          </w:rPr>
          <w:t xml:space="preserve"> </w:t>
        </w:r>
      </w:ins>
      <w:ins w:id="2028" w:author="tedo gogoladze" w:date="2020-01-03T17:07:00Z">
        <w:r w:rsidR="00DD7E73" w:rsidRPr="00B61838">
          <w:rPr>
            <w:b w:val="0"/>
            <w:bCs w:val="0"/>
            <w:lang w:val="en-GB"/>
            <w:rPrChange w:id="2029" w:author="tedo gogoladze" w:date="2020-01-04T19:38:00Z">
              <w:rPr>
                <w:b w:val="0"/>
                <w:bCs w:val="0"/>
                <w:lang w:val="en-GB"/>
              </w:rPr>
            </w:rPrChange>
          </w:rPr>
          <w:t xml:space="preserve">urgency of the task from the point of view of the </w:t>
        </w:r>
      </w:ins>
      <w:ins w:id="2030" w:author="Mario Ezequiel Scott" w:date="2019-12-29T17:58:00Z">
        <w:r w:rsidR="007C0F9C" w:rsidRPr="00B61838">
          <w:rPr>
            <w:b w:val="0"/>
            <w:bCs w:val="0"/>
            <w:lang w:val="en-GB"/>
            <w:rPrChange w:id="2031" w:author="tedo gogoladze" w:date="2020-01-04T19:38:00Z">
              <w:rPr>
                <w:lang w:val="en-GB"/>
              </w:rPr>
            </w:rPrChange>
          </w:rPr>
          <w:t>developer</w:t>
        </w:r>
        <w:del w:id="2032" w:author="tedo gogoladze" w:date="2020-01-03T17:07:00Z">
          <w:r w:rsidR="007C0F9C" w:rsidRPr="00B61838" w:rsidDel="00DD7E73">
            <w:rPr>
              <w:b w:val="0"/>
              <w:bCs w:val="0"/>
              <w:lang w:val="en-GB"/>
              <w:rPrChange w:id="2033" w:author="tedo gogoladze" w:date="2020-01-04T19:38:00Z">
                <w:rPr>
                  <w:lang w:val="en-GB"/>
                </w:rPr>
              </w:rPrChange>
            </w:rPr>
            <w:delText>s</w:delText>
          </w:r>
        </w:del>
      </w:ins>
      <w:del w:id="2034" w:author="tedo gogoladze" w:date="2020-01-03T17:07:00Z">
        <w:r w:rsidRPr="00B61838" w:rsidDel="00DD7E73">
          <w:rPr>
            <w:b w:val="0"/>
            <w:bCs w:val="0"/>
            <w:lang w:val="en-GB"/>
            <w:rPrChange w:id="2035" w:author="tedo gogoladze" w:date="2020-01-04T19:38:00Z">
              <w:rPr>
                <w:lang w:val="en-GB"/>
              </w:rPr>
            </w:rPrChange>
          </w:rPr>
          <w:delText xml:space="preserve"> prioritize their tasks</w:delText>
        </w:r>
      </w:del>
      <w:r w:rsidRPr="00B61838">
        <w:rPr>
          <w:b w:val="0"/>
          <w:bCs w:val="0"/>
          <w:lang w:val="en-GB"/>
          <w:rPrChange w:id="2036" w:author="tedo gogoladze" w:date="2020-01-04T19:38:00Z">
            <w:rPr>
              <w:lang w:val="en-GB"/>
            </w:rPr>
          </w:rPrChange>
        </w:rPr>
        <w:t>.</w:t>
      </w:r>
      <w:commentRangeEnd w:id="2022"/>
      <w:r w:rsidR="007C0F9C" w:rsidRPr="00B61838">
        <w:rPr>
          <w:lang w:val="en-GB"/>
          <w:rPrChange w:id="2037" w:author="tedo gogoladze" w:date="2020-01-04T19:38:00Z">
            <w:rPr>
              <w:rStyle w:val="CommentReference"/>
            </w:rPr>
          </w:rPrChange>
        </w:rPr>
        <w:commentReference w:id="2022"/>
      </w:r>
      <w:r w:rsidRPr="00B61838">
        <w:rPr>
          <w:b w:val="0"/>
          <w:bCs w:val="0"/>
          <w:lang w:val="en-GB"/>
          <w:rPrChange w:id="2038" w:author="tedo gogoladze" w:date="2020-01-04T19:38:00Z">
            <w:rPr>
              <w:lang w:val="en-GB"/>
            </w:rPr>
          </w:rPrChange>
        </w:rPr>
        <w:t xml:space="preserve"> </w:t>
      </w:r>
      <w:del w:id="2039" w:author="Mario Ezequiel Scott" w:date="2019-12-29T17:58:00Z">
        <w:r w:rsidRPr="00B61838" w:rsidDel="007C0F9C">
          <w:rPr>
            <w:b w:val="0"/>
            <w:bCs w:val="0"/>
            <w:lang w:val="en-GB"/>
            <w:rPrChange w:id="2040" w:author="tedo gogoladze" w:date="2020-01-04T19:38:00Z">
              <w:rPr>
                <w:lang w:val="en-GB"/>
              </w:rPr>
            </w:rPrChange>
          </w:rPr>
          <w:delText>Various companies use their own preferred approach for prioritizin</w:delText>
        </w:r>
        <w:r w:rsidR="007C1106" w:rsidRPr="00B61838" w:rsidDel="007C0F9C">
          <w:rPr>
            <w:b w:val="0"/>
            <w:bCs w:val="0"/>
            <w:lang w:val="en-GB"/>
            <w:rPrChange w:id="2041" w:author="tedo gogoladze" w:date="2020-01-04T19:38:00Z">
              <w:rPr>
                <w:lang w:val="en-GB"/>
              </w:rPr>
            </w:rPrChange>
          </w:rPr>
          <w:delText>g depending on the sprints and projects, but if consider</w:delText>
        </w:r>
        <w:r w:rsidR="004E32E1" w:rsidRPr="00B61838" w:rsidDel="007C0F9C">
          <w:rPr>
            <w:b w:val="0"/>
            <w:bCs w:val="0"/>
            <w:lang w:val="en-GB"/>
            <w:rPrChange w:id="2042" w:author="tedo gogoladze" w:date="2020-01-04T19:38:00Z">
              <w:rPr>
                <w:lang w:val="en-GB"/>
              </w:rPr>
            </w:rPrChange>
          </w:rPr>
          <w:delText>ing the</w:delText>
        </w:r>
        <w:r w:rsidR="007C1106" w:rsidRPr="00B61838" w:rsidDel="007C0F9C">
          <w:rPr>
            <w:b w:val="0"/>
            <w:bCs w:val="0"/>
            <w:lang w:val="en-GB"/>
            <w:rPrChange w:id="2043" w:author="tedo gogoladze" w:date="2020-01-04T19:38:00Z">
              <w:rPr>
                <w:lang w:val="en-GB"/>
              </w:rPr>
            </w:rPrChange>
          </w:rPr>
          <w:delText xml:space="preserve"> issue-level and tak</w:delText>
        </w:r>
        <w:r w:rsidR="004E32E1" w:rsidRPr="00B61838" w:rsidDel="007C0F9C">
          <w:rPr>
            <w:b w:val="0"/>
            <w:bCs w:val="0"/>
            <w:lang w:val="en-GB"/>
            <w:rPrChange w:id="2044" w:author="tedo gogoladze" w:date="2020-01-04T19:38:00Z">
              <w:rPr>
                <w:lang w:val="en-GB"/>
              </w:rPr>
            </w:rPrChange>
          </w:rPr>
          <w:delText>ing</w:delText>
        </w:r>
        <w:r w:rsidR="007C1106" w:rsidRPr="00B61838" w:rsidDel="007C0F9C">
          <w:rPr>
            <w:b w:val="0"/>
            <w:bCs w:val="0"/>
            <w:lang w:val="en-GB"/>
            <w:rPrChange w:id="2045" w:author="tedo gogoladze" w:date="2020-01-04T19:38:00Z">
              <w:rPr>
                <w:lang w:val="en-GB"/>
              </w:rPr>
            </w:rPrChange>
          </w:rPr>
          <w:delText xml:space="preserve"> into account </w:delText>
        </w:r>
        <w:r w:rsidRPr="00B61838" w:rsidDel="007C0F9C">
          <w:rPr>
            <w:b w:val="0"/>
            <w:bCs w:val="0"/>
            <w:lang w:val="en-GB"/>
            <w:rPrChange w:id="2046" w:author="tedo gogoladze" w:date="2020-01-04T19:38:00Z">
              <w:rPr>
                <w:lang w:val="en-GB"/>
              </w:rPr>
            </w:rPrChange>
          </w:rPr>
          <w:delText>the datasets that have</w:delText>
        </w:r>
        <w:r w:rsidR="00725291" w:rsidRPr="00B61838" w:rsidDel="007C0F9C">
          <w:rPr>
            <w:b w:val="0"/>
            <w:bCs w:val="0"/>
            <w:lang w:val="en-GB"/>
            <w:rPrChange w:id="2047" w:author="tedo gogoladze" w:date="2020-01-04T19:38:00Z">
              <w:rPr>
                <w:lang w:val="en-GB"/>
              </w:rPr>
            </w:rPrChange>
          </w:rPr>
          <w:delText xml:space="preserve"> </w:delText>
        </w:r>
        <w:r w:rsidR="004E32E1" w:rsidRPr="00B61838" w:rsidDel="007C0F9C">
          <w:rPr>
            <w:b w:val="0"/>
            <w:bCs w:val="0"/>
            <w:lang w:val="en-GB"/>
            <w:rPrChange w:id="2048" w:author="tedo gogoladze" w:date="2020-01-04T19:38:00Z">
              <w:rPr>
                <w:lang w:val="en-GB"/>
              </w:rPr>
            </w:rPrChange>
          </w:rPr>
          <w:delText xml:space="preserve">been </w:delText>
        </w:r>
        <w:r w:rsidR="00725291" w:rsidRPr="00B61838" w:rsidDel="007C0F9C">
          <w:rPr>
            <w:b w:val="0"/>
            <w:bCs w:val="0"/>
            <w:lang w:val="en-GB"/>
            <w:rPrChange w:id="2049" w:author="tedo gogoladze" w:date="2020-01-04T19:38:00Z">
              <w:rPr>
                <w:lang w:val="en-GB"/>
              </w:rPr>
            </w:rPrChange>
          </w:rPr>
          <w:delText>used in this research</w:delText>
        </w:r>
        <w:r w:rsidRPr="00B61838" w:rsidDel="007C0F9C">
          <w:rPr>
            <w:b w:val="0"/>
            <w:bCs w:val="0"/>
            <w:lang w:val="en-GB"/>
            <w:rPrChange w:id="2050" w:author="tedo gogoladze" w:date="2020-01-04T19:38:00Z">
              <w:rPr>
                <w:lang w:val="en-GB"/>
              </w:rPr>
            </w:rPrChange>
          </w:rPr>
          <w:delText xml:space="preserve">, </w:delText>
        </w:r>
      </w:del>
      <w:ins w:id="2051" w:author="Mario Ezequiel Scott" w:date="2019-12-29T18:04:00Z">
        <w:r w:rsidR="007C0F9C" w:rsidRPr="00B61838">
          <w:rPr>
            <w:b w:val="0"/>
            <w:bCs w:val="0"/>
            <w:lang w:val="en-GB"/>
            <w:rPrChange w:id="2052" w:author="tedo gogoladze" w:date="2020-01-04T19:38:00Z">
              <w:rPr>
                <w:lang w:val="en-GB"/>
              </w:rPr>
            </w:rPrChange>
          </w:rPr>
          <w:t>T</w:t>
        </w:r>
      </w:ins>
      <w:ins w:id="2053" w:author="Mario Ezequiel Scott" w:date="2019-12-29T17:59:00Z">
        <w:r w:rsidR="007C0F9C" w:rsidRPr="00B61838">
          <w:rPr>
            <w:b w:val="0"/>
            <w:bCs w:val="0"/>
            <w:lang w:val="en-GB"/>
            <w:rPrChange w:id="2054" w:author="tedo gogoladze" w:date="2020-01-04T19:38:00Z">
              <w:rPr>
                <w:lang w:val="en-GB"/>
              </w:rPr>
            </w:rPrChange>
          </w:rPr>
          <w:t xml:space="preserve">he </w:t>
        </w:r>
      </w:ins>
      <w:r w:rsidR="001913CA" w:rsidRPr="00B61838">
        <w:rPr>
          <w:b w:val="0"/>
          <w:bCs w:val="0"/>
          <w:lang w:val="en-GB"/>
          <w:rPrChange w:id="2055" w:author="tedo gogoladze" w:date="2020-01-04T19:38:00Z">
            <w:rPr>
              <w:lang w:val="en-GB"/>
            </w:rPr>
          </w:rPrChange>
        </w:rPr>
        <w:t>prioritization</w:t>
      </w:r>
      <w:r w:rsidRPr="00B61838">
        <w:rPr>
          <w:b w:val="0"/>
          <w:bCs w:val="0"/>
          <w:lang w:val="en-GB"/>
          <w:rPrChange w:id="2056" w:author="tedo gogoladze" w:date="2020-01-04T19:38:00Z">
            <w:rPr>
              <w:lang w:val="en-GB"/>
            </w:rPr>
          </w:rPrChange>
        </w:rPr>
        <w:t xml:space="preserve"> </w:t>
      </w:r>
      <w:del w:id="2057" w:author="Mario Ezequiel Scott" w:date="2019-12-29T17:59:00Z">
        <w:r w:rsidRPr="00B61838" w:rsidDel="007C0F9C">
          <w:rPr>
            <w:b w:val="0"/>
            <w:bCs w:val="0"/>
            <w:lang w:val="en-GB"/>
            <w:rPrChange w:id="2058" w:author="tedo gogoladze" w:date="2020-01-04T19:38:00Z">
              <w:rPr>
                <w:lang w:val="en-GB"/>
              </w:rPr>
            </w:rPrChange>
          </w:rPr>
          <w:delText>metric</w:delText>
        </w:r>
      </w:del>
      <w:ins w:id="2059" w:author="Mario Ezequiel Scott" w:date="2019-12-29T18:04:00Z">
        <w:del w:id="2060" w:author="tedo gogoladze" w:date="2020-01-03T17:08:00Z">
          <w:r w:rsidR="007C0F9C" w:rsidRPr="00B61838" w:rsidDel="00DD7E73">
            <w:rPr>
              <w:b w:val="0"/>
              <w:bCs w:val="0"/>
              <w:lang w:val="en-GB"/>
              <w:rPrChange w:id="2061" w:author="tedo gogoladze" w:date="2020-01-04T19:38:00Z">
                <w:rPr>
                  <w:lang w:val="en-GB"/>
                </w:rPr>
              </w:rPrChange>
            </w:rPr>
            <w:delText xml:space="preserve"> </w:delText>
          </w:r>
        </w:del>
        <w:r w:rsidR="007C0F9C" w:rsidRPr="00B61838">
          <w:rPr>
            <w:b w:val="0"/>
            <w:bCs w:val="0"/>
            <w:lang w:val="en-GB"/>
            <w:rPrChange w:id="2062" w:author="tedo gogoladze" w:date="2020-01-04T19:38:00Z">
              <w:rPr>
                <w:lang w:val="en-GB"/>
              </w:rPr>
            </w:rPrChange>
          </w:rPr>
          <w:t>values</w:t>
        </w:r>
      </w:ins>
      <w:ins w:id="2063" w:author="tedo gogoladze" w:date="2020-01-03T16:27:00Z">
        <w:r w:rsidR="0016799E" w:rsidRPr="00B61838">
          <w:rPr>
            <w:b w:val="0"/>
            <w:bCs w:val="0"/>
            <w:lang w:val="en-GB"/>
            <w:rPrChange w:id="2064" w:author="tedo gogoladze" w:date="2020-01-04T19:38:00Z">
              <w:rPr>
                <w:lang w:val="en-GB"/>
              </w:rPr>
            </w:rPrChange>
          </w:rPr>
          <w:t xml:space="preserve"> </w:t>
        </w:r>
      </w:ins>
      <w:del w:id="2065" w:author="Mario Ezequiel Scott" w:date="2019-12-29T17:59:00Z">
        <w:r w:rsidRPr="00B61838" w:rsidDel="007C0F9C">
          <w:rPr>
            <w:b w:val="0"/>
            <w:bCs w:val="0"/>
            <w:lang w:val="en-GB"/>
            <w:rPrChange w:id="2066" w:author="tedo gogoladze" w:date="2020-01-04T19:38:00Z">
              <w:rPr>
                <w:lang w:val="en-GB"/>
              </w:rPr>
            </w:rPrChange>
          </w:rPr>
          <w:delText xml:space="preserve"> </w:delText>
        </w:r>
      </w:del>
      <w:ins w:id="2067" w:author="Mario Ezequiel Scott" w:date="2019-12-29T17:59:00Z">
        <w:r w:rsidR="007C0F9C" w:rsidRPr="00B61838">
          <w:rPr>
            <w:b w:val="0"/>
            <w:bCs w:val="0"/>
            <w:lang w:val="en-GB"/>
            <w:rPrChange w:id="2068" w:author="tedo gogoladze" w:date="2020-01-04T19:38:00Z">
              <w:rPr>
                <w:lang w:val="en-GB"/>
              </w:rPr>
            </w:rPrChange>
          </w:rPr>
          <w:t xml:space="preserve">of the issue reports </w:t>
        </w:r>
      </w:ins>
      <w:r w:rsidRPr="00B61838">
        <w:rPr>
          <w:b w:val="0"/>
          <w:bCs w:val="0"/>
          <w:lang w:val="en-GB"/>
          <w:rPrChange w:id="2069" w:author="tedo gogoladze" w:date="2020-01-04T19:38:00Z">
            <w:rPr>
              <w:lang w:val="en-GB"/>
            </w:rPr>
          </w:rPrChange>
        </w:rPr>
        <w:t>can be</w:t>
      </w:r>
      <w:ins w:id="2070" w:author="Mario Ezequiel Scott" w:date="2019-12-29T17:59:00Z">
        <w:r w:rsidR="007C0F9C" w:rsidRPr="00B61838">
          <w:rPr>
            <w:b w:val="0"/>
            <w:bCs w:val="0"/>
            <w:lang w:val="en-GB"/>
            <w:rPrChange w:id="2071" w:author="tedo gogoladze" w:date="2020-01-04T19:38:00Z">
              <w:rPr>
                <w:lang w:val="en-GB"/>
              </w:rPr>
            </w:rPrChange>
          </w:rPr>
          <w:t xml:space="preserve"> easily</w:t>
        </w:r>
      </w:ins>
      <w:r w:rsidRPr="00B61838">
        <w:rPr>
          <w:b w:val="0"/>
          <w:bCs w:val="0"/>
          <w:lang w:val="en-GB"/>
          <w:rPrChange w:id="2072" w:author="tedo gogoladze" w:date="2020-01-04T19:38:00Z">
            <w:rPr>
              <w:lang w:val="en-GB"/>
            </w:rPr>
          </w:rPrChange>
        </w:rPr>
        <w:t xml:space="preserve"> retrieved from the </w:t>
      </w:r>
      <w:ins w:id="2073" w:author="Mario Ezequiel Scott" w:date="2019-12-29T18:04:00Z">
        <w:r w:rsidR="007C0F9C" w:rsidRPr="00B61838">
          <w:rPr>
            <w:b w:val="0"/>
            <w:bCs w:val="0"/>
            <w:lang w:val="en-GB"/>
            <w:rPrChange w:id="2074" w:author="tedo gogoladze" w:date="2020-01-04T19:38:00Z">
              <w:rPr>
                <w:lang w:val="en-GB"/>
              </w:rPr>
            </w:rPrChange>
          </w:rPr>
          <w:t>dataset since they are recorded in a specific field</w:t>
        </w:r>
      </w:ins>
      <w:del w:id="2075" w:author="Mario Ezequiel Scott" w:date="2019-12-29T18:04:00Z">
        <w:r w:rsidRPr="00B61838" w:rsidDel="007C0F9C">
          <w:rPr>
            <w:b w:val="0"/>
            <w:bCs w:val="0"/>
            <w:lang w:val="en-GB"/>
            <w:rPrChange w:id="2076" w:author="tedo gogoladze" w:date="2020-01-04T19:38:00Z">
              <w:rPr>
                <w:lang w:val="en-GB"/>
              </w:rPr>
            </w:rPrChange>
          </w:rPr>
          <w:delText>`priority` field</w:delText>
        </w:r>
      </w:del>
      <w:ins w:id="2077" w:author="Mario Ezequiel Scott" w:date="2019-12-29T18:01:00Z">
        <w:r w:rsidR="007C0F9C" w:rsidRPr="00B61838">
          <w:rPr>
            <w:b w:val="0"/>
            <w:bCs w:val="0"/>
            <w:lang w:val="en-GB"/>
            <w:rPrChange w:id="2078" w:author="tedo gogoladze" w:date="2020-01-04T19:38:00Z">
              <w:rPr>
                <w:lang w:val="en-GB"/>
              </w:rPr>
            </w:rPrChange>
          </w:rPr>
          <w:t xml:space="preserve">, which makes </w:t>
        </w:r>
      </w:ins>
      <w:ins w:id="2079" w:author="Mario Ezequiel Scott" w:date="2019-12-29T18:05:00Z">
        <w:r w:rsidR="007C0F9C" w:rsidRPr="00B61838">
          <w:rPr>
            <w:b w:val="0"/>
            <w:bCs w:val="0"/>
            <w:lang w:val="en-GB"/>
            <w:rPrChange w:id="2080" w:author="tedo gogoladze" w:date="2020-01-04T19:38:00Z">
              <w:rPr>
                <w:lang w:val="en-GB"/>
              </w:rPr>
            </w:rPrChange>
          </w:rPr>
          <w:t xml:space="preserve">it </w:t>
        </w:r>
      </w:ins>
      <w:ins w:id="2081" w:author="Mario Ezequiel Scott" w:date="2019-12-29T18:01:00Z">
        <w:r w:rsidR="007C0F9C" w:rsidRPr="00B61838">
          <w:rPr>
            <w:b w:val="0"/>
            <w:bCs w:val="0"/>
            <w:lang w:val="en-GB"/>
            <w:rPrChange w:id="2082" w:author="tedo gogoladze" w:date="2020-01-04T19:38:00Z">
              <w:rPr>
                <w:lang w:val="en-GB"/>
              </w:rPr>
            </w:rPrChange>
          </w:rPr>
          <w:t>worth to be analysed.</w:t>
        </w:r>
      </w:ins>
      <w:del w:id="2083" w:author="Mario Ezequiel Scott" w:date="2019-12-29T17:59:00Z">
        <w:r w:rsidRPr="00B61838" w:rsidDel="007C0F9C">
          <w:rPr>
            <w:b w:val="0"/>
            <w:bCs w:val="0"/>
            <w:lang w:val="en-GB"/>
            <w:rPrChange w:id="2084" w:author="tedo gogoladze" w:date="2020-01-04T19:38:00Z">
              <w:rPr>
                <w:lang w:val="en-GB"/>
              </w:rPr>
            </w:rPrChange>
          </w:rPr>
          <w:delText>.</w:delText>
        </w:r>
      </w:del>
      <w:ins w:id="2085" w:author="Mario Ezequiel Scott" w:date="2019-12-29T17:59:00Z">
        <w:r w:rsidR="007C0F9C" w:rsidRPr="0016799E">
          <w:rPr>
            <w:lang w:val="en-GB"/>
            <w:rPrChange w:id="2086" w:author="tedo gogoladze" w:date="2020-01-03T16:28:00Z">
              <w:rPr>
                <w:lang w:val="en-GB"/>
              </w:rPr>
            </w:rPrChange>
          </w:rPr>
          <w:t xml:space="preserve"> </w:t>
        </w:r>
      </w:ins>
      <w:del w:id="2087" w:author="Mario Ezequiel Scott" w:date="2019-12-29T17:59:00Z">
        <w:r w:rsidR="007C1106" w:rsidRPr="0016799E" w:rsidDel="007C0F9C">
          <w:rPr>
            <w:lang w:val="en-GB"/>
            <w:rPrChange w:id="2088" w:author="tedo gogoladze" w:date="2020-01-03T16:28:00Z">
              <w:rPr>
                <w:lang w:val="en-GB"/>
              </w:rPr>
            </w:rPrChange>
          </w:rPr>
          <w:delText xml:space="preserve"> </w:delText>
        </w:r>
      </w:del>
    </w:p>
    <w:p w14:paraId="61501515" w14:textId="77777777" w:rsidR="00B61838" w:rsidRPr="00B61838" w:rsidRDefault="00B61838" w:rsidP="00B61838">
      <w:pPr>
        <w:rPr>
          <w:ins w:id="2089" w:author="tedo gogoladze" w:date="2020-01-04T19:38:00Z"/>
          <w:lang w:val="en-GB"/>
          <w:rPrChange w:id="2090" w:author="tedo gogoladze" w:date="2020-01-04T19:38:00Z">
            <w:rPr>
              <w:ins w:id="2091" w:author="tedo gogoladze" w:date="2020-01-04T19:38:00Z"/>
              <w:lang w:val="en-GB"/>
            </w:rPr>
          </w:rPrChange>
        </w:rPr>
        <w:pPrChange w:id="2092" w:author="tedo gogoladze" w:date="2020-01-04T19:38:00Z">
          <w:pPr/>
        </w:pPrChange>
      </w:pPr>
    </w:p>
    <w:p w14:paraId="37C84BBD" w14:textId="57D934F0" w:rsidR="00F630A7" w:rsidRPr="0016799E" w:rsidDel="005D384F" w:rsidRDefault="00F630A7" w:rsidP="00B61838">
      <w:pPr>
        <w:numPr>
          <w:ilvl w:val="2"/>
          <w:numId w:val="32"/>
        </w:numPr>
        <w:rPr>
          <w:del w:id="2093" w:author="Mario Ezequiel Scott" w:date="2019-12-28T09:41:00Z"/>
          <w:b/>
          <w:bCs/>
          <w:lang w:val="en-GB"/>
          <w:rPrChange w:id="2094" w:author="tedo gogoladze" w:date="2020-01-03T16:28:00Z">
            <w:rPr>
              <w:del w:id="2095" w:author="Mario Ezequiel Scott" w:date="2019-12-28T09:41:00Z"/>
              <w:lang w:val="en-GB"/>
            </w:rPr>
          </w:rPrChange>
        </w:rPr>
        <w:pPrChange w:id="2096" w:author="tedo gogoladze" w:date="2020-01-04T19:38:00Z">
          <w:pPr/>
        </w:pPrChange>
      </w:pPr>
      <w:del w:id="2097" w:author="Mario Ezequiel Scott" w:date="2019-12-28T09:41:00Z">
        <w:r w:rsidRPr="0016799E" w:rsidDel="005D384F">
          <w:rPr>
            <w:b/>
            <w:bCs/>
            <w:lang w:val="en-GB"/>
            <w:rPrChange w:id="2098" w:author="tedo gogoladze" w:date="2020-01-03T16:28:00Z">
              <w:rPr>
                <w:lang w:val="en-GB"/>
              </w:rPr>
            </w:rPrChange>
          </w:rPr>
          <w:delText xml:space="preserve"> </w:delText>
        </w:r>
        <w:bookmarkStart w:id="2099" w:name="_Toc29215007"/>
        <w:bookmarkStart w:id="2100" w:name="_Toc29215140"/>
        <w:bookmarkStart w:id="2101" w:name="_Toc29215287"/>
        <w:bookmarkEnd w:id="2099"/>
        <w:bookmarkEnd w:id="2100"/>
        <w:bookmarkEnd w:id="2101"/>
      </w:del>
    </w:p>
    <w:p w14:paraId="390B38ED" w14:textId="04DFBB99" w:rsidR="00F630A7" w:rsidRPr="0016799E" w:rsidDel="000F3CDA" w:rsidRDefault="00F630A7" w:rsidP="00B61838">
      <w:pPr>
        <w:numPr>
          <w:ilvl w:val="2"/>
          <w:numId w:val="32"/>
        </w:numPr>
        <w:rPr>
          <w:del w:id="2102" w:author="Mario Ezequiel Scott" w:date="2019-12-29T17:40:00Z"/>
          <w:b/>
          <w:bCs/>
          <w:lang w:val="en-GB"/>
          <w:rPrChange w:id="2103" w:author="tedo gogoladze" w:date="2020-01-03T16:28:00Z">
            <w:rPr>
              <w:del w:id="2104" w:author="Mario Ezequiel Scott" w:date="2019-12-29T17:40:00Z"/>
              <w:lang w:val="en-GB"/>
            </w:rPr>
          </w:rPrChange>
        </w:rPr>
        <w:pPrChange w:id="2105" w:author="tedo gogoladze" w:date="2020-01-04T19:38:00Z">
          <w:pPr/>
        </w:pPrChange>
      </w:pPr>
      <w:bookmarkStart w:id="2106" w:name="_Toc29215008"/>
      <w:bookmarkStart w:id="2107" w:name="_Toc29215141"/>
      <w:bookmarkStart w:id="2108" w:name="_Toc29215288"/>
      <w:bookmarkEnd w:id="2106"/>
      <w:bookmarkEnd w:id="2107"/>
      <w:bookmarkEnd w:id="2108"/>
    </w:p>
    <w:p w14:paraId="2CAECDA3" w14:textId="153EC9EF" w:rsidR="001E6D4F" w:rsidRPr="0016799E" w:rsidRDefault="008F615B" w:rsidP="00B61838">
      <w:pPr>
        <w:pStyle w:val="Heading3"/>
        <w:numPr>
          <w:ilvl w:val="2"/>
          <w:numId w:val="32"/>
        </w:numPr>
        <w:rPr>
          <w:rFonts w:ascii="Times New Roman" w:eastAsia="Arial Unicode MS" w:hAnsi="Times New Roman" w:cstheme="minorBidi"/>
          <w:b w:val="0"/>
          <w:bCs w:val="0"/>
          <w:rPrChange w:id="2109" w:author="tedo gogoladze" w:date="2020-01-03T16:28:00Z">
            <w:rPr>
              <w:rStyle w:val="Heading3Char"/>
              <w:b/>
              <w:bCs/>
            </w:rPr>
          </w:rPrChange>
        </w:rPr>
        <w:pPrChange w:id="2110" w:author="tedo gogoladze" w:date="2020-01-04T19:38:00Z">
          <w:pPr>
            <w:pStyle w:val="Heading3"/>
            <w:numPr>
              <w:ilvl w:val="2"/>
              <w:numId w:val="76"/>
            </w:numPr>
            <w:ind w:left="720" w:hanging="720"/>
          </w:pPr>
        </w:pPrChange>
      </w:pPr>
      <w:del w:id="2111" w:author="Mario Ezequiel Scott" w:date="2019-12-29T18:01:00Z">
        <w:r w:rsidRPr="00B61838" w:rsidDel="007C0F9C">
          <w:rPr>
            <w:lang w:val="en-GB"/>
            <w:rPrChange w:id="2112" w:author="tedo gogoladze" w:date="2020-01-04T19:38:00Z">
              <w:rPr>
                <w:rStyle w:val="Heading3Char"/>
                <w:b/>
                <w:bCs/>
              </w:rPr>
            </w:rPrChange>
          </w:rPr>
          <w:delText xml:space="preserve">Story </w:delText>
        </w:r>
      </w:del>
      <w:bookmarkStart w:id="2113" w:name="_Toc29215289"/>
      <w:ins w:id="2114" w:author="Mario Ezequiel Scott" w:date="2019-12-29T18:01:00Z">
        <w:r w:rsidR="007C0F9C" w:rsidRPr="00B61838">
          <w:rPr>
            <w:lang w:val="en-GB"/>
            <w:rPrChange w:id="2115" w:author="tedo gogoladze" w:date="2020-01-04T19:38:00Z">
              <w:rPr>
                <w:rStyle w:val="Heading3Char"/>
                <w:b/>
                <w:bCs/>
              </w:rPr>
            </w:rPrChange>
          </w:rPr>
          <w:t xml:space="preserve">Effort </w:t>
        </w:r>
      </w:ins>
      <w:r w:rsidRPr="00B61838">
        <w:rPr>
          <w:lang w:val="en-GB"/>
          <w:rPrChange w:id="2116" w:author="tedo gogoladze" w:date="2020-01-04T19:38:00Z">
            <w:rPr>
              <w:rStyle w:val="Heading3Char"/>
              <w:b/>
              <w:bCs/>
            </w:rPr>
          </w:rPrChange>
        </w:rPr>
        <w:t>estimate</w:t>
      </w:r>
      <w:ins w:id="2117" w:author="Mario Ezequiel Scott" w:date="2019-12-29T18:01:00Z">
        <w:r w:rsidR="007C0F9C" w:rsidRPr="00B61838">
          <w:rPr>
            <w:lang w:val="en-GB"/>
            <w:rPrChange w:id="2118" w:author="tedo gogoladze" w:date="2020-01-04T19:38:00Z">
              <w:rPr>
                <w:rStyle w:val="Heading3Char"/>
                <w:b/>
                <w:bCs/>
              </w:rPr>
            </w:rPrChange>
          </w:rPr>
          <w:t>s</w:t>
        </w:r>
      </w:ins>
      <w:bookmarkEnd w:id="2113"/>
    </w:p>
    <w:p w14:paraId="6427DAEF" w14:textId="335884C2" w:rsidR="00CD764D" w:rsidRPr="004A4B49" w:rsidRDefault="007C0F9C" w:rsidP="00FB5535">
      <w:pPr>
        <w:rPr>
          <w:ins w:id="2119" w:author="Mario Ezequiel Scott" w:date="2019-12-29T18:11:00Z"/>
          <w:lang w:val="en-GB"/>
          <w:rPrChange w:id="2120" w:author="Mario Ezequiel Scott" w:date="2019-12-29T19:14:00Z">
            <w:rPr>
              <w:ins w:id="2121" w:author="Mario Ezequiel Scott" w:date="2019-12-29T18:11:00Z"/>
            </w:rPr>
          </w:rPrChange>
        </w:rPr>
      </w:pPr>
      <w:ins w:id="2122" w:author="Mario Ezequiel Scott" w:date="2019-12-29T18:06:00Z">
        <w:r w:rsidRPr="004A4B49">
          <w:rPr>
            <w:lang w:val="en-GB"/>
            <w:rPrChange w:id="2123" w:author="Mario Ezequiel Scott" w:date="2019-12-29T19:14:00Z">
              <w:rPr/>
            </w:rPrChange>
          </w:rPr>
          <w:t>E</w:t>
        </w:r>
      </w:ins>
      <w:ins w:id="2124" w:author="Mario Ezequiel Scott" w:date="2019-12-29T18:05:00Z">
        <w:r w:rsidRPr="004A4B49">
          <w:rPr>
            <w:lang w:val="en-GB"/>
            <w:rPrChange w:id="2125" w:author="Mario Ezequiel Scott" w:date="2019-12-29T19:14:00Z">
              <w:rPr/>
            </w:rPrChange>
          </w:rPr>
          <w:t xml:space="preserve">ffort </w:t>
        </w:r>
      </w:ins>
      <w:ins w:id="2126" w:author="Mario Ezequiel Scott" w:date="2019-12-29T18:06:00Z">
        <w:r w:rsidRPr="004A4B49">
          <w:rPr>
            <w:lang w:val="en-GB"/>
            <w:rPrChange w:id="2127" w:author="Mario Ezequiel Scott" w:date="2019-12-29T19:14:00Z">
              <w:rPr/>
            </w:rPrChange>
          </w:rPr>
          <w:t xml:space="preserve">estimation is </w:t>
        </w:r>
      </w:ins>
      <w:ins w:id="2128" w:author="Mario Ezequiel Scott" w:date="2019-12-29T18:05:00Z">
        <w:r w:rsidRPr="004A4B49">
          <w:rPr>
            <w:lang w:val="en-GB"/>
            <w:rPrChange w:id="2129" w:author="Mario Ezequiel Scott" w:date="2019-12-29T19:14:00Z">
              <w:rPr/>
            </w:rPrChange>
          </w:rPr>
          <w:t xml:space="preserve">another </w:t>
        </w:r>
      </w:ins>
      <w:ins w:id="2130" w:author="Mario Ezequiel Scott" w:date="2019-12-29T18:06:00Z">
        <w:r w:rsidRPr="004A4B49">
          <w:rPr>
            <w:lang w:val="en-GB"/>
            <w:rPrChange w:id="2131" w:author="Mario Ezequiel Scott" w:date="2019-12-29T19:14:00Z">
              <w:rPr/>
            </w:rPrChange>
          </w:rPr>
          <w:t xml:space="preserve">important </w:t>
        </w:r>
      </w:ins>
      <w:ins w:id="2132" w:author="Mario Ezequiel Scott" w:date="2019-12-29T18:05:00Z">
        <w:r w:rsidRPr="004A4B49">
          <w:rPr>
            <w:lang w:val="en-GB"/>
            <w:rPrChange w:id="2133" w:author="Mario Ezequiel Scott" w:date="2019-12-29T19:14:00Z">
              <w:rPr/>
            </w:rPrChange>
          </w:rPr>
          <w:t xml:space="preserve">activity </w:t>
        </w:r>
      </w:ins>
      <w:del w:id="2134" w:author="Mario Ezequiel Scott" w:date="2019-12-29T18:05:00Z">
        <w:r w:rsidR="00F5382B" w:rsidRPr="004A4B49" w:rsidDel="007C0F9C">
          <w:rPr>
            <w:lang w:val="en-GB"/>
            <w:rPrChange w:id="2135" w:author="Mario Ezequiel Scott" w:date="2019-12-29T19:14:00Z">
              <w:rPr/>
            </w:rPrChange>
          </w:rPr>
          <w:delText xml:space="preserve">The </w:delText>
        </w:r>
        <w:r w:rsidR="00830048" w:rsidRPr="004A4B49" w:rsidDel="007C0F9C">
          <w:rPr>
            <w:lang w:val="en-GB"/>
            <w:rPrChange w:id="2136" w:author="Mario Ezequiel Scott" w:date="2019-12-29T19:14:00Z">
              <w:rPr/>
            </w:rPrChange>
          </w:rPr>
          <w:delText>other</w:delText>
        </w:r>
        <w:r w:rsidR="00F5382B" w:rsidRPr="004A4B49" w:rsidDel="007C0F9C">
          <w:rPr>
            <w:lang w:val="en-GB"/>
            <w:rPrChange w:id="2137" w:author="Mario Ezequiel Scott" w:date="2019-12-29T19:14:00Z">
              <w:rPr/>
            </w:rPrChange>
          </w:rPr>
          <w:delText xml:space="preserve"> most used activity </w:delText>
        </w:r>
      </w:del>
      <w:r w:rsidR="00F5382B" w:rsidRPr="004A4B49">
        <w:rPr>
          <w:lang w:val="en-GB"/>
          <w:rPrChange w:id="2138" w:author="Mario Ezequiel Scott" w:date="2019-12-29T19:14:00Z">
            <w:rPr/>
          </w:rPrChange>
        </w:rPr>
        <w:t xml:space="preserve">of planning </w:t>
      </w:r>
      <w:del w:id="2139" w:author="Mario Ezequiel Scott" w:date="2019-12-29T18:06:00Z">
        <w:r w:rsidR="00F5382B" w:rsidRPr="004A4B49" w:rsidDel="007C0F9C">
          <w:rPr>
            <w:lang w:val="en-GB"/>
            <w:rPrChange w:id="2140" w:author="Mario Ezequiel Scott" w:date="2019-12-29T19:14:00Z">
              <w:rPr/>
            </w:rPrChange>
          </w:rPr>
          <w:delText xml:space="preserve">according to the authors </w:delText>
        </w:r>
        <w:r w:rsidR="004E32E1" w:rsidRPr="004A4B49" w:rsidDel="007C0F9C">
          <w:rPr>
            <w:lang w:val="en-GB"/>
            <w:rPrChange w:id="2141" w:author="Mario Ezequiel Scott" w:date="2019-12-29T19:14:00Z">
              <w:rPr/>
            </w:rPrChange>
          </w:rPr>
          <w:delText>are</w:delText>
        </w:r>
        <w:r w:rsidR="00F5382B" w:rsidRPr="004A4B49" w:rsidDel="007C0F9C">
          <w:rPr>
            <w:lang w:val="en-GB"/>
            <w:rPrChange w:id="2142" w:author="Mario Ezequiel Scott" w:date="2019-12-29T19:14:00Z">
              <w:rPr/>
            </w:rPrChange>
          </w:rPr>
          <w:delText xml:space="preserve"> </w:delText>
        </w:r>
      </w:del>
      <w:ins w:id="2143" w:author="Mario Ezequiel Scott" w:date="2019-12-29T18:06:00Z">
        <w:r w:rsidRPr="004A4B49">
          <w:rPr>
            <w:lang w:val="en-GB"/>
            <w:rPrChange w:id="2144" w:author="Mario Ezequiel Scott" w:date="2019-12-29T19:14:00Z">
              <w:rPr/>
            </w:rPrChange>
          </w:rPr>
          <w:t xml:space="preserve">related to the </w:t>
        </w:r>
      </w:ins>
      <w:r w:rsidR="00830048" w:rsidRPr="004A4B49">
        <w:rPr>
          <w:lang w:val="en-GB"/>
          <w:rPrChange w:id="2145" w:author="Mario Ezequiel Scott" w:date="2019-12-29T19:14:00Z">
            <w:rPr/>
          </w:rPrChange>
        </w:rPr>
        <w:t>s</w:t>
      </w:r>
      <w:r w:rsidR="00F5382B" w:rsidRPr="004A4B49">
        <w:rPr>
          <w:lang w:val="en-GB"/>
          <w:rPrChange w:id="2146" w:author="Mario Ezequiel Scott" w:date="2019-12-29T19:14:00Z">
            <w:rPr/>
          </w:rPrChange>
        </w:rPr>
        <w:t>coping</w:t>
      </w:r>
      <w:r w:rsidR="00830048" w:rsidRPr="004A4B49">
        <w:rPr>
          <w:lang w:val="en-GB"/>
          <w:rPrChange w:id="2147" w:author="Mario Ezequiel Scott" w:date="2019-12-29T19:14:00Z">
            <w:rPr/>
          </w:rPrChange>
        </w:rPr>
        <w:t xml:space="preserve"> and resourcing</w:t>
      </w:r>
      <w:ins w:id="2148" w:author="Mario Ezequiel Scott" w:date="2019-12-29T18:06:00Z">
        <w:r w:rsidRPr="004A4B49">
          <w:rPr>
            <w:lang w:val="en-GB"/>
            <w:rPrChange w:id="2149" w:author="Mario Ezequiel Scott" w:date="2019-12-29T19:14:00Z">
              <w:rPr/>
            </w:rPrChange>
          </w:rPr>
          <w:t xml:space="preserve"> of an agile software project [</w:t>
        </w:r>
        <w:del w:id="2150" w:author="tedo gogoladze" w:date="2020-01-05T02:16:00Z">
          <w:r w:rsidRPr="004A4B49" w:rsidDel="002E1EBB">
            <w:rPr>
              <w:lang w:val="en-GB"/>
              <w:rPrChange w:id="2151" w:author="Mario Ezequiel Scott" w:date="2019-12-29T19:14:00Z">
                <w:rPr/>
              </w:rPrChange>
            </w:rPr>
            <w:delText>ref</w:delText>
          </w:r>
        </w:del>
      </w:ins>
      <w:ins w:id="2152" w:author="tedo gogoladze" w:date="2020-01-05T02:16:00Z">
        <w:r w:rsidR="002E1EBB">
          <w:rPr>
            <w:lang w:val="en-GB"/>
          </w:rPr>
          <w:t>9</w:t>
        </w:r>
      </w:ins>
      <w:ins w:id="2153" w:author="Mario Ezequiel Scott" w:date="2019-12-29T18:06:00Z">
        <w:r w:rsidRPr="004A4B49">
          <w:rPr>
            <w:lang w:val="en-GB"/>
            <w:rPrChange w:id="2154" w:author="Mario Ezequiel Scott" w:date="2019-12-29T19:14:00Z">
              <w:rPr/>
            </w:rPrChange>
          </w:rPr>
          <w:t>]</w:t>
        </w:r>
      </w:ins>
      <w:r w:rsidR="00F5382B" w:rsidRPr="004A4B49">
        <w:rPr>
          <w:lang w:val="en-GB"/>
          <w:rPrChange w:id="2155" w:author="Mario Ezequiel Scott" w:date="2019-12-29T19:14:00Z">
            <w:rPr/>
          </w:rPrChange>
        </w:rPr>
        <w:t xml:space="preserve">. </w:t>
      </w:r>
      <w:ins w:id="2156" w:author="Mario Ezequiel Scott" w:date="2019-12-29T18:09:00Z">
        <w:r w:rsidR="00CD764D" w:rsidRPr="004A4B49">
          <w:rPr>
            <w:lang w:val="en-GB"/>
            <w:rPrChange w:id="2157" w:author="Mario Ezequiel Scott" w:date="2019-12-29T19:14:00Z">
              <w:rPr/>
            </w:rPrChange>
          </w:rPr>
          <w:t xml:space="preserve">In agile projects, effort estimates are given in story points and the number of </w:t>
        </w:r>
      </w:ins>
      <w:ins w:id="2158" w:author="Mario Ezequiel Scott" w:date="2019-12-29T18:10:00Z">
        <w:r w:rsidR="00CD764D" w:rsidRPr="004A4B49">
          <w:rPr>
            <w:lang w:val="en-GB"/>
            <w:rPrChange w:id="2159" w:author="Mario Ezequiel Scott" w:date="2019-12-29T19:14:00Z">
              <w:rPr/>
            </w:rPrChange>
          </w:rPr>
          <w:t xml:space="preserve">story points completed during a sprint is known as velocity. </w:t>
        </w:r>
      </w:ins>
      <w:del w:id="2160" w:author="Mario Ezequiel Scott" w:date="2019-12-29T18:07:00Z">
        <w:r w:rsidR="00F5382B" w:rsidRPr="004A4B49" w:rsidDel="007C0F9C">
          <w:rPr>
            <w:lang w:val="en-GB"/>
            <w:rPrChange w:id="2161" w:author="Mario Ezequiel Scott" w:date="2019-12-29T19:14:00Z">
              <w:rPr/>
            </w:rPrChange>
          </w:rPr>
          <w:delText>In this paper, estimation of scope</w:delText>
        </w:r>
        <w:r w:rsidR="004E32E1" w:rsidRPr="004A4B49" w:rsidDel="007C0F9C">
          <w:rPr>
            <w:lang w:val="en-GB"/>
            <w:rPrChange w:id="2162" w:author="Mario Ezequiel Scott" w:date="2019-12-29T19:14:00Z">
              <w:rPr/>
            </w:rPrChange>
          </w:rPr>
          <w:delText xml:space="preserve"> metrics are also used</w:delText>
        </w:r>
        <w:r w:rsidR="00F5382B" w:rsidRPr="004A4B49" w:rsidDel="007C0F9C">
          <w:rPr>
            <w:lang w:val="en-GB"/>
            <w:rPrChange w:id="2163" w:author="Mario Ezequiel Scott" w:date="2019-12-29T19:14:00Z">
              <w:rPr/>
            </w:rPrChange>
          </w:rPr>
          <w:delText xml:space="preserve">. </w:delText>
        </w:r>
      </w:del>
      <w:r w:rsidR="00F5382B" w:rsidRPr="004A4B49">
        <w:rPr>
          <w:lang w:val="en-GB"/>
          <w:rPrChange w:id="2164" w:author="Mario Ezequiel Scott" w:date="2019-12-29T19:14:00Z">
            <w:rPr/>
          </w:rPrChange>
        </w:rPr>
        <w:t xml:space="preserve">Although there </w:t>
      </w:r>
      <w:del w:id="2165" w:author="Mario Ezequiel Scott" w:date="2019-12-29T18:11:00Z">
        <w:r w:rsidR="00F5382B" w:rsidRPr="004A4B49" w:rsidDel="00CD764D">
          <w:rPr>
            <w:lang w:val="en-GB"/>
            <w:rPrChange w:id="2166" w:author="Mario Ezequiel Scott" w:date="2019-12-29T19:14:00Z">
              <w:rPr/>
            </w:rPrChange>
          </w:rPr>
          <w:delText xml:space="preserve">is no doubt </w:delText>
        </w:r>
      </w:del>
      <w:del w:id="2167" w:author="Mario Ezequiel Scott" w:date="2019-12-29T18:10:00Z">
        <w:r w:rsidR="00F5382B" w:rsidRPr="004A4B49" w:rsidDel="00CD764D">
          <w:rPr>
            <w:lang w:val="en-GB"/>
            <w:rPrChange w:id="2168" w:author="Mario Ezequiel Scott" w:date="2019-12-29T19:14:00Z">
              <w:rPr/>
            </w:rPrChange>
          </w:rPr>
          <w:delText xml:space="preserve">that </w:delText>
        </w:r>
      </w:del>
      <w:r w:rsidR="00F5382B" w:rsidRPr="004A4B49">
        <w:rPr>
          <w:lang w:val="en-GB"/>
          <w:rPrChange w:id="2169" w:author="Mario Ezequiel Scott" w:date="2019-12-29T19:14:00Z">
            <w:rPr/>
          </w:rPrChange>
        </w:rPr>
        <w:t>Velocity is the most widely used metric</w:t>
      </w:r>
      <w:del w:id="2170" w:author="Mario Ezequiel Scott" w:date="2019-12-29T18:10:00Z">
        <w:r w:rsidR="00F5382B" w:rsidRPr="004A4B49" w:rsidDel="00CD764D">
          <w:rPr>
            <w:lang w:val="en-GB"/>
            <w:rPrChange w:id="2171" w:author="Mario Ezequiel Scott" w:date="2019-12-29T19:14:00Z">
              <w:rPr/>
            </w:rPrChange>
          </w:rPr>
          <w:delText xml:space="preserve"> </w:delText>
        </w:r>
      </w:del>
      <w:ins w:id="2172" w:author="Mario Ezequiel Scott" w:date="2019-12-29T18:10:00Z">
        <w:r w:rsidR="00CD764D" w:rsidRPr="004A4B49">
          <w:rPr>
            <w:lang w:val="en-GB"/>
            <w:rPrChange w:id="2173" w:author="Mario Ezequiel Scott" w:date="2019-12-29T19:14:00Z">
              <w:rPr/>
            </w:rPrChange>
          </w:rPr>
          <w:t>[</w:t>
        </w:r>
      </w:ins>
      <w:ins w:id="2174" w:author="Mario Ezequiel Scott" w:date="2019-12-29T18:11:00Z">
        <w:del w:id="2175" w:author="tedo gogoladze" w:date="2020-01-05T02:16:00Z">
          <w:r w:rsidR="00CD764D" w:rsidRPr="004A4B49" w:rsidDel="002E1EBB">
            <w:rPr>
              <w:lang w:val="en-GB"/>
              <w:rPrChange w:id="2176" w:author="Mario Ezequiel Scott" w:date="2019-12-29T19:14:00Z">
                <w:rPr/>
              </w:rPrChange>
            </w:rPr>
            <w:delText>ref</w:delText>
          </w:r>
        </w:del>
      </w:ins>
      <w:ins w:id="2177" w:author="tedo gogoladze" w:date="2020-01-05T02:16:00Z">
        <w:r w:rsidR="002E1EBB">
          <w:rPr>
            <w:lang w:val="en-GB"/>
          </w:rPr>
          <w:t>9</w:t>
        </w:r>
      </w:ins>
      <w:ins w:id="2178" w:author="Mario Ezequiel Scott" w:date="2019-12-29T18:11:00Z">
        <w:r w:rsidR="00CD764D" w:rsidRPr="004A4B49">
          <w:rPr>
            <w:lang w:val="en-GB"/>
            <w:rPrChange w:id="2179" w:author="Mario Ezequiel Scott" w:date="2019-12-29T19:14:00Z">
              <w:rPr/>
            </w:rPrChange>
          </w:rPr>
          <w:t>]</w:t>
        </w:r>
      </w:ins>
      <w:del w:id="2180" w:author="Mario Ezequiel Scott" w:date="2019-12-29T18:10:00Z">
        <w:r w:rsidR="00F5382B" w:rsidRPr="004A4B49" w:rsidDel="00CD764D">
          <w:rPr>
            <w:lang w:val="en-GB"/>
            <w:rPrChange w:id="2181" w:author="Mario Ezequiel Scott" w:date="2019-12-29T19:14:00Z">
              <w:rPr/>
            </w:rPrChange>
          </w:rPr>
          <w:delText>for the sprint estimation</w:delText>
        </w:r>
      </w:del>
      <w:r w:rsidR="00F5382B" w:rsidRPr="004A4B49">
        <w:rPr>
          <w:lang w:val="en-GB"/>
          <w:rPrChange w:id="2182" w:author="Mario Ezequiel Scott" w:date="2019-12-29T19:14:00Z">
            <w:rPr/>
          </w:rPrChange>
        </w:rPr>
        <w:t xml:space="preserve">, </w:t>
      </w:r>
      <w:ins w:id="2183" w:author="Mario Ezequiel Scott" w:date="2019-12-29T18:08:00Z">
        <w:r w:rsidR="00CD764D" w:rsidRPr="004A4B49">
          <w:rPr>
            <w:lang w:val="en-GB"/>
            <w:rPrChange w:id="2184" w:author="Mario Ezequiel Scott" w:date="2019-12-29T19:14:00Z">
              <w:rPr/>
            </w:rPrChange>
          </w:rPr>
          <w:t xml:space="preserve">it </w:t>
        </w:r>
      </w:ins>
      <w:del w:id="2185" w:author="Mario Ezequiel Scott" w:date="2019-12-29T18:08:00Z">
        <w:r w:rsidR="00F5382B" w:rsidRPr="004A4B49" w:rsidDel="00CD764D">
          <w:rPr>
            <w:lang w:val="en-GB"/>
            <w:rPrChange w:id="2186" w:author="Mario Ezequiel Scott" w:date="2019-12-29T19:14:00Z">
              <w:rPr/>
            </w:rPrChange>
          </w:rPr>
          <w:delText>it still is more a measurement of team/sprint effort, that</w:delText>
        </w:r>
      </w:del>
      <w:r w:rsidR="00F5382B" w:rsidRPr="004A4B49">
        <w:rPr>
          <w:lang w:val="en-GB"/>
          <w:rPrChange w:id="2187" w:author="Mario Ezequiel Scott" w:date="2019-12-29T19:14:00Z">
            <w:rPr/>
          </w:rPrChange>
        </w:rPr>
        <w:t xml:space="preserve"> does not take into account the single develo</w:t>
      </w:r>
      <w:del w:id="2188" w:author="Mario Ezequiel Scott" w:date="2019-12-29T18:08:00Z">
        <w:r w:rsidR="00F5382B" w:rsidRPr="004A4B49" w:rsidDel="00CD764D">
          <w:rPr>
            <w:lang w:val="en-GB"/>
            <w:rPrChange w:id="2189" w:author="Mario Ezequiel Scott" w:date="2019-12-29T19:14:00Z">
              <w:rPr/>
            </w:rPrChange>
          </w:rPr>
          <w:delText>e</w:delText>
        </w:r>
      </w:del>
      <w:r w:rsidR="00F5382B" w:rsidRPr="004A4B49">
        <w:rPr>
          <w:lang w:val="en-GB"/>
          <w:rPrChange w:id="2190" w:author="Mario Ezequiel Scott" w:date="2019-12-29T19:14:00Z">
            <w:rPr/>
          </w:rPrChange>
        </w:rPr>
        <w:t>p</w:t>
      </w:r>
      <w:ins w:id="2191" w:author="Mario Ezequiel Scott" w:date="2019-12-29T18:08:00Z">
        <w:r w:rsidR="00CD764D" w:rsidRPr="004A4B49">
          <w:rPr>
            <w:lang w:val="en-GB"/>
            <w:rPrChange w:id="2192" w:author="Mario Ezequiel Scott" w:date="2019-12-29T19:14:00Z">
              <w:rPr/>
            </w:rPrChange>
          </w:rPr>
          <w:t>e</w:t>
        </w:r>
      </w:ins>
      <w:r w:rsidR="00F5382B" w:rsidRPr="004A4B49">
        <w:rPr>
          <w:lang w:val="en-GB"/>
          <w:rPrChange w:id="2193" w:author="Mario Ezequiel Scott" w:date="2019-12-29T19:14:00Z">
            <w:rPr/>
          </w:rPrChange>
        </w:rPr>
        <w:t>r</w:t>
      </w:r>
      <w:ins w:id="2194" w:author="Mario Ezequiel Scott" w:date="2019-12-29T18:08:00Z">
        <w:r w:rsidR="00CD764D" w:rsidRPr="004A4B49">
          <w:rPr>
            <w:lang w:val="en-GB"/>
            <w:rPrChange w:id="2195" w:author="Mario Ezequiel Scott" w:date="2019-12-29T19:14:00Z">
              <w:rPr/>
            </w:rPrChange>
          </w:rPr>
          <w:t>’</w:t>
        </w:r>
      </w:ins>
      <w:r w:rsidR="00F5382B" w:rsidRPr="004A4B49">
        <w:rPr>
          <w:lang w:val="en-GB"/>
          <w:rPrChange w:id="2196" w:author="Mario Ezequiel Scott" w:date="2019-12-29T19:14:00Z">
            <w:rPr/>
          </w:rPrChange>
        </w:rPr>
        <w:t xml:space="preserve">s perspective for a given issue. </w:t>
      </w:r>
    </w:p>
    <w:p w14:paraId="54935FCF" w14:textId="7CD1EF90" w:rsidR="00FB5535" w:rsidRPr="004A4B49" w:rsidRDefault="00CD764D" w:rsidP="00FB5535">
      <w:pPr>
        <w:rPr>
          <w:lang w:val="en-GB"/>
          <w:rPrChange w:id="2197" w:author="Mario Ezequiel Scott" w:date="2019-12-29T19:14:00Z">
            <w:rPr/>
          </w:rPrChange>
        </w:rPr>
      </w:pPr>
      <w:ins w:id="2198" w:author="Mario Ezequiel Scott" w:date="2019-12-29T18:11:00Z">
        <w:r w:rsidRPr="004A4B49">
          <w:rPr>
            <w:lang w:val="en-GB"/>
            <w:rPrChange w:id="2199" w:author="Mario Ezequiel Scott" w:date="2019-12-29T19:14:00Z">
              <w:rPr/>
            </w:rPrChange>
          </w:rPr>
          <w:t xml:space="preserve">Since we are interested in having a </w:t>
        </w:r>
      </w:ins>
      <w:del w:id="2200" w:author="Mario Ezequiel Scott" w:date="2019-12-29T18:11:00Z">
        <w:r w:rsidR="00F5382B" w:rsidRPr="004A4B49" w:rsidDel="00CD764D">
          <w:rPr>
            <w:lang w:val="en-GB"/>
            <w:rPrChange w:id="2201" w:author="Mario Ezequiel Scott" w:date="2019-12-29T19:14:00Z">
              <w:rPr/>
            </w:rPrChange>
          </w:rPr>
          <w:delText xml:space="preserve">For having </w:delText>
        </w:r>
      </w:del>
      <w:r w:rsidR="00F5382B" w:rsidRPr="004A4B49">
        <w:rPr>
          <w:lang w:val="en-GB"/>
          <w:rPrChange w:id="2202" w:author="Mario Ezequiel Scott" w:date="2019-12-29T19:14:00Z">
            <w:rPr/>
          </w:rPrChange>
        </w:rPr>
        <w:t>more detailed understanding on the personal level,</w:t>
      </w:r>
      <w:r w:rsidR="007C0383" w:rsidRPr="004A4B49">
        <w:rPr>
          <w:lang w:val="en-GB"/>
          <w:rPrChange w:id="2203" w:author="Mario Ezequiel Scott" w:date="2019-12-29T19:14:00Z">
            <w:rPr/>
          </w:rPrChange>
        </w:rPr>
        <w:t xml:space="preserve"> </w:t>
      </w:r>
      <w:del w:id="2204" w:author="Mario Ezequiel Scott" w:date="2019-12-29T18:12:00Z">
        <w:r w:rsidR="00F5382B" w:rsidRPr="004A4B49" w:rsidDel="00CD764D">
          <w:rPr>
            <w:lang w:val="en-GB"/>
            <w:rPrChange w:id="2205" w:author="Mario Ezequiel Scott" w:date="2019-12-29T19:14:00Z">
              <w:rPr/>
            </w:rPrChange>
          </w:rPr>
          <w:delText xml:space="preserve">story estimation </w:delText>
        </w:r>
      </w:del>
      <w:ins w:id="2206" w:author="Mario Ezequiel Scott" w:date="2019-12-29T18:12:00Z">
        <w:r w:rsidRPr="004A4B49">
          <w:rPr>
            <w:lang w:val="en-GB"/>
            <w:rPrChange w:id="2207" w:author="Mario Ezequiel Scott" w:date="2019-12-29T19:14:00Z">
              <w:rPr/>
            </w:rPrChange>
          </w:rPr>
          <w:t xml:space="preserve">the story points </w:t>
        </w:r>
      </w:ins>
      <w:del w:id="2208" w:author="Mario Ezequiel Scott" w:date="2019-12-29T18:12:00Z">
        <w:r w:rsidR="007C0383" w:rsidRPr="004A4B49" w:rsidDel="00CD764D">
          <w:rPr>
            <w:lang w:val="en-GB"/>
            <w:rPrChange w:id="2209" w:author="Mario Ezequiel Scott" w:date="2019-12-29T19:14:00Z">
              <w:rPr/>
            </w:rPrChange>
          </w:rPr>
          <w:delText xml:space="preserve">was used </w:delText>
        </w:r>
      </w:del>
      <w:ins w:id="2210" w:author="Mario Ezequiel Scott" w:date="2019-12-29T18:12:00Z">
        <w:r w:rsidRPr="004A4B49">
          <w:rPr>
            <w:lang w:val="en-GB"/>
            <w:rPrChange w:id="2211" w:author="Mario Ezequiel Scott" w:date="2019-12-29T19:14:00Z">
              <w:rPr/>
            </w:rPrChange>
          </w:rPr>
          <w:t xml:space="preserve">assigned </w:t>
        </w:r>
      </w:ins>
      <w:r w:rsidR="00F5382B" w:rsidRPr="004A4B49">
        <w:rPr>
          <w:lang w:val="en-GB"/>
          <w:rPrChange w:id="2212" w:author="Mario Ezequiel Scott" w:date="2019-12-29T19:14:00Z">
            <w:rPr/>
          </w:rPrChange>
        </w:rPr>
        <w:t xml:space="preserve">by </w:t>
      </w:r>
      <w:r w:rsidR="007C0383" w:rsidRPr="004A4B49">
        <w:rPr>
          <w:lang w:val="en-GB"/>
          <w:rPrChange w:id="2213" w:author="Mario Ezequiel Scott" w:date="2019-12-29T19:14:00Z">
            <w:rPr/>
          </w:rPrChange>
        </w:rPr>
        <w:t xml:space="preserve">the </w:t>
      </w:r>
      <w:r w:rsidR="00F5382B" w:rsidRPr="004A4B49">
        <w:rPr>
          <w:lang w:val="en-GB"/>
          <w:rPrChange w:id="2214" w:author="Mario Ezequiel Scott" w:date="2019-12-29T19:14:00Z">
            <w:rPr/>
          </w:rPrChange>
        </w:rPr>
        <w:t xml:space="preserve">individual developers </w:t>
      </w:r>
      <w:del w:id="2215" w:author="Mario Ezequiel Scott" w:date="2019-12-29T18:12:00Z">
        <w:r w:rsidR="00F5382B" w:rsidRPr="004A4B49" w:rsidDel="00CD764D">
          <w:rPr>
            <w:lang w:val="en-GB"/>
            <w:rPrChange w:id="2216" w:author="Mario Ezequiel Scott" w:date="2019-12-29T19:14:00Z">
              <w:rPr/>
            </w:rPrChange>
          </w:rPr>
          <w:delText>for each separate issue</w:delText>
        </w:r>
      </w:del>
      <w:ins w:id="2217" w:author="Mario Ezequiel Scott" w:date="2019-12-29T18:12:00Z">
        <w:r w:rsidRPr="004A4B49">
          <w:rPr>
            <w:lang w:val="en-GB"/>
            <w:rPrChange w:id="2218" w:author="Mario Ezequiel Scott" w:date="2019-12-29T19:14:00Z">
              <w:rPr/>
            </w:rPrChange>
          </w:rPr>
          <w:t>were studied</w:t>
        </w:r>
      </w:ins>
      <w:r w:rsidR="00F5382B" w:rsidRPr="004A4B49">
        <w:rPr>
          <w:lang w:val="en-GB"/>
          <w:rPrChange w:id="2219" w:author="Mario Ezequiel Scott" w:date="2019-12-29T19:14:00Z">
            <w:rPr/>
          </w:rPrChange>
        </w:rPr>
        <w:t xml:space="preserve">. </w:t>
      </w:r>
      <w:del w:id="2220" w:author="Mario Ezequiel Scott" w:date="2019-12-29T18:12:00Z">
        <w:r w:rsidR="00F5382B" w:rsidRPr="004A4B49" w:rsidDel="00CD764D">
          <w:rPr>
            <w:lang w:val="en-GB"/>
            <w:rPrChange w:id="2221" w:author="Mario Ezequiel Scott" w:date="2019-12-29T19:14:00Z">
              <w:rPr/>
            </w:rPrChange>
          </w:rPr>
          <w:delText xml:space="preserve">In general, </w:delText>
        </w:r>
        <w:r w:rsidR="00F806BC" w:rsidRPr="004A4B49" w:rsidDel="00CD764D">
          <w:rPr>
            <w:lang w:val="en-GB"/>
            <w:rPrChange w:id="2222" w:author="Mario Ezequiel Scott" w:date="2019-12-29T19:14:00Z">
              <w:rPr/>
            </w:rPrChange>
          </w:rPr>
          <w:delText xml:space="preserve">Story estimate </w:delText>
        </w:r>
        <w:r w:rsidR="00DD1D26" w:rsidRPr="004A4B49" w:rsidDel="00CD764D">
          <w:rPr>
            <w:lang w:val="en-GB"/>
            <w:rPrChange w:id="2223" w:author="Mario Ezequiel Scott" w:date="2019-12-29T19:14:00Z">
              <w:rPr/>
            </w:rPrChange>
          </w:rPr>
          <w:delText xml:space="preserve">is the metric that denotes the efforts that the developer is </w:delText>
        </w:r>
        <w:r w:rsidR="00454D2A" w:rsidRPr="004A4B49" w:rsidDel="00CD764D">
          <w:rPr>
            <w:lang w:val="en-GB"/>
            <w:rPrChange w:id="2224" w:author="Mario Ezequiel Scott" w:date="2019-12-29T19:14:00Z">
              <w:rPr/>
            </w:rPrChange>
          </w:rPr>
          <w:delText>marking</w:delText>
        </w:r>
        <w:r w:rsidR="00DD1D26" w:rsidRPr="004A4B49" w:rsidDel="00CD764D">
          <w:rPr>
            <w:lang w:val="en-GB"/>
            <w:rPrChange w:id="2225" w:author="Mario Ezequiel Scott" w:date="2019-12-29T19:14:00Z">
              <w:rPr/>
            </w:rPrChange>
          </w:rPr>
          <w:delText xml:space="preserve"> to the task</w:delText>
        </w:r>
        <w:r w:rsidR="00F5382B" w:rsidRPr="004A4B49" w:rsidDel="00CD764D">
          <w:rPr>
            <w:lang w:val="en-GB"/>
            <w:rPrChange w:id="2226" w:author="Mario Ezequiel Scott" w:date="2019-12-29T19:14:00Z">
              <w:rPr/>
            </w:rPrChange>
          </w:rPr>
          <w:delText xml:space="preserve"> and the </w:delText>
        </w:r>
        <w:r w:rsidR="00F4472C" w:rsidRPr="004A4B49" w:rsidDel="00CD764D">
          <w:rPr>
            <w:lang w:val="en-GB"/>
            <w:rPrChange w:id="2227" w:author="Mario Ezequiel Scott" w:date="2019-12-29T19:14:00Z">
              <w:rPr/>
            </w:rPrChange>
          </w:rPr>
          <w:delText xml:space="preserve">estimation usually is assessed </w:delText>
        </w:r>
        <w:r w:rsidR="00BC6C01" w:rsidRPr="004A4B49" w:rsidDel="00CD764D">
          <w:rPr>
            <w:lang w:val="en-GB"/>
            <w:rPrChange w:id="2228" w:author="Mario Ezequiel Scott" w:date="2019-12-29T19:14:00Z">
              <w:rPr/>
            </w:rPrChange>
          </w:rPr>
          <w:delText>with the Fibonnaci sequence numbers</w:delText>
        </w:r>
        <w:r w:rsidR="003C0677" w:rsidRPr="004A4B49" w:rsidDel="00CD764D">
          <w:rPr>
            <w:lang w:val="en-GB"/>
            <w:rPrChange w:id="2229" w:author="Mario Ezequiel Scott" w:date="2019-12-29T19:14:00Z">
              <w:rPr/>
            </w:rPrChange>
          </w:rPr>
          <w:delText xml:space="preserve">. </w:delText>
        </w:r>
      </w:del>
    </w:p>
    <w:p w14:paraId="757C175A" w14:textId="4FB536F8" w:rsidR="001E6D4F" w:rsidRPr="008A1EBF" w:rsidRDefault="00BE0423" w:rsidP="00FB5535">
      <w:pPr>
        <w:pStyle w:val="ListParagraph"/>
        <w:numPr>
          <w:ilvl w:val="2"/>
          <w:numId w:val="76"/>
        </w:numPr>
        <w:rPr>
          <w:b/>
          <w:bCs/>
          <w:lang w:val="en-GB"/>
        </w:rPr>
      </w:pPr>
      <w:r w:rsidRPr="004A4B49">
        <w:rPr>
          <w:b/>
          <w:bCs/>
          <w:lang w:val="en-GB"/>
        </w:rPr>
        <w:t>Task s</w:t>
      </w:r>
      <w:r w:rsidR="001E6D4F" w:rsidRPr="008A1EBF">
        <w:rPr>
          <w:b/>
          <w:bCs/>
          <w:lang w:val="en-GB"/>
        </w:rPr>
        <w:t>tatus</w:t>
      </w:r>
    </w:p>
    <w:p w14:paraId="4F1E5322" w14:textId="367494FB" w:rsidR="004C1F8E" w:rsidRPr="008A1EBF" w:rsidRDefault="00ED4D88" w:rsidP="00AA6619">
      <w:pPr>
        <w:rPr>
          <w:ins w:id="2230" w:author="Mario Ezequiel Scott" w:date="2019-12-29T18:21:00Z"/>
          <w:lang w:val="en-GB"/>
        </w:rPr>
      </w:pPr>
      <w:r w:rsidRPr="004A4B49">
        <w:rPr>
          <w:lang w:val="en-GB"/>
        </w:rPr>
        <w:t>There are progress tracking metrics that are used for monitoring the progress. Depending on the project, the metrics can be</w:t>
      </w:r>
      <w:ins w:id="2231" w:author="Mario Ezequiel Scott" w:date="2019-12-29T18:16:00Z">
        <w:r w:rsidR="00CD764D" w:rsidRPr="004A4B49">
          <w:rPr>
            <w:lang w:val="en-GB"/>
          </w:rPr>
          <w:t xml:space="preserve"> </w:t>
        </w:r>
      </w:ins>
      <w:ins w:id="2232" w:author="tedo gogoladze" w:date="2020-01-03T17:12:00Z">
        <w:r w:rsidR="00DD7E73">
          <w:rPr>
            <w:lang w:val="en-GB"/>
          </w:rPr>
          <w:t>divided into</w:t>
        </w:r>
      </w:ins>
      <w:del w:id="2233" w:author="Mario Ezequiel Scott" w:date="2019-12-29T18:16:00Z">
        <w:r w:rsidRPr="004A4B49" w:rsidDel="00CD764D">
          <w:rPr>
            <w:lang w:val="en-GB"/>
          </w:rPr>
          <w:delText>, in a majority of the researched cases,</w:delText>
        </w:r>
      </w:del>
      <w:r w:rsidRPr="004A4B49">
        <w:rPr>
          <w:lang w:val="en-GB"/>
        </w:rPr>
        <w:t xml:space="preserve"> </w:t>
      </w:r>
      <w:commentRangeStart w:id="2234"/>
      <w:r w:rsidRPr="004A4B49">
        <w:rPr>
          <w:lang w:val="en-GB"/>
        </w:rPr>
        <w:t>project progress or increasing visibility and achieving goals</w:t>
      </w:r>
      <w:ins w:id="2235" w:author="Mario Ezequiel Scott" w:date="2019-12-29T18:19:00Z">
        <w:r w:rsidR="004C1F8E" w:rsidRPr="004A4B49">
          <w:rPr>
            <w:lang w:val="en-GB"/>
          </w:rPr>
          <w:t xml:space="preserve"> </w:t>
        </w:r>
        <w:commentRangeEnd w:id="2234"/>
        <w:r w:rsidR="004C1F8E" w:rsidRPr="004A4B49">
          <w:rPr>
            <w:rStyle w:val="CommentReference"/>
            <w:lang w:val="en-GB"/>
            <w:rPrChange w:id="2236" w:author="Mario Ezequiel Scott" w:date="2019-12-29T19:14:00Z">
              <w:rPr>
                <w:rStyle w:val="CommentReference"/>
              </w:rPr>
            </w:rPrChange>
          </w:rPr>
          <w:commentReference w:id="2234"/>
        </w:r>
        <w:r w:rsidR="004C1F8E" w:rsidRPr="004A4B49">
          <w:rPr>
            <w:lang w:val="en-GB"/>
          </w:rPr>
          <w:t>[</w:t>
        </w:r>
        <w:del w:id="2237" w:author="tedo gogoladze" w:date="2020-01-05T02:16:00Z">
          <w:r w:rsidR="004C1F8E" w:rsidRPr="004A4B49" w:rsidDel="002E1EBB">
            <w:rPr>
              <w:lang w:val="en-GB"/>
            </w:rPr>
            <w:delText>ref</w:delText>
          </w:r>
        </w:del>
      </w:ins>
      <w:ins w:id="2238" w:author="tedo gogoladze" w:date="2020-01-05T02:16:00Z">
        <w:r w:rsidR="002E1EBB">
          <w:rPr>
            <w:lang w:val="en-GB"/>
          </w:rPr>
          <w:t>9</w:t>
        </w:r>
      </w:ins>
      <w:ins w:id="2239" w:author="Mario Ezequiel Scott" w:date="2019-12-29T18:19:00Z">
        <w:r w:rsidR="004C1F8E" w:rsidRPr="008A1EBF">
          <w:rPr>
            <w:lang w:val="en-GB"/>
          </w:rPr>
          <w:t>]</w:t>
        </w:r>
      </w:ins>
      <w:r w:rsidRPr="008A1EBF">
        <w:rPr>
          <w:lang w:val="en-GB"/>
        </w:rPr>
        <w:t>. These metrics are commonly ac</w:t>
      </w:r>
      <w:r w:rsidRPr="004A4B49">
        <w:rPr>
          <w:lang w:val="en-GB"/>
        </w:rPr>
        <w:t xml:space="preserve">cepted measurement </w:t>
      </w:r>
      <w:commentRangeStart w:id="2240"/>
      <w:ins w:id="2241" w:author="Mario Ezequiel Scott" w:date="2019-12-29T18:17:00Z">
        <w:r w:rsidR="00CD764D" w:rsidRPr="004A4B49">
          <w:rPr>
            <w:lang w:val="en-GB"/>
          </w:rPr>
          <w:t>[</w:t>
        </w:r>
        <w:del w:id="2242" w:author="tedo gogoladze" w:date="2020-01-05T02:16:00Z">
          <w:r w:rsidR="00CD764D" w:rsidRPr="004A4B49" w:rsidDel="002E1EBB">
            <w:rPr>
              <w:lang w:val="en-GB"/>
            </w:rPr>
            <w:delText>ref</w:delText>
          </w:r>
        </w:del>
      </w:ins>
      <w:ins w:id="2243" w:author="tedo gogoladze" w:date="2020-01-05T02:16:00Z">
        <w:r w:rsidR="002E1EBB">
          <w:rPr>
            <w:lang w:val="en-GB"/>
          </w:rPr>
          <w:t>9</w:t>
        </w:r>
      </w:ins>
      <w:ins w:id="2244" w:author="Mario Ezequiel Scott" w:date="2019-12-29T18:17:00Z">
        <w:r w:rsidR="00CD764D" w:rsidRPr="004A4B49">
          <w:rPr>
            <w:lang w:val="en-GB"/>
          </w:rPr>
          <w:t>]</w:t>
        </w:r>
        <w:commentRangeEnd w:id="2240"/>
        <w:r w:rsidR="00CD764D" w:rsidRPr="004A4B49">
          <w:rPr>
            <w:rStyle w:val="CommentReference"/>
            <w:lang w:val="en-GB"/>
            <w:rPrChange w:id="2245" w:author="Mario Ezequiel Scott" w:date="2019-12-29T19:14:00Z">
              <w:rPr>
                <w:rStyle w:val="CommentReference"/>
              </w:rPr>
            </w:rPrChange>
          </w:rPr>
          <w:commentReference w:id="2240"/>
        </w:r>
      </w:ins>
      <w:del w:id="2246" w:author="Mario Ezequiel Scott" w:date="2019-12-29T18:17:00Z">
        <w:r w:rsidRPr="004A4B49" w:rsidDel="00CD764D">
          <w:rPr>
            <w:lang w:val="en-GB"/>
          </w:rPr>
          <w:delText xml:space="preserve">for the project standards. </w:delText>
        </w:r>
      </w:del>
    </w:p>
    <w:p w14:paraId="3D116EAF" w14:textId="73FE3E62" w:rsidR="00AA6619" w:rsidRPr="004A4B49" w:rsidDel="004C1F8E" w:rsidRDefault="004C1F8E" w:rsidP="00AA6619">
      <w:pPr>
        <w:rPr>
          <w:del w:id="2247" w:author="Mario Ezequiel Scott" w:date="2019-12-29T18:20:00Z"/>
          <w:lang w:val="en-GB"/>
        </w:rPr>
      </w:pPr>
      <w:ins w:id="2248" w:author="Mario Ezequiel Scott" w:date="2019-12-29T18:22:00Z">
        <w:r w:rsidRPr="004A4B49">
          <w:rPr>
            <w:lang w:val="en-GB"/>
          </w:rPr>
          <w:t xml:space="preserve">In this study, the </w:t>
        </w:r>
      </w:ins>
      <w:del w:id="2249" w:author="Mario Ezequiel Scott" w:date="2019-12-29T18:22:00Z">
        <w:r w:rsidR="00E47E4B" w:rsidRPr="004A4B49" w:rsidDel="004C1F8E">
          <w:rPr>
            <w:lang w:val="en-GB"/>
          </w:rPr>
          <w:delText>T</w:delText>
        </w:r>
      </w:del>
      <w:ins w:id="2250" w:author="Mario Ezequiel Scott" w:date="2019-12-29T18:22:00Z">
        <w:r w:rsidRPr="004A4B49">
          <w:rPr>
            <w:lang w:val="en-GB"/>
          </w:rPr>
          <w:t>t</w:t>
        </w:r>
      </w:ins>
      <w:r w:rsidR="00E47E4B" w:rsidRPr="004A4B49">
        <w:rPr>
          <w:lang w:val="en-GB"/>
        </w:rPr>
        <w:t>ask status was the choice of metric f</w:t>
      </w:r>
      <w:r w:rsidR="00ED4D88" w:rsidRPr="004A4B49">
        <w:rPr>
          <w:lang w:val="en-GB"/>
        </w:rPr>
        <w:t>or the individual developers’ progress tracking. T</w:t>
      </w:r>
      <w:ins w:id="2251" w:author="Mario Ezequiel Scott" w:date="2019-12-29T18:22:00Z">
        <w:r w:rsidRPr="004A4B49">
          <w:rPr>
            <w:lang w:val="en-GB"/>
          </w:rPr>
          <w:t>he t</w:t>
        </w:r>
      </w:ins>
      <w:r w:rsidR="00ED4D88" w:rsidRPr="004A4B49">
        <w:rPr>
          <w:lang w:val="en-GB"/>
        </w:rPr>
        <w:t xml:space="preserve">ask status metric </w:t>
      </w:r>
      <w:del w:id="2252" w:author="Mario Ezequiel Scott" w:date="2019-12-29T18:22:00Z">
        <w:r w:rsidR="00ED4D88" w:rsidRPr="004A4B49" w:rsidDel="004C1F8E">
          <w:rPr>
            <w:lang w:val="en-GB"/>
          </w:rPr>
          <w:delText xml:space="preserve">is assessing </w:delText>
        </w:r>
      </w:del>
      <w:ins w:id="2253" w:author="Mario Ezequiel Scott" w:date="2019-12-29T18:22:00Z">
        <w:r w:rsidRPr="004A4B49">
          <w:rPr>
            <w:lang w:val="en-GB"/>
          </w:rPr>
          <w:t xml:space="preserve">assesses </w:t>
        </w:r>
      </w:ins>
      <w:r w:rsidR="00ED4D88" w:rsidRPr="004A4B49">
        <w:rPr>
          <w:lang w:val="en-GB"/>
        </w:rPr>
        <w:t xml:space="preserve">how the developers tend to assign the status to the </w:t>
      </w:r>
      <w:del w:id="2254" w:author="Mario Ezequiel Scott" w:date="2019-12-29T18:22:00Z">
        <w:r w:rsidR="00ED4D88" w:rsidRPr="004A4B49" w:rsidDel="004C1F8E">
          <w:rPr>
            <w:lang w:val="en-GB"/>
          </w:rPr>
          <w:delText xml:space="preserve">task </w:delText>
        </w:r>
      </w:del>
      <w:ins w:id="2255" w:author="Mario Ezequiel Scott" w:date="2019-12-29T18:22:00Z">
        <w:r w:rsidRPr="004A4B49">
          <w:rPr>
            <w:lang w:val="en-GB"/>
          </w:rPr>
          <w:t>issue (e</w:t>
        </w:r>
      </w:ins>
      <w:ins w:id="2256" w:author="Mario Ezequiel Scott" w:date="2019-12-29T18:23:00Z">
        <w:r w:rsidRPr="004A4B49">
          <w:rPr>
            <w:lang w:val="en-GB"/>
          </w:rPr>
          <w:t xml:space="preserve">.g. </w:t>
        </w:r>
      </w:ins>
      <w:del w:id="2257" w:author="Mario Ezequiel Scott" w:date="2019-12-29T18:23:00Z">
        <w:r w:rsidR="00ED4D88" w:rsidRPr="004A4B49" w:rsidDel="004C1F8E">
          <w:rPr>
            <w:lang w:val="en-GB"/>
          </w:rPr>
          <w:delText xml:space="preserve">– </w:delText>
        </w:r>
      </w:del>
      <w:r w:rsidR="00ED4D88" w:rsidRPr="004A4B49">
        <w:rPr>
          <w:lang w:val="en-GB"/>
        </w:rPr>
        <w:t>close them, put in progress or in to do status list</w:t>
      </w:r>
      <w:ins w:id="2258" w:author="Mario Ezequiel Scott" w:date="2019-12-29T18:23:00Z">
        <w:r w:rsidRPr="004A4B49">
          <w:rPr>
            <w:lang w:val="en-GB"/>
          </w:rPr>
          <w:t>)</w:t>
        </w:r>
      </w:ins>
      <w:r w:rsidR="00ED4D88" w:rsidRPr="004A4B49">
        <w:rPr>
          <w:lang w:val="en-GB"/>
        </w:rPr>
        <w:t xml:space="preserve">. </w:t>
      </w:r>
    </w:p>
    <w:p w14:paraId="40807273" w14:textId="784D7CAA" w:rsidR="00ED4D88" w:rsidRPr="004A4B49" w:rsidRDefault="00ED4D88" w:rsidP="00ED4D88">
      <w:pPr>
        <w:rPr>
          <w:lang w:val="en-GB"/>
        </w:rPr>
      </w:pPr>
    </w:p>
    <w:p w14:paraId="4FB48583" w14:textId="77777777" w:rsidR="00AA6619" w:rsidRPr="004A4B49" w:rsidRDefault="00AA6619" w:rsidP="00ED4D88">
      <w:pPr>
        <w:rPr>
          <w:rFonts w:ascii="Sylfaen" w:hAnsi="Sylfaen"/>
          <w:lang w:val="en-GB"/>
          <w:rPrChange w:id="2259" w:author="Mario Ezequiel Scott" w:date="2019-12-29T19:14:00Z">
            <w:rPr>
              <w:rFonts w:ascii="Sylfaen" w:hAnsi="Sylfaen"/>
              <w:lang w:val="ka-GE"/>
            </w:rPr>
          </w:rPrChange>
        </w:rPr>
      </w:pPr>
    </w:p>
    <w:p w14:paraId="627C22A8" w14:textId="15F7F587" w:rsidR="00BA1CD0" w:rsidRPr="004A4B49" w:rsidRDefault="00B21212" w:rsidP="00BA1CD0">
      <w:pPr>
        <w:pStyle w:val="Heading2"/>
      </w:pPr>
      <w:bookmarkStart w:id="2260" w:name="_Toc29215290"/>
      <w:ins w:id="2261" w:author="Mario Ezequiel Scott" w:date="2019-12-29T18:48:00Z">
        <w:r w:rsidRPr="004A4B49">
          <w:t>Developers</w:t>
        </w:r>
        <w:r w:rsidRPr="008A1EBF">
          <w:t xml:space="preserve">’ </w:t>
        </w:r>
      </w:ins>
      <w:del w:id="2262" w:author="Mario Ezequiel Scott" w:date="2019-12-29T18:48:00Z">
        <w:r w:rsidR="00B23059" w:rsidRPr="004A4B49" w:rsidDel="00B21212">
          <w:delText>P</w:delText>
        </w:r>
      </w:del>
      <w:ins w:id="2263" w:author="Mario Ezequiel Scott" w:date="2019-12-29T18:48:00Z">
        <w:r w:rsidRPr="004A4B49">
          <w:t>p</w:t>
        </w:r>
      </w:ins>
      <w:r w:rsidR="00B23059" w:rsidRPr="004A4B49">
        <w:t>ersonality traits</w:t>
      </w:r>
      <w:bookmarkEnd w:id="2260"/>
      <w:del w:id="2264" w:author="Mario Ezequiel Scott" w:date="2019-12-29T18:48:00Z">
        <w:r w:rsidR="00B23059" w:rsidRPr="004A4B49" w:rsidDel="00B21212">
          <w:delText xml:space="preserve"> model</w:delText>
        </w:r>
      </w:del>
    </w:p>
    <w:p w14:paraId="0617F70A" w14:textId="2C7AB670" w:rsidR="002F00FA" w:rsidRPr="004A4B49" w:rsidDel="004C1F8E" w:rsidRDefault="00BA1CD0" w:rsidP="00BA1CD0">
      <w:pPr>
        <w:rPr>
          <w:del w:id="2265" w:author="Mario Ezequiel Scott" w:date="2019-12-29T18:24:00Z"/>
          <w:lang w:val="en-GB"/>
          <w:rPrChange w:id="2266" w:author="Mario Ezequiel Scott" w:date="2019-12-29T19:14:00Z">
            <w:rPr>
              <w:del w:id="2267" w:author="Mario Ezequiel Scott" w:date="2019-12-29T18:24:00Z"/>
            </w:rPr>
          </w:rPrChange>
        </w:rPr>
      </w:pPr>
      <w:commentRangeStart w:id="2268"/>
      <w:del w:id="2269" w:author="Mario Ezequiel Scott" w:date="2019-12-29T18:24:00Z">
        <w:r w:rsidRPr="004A4B49" w:rsidDel="004C1F8E">
          <w:rPr>
            <w:lang w:val="en-GB"/>
            <w:rPrChange w:id="2270" w:author="Mario Ezequiel Scott" w:date="2019-12-29T19:14:00Z">
              <w:rPr/>
            </w:rPrChange>
          </w:rPr>
          <w:delText xml:space="preserve">As </w:delText>
        </w:r>
        <w:r w:rsidR="00E11BC6" w:rsidRPr="004A4B49" w:rsidDel="004C1F8E">
          <w:rPr>
            <w:lang w:val="en-GB"/>
            <w:rPrChange w:id="2271" w:author="Mario Ezequiel Scott" w:date="2019-12-29T19:14:00Z">
              <w:rPr/>
            </w:rPrChange>
          </w:rPr>
          <w:delText>this</w:delText>
        </w:r>
        <w:r w:rsidRPr="004A4B49" w:rsidDel="004C1F8E">
          <w:rPr>
            <w:lang w:val="en-GB"/>
            <w:rPrChange w:id="2272" w:author="Mario Ezequiel Scott" w:date="2019-12-29T19:14:00Z">
              <w:rPr/>
            </w:rPrChange>
          </w:rPr>
          <w:delText xml:space="preserve"> research is on one hand, measuring the metrics of the Agile software development on the individual developer`s level, and on the other hand, </w:delText>
        </w:r>
        <w:r w:rsidR="00E11BC6" w:rsidRPr="004A4B49" w:rsidDel="004C1F8E">
          <w:rPr>
            <w:lang w:val="en-GB"/>
            <w:rPrChange w:id="2273" w:author="Mario Ezequiel Scott" w:date="2019-12-29T19:14:00Z">
              <w:rPr/>
            </w:rPrChange>
          </w:rPr>
          <w:delText xml:space="preserve">it </w:delText>
        </w:r>
        <w:r w:rsidRPr="004A4B49" w:rsidDel="004C1F8E">
          <w:rPr>
            <w:lang w:val="en-GB"/>
            <w:rPrChange w:id="2274" w:author="Mario Ezequiel Scott" w:date="2019-12-29T19:14:00Z">
              <w:rPr/>
            </w:rPrChange>
          </w:rPr>
          <w:delText>stud</w:delText>
        </w:r>
        <w:r w:rsidR="00E11BC6" w:rsidRPr="004A4B49" w:rsidDel="004C1F8E">
          <w:rPr>
            <w:lang w:val="en-GB"/>
            <w:rPrChange w:id="2275" w:author="Mario Ezequiel Scott" w:date="2019-12-29T19:14:00Z">
              <w:rPr/>
            </w:rPrChange>
          </w:rPr>
          <w:delText>ies</w:delText>
        </w:r>
        <w:r w:rsidRPr="004A4B49" w:rsidDel="004C1F8E">
          <w:rPr>
            <w:lang w:val="en-GB"/>
            <w:rPrChange w:id="2276" w:author="Mario Ezequiel Scott" w:date="2019-12-29T19:14:00Z">
              <w:rPr/>
            </w:rPrChange>
          </w:rPr>
          <w:delText xml:space="preserve"> the personality traits of these developers, </w:delText>
        </w:r>
        <w:r w:rsidR="00E11BC6" w:rsidRPr="004A4B49" w:rsidDel="004C1F8E">
          <w:rPr>
            <w:lang w:val="en-GB"/>
            <w:rPrChange w:id="2277" w:author="Mario Ezequiel Scott" w:date="2019-12-29T19:14:00Z">
              <w:rPr/>
            </w:rPrChange>
          </w:rPr>
          <w:delText xml:space="preserve">choosing </w:delText>
        </w:r>
        <w:r w:rsidRPr="004A4B49" w:rsidDel="004C1F8E">
          <w:rPr>
            <w:lang w:val="en-GB"/>
            <w:rPrChange w:id="2278" w:author="Mario Ezequiel Scott" w:date="2019-12-29T19:14:00Z">
              <w:rPr/>
            </w:rPrChange>
          </w:rPr>
          <w:delText>personality type assessment model</w:delText>
        </w:r>
        <w:r w:rsidR="00E11BC6" w:rsidRPr="004A4B49" w:rsidDel="004C1F8E">
          <w:rPr>
            <w:lang w:val="en-GB"/>
            <w:rPrChange w:id="2279" w:author="Mario Ezequiel Scott" w:date="2019-12-29T19:14:00Z">
              <w:rPr/>
            </w:rPrChange>
          </w:rPr>
          <w:delText xml:space="preserve"> was a matter discussion</w:delText>
        </w:r>
        <w:r w:rsidRPr="004A4B49" w:rsidDel="004C1F8E">
          <w:rPr>
            <w:lang w:val="en-GB"/>
            <w:rPrChange w:id="2280" w:author="Mario Ezequiel Scott" w:date="2019-12-29T19:14:00Z">
              <w:rPr/>
            </w:rPrChange>
          </w:rPr>
          <w:delText>.</w:delText>
        </w:r>
        <w:r w:rsidR="002F00FA" w:rsidRPr="004A4B49" w:rsidDel="004C1F8E">
          <w:rPr>
            <w:lang w:val="en-GB"/>
            <w:rPrChange w:id="2281" w:author="Mario Ezequiel Scott" w:date="2019-12-29T19:14:00Z">
              <w:rPr/>
            </w:rPrChange>
          </w:rPr>
          <w:delText xml:space="preserve"> </w:delText>
        </w:r>
      </w:del>
    </w:p>
    <w:p w14:paraId="321B3B30" w14:textId="30F1030A" w:rsidR="00BA1CD0" w:rsidRPr="004A4B49" w:rsidDel="004C1F8E" w:rsidRDefault="00BA1CD0" w:rsidP="00BA1CD0">
      <w:pPr>
        <w:rPr>
          <w:del w:id="2282" w:author="Mario Ezequiel Scott" w:date="2019-12-29T18:26:00Z"/>
          <w:lang w:val="en-GB"/>
          <w:rPrChange w:id="2283" w:author="Mario Ezequiel Scott" w:date="2019-12-29T19:14:00Z">
            <w:rPr>
              <w:del w:id="2284" w:author="Mario Ezequiel Scott" w:date="2019-12-29T18:26:00Z"/>
            </w:rPr>
          </w:rPrChange>
        </w:rPr>
      </w:pPr>
      <w:del w:id="2285" w:author="Mario Ezequiel Scott" w:date="2019-12-29T18:26:00Z">
        <w:r w:rsidRPr="004A4B49" w:rsidDel="004C1F8E">
          <w:rPr>
            <w:lang w:val="en-GB"/>
            <w:rPrChange w:id="2286" w:author="Mario Ezequiel Scott" w:date="2019-12-29T19:14:00Z">
              <w:rPr/>
            </w:rPrChange>
          </w:rPr>
          <w:delText xml:space="preserve">As described in the background chapter, Authors have done the </w:delText>
        </w:r>
        <w:commentRangeStart w:id="2287"/>
        <w:r w:rsidRPr="004A4B49" w:rsidDel="004C1F8E">
          <w:rPr>
            <w:lang w:val="en-GB"/>
            <w:rPrChange w:id="2288" w:author="Mario Ezequiel Scott" w:date="2019-12-29T19:14:00Z">
              <w:rPr/>
            </w:rPrChange>
          </w:rPr>
          <w:delText xml:space="preserve">systematic literature review </w:delText>
        </w:r>
        <w:commentRangeEnd w:id="2287"/>
        <w:r w:rsidR="004C1F8E" w:rsidRPr="004A4B49" w:rsidDel="004C1F8E">
          <w:rPr>
            <w:rStyle w:val="CommentReference"/>
            <w:lang w:val="en-GB"/>
            <w:rPrChange w:id="2289" w:author="Mario Ezequiel Scott" w:date="2019-12-29T19:14:00Z">
              <w:rPr>
                <w:rStyle w:val="CommentReference"/>
              </w:rPr>
            </w:rPrChange>
          </w:rPr>
          <w:commentReference w:id="2287"/>
        </w:r>
        <w:r w:rsidRPr="004A4B49" w:rsidDel="004C1F8E">
          <w:rPr>
            <w:lang w:val="en-GB"/>
            <w:rPrChange w:id="2290" w:author="Mario Ezequiel Scott" w:date="2019-12-29T19:14:00Z">
              <w:rPr/>
            </w:rPrChange>
          </w:rPr>
          <w:delText>of the papers to define the extensively used personality assesment methodology models.</w:delText>
        </w:r>
      </w:del>
    </w:p>
    <w:p w14:paraId="6DE28BC7" w14:textId="4ABCE511" w:rsidR="005008E3" w:rsidRPr="004A4B49" w:rsidDel="004C1F8E" w:rsidRDefault="00BA1CD0" w:rsidP="00BA1CD0">
      <w:pPr>
        <w:rPr>
          <w:del w:id="2291" w:author="Mario Ezequiel Scott" w:date="2019-12-29T18:26:00Z"/>
          <w:lang w:val="en-GB"/>
          <w:rPrChange w:id="2292" w:author="Mario Ezequiel Scott" w:date="2019-12-29T19:14:00Z">
            <w:rPr>
              <w:del w:id="2293" w:author="Mario Ezequiel Scott" w:date="2019-12-29T18:26:00Z"/>
            </w:rPr>
          </w:rPrChange>
        </w:rPr>
      </w:pPr>
      <w:del w:id="2294" w:author="Mario Ezequiel Scott" w:date="2019-12-29T18:26:00Z">
        <w:r w:rsidRPr="004A4B49" w:rsidDel="004C1F8E">
          <w:rPr>
            <w:lang w:val="en-GB"/>
            <w:rPrChange w:id="2295" w:author="Mario Ezequiel Scott" w:date="2019-12-29T19:14:00Z">
              <w:rPr/>
            </w:rPrChange>
          </w:rPr>
          <w:delText>The research is concluding, that the five factor model, also known as the Big Five Personality Traits model is better in terms of measuring it`s five factors, and additionally contains a trait – Neuroticism, that is only slightly examined by Myers-Briggs Type Indicator.</w:delText>
        </w:r>
        <w:r w:rsidR="002F00FA" w:rsidRPr="004A4B49" w:rsidDel="004C1F8E">
          <w:rPr>
            <w:lang w:val="en-GB"/>
            <w:rPrChange w:id="2296" w:author="Mario Ezequiel Scott" w:date="2019-12-29T19:14:00Z">
              <w:rPr/>
            </w:rPrChange>
          </w:rPr>
          <w:delText xml:space="preserve"> </w:delText>
        </w:r>
      </w:del>
    </w:p>
    <w:p w14:paraId="462E5C88" w14:textId="09E9CA04" w:rsidR="00BA1CD0" w:rsidRPr="004A4B49" w:rsidDel="004C1F8E" w:rsidRDefault="00BA1CD0" w:rsidP="00BA1CD0">
      <w:pPr>
        <w:rPr>
          <w:del w:id="2297" w:author="Mario Ezequiel Scott" w:date="2019-12-29T18:26:00Z"/>
          <w:lang w:val="en-GB"/>
          <w:rPrChange w:id="2298" w:author="Mario Ezequiel Scott" w:date="2019-12-29T19:14:00Z">
            <w:rPr>
              <w:del w:id="2299" w:author="Mario Ezequiel Scott" w:date="2019-12-29T18:26:00Z"/>
            </w:rPr>
          </w:rPrChange>
        </w:rPr>
      </w:pPr>
      <w:del w:id="2300" w:author="Mario Ezequiel Scott" w:date="2019-12-29T18:26:00Z">
        <w:r w:rsidRPr="004A4B49" w:rsidDel="004C1F8E">
          <w:rPr>
            <w:lang w:val="en-GB"/>
            <w:rPrChange w:id="2301" w:author="Mario Ezequiel Scott" w:date="2019-12-29T19:14:00Z">
              <w:rPr/>
            </w:rPrChange>
          </w:rPr>
          <w:delText>Furthermore, there is a significant ease of use of Big 5 Personality traits model</w:delText>
        </w:r>
        <w:r w:rsidR="00F95383" w:rsidRPr="004A4B49" w:rsidDel="004C1F8E">
          <w:rPr>
            <w:lang w:val="en-GB"/>
            <w:rPrChange w:id="2302" w:author="Mario Ezequiel Scott" w:date="2019-12-29T19:14:00Z">
              <w:rPr/>
            </w:rPrChange>
          </w:rPr>
          <w:delText xml:space="preserve"> a</w:delText>
        </w:r>
        <w:r w:rsidR="005008E3" w:rsidRPr="004A4B49" w:rsidDel="004C1F8E">
          <w:rPr>
            <w:lang w:val="en-GB"/>
            <w:rPrChange w:id="2303" w:author="Mario Ezequiel Scott" w:date="2019-12-29T19:14:00Z">
              <w:rPr/>
            </w:rPrChange>
          </w:rPr>
          <w:delText xml:space="preserve">nd additionally, datasets that </w:delText>
        </w:r>
        <w:r w:rsidR="00137456" w:rsidRPr="004A4B49" w:rsidDel="004C1F8E">
          <w:rPr>
            <w:lang w:val="en-GB"/>
            <w:rPrChange w:id="2304" w:author="Mario Ezequiel Scott" w:date="2019-12-29T19:14:00Z">
              <w:rPr/>
            </w:rPrChange>
          </w:rPr>
          <w:delText xml:space="preserve">are </w:delText>
        </w:r>
        <w:r w:rsidR="005008E3" w:rsidRPr="004A4B49" w:rsidDel="004C1F8E">
          <w:rPr>
            <w:lang w:val="en-GB"/>
            <w:rPrChange w:id="2305" w:author="Mario Ezequiel Scott" w:date="2019-12-29T19:14:00Z">
              <w:rPr/>
            </w:rPrChange>
          </w:rPr>
          <w:delText>use</w:delText>
        </w:r>
        <w:r w:rsidR="00137456" w:rsidRPr="004A4B49" w:rsidDel="004C1F8E">
          <w:rPr>
            <w:lang w:val="en-GB"/>
            <w:rPrChange w:id="2306" w:author="Mario Ezequiel Scott" w:date="2019-12-29T19:14:00Z">
              <w:rPr/>
            </w:rPrChange>
          </w:rPr>
          <w:delText>d</w:delText>
        </w:r>
        <w:r w:rsidR="005008E3" w:rsidRPr="004A4B49" w:rsidDel="004C1F8E">
          <w:rPr>
            <w:lang w:val="en-GB"/>
            <w:rPrChange w:id="2307" w:author="Mario Ezequiel Scott" w:date="2019-12-29T19:14:00Z">
              <w:rPr/>
            </w:rPrChange>
          </w:rPr>
          <w:delText xml:space="preserve"> </w:delText>
        </w:r>
        <w:r w:rsidR="00137456" w:rsidRPr="004A4B49" w:rsidDel="004C1F8E">
          <w:rPr>
            <w:lang w:val="en-GB"/>
            <w:rPrChange w:id="2308" w:author="Mario Ezequiel Scott" w:date="2019-12-29T19:14:00Z">
              <w:rPr/>
            </w:rPrChange>
          </w:rPr>
          <w:delText xml:space="preserve">in this </w:delText>
        </w:r>
        <w:r w:rsidR="00D16E2C" w:rsidRPr="004A4B49" w:rsidDel="004C1F8E">
          <w:rPr>
            <w:lang w:val="en-GB"/>
            <w:rPrChange w:id="2309" w:author="Mario Ezequiel Scott" w:date="2019-12-29T19:14:00Z">
              <w:rPr/>
            </w:rPrChange>
          </w:rPr>
          <w:delText>research</w:delText>
        </w:r>
        <w:r w:rsidR="00137456" w:rsidRPr="004A4B49" w:rsidDel="004C1F8E">
          <w:rPr>
            <w:lang w:val="en-GB"/>
            <w:rPrChange w:id="2310" w:author="Mario Ezequiel Scott" w:date="2019-12-29T19:14:00Z">
              <w:rPr/>
            </w:rPrChange>
          </w:rPr>
          <w:delText xml:space="preserve"> </w:delText>
        </w:r>
        <w:r w:rsidR="005008E3" w:rsidRPr="004A4B49" w:rsidDel="004C1F8E">
          <w:rPr>
            <w:lang w:val="en-GB"/>
            <w:rPrChange w:id="2311" w:author="Mario Ezequiel Scott" w:date="2019-12-29T19:14:00Z">
              <w:rPr/>
            </w:rPrChange>
          </w:rPr>
          <w:delText>are applicable for big 5. These arguments</w:delText>
        </w:r>
        <w:r w:rsidR="002F00FA" w:rsidRPr="004A4B49" w:rsidDel="004C1F8E">
          <w:rPr>
            <w:lang w:val="en-GB"/>
            <w:rPrChange w:id="2312" w:author="Mario Ezequiel Scott" w:date="2019-12-29T19:14:00Z">
              <w:rPr/>
            </w:rPrChange>
          </w:rPr>
          <w:delText xml:space="preserve"> </w:delText>
        </w:r>
        <w:r w:rsidR="004C11D1" w:rsidRPr="004A4B49" w:rsidDel="004C1F8E">
          <w:rPr>
            <w:lang w:val="en-GB"/>
            <w:rPrChange w:id="2313" w:author="Mario Ezequiel Scott" w:date="2019-12-29T19:14:00Z">
              <w:rPr/>
            </w:rPrChange>
          </w:rPr>
          <w:delText xml:space="preserve">supported the idea of </w:delText>
        </w:r>
        <w:r w:rsidR="002F00FA" w:rsidRPr="004A4B49" w:rsidDel="004C1F8E">
          <w:rPr>
            <w:lang w:val="en-GB"/>
            <w:rPrChange w:id="2314" w:author="Mario Ezequiel Scott" w:date="2019-12-29T19:14:00Z">
              <w:rPr/>
            </w:rPrChange>
          </w:rPr>
          <w:delText>choos</w:delText>
        </w:r>
        <w:r w:rsidR="004C11D1" w:rsidRPr="004A4B49" w:rsidDel="004C1F8E">
          <w:rPr>
            <w:lang w:val="en-GB"/>
            <w:rPrChange w:id="2315" w:author="Mario Ezequiel Scott" w:date="2019-12-29T19:14:00Z">
              <w:rPr/>
            </w:rPrChange>
          </w:rPr>
          <w:delText>ing</w:delText>
        </w:r>
        <w:r w:rsidR="002F00FA" w:rsidRPr="004A4B49" w:rsidDel="004C1F8E">
          <w:rPr>
            <w:lang w:val="en-GB"/>
            <w:rPrChange w:id="2316" w:author="Mario Ezequiel Scott" w:date="2019-12-29T19:14:00Z">
              <w:rPr/>
            </w:rPrChange>
          </w:rPr>
          <w:delText xml:space="preserve"> </w:delText>
        </w:r>
        <w:r w:rsidR="005008E3" w:rsidRPr="004A4B49" w:rsidDel="004C1F8E">
          <w:rPr>
            <w:lang w:val="en-GB"/>
            <w:rPrChange w:id="2317" w:author="Mario Ezequiel Scott" w:date="2019-12-29T19:14:00Z">
              <w:rPr/>
            </w:rPrChange>
          </w:rPr>
          <w:delText xml:space="preserve">big 5 personality traits </w:delText>
        </w:r>
        <w:r w:rsidR="002F00FA" w:rsidRPr="004A4B49" w:rsidDel="004C1F8E">
          <w:rPr>
            <w:lang w:val="en-GB"/>
            <w:rPrChange w:id="2318" w:author="Mario Ezequiel Scott" w:date="2019-12-29T19:14:00Z">
              <w:rPr/>
            </w:rPrChange>
          </w:rPr>
          <w:delText>model.</w:delText>
        </w:r>
      </w:del>
      <w:commentRangeEnd w:id="2268"/>
      <w:r w:rsidR="004C1F8E" w:rsidRPr="004A4B49">
        <w:rPr>
          <w:rStyle w:val="CommentReference"/>
          <w:lang w:val="en-GB"/>
          <w:rPrChange w:id="2319" w:author="Mario Ezequiel Scott" w:date="2019-12-29T19:14:00Z">
            <w:rPr>
              <w:rStyle w:val="CommentReference"/>
            </w:rPr>
          </w:rPrChange>
        </w:rPr>
        <w:commentReference w:id="2268"/>
      </w:r>
    </w:p>
    <w:p w14:paraId="68E85ED7" w14:textId="77777777" w:rsidR="00BA1CD0" w:rsidRPr="004A4B49" w:rsidRDefault="00BA1CD0" w:rsidP="00BA1CD0">
      <w:pPr>
        <w:rPr>
          <w:lang w:val="en-GB"/>
        </w:rPr>
      </w:pPr>
    </w:p>
    <w:p w14:paraId="7D665605" w14:textId="247E1C29" w:rsidR="00B53E03" w:rsidRPr="004A4B49" w:rsidDel="00E26DDF" w:rsidRDefault="00B53E03" w:rsidP="00B53E03">
      <w:pPr>
        <w:pStyle w:val="Heading2"/>
        <w:rPr>
          <w:del w:id="2320" w:author="Mario Ezequiel Scott" w:date="2019-12-29T18:30:00Z"/>
        </w:rPr>
      </w:pPr>
      <w:commentRangeStart w:id="2321"/>
      <w:del w:id="2322" w:author="Mario Ezequiel Scott" w:date="2019-12-29T18:30:00Z">
        <w:r w:rsidRPr="004A4B49" w:rsidDel="00E26DDF">
          <w:lastRenderedPageBreak/>
          <w:delText>Personality traits assessment for software developers</w:delText>
        </w:r>
      </w:del>
      <w:commentRangeEnd w:id="2321"/>
      <w:r w:rsidR="005B15EE" w:rsidRPr="00B6382D">
        <w:rPr>
          <w:rStyle w:val="CommentReference"/>
        </w:rPr>
        <w:commentReference w:id="2321"/>
      </w:r>
    </w:p>
    <w:p w14:paraId="7D100FB2" w14:textId="3743D916" w:rsidR="00B53E03" w:rsidRPr="004A4B49" w:rsidDel="005B15EE" w:rsidRDefault="0089744C" w:rsidP="00B53E03">
      <w:pPr>
        <w:rPr>
          <w:del w:id="2323" w:author="Mario Ezequiel Scott" w:date="2019-12-29T18:34:00Z"/>
          <w:rFonts w:cstheme="minorHAnsi"/>
          <w:lang w:val="en-GB"/>
          <w:rPrChange w:id="2324" w:author="Mario Ezequiel Scott" w:date="2019-12-29T19:14:00Z">
            <w:rPr>
              <w:del w:id="2325" w:author="Mario Ezequiel Scott" w:date="2019-12-29T18:34:00Z"/>
              <w:rFonts w:cstheme="minorHAnsi"/>
            </w:rPr>
          </w:rPrChange>
        </w:rPr>
      </w:pPr>
      <w:r w:rsidRPr="004A4B49">
        <w:rPr>
          <w:rFonts w:cstheme="minorHAnsi"/>
          <w:lang w:val="en-GB"/>
          <w:rPrChange w:id="2326" w:author="Mario Ezequiel Scott" w:date="2019-12-29T19:14:00Z">
            <w:rPr>
              <w:rFonts w:cstheme="minorHAnsi"/>
            </w:rPr>
          </w:rPrChange>
        </w:rPr>
        <w:t>Within this research</w:t>
      </w:r>
      <w:r w:rsidR="00B53E03" w:rsidRPr="004A4B49">
        <w:rPr>
          <w:rFonts w:cstheme="minorHAnsi"/>
          <w:lang w:val="en-GB"/>
          <w:rPrChange w:id="2327" w:author="Mario Ezequiel Scott" w:date="2019-12-29T19:14:00Z">
            <w:rPr>
              <w:rFonts w:cstheme="minorHAnsi"/>
            </w:rPr>
          </w:rPrChange>
        </w:rPr>
        <w:t>, IBM Watson Personality Insight</w:t>
      </w:r>
      <w:r w:rsidRPr="004A4B49">
        <w:rPr>
          <w:rFonts w:cstheme="minorHAnsi"/>
          <w:lang w:val="en-GB"/>
          <w:rPrChange w:id="2328" w:author="Mario Ezequiel Scott" w:date="2019-12-29T19:14:00Z">
            <w:rPr>
              <w:rFonts w:cstheme="minorHAnsi"/>
            </w:rPr>
          </w:rPrChange>
        </w:rPr>
        <w:t xml:space="preserve"> was used for getting the </w:t>
      </w:r>
      <w:ins w:id="2329" w:author="Mario Ezequiel Scott" w:date="2019-12-29T18:40:00Z">
        <w:r w:rsidR="00B21212" w:rsidRPr="004A4B49">
          <w:rPr>
            <w:rFonts w:cstheme="minorHAnsi"/>
            <w:lang w:val="en-GB"/>
            <w:rPrChange w:id="2330" w:author="Mario Ezequiel Scott" w:date="2019-12-29T19:14:00Z">
              <w:rPr>
                <w:rFonts w:cstheme="minorHAnsi"/>
              </w:rPr>
            </w:rPrChange>
          </w:rPr>
          <w:t>d</w:t>
        </w:r>
      </w:ins>
      <w:del w:id="2331" w:author="Mario Ezequiel Scott" w:date="2019-12-29T18:40:00Z">
        <w:r w:rsidRPr="004A4B49" w:rsidDel="00B21212">
          <w:rPr>
            <w:rFonts w:cstheme="minorHAnsi"/>
            <w:lang w:val="en-GB"/>
            <w:rPrChange w:id="2332" w:author="Mario Ezequiel Scott" w:date="2019-12-29T19:14:00Z">
              <w:rPr>
                <w:rFonts w:cstheme="minorHAnsi"/>
              </w:rPr>
            </w:rPrChange>
          </w:rPr>
          <w:delText>D</w:delText>
        </w:r>
      </w:del>
      <w:r w:rsidRPr="004A4B49">
        <w:rPr>
          <w:rFonts w:cstheme="minorHAnsi"/>
          <w:lang w:val="en-GB"/>
          <w:rPrChange w:id="2333" w:author="Mario Ezequiel Scott" w:date="2019-12-29T19:14:00Z">
            <w:rPr>
              <w:rFonts w:cstheme="minorHAnsi"/>
            </w:rPr>
          </w:rPrChange>
        </w:rPr>
        <w:t>evelopers</w:t>
      </w:r>
      <w:ins w:id="2334" w:author="Mario Ezequiel Scott" w:date="2019-12-29T18:40:00Z">
        <w:r w:rsidR="00B21212" w:rsidRPr="004A4B49">
          <w:rPr>
            <w:rFonts w:cstheme="minorHAnsi"/>
            <w:lang w:val="en-GB"/>
            <w:rPrChange w:id="2335" w:author="Mario Ezequiel Scott" w:date="2019-12-29T19:14:00Z">
              <w:rPr>
                <w:rFonts w:cstheme="minorHAnsi"/>
              </w:rPr>
            </w:rPrChange>
          </w:rPr>
          <w:t>’</w:t>
        </w:r>
      </w:ins>
      <w:r w:rsidRPr="004A4B49">
        <w:rPr>
          <w:rFonts w:cstheme="minorHAnsi"/>
          <w:lang w:val="en-GB"/>
          <w:rPrChange w:id="2336" w:author="Mario Ezequiel Scott" w:date="2019-12-29T19:14:00Z">
            <w:rPr>
              <w:rFonts w:cstheme="minorHAnsi"/>
            </w:rPr>
          </w:rPrChange>
        </w:rPr>
        <w:t xml:space="preserve"> personality traits</w:t>
      </w:r>
      <w:del w:id="2337" w:author="Mario Ezequiel Scott" w:date="2019-12-29T18:40:00Z">
        <w:r w:rsidRPr="004A4B49" w:rsidDel="00B21212">
          <w:rPr>
            <w:rFonts w:cstheme="minorHAnsi"/>
            <w:lang w:val="en-GB"/>
            <w:rPrChange w:id="2338" w:author="Mario Ezequiel Scott" w:date="2019-12-29T19:14:00Z">
              <w:rPr>
                <w:rFonts w:cstheme="minorHAnsi"/>
              </w:rPr>
            </w:rPrChange>
          </w:rPr>
          <w:delText xml:space="preserve"> assessment</w:delText>
        </w:r>
      </w:del>
      <w:ins w:id="2339" w:author="Mario Ezequiel Scott" w:date="2019-12-29T18:39:00Z">
        <w:r w:rsidR="00B21212" w:rsidRPr="004A4B49">
          <w:rPr>
            <w:rFonts w:cstheme="minorHAnsi"/>
            <w:lang w:val="en-GB"/>
            <w:rPrChange w:id="2340" w:author="Mario Ezequiel Scott" w:date="2019-12-29T19:14:00Z">
              <w:rPr>
                <w:rFonts w:cstheme="minorHAnsi"/>
              </w:rPr>
            </w:rPrChange>
          </w:rPr>
          <w:t xml:space="preserve"> </w:t>
        </w:r>
      </w:ins>
      <w:r w:rsidR="003C5812" w:rsidRPr="004A4B49">
        <w:rPr>
          <w:rFonts w:cstheme="minorHAnsi"/>
          <w:lang w:val="en-GB"/>
          <w:rPrChange w:id="2341" w:author="Mario Ezequiel Scott" w:date="2019-12-29T19:14:00Z">
            <w:rPr>
              <w:rFonts w:cstheme="minorHAnsi"/>
            </w:rPr>
          </w:rPrChange>
        </w:rPr>
        <w:t>.</w:t>
      </w:r>
      <w:ins w:id="2342" w:author="Mario Ezequiel Scott" w:date="2019-12-29T18:40:00Z">
        <w:r w:rsidR="00B21212" w:rsidRPr="004A4B49">
          <w:rPr>
            <w:rFonts w:cstheme="minorHAnsi"/>
            <w:lang w:val="en-GB"/>
            <w:rPrChange w:id="2343" w:author="Mario Ezequiel Scott" w:date="2019-12-29T19:14:00Z">
              <w:rPr>
                <w:rFonts w:cstheme="minorHAnsi"/>
              </w:rPr>
            </w:rPrChange>
          </w:rPr>
          <w:t xml:space="preserve"> This approach has been also used by several related works [</w:t>
        </w:r>
        <w:del w:id="2344" w:author="tedo gogoladze" w:date="2020-01-05T02:16:00Z">
          <w:r w:rsidR="00B21212" w:rsidRPr="004A4B49" w:rsidDel="002E1EBB">
            <w:rPr>
              <w:rFonts w:cstheme="minorHAnsi"/>
              <w:lang w:val="en-GB"/>
              <w:rPrChange w:id="2345" w:author="Mario Ezequiel Scott" w:date="2019-12-29T19:14:00Z">
                <w:rPr>
                  <w:rFonts w:cstheme="minorHAnsi"/>
                </w:rPr>
              </w:rPrChange>
            </w:rPr>
            <w:delText>ref – calefato et. Al</w:delText>
          </w:r>
        </w:del>
      </w:ins>
      <w:ins w:id="2346" w:author="tedo gogoladze" w:date="2020-01-05T02:16:00Z">
        <w:r w:rsidR="002E1EBB">
          <w:rPr>
            <w:rFonts w:cstheme="minorHAnsi"/>
            <w:lang w:val="en-GB"/>
          </w:rPr>
          <w:t>2</w:t>
        </w:r>
      </w:ins>
      <w:ins w:id="2347" w:author="Mario Ezequiel Scott" w:date="2019-12-29T18:40:00Z">
        <w:r w:rsidR="00B21212" w:rsidRPr="004A4B49">
          <w:rPr>
            <w:rFonts w:cstheme="minorHAnsi"/>
            <w:lang w:val="en-GB"/>
            <w:rPrChange w:id="2348" w:author="Mario Ezequiel Scott" w:date="2019-12-29T19:14:00Z">
              <w:rPr>
                <w:rFonts w:cstheme="minorHAnsi"/>
              </w:rPr>
            </w:rPrChange>
          </w:rPr>
          <w:t>]</w:t>
        </w:r>
      </w:ins>
      <w:ins w:id="2349" w:author="Mario Ezequiel Scott" w:date="2019-12-29T18:34:00Z">
        <w:r w:rsidR="005B15EE" w:rsidRPr="004A4B49">
          <w:rPr>
            <w:rFonts w:cstheme="minorHAnsi"/>
            <w:lang w:val="en-GB"/>
            <w:rPrChange w:id="2350" w:author="Mario Ezequiel Scott" w:date="2019-12-29T19:14:00Z">
              <w:rPr>
                <w:rFonts w:cstheme="minorHAnsi"/>
              </w:rPr>
            </w:rPrChange>
          </w:rPr>
          <w:t xml:space="preserve"> </w:t>
        </w:r>
      </w:ins>
    </w:p>
    <w:p w14:paraId="5F726765" w14:textId="2B1FE5FE" w:rsidR="005B15EE" w:rsidRPr="004A4B49" w:rsidRDefault="00B53E03" w:rsidP="00B53E03">
      <w:pPr>
        <w:rPr>
          <w:ins w:id="2351" w:author="Mario Ezequiel Scott" w:date="2019-12-29T18:36:00Z"/>
          <w:lang w:val="en-GB"/>
        </w:rPr>
      </w:pPr>
      <w:r w:rsidRPr="004A4B49">
        <w:rPr>
          <w:lang w:val="en-GB"/>
        </w:rPr>
        <w:t>IBM Watson Personality Insights is the platform that detects the individuals` pers</w:t>
      </w:r>
      <w:r w:rsidRPr="008A1EBF">
        <w:rPr>
          <w:lang w:val="en-GB"/>
        </w:rPr>
        <w:t>onality traits based on the writing style of the person. IBM Watson has implemented API (Application Programming inter</w:t>
      </w:r>
      <w:r w:rsidRPr="004A4B49">
        <w:rPr>
          <w:lang w:val="en-GB"/>
        </w:rPr>
        <w:t xml:space="preserve">face) that extracts the </w:t>
      </w:r>
      <w:del w:id="2352" w:author="Mario Ezequiel Scott" w:date="2019-12-29T18:34:00Z">
        <w:r w:rsidRPr="004A4B49" w:rsidDel="005B15EE">
          <w:rPr>
            <w:lang w:val="en-GB"/>
          </w:rPr>
          <w:delText>personality insights</w:delText>
        </w:r>
      </w:del>
      <w:ins w:id="2353" w:author="Mario Ezequiel Scott" w:date="2019-12-29T18:34:00Z">
        <w:r w:rsidR="005B15EE" w:rsidRPr="004A4B49">
          <w:rPr>
            <w:lang w:val="en-GB"/>
          </w:rPr>
          <w:t>values of each dimension of the Big5 model</w:t>
        </w:r>
      </w:ins>
      <w:r w:rsidRPr="004A4B49">
        <w:rPr>
          <w:lang w:val="en-GB"/>
        </w:rPr>
        <w:t xml:space="preserve"> </w:t>
      </w:r>
      <w:del w:id="2354" w:author="Mario Ezequiel Scott" w:date="2019-12-29T18:35:00Z">
        <w:r w:rsidRPr="004A4B49" w:rsidDel="005B15EE">
          <w:rPr>
            <w:lang w:val="en-GB"/>
          </w:rPr>
          <w:delText xml:space="preserve">depending on the social media, digital communications or the individuals` data. IBM uses </w:delText>
        </w:r>
      </w:del>
      <w:ins w:id="2355" w:author="Mario Ezequiel Scott" w:date="2019-12-29T18:35:00Z">
        <w:r w:rsidR="005B15EE" w:rsidRPr="004A4B49">
          <w:rPr>
            <w:lang w:val="en-GB"/>
          </w:rPr>
          <w:t xml:space="preserve">by analysing written text. IBM Watson </w:t>
        </w:r>
      </w:ins>
      <w:ins w:id="2356" w:author="Mario Ezequiel Scott" w:date="2019-12-29T18:36:00Z">
        <w:r w:rsidR="005B15EE" w:rsidRPr="004A4B49">
          <w:rPr>
            <w:lang w:val="en-GB"/>
          </w:rPr>
          <w:t xml:space="preserve">uses </w:t>
        </w:r>
      </w:ins>
      <w:r w:rsidRPr="004A4B49">
        <w:rPr>
          <w:lang w:val="en-GB"/>
        </w:rPr>
        <w:t xml:space="preserve">linguistic analytics to determine the personality characteristics within the Big 5 personality traits model. </w:t>
      </w:r>
    </w:p>
    <w:p w14:paraId="01C71379" w14:textId="2F1954F1" w:rsidR="005B15EE" w:rsidRPr="004A4B49" w:rsidDel="00B21212" w:rsidRDefault="005B15EE" w:rsidP="00B21212">
      <w:pPr>
        <w:rPr>
          <w:del w:id="2357" w:author="Mario Ezequiel Scott" w:date="2019-12-29T18:39:00Z"/>
          <w:lang w:val="en-GB"/>
        </w:rPr>
      </w:pPr>
      <w:ins w:id="2358" w:author="Mario Ezequiel Scott" w:date="2019-12-29T18:36:00Z">
        <w:r w:rsidRPr="004A4B49">
          <w:rPr>
            <w:lang w:val="en-GB"/>
          </w:rPr>
          <w:t>Since this study is interested</w:t>
        </w:r>
      </w:ins>
      <w:ins w:id="2359" w:author="Mario Ezequiel Scott" w:date="2019-12-29T18:37:00Z">
        <w:r w:rsidRPr="004A4B49">
          <w:rPr>
            <w:lang w:val="en-GB"/>
          </w:rPr>
          <w:t xml:space="preserve"> in the developers’ personality traits, we </w:t>
        </w:r>
      </w:ins>
      <w:ins w:id="2360" w:author="Mario Ezequiel Scott" w:date="2019-12-29T18:38:00Z">
        <w:r w:rsidRPr="004A4B49">
          <w:rPr>
            <w:lang w:val="en-GB"/>
          </w:rPr>
          <w:t>collected every single piece of text in the dataset written by the developers</w:t>
        </w:r>
        <w:r w:rsidR="00B21212" w:rsidRPr="004A4B49">
          <w:rPr>
            <w:lang w:val="en-GB"/>
          </w:rPr>
          <w:t>. We use the fields […]</w:t>
        </w:r>
      </w:ins>
      <w:ins w:id="2361" w:author="Mario Ezequiel Scott" w:date="2019-12-29T18:39:00Z">
        <w:r w:rsidR="00B21212" w:rsidRPr="004A4B49">
          <w:rPr>
            <w:lang w:val="en-GB"/>
          </w:rPr>
          <w:t xml:space="preserve">, which contains information on … </w:t>
        </w:r>
      </w:ins>
    </w:p>
    <w:p w14:paraId="595ED9D8" w14:textId="7AFACC5F" w:rsidR="00B53E03" w:rsidRPr="004A4B49" w:rsidDel="00551774" w:rsidRDefault="00B53E03" w:rsidP="00B53E03">
      <w:pPr>
        <w:rPr>
          <w:del w:id="2362" w:author="Mario Ezequiel Scott" w:date="2019-12-29T18:39:00Z"/>
          <w:rFonts w:cstheme="minorHAnsi"/>
          <w:lang w:val="en-GB"/>
          <w:rPrChange w:id="2363" w:author="Mario Ezequiel Scott" w:date="2019-12-29T19:14:00Z">
            <w:rPr>
              <w:del w:id="2364" w:author="Mario Ezequiel Scott" w:date="2019-12-29T18:39:00Z"/>
              <w:rFonts w:cstheme="minorHAnsi"/>
            </w:rPr>
          </w:rPrChange>
        </w:rPr>
      </w:pPr>
      <w:del w:id="2365" w:author="Mario Ezequiel Scott" w:date="2019-12-29T18:39:00Z">
        <w:r w:rsidRPr="004A4B49" w:rsidDel="00B21212">
          <w:rPr>
            <w:lang w:val="en-GB"/>
          </w:rPr>
          <w:delText xml:space="preserve">When using the IBM Watson Personality Insights API, 600 words is the minimum threshold of the text input, that can be used to perform statistical analysis. Accordingly, </w:delText>
        </w:r>
        <w:r w:rsidRPr="004A4B49" w:rsidDel="00B21212">
          <w:rPr>
            <w:rFonts w:cstheme="minorHAnsi"/>
            <w:lang w:val="en-GB"/>
            <w:rPrChange w:id="2366" w:author="Mario Ezequiel Scott" w:date="2019-12-29T19:14:00Z">
              <w:rPr>
                <w:rFonts w:cstheme="minorHAnsi"/>
              </w:rPr>
            </w:rPrChange>
          </w:rPr>
          <w:delText>the first task is to retrieve the texts written by each developer.</w:delText>
        </w:r>
      </w:del>
    </w:p>
    <w:p w14:paraId="027F5F29" w14:textId="6AFB02DF" w:rsidR="00551774" w:rsidRDefault="00551774" w:rsidP="00B53E03">
      <w:pPr>
        <w:rPr>
          <w:ins w:id="2367" w:author="Mario Ezequiel Scott" w:date="2020-01-02T20:09:00Z"/>
          <w:rFonts w:cstheme="minorHAnsi"/>
          <w:lang w:val="en-GB"/>
        </w:rPr>
      </w:pPr>
    </w:p>
    <w:p w14:paraId="3AAA140E" w14:textId="363E8B65" w:rsidR="00AE7C4E" w:rsidRPr="004A4B49" w:rsidRDefault="00AE7C4E">
      <w:pPr>
        <w:pStyle w:val="Heading2"/>
        <w:rPr>
          <w:ins w:id="2368" w:author="Mario Ezequiel Scott" w:date="2019-12-29T18:53:00Z"/>
          <w:rPrChange w:id="2369" w:author="Mario Ezequiel Scott" w:date="2019-12-29T19:14:00Z">
            <w:rPr>
              <w:ins w:id="2370" w:author="Mario Ezequiel Scott" w:date="2019-12-29T18:53:00Z"/>
              <w:rFonts w:cstheme="minorHAnsi"/>
            </w:rPr>
          </w:rPrChange>
        </w:rPr>
        <w:pPrChange w:id="2371" w:author="Mario Ezequiel Scott" w:date="2020-01-02T20:09:00Z">
          <w:pPr/>
        </w:pPrChange>
      </w:pPr>
      <w:bookmarkStart w:id="2372" w:name="_Toc29215291"/>
      <w:ins w:id="2373" w:author="Mario Ezequiel Scott" w:date="2020-01-02T20:09:00Z">
        <w:r>
          <w:t>Data cleaning and pre-processing</w:t>
        </w:r>
      </w:ins>
      <w:bookmarkEnd w:id="2372"/>
    </w:p>
    <w:p w14:paraId="72FCB362" w14:textId="443B41ED" w:rsidR="00AE7C4E" w:rsidRPr="00AE7C4E" w:rsidRDefault="001E6D4F">
      <w:pPr>
        <w:pStyle w:val="Heading2"/>
        <w:numPr>
          <w:ilvl w:val="2"/>
          <w:numId w:val="32"/>
        </w:numPr>
        <w:rPr>
          <w:rPrChange w:id="2374" w:author="Mario Ezequiel Scott" w:date="2020-01-02T20:14:00Z">
            <w:rPr>
              <w:lang w:val="en-GB"/>
            </w:rPr>
          </w:rPrChange>
        </w:rPr>
        <w:pPrChange w:id="2375" w:author="Mario Ezequiel Scott" w:date="2019-12-29T18:58:00Z">
          <w:pPr/>
        </w:pPrChange>
      </w:pPr>
      <w:del w:id="2376" w:author="Mario Ezequiel Scott" w:date="2019-12-29T18:47:00Z">
        <w:r w:rsidRPr="004A4B49" w:rsidDel="00B21212">
          <w:delText xml:space="preserve">Text </w:delText>
        </w:r>
      </w:del>
      <w:bookmarkStart w:id="2377" w:name="_Toc29215292"/>
      <w:ins w:id="2378" w:author="Mario Ezequiel Scott" w:date="2020-01-02T16:16:00Z">
        <w:r w:rsidR="00894C37">
          <w:t>Text</w:t>
        </w:r>
      </w:ins>
      <w:ins w:id="2379" w:author="Mario Ezequiel Scott" w:date="2019-12-29T18:47:00Z">
        <w:r w:rsidR="00B21212" w:rsidRPr="008A1EBF">
          <w:t xml:space="preserve"> pre-processing an</w:t>
        </w:r>
      </w:ins>
      <w:ins w:id="2380" w:author="Mario Ezequiel Scott" w:date="2019-12-29T18:48:00Z">
        <w:r w:rsidR="00B21212" w:rsidRPr="008A1EBF">
          <w:t>d</w:t>
        </w:r>
      </w:ins>
      <w:ins w:id="2381" w:author="Mario Ezequiel Scott" w:date="2019-12-29T18:47:00Z">
        <w:r w:rsidR="00B21212" w:rsidRPr="008A1EBF">
          <w:t xml:space="preserve"> </w:t>
        </w:r>
      </w:ins>
      <w:r w:rsidRPr="008A1EBF">
        <w:t>cleaning</w:t>
      </w:r>
      <w:bookmarkEnd w:id="2377"/>
    </w:p>
    <w:p w14:paraId="59675048" w14:textId="305D0BB9" w:rsidR="001566A0" w:rsidRPr="00B6382D" w:rsidRDefault="001566A0">
      <w:pPr>
        <w:pPrChange w:id="2382" w:author="Mario Ezequiel Scott" w:date="2019-12-29T18:58:00Z">
          <w:pPr>
            <w:pStyle w:val="Heading2"/>
            <w:numPr>
              <w:ilvl w:val="2"/>
            </w:numPr>
            <w:ind w:left="720" w:hanging="720"/>
          </w:pPr>
        </w:pPrChange>
      </w:pPr>
      <w:ins w:id="2383" w:author="Mario Ezequiel Scott" w:date="2019-12-29T18:58:00Z">
        <w:r w:rsidRPr="004A4B49">
          <w:rPr>
            <w:lang w:val="en-GB"/>
            <w:rPrChange w:id="2384" w:author="Mario Ezequiel Scott" w:date="2019-12-29T19:14:00Z">
              <w:rPr/>
            </w:rPrChange>
          </w:rPr>
          <w:t>This section describe</w:t>
        </w:r>
      </w:ins>
      <w:ins w:id="2385" w:author="Mario Ezequiel Scott" w:date="2019-12-29T18:59:00Z">
        <w:r w:rsidRPr="004A4B49">
          <w:rPr>
            <w:lang w:val="en-GB"/>
            <w:rPrChange w:id="2386" w:author="Mario Ezequiel Scott" w:date="2019-12-29T19:14:00Z">
              <w:rPr/>
            </w:rPrChange>
          </w:rPr>
          <w:t>s the pre-</w:t>
        </w:r>
      </w:ins>
      <w:ins w:id="2387" w:author="Mario Ezequiel Scott" w:date="2019-12-29T19:17:00Z">
        <w:r w:rsidR="008A1EBF" w:rsidRPr="004A4B49">
          <w:rPr>
            <w:lang w:val="en-GB"/>
            <w:rPrChange w:id="2388" w:author="Mario Ezequiel Scott" w:date="2019-12-29T19:14:00Z">
              <w:rPr/>
            </w:rPrChange>
          </w:rPr>
          <w:t>processing and</w:t>
        </w:r>
      </w:ins>
      <w:ins w:id="2389" w:author="Mario Ezequiel Scott" w:date="2019-12-29T18:59:00Z">
        <w:r w:rsidRPr="004A4B49">
          <w:rPr>
            <w:lang w:val="en-GB"/>
            <w:rPrChange w:id="2390" w:author="Mario Ezequiel Scott" w:date="2019-12-29T19:14:00Z">
              <w:rPr/>
            </w:rPrChange>
          </w:rPr>
          <w:t xml:space="preserve"> cleaning steps performed to make the data suitable for the analysis.</w:t>
        </w:r>
      </w:ins>
    </w:p>
    <w:p w14:paraId="1CACD6C3" w14:textId="41F15119" w:rsidR="006A3DE1" w:rsidRDefault="0028042E" w:rsidP="0028042E">
      <w:pPr>
        <w:rPr>
          <w:ins w:id="2391" w:author="tedo gogoladze" w:date="2020-01-04T08:49:00Z"/>
          <w:rFonts w:cstheme="minorHAnsi"/>
          <w:lang w:val="en-GB"/>
        </w:rPr>
      </w:pPr>
      <w:r w:rsidRPr="004A4B49">
        <w:rPr>
          <w:rFonts w:cstheme="minorHAnsi"/>
          <w:lang w:val="en-GB"/>
          <w:rPrChange w:id="2392" w:author="Mario Ezequiel Scott" w:date="2019-12-29T19:14:00Z">
            <w:rPr>
              <w:rFonts w:cstheme="minorHAnsi"/>
            </w:rPr>
          </w:rPrChange>
        </w:rPr>
        <w:t xml:space="preserve">IBM Watson offers the Big 5 personality traits assessment </w:t>
      </w:r>
      <w:r w:rsidR="00CA6CFB" w:rsidRPr="004A4B49">
        <w:rPr>
          <w:rFonts w:cstheme="minorHAnsi"/>
          <w:lang w:val="en-GB"/>
          <w:rPrChange w:id="2393" w:author="Mario Ezequiel Scott" w:date="2019-12-29T19:14:00Z">
            <w:rPr>
              <w:rFonts w:cstheme="minorHAnsi"/>
            </w:rPr>
          </w:rPrChange>
        </w:rPr>
        <w:t xml:space="preserve">for the input of </w:t>
      </w:r>
      <w:r w:rsidRPr="004A4B49">
        <w:rPr>
          <w:rFonts w:cstheme="minorHAnsi"/>
          <w:lang w:val="en-GB"/>
          <w:rPrChange w:id="2394" w:author="Mario Ezequiel Scott" w:date="2019-12-29T19:14:00Z">
            <w:rPr>
              <w:rFonts w:cstheme="minorHAnsi"/>
            </w:rPr>
          </w:rPrChange>
        </w:rPr>
        <w:t xml:space="preserve">600 or more words written by </w:t>
      </w:r>
      <w:r w:rsidR="00CA6CFB" w:rsidRPr="004A4B49">
        <w:rPr>
          <w:rFonts w:cstheme="minorHAnsi"/>
          <w:lang w:val="en-GB"/>
          <w:rPrChange w:id="2395" w:author="Mario Ezequiel Scott" w:date="2019-12-29T19:14:00Z">
            <w:rPr>
              <w:rFonts w:cstheme="minorHAnsi"/>
            </w:rPr>
          </w:rPrChange>
        </w:rPr>
        <w:t xml:space="preserve">a </w:t>
      </w:r>
      <w:r w:rsidRPr="004A4B49">
        <w:rPr>
          <w:rFonts w:cstheme="minorHAnsi"/>
          <w:lang w:val="en-GB"/>
          <w:rPrChange w:id="2396" w:author="Mario Ezequiel Scott" w:date="2019-12-29T19:14:00Z">
            <w:rPr>
              <w:rFonts w:cstheme="minorHAnsi"/>
            </w:rPr>
          </w:rPrChange>
        </w:rPr>
        <w:t>person</w:t>
      </w:r>
      <w:del w:id="2397" w:author="tedo gogoladze" w:date="2020-01-04T08:44:00Z">
        <w:r w:rsidR="00D05D24" w:rsidRPr="004A4B49" w:rsidDel="006A3DE1">
          <w:rPr>
            <w:rFonts w:cstheme="minorHAnsi"/>
            <w:lang w:val="en-GB"/>
            <w:rPrChange w:id="2398" w:author="Mario Ezequiel Scott" w:date="2019-12-29T19:14:00Z">
              <w:rPr>
                <w:rFonts w:cstheme="minorHAnsi"/>
              </w:rPr>
            </w:rPrChange>
          </w:rPr>
          <w:delText xml:space="preserve"> textually</w:delText>
        </w:r>
      </w:del>
      <w:r w:rsidRPr="004A4B49">
        <w:rPr>
          <w:rFonts w:cstheme="minorHAnsi"/>
          <w:lang w:val="en-GB"/>
          <w:rPrChange w:id="2399" w:author="Mario Ezequiel Scott" w:date="2019-12-29T19:14:00Z">
            <w:rPr>
              <w:rFonts w:cstheme="minorHAnsi"/>
            </w:rPr>
          </w:rPrChange>
        </w:rPr>
        <w:t xml:space="preserve">. </w:t>
      </w:r>
      <w:ins w:id="2400" w:author="tedo gogoladze" w:date="2020-01-04T08:45:00Z">
        <w:r w:rsidR="006A3DE1">
          <w:rPr>
            <w:rFonts w:cstheme="minorHAnsi"/>
            <w:lang w:val="en-GB"/>
          </w:rPr>
          <w:t xml:space="preserve">Therefore, we need to get the developers with enough and meaningful texts, </w:t>
        </w:r>
      </w:ins>
      <w:ins w:id="2401" w:author="tedo gogoladze" w:date="2020-01-04T08:46:00Z">
        <w:r w:rsidR="006A3DE1">
          <w:rPr>
            <w:rFonts w:cstheme="minorHAnsi"/>
            <w:lang w:val="en-GB"/>
          </w:rPr>
          <w:t>where enough refers to the</w:t>
        </w:r>
      </w:ins>
      <w:ins w:id="2402" w:author="tedo gogoladze" w:date="2020-01-04T08:48:00Z">
        <w:r w:rsidR="006A3DE1">
          <w:rPr>
            <w:rFonts w:cstheme="minorHAnsi"/>
            <w:lang w:val="en-GB"/>
          </w:rPr>
          <w:t xml:space="preserve"> </w:t>
        </w:r>
      </w:ins>
      <w:ins w:id="2403" w:author="tedo gogoladze" w:date="2020-01-04T08:49:00Z">
        <w:r w:rsidR="006A3DE1">
          <w:rPr>
            <w:rFonts w:cstheme="minorHAnsi"/>
            <w:lang w:val="en-GB"/>
          </w:rPr>
          <w:t xml:space="preserve">developers </w:t>
        </w:r>
      </w:ins>
      <w:ins w:id="2404" w:author="tedo gogoladze" w:date="2020-01-04T08:50:00Z">
        <w:r w:rsidR="006A3DE1">
          <w:rPr>
            <w:rFonts w:cstheme="minorHAnsi"/>
            <w:lang w:val="en-GB"/>
          </w:rPr>
          <w:t xml:space="preserve">having the </w:t>
        </w:r>
      </w:ins>
      <w:ins w:id="2405" w:author="tedo gogoladze" w:date="2020-01-04T08:48:00Z">
        <w:r w:rsidR="006A3DE1">
          <w:rPr>
            <w:rFonts w:cstheme="minorHAnsi"/>
            <w:lang w:val="en-GB"/>
          </w:rPr>
          <w:t>corpuses with 600 or more words, and meaningful refers to the te</w:t>
        </w:r>
      </w:ins>
      <w:ins w:id="2406" w:author="tedo gogoladze" w:date="2020-01-04T08:49:00Z">
        <w:r w:rsidR="006A3DE1">
          <w:rPr>
            <w:rFonts w:cstheme="minorHAnsi"/>
            <w:lang w:val="en-GB"/>
          </w:rPr>
          <w:t>xts that are useful to detect the personality traits.</w:t>
        </w:r>
      </w:ins>
      <w:ins w:id="2407" w:author="tedo gogoladze" w:date="2020-01-04T08:45:00Z">
        <w:r w:rsidR="006A3DE1">
          <w:rPr>
            <w:rFonts w:cstheme="minorHAnsi"/>
            <w:lang w:val="en-GB"/>
          </w:rPr>
          <w:t xml:space="preserve"> </w:t>
        </w:r>
      </w:ins>
      <w:ins w:id="2408" w:author="tedo gogoladze" w:date="2020-01-04T08:49:00Z">
        <w:r w:rsidR="006A3DE1">
          <w:rPr>
            <w:rFonts w:cstheme="minorHAnsi"/>
            <w:lang w:val="en-GB"/>
          </w:rPr>
          <w:t xml:space="preserve">In order to </w:t>
        </w:r>
      </w:ins>
      <w:ins w:id="2409" w:author="tedo gogoladze" w:date="2020-01-04T08:52:00Z">
        <w:r w:rsidR="00244A49">
          <w:rPr>
            <w:rFonts w:cstheme="minorHAnsi"/>
            <w:lang w:val="en-GB"/>
          </w:rPr>
          <w:t xml:space="preserve">obtain the data of developers with </w:t>
        </w:r>
      </w:ins>
      <w:ins w:id="2410" w:author="tedo gogoladze" w:date="2020-01-04T08:50:00Z">
        <w:r w:rsidR="00244A49">
          <w:rPr>
            <w:rFonts w:cstheme="minorHAnsi"/>
            <w:lang w:val="en-GB"/>
          </w:rPr>
          <w:t>meaningful</w:t>
        </w:r>
      </w:ins>
      <w:ins w:id="2411" w:author="tedo gogoladze" w:date="2020-01-04T08:52:00Z">
        <w:r w:rsidR="00244A49">
          <w:rPr>
            <w:rFonts w:cstheme="minorHAnsi"/>
            <w:lang w:val="en-GB"/>
          </w:rPr>
          <w:t xml:space="preserve"> corpuses</w:t>
        </w:r>
      </w:ins>
      <w:ins w:id="2412" w:author="tedo gogoladze" w:date="2020-01-04T08:50:00Z">
        <w:r w:rsidR="00244A49">
          <w:rPr>
            <w:rFonts w:cstheme="minorHAnsi"/>
            <w:lang w:val="en-GB"/>
          </w:rPr>
          <w:t xml:space="preserve">, </w:t>
        </w:r>
      </w:ins>
      <w:ins w:id="2413" w:author="tedo gogoladze" w:date="2020-01-04T08:51:00Z">
        <w:r w:rsidR="00244A49">
          <w:rPr>
            <w:rFonts w:cstheme="minorHAnsi"/>
            <w:lang w:val="en-GB"/>
          </w:rPr>
          <w:t xml:space="preserve">it is required to perform the </w:t>
        </w:r>
      </w:ins>
      <w:ins w:id="2414" w:author="tedo gogoladze" w:date="2020-01-04T08:50:00Z">
        <w:r w:rsidR="00244A49">
          <w:rPr>
            <w:rFonts w:cstheme="minorHAnsi"/>
            <w:lang w:val="en-GB"/>
          </w:rPr>
          <w:t>text cleaning procedures</w:t>
        </w:r>
      </w:ins>
      <w:ins w:id="2415" w:author="tedo gogoladze" w:date="2020-01-04T08:53:00Z">
        <w:r w:rsidR="00244A49">
          <w:rPr>
            <w:rFonts w:cstheme="minorHAnsi"/>
            <w:lang w:val="en-GB"/>
          </w:rPr>
          <w:t xml:space="preserve">, get rid of the system-generated and automatic texts, </w:t>
        </w:r>
      </w:ins>
      <w:ins w:id="2416" w:author="tedo gogoladze" w:date="2020-01-04T08:51:00Z">
        <w:r w:rsidR="00244A49">
          <w:rPr>
            <w:rFonts w:cstheme="minorHAnsi"/>
            <w:lang w:val="en-GB"/>
          </w:rPr>
          <w:t>and create corpus of the text for each developer</w:t>
        </w:r>
      </w:ins>
      <w:ins w:id="2417" w:author="tedo gogoladze" w:date="2020-01-04T08:50:00Z">
        <w:r w:rsidR="00244A49">
          <w:rPr>
            <w:rFonts w:cstheme="minorHAnsi"/>
            <w:lang w:val="en-GB"/>
          </w:rPr>
          <w:t xml:space="preserve">. For getting </w:t>
        </w:r>
      </w:ins>
      <w:ins w:id="2418" w:author="tedo gogoladze" w:date="2020-01-04T08:53:00Z">
        <w:r w:rsidR="00244A49">
          <w:rPr>
            <w:rFonts w:cstheme="minorHAnsi"/>
            <w:lang w:val="en-GB"/>
          </w:rPr>
          <w:t xml:space="preserve">the developers with enough texts, </w:t>
        </w:r>
      </w:ins>
      <w:ins w:id="2419" w:author="tedo gogoladze" w:date="2020-01-04T08:54:00Z">
        <w:r w:rsidR="00244A49">
          <w:rPr>
            <w:rFonts w:cstheme="minorHAnsi"/>
            <w:lang w:val="en-GB"/>
          </w:rPr>
          <w:t>the developer corpuses must be filtered according to criteria of IBM Watson Personality Insights</w:t>
        </w:r>
      </w:ins>
      <w:ins w:id="2420" w:author="tedo gogoladze" w:date="2020-01-04T08:56:00Z">
        <w:r w:rsidR="00244A49">
          <w:rPr>
            <w:rFonts w:cstheme="minorHAnsi"/>
            <w:lang w:val="en-GB"/>
          </w:rPr>
          <w:t xml:space="preserve">. </w:t>
        </w:r>
      </w:ins>
      <w:ins w:id="2421" w:author="tedo gogoladze" w:date="2020-01-04T08:55:00Z">
        <w:r w:rsidR="00244A49">
          <w:rPr>
            <w:rFonts w:cstheme="minorHAnsi"/>
            <w:lang w:val="en-GB"/>
          </w:rPr>
          <w:t xml:space="preserve">The corpus of the developer must </w:t>
        </w:r>
      </w:ins>
      <w:ins w:id="2422" w:author="tedo gogoladze" w:date="2020-01-04T08:56:00Z">
        <w:r w:rsidR="00244A49">
          <w:rPr>
            <w:rFonts w:cstheme="minorHAnsi"/>
            <w:lang w:val="en-GB"/>
          </w:rPr>
          <w:t xml:space="preserve">contain </w:t>
        </w:r>
      </w:ins>
      <w:ins w:id="2423" w:author="tedo gogoladze" w:date="2020-01-04T08:55:00Z">
        <w:r w:rsidR="00244A49">
          <w:rPr>
            <w:rFonts w:cstheme="minorHAnsi"/>
            <w:lang w:val="en-GB"/>
          </w:rPr>
          <w:t>minimum 600 words</w:t>
        </w:r>
      </w:ins>
      <w:ins w:id="2424" w:author="tedo gogoladze" w:date="2020-01-04T08:56:00Z">
        <w:r w:rsidR="00244A49">
          <w:rPr>
            <w:rFonts w:cstheme="minorHAnsi"/>
            <w:lang w:val="en-GB"/>
          </w:rPr>
          <w:t xml:space="preserve">. Accordingly, </w:t>
        </w:r>
      </w:ins>
      <w:ins w:id="2425" w:author="tedo gogoladze" w:date="2020-01-04T08:57:00Z">
        <w:r w:rsidR="00244A49">
          <w:rPr>
            <w:rFonts w:cstheme="minorHAnsi"/>
            <w:lang w:val="en-GB"/>
          </w:rPr>
          <w:t>the steps performed for getting meaningful and enough developer corpuses are described in the following paragraphs.</w:t>
        </w:r>
      </w:ins>
    </w:p>
    <w:p w14:paraId="1F4D5780" w14:textId="77777777" w:rsidR="00244A49" w:rsidRDefault="00244A49" w:rsidP="0028042E">
      <w:pPr>
        <w:rPr>
          <w:ins w:id="2426" w:author="tedo gogoladze" w:date="2020-01-04T08:56:00Z"/>
          <w:rFonts w:cstheme="minorHAnsi"/>
          <w:lang w:val="en-GB"/>
        </w:rPr>
      </w:pPr>
    </w:p>
    <w:p w14:paraId="540EB5F1" w14:textId="7B1B3FEB" w:rsidR="006A3DE1" w:rsidDel="009C5358" w:rsidRDefault="0028042E" w:rsidP="0028042E">
      <w:pPr>
        <w:rPr>
          <w:del w:id="2427" w:author="tedo gogoladze" w:date="2020-01-04T08:59:00Z"/>
          <w:rFonts w:cstheme="minorHAnsi"/>
          <w:lang w:val="en-GB"/>
        </w:rPr>
      </w:pPr>
      <w:del w:id="2428" w:author="tedo gogoladze" w:date="2020-01-04T08:57:00Z">
        <w:r w:rsidRPr="004A4B49" w:rsidDel="00E11D0A">
          <w:rPr>
            <w:rFonts w:cstheme="minorHAnsi"/>
            <w:lang w:val="en-GB"/>
            <w:rPrChange w:id="2429" w:author="Mario Ezequiel Scott" w:date="2019-12-29T19:14:00Z">
              <w:rPr>
                <w:rFonts w:cstheme="minorHAnsi"/>
              </w:rPr>
            </w:rPrChange>
          </w:rPr>
          <w:delText>Therefore, t</w:delText>
        </w:r>
      </w:del>
      <w:ins w:id="2430" w:author="tedo gogoladze" w:date="2020-01-04T08:57:00Z">
        <w:r w:rsidR="00E11D0A">
          <w:rPr>
            <w:rFonts w:cstheme="minorHAnsi"/>
            <w:lang w:val="en-GB"/>
          </w:rPr>
          <w:t>T</w:t>
        </w:r>
      </w:ins>
      <w:r w:rsidRPr="004A4B49">
        <w:rPr>
          <w:rFonts w:cstheme="minorHAnsi"/>
          <w:lang w:val="en-GB"/>
          <w:rPrChange w:id="2431" w:author="Mario Ezequiel Scott" w:date="2019-12-29T19:14:00Z">
            <w:rPr>
              <w:rFonts w:cstheme="minorHAnsi"/>
            </w:rPr>
          </w:rPrChange>
        </w:rPr>
        <w:t xml:space="preserve">he first task </w:t>
      </w:r>
      <w:del w:id="2432" w:author="tedo gogoladze" w:date="2020-01-04T08:58:00Z">
        <w:r w:rsidR="002E3E57" w:rsidRPr="004A4B49" w:rsidDel="00E11D0A">
          <w:rPr>
            <w:rFonts w:cstheme="minorHAnsi"/>
            <w:lang w:val="en-GB"/>
            <w:rPrChange w:id="2433" w:author="Mario Ezequiel Scott" w:date="2019-12-29T19:14:00Z">
              <w:rPr>
                <w:rFonts w:cstheme="minorHAnsi"/>
              </w:rPr>
            </w:rPrChange>
          </w:rPr>
          <w:delText xml:space="preserve">towards getting personality profiles </w:delText>
        </w:r>
      </w:del>
      <w:r w:rsidRPr="004A4B49">
        <w:rPr>
          <w:rFonts w:cstheme="minorHAnsi"/>
          <w:lang w:val="en-GB"/>
          <w:rPrChange w:id="2434" w:author="Mario Ezequiel Scott" w:date="2019-12-29T19:14:00Z">
            <w:rPr>
              <w:rFonts w:cstheme="minorHAnsi"/>
            </w:rPr>
          </w:rPrChange>
        </w:rPr>
        <w:t xml:space="preserve">is to </w:t>
      </w:r>
      <w:ins w:id="2435" w:author="tedo gogoladze" w:date="2020-01-04T08:58:00Z">
        <w:r w:rsidR="00E11D0A">
          <w:rPr>
            <w:rFonts w:cstheme="minorHAnsi"/>
            <w:lang w:val="en-GB"/>
          </w:rPr>
          <w:t>apply text cle</w:t>
        </w:r>
      </w:ins>
      <w:ins w:id="2436" w:author="tedo gogoladze" w:date="2020-01-04T08:59:00Z">
        <w:r w:rsidR="00E11D0A">
          <w:rPr>
            <w:rFonts w:cstheme="minorHAnsi"/>
            <w:lang w:val="en-GB"/>
          </w:rPr>
          <w:t xml:space="preserve">aning procedures to </w:t>
        </w:r>
      </w:ins>
      <w:del w:id="2437" w:author="tedo gogoladze" w:date="2020-01-04T08:59:00Z">
        <w:r w:rsidRPr="004A4B49" w:rsidDel="00E11D0A">
          <w:rPr>
            <w:rFonts w:cstheme="minorHAnsi"/>
            <w:lang w:val="en-GB"/>
            <w:rPrChange w:id="2438" w:author="Mario Ezequiel Scott" w:date="2019-12-29T19:14:00Z">
              <w:rPr>
                <w:rFonts w:cstheme="minorHAnsi"/>
              </w:rPr>
            </w:rPrChange>
          </w:rPr>
          <w:delText xml:space="preserve">retrieve </w:delText>
        </w:r>
      </w:del>
      <w:ins w:id="2439" w:author="tedo gogoladze" w:date="2020-01-04T08:59:00Z">
        <w:r w:rsidR="00E11D0A">
          <w:rPr>
            <w:rFonts w:cstheme="minorHAnsi"/>
            <w:lang w:val="en-GB"/>
          </w:rPr>
          <w:t>get</w:t>
        </w:r>
        <w:r w:rsidR="00E11D0A" w:rsidRPr="004A4B49">
          <w:rPr>
            <w:rFonts w:cstheme="minorHAnsi"/>
            <w:lang w:val="en-GB"/>
            <w:rPrChange w:id="2440" w:author="Mario Ezequiel Scott" w:date="2019-12-29T19:14:00Z">
              <w:rPr>
                <w:rFonts w:cstheme="minorHAnsi"/>
              </w:rPr>
            </w:rPrChange>
          </w:rPr>
          <w:t xml:space="preserve"> </w:t>
        </w:r>
      </w:ins>
      <w:r w:rsidRPr="004A4B49">
        <w:rPr>
          <w:rFonts w:cstheme="minorHAnsi"/>
          <w:lang w:val="en-GB"/>
          <w:rPrChange w:id="2441" w:author="Mario Ezequiel Scott" w:date="2019-12-29T19:14:00Z">
            <w:rPr>
              <w:rFonts w:cstheme="minorHAnsi"/>
            </w:rPr>
          </w:rPrChange>
        </w:rPr>
        <w:t xml:space="preserve">the </w:t>
      </w:r>
      <w:ins w:id="2442" w:author="tedo gogoladze" w:date="2020-01-04T08:58:00Z">
        <w:r w:rsidR="00E11D0A">
          <w:rPr>
            <w:rFonts w:cstheme="minorHAnsi"/>
            <w:lang w:val="en-GB"/>
          </w:rPr>
          <w:t xml:space="preserve">meaningful </w:t>
        </w:r>
      </w:ins>
      <w:r w:rsidRPr="004A4B49">
        <w:rPr>
          <w:rFonts w:cstheme="minorHAnsi"/>
          <w:lang w:val="en-GB"/>
          <w:rPrChange w:id="2443" w:author="Mario Ezequiel Scott" w:date="2019-12-29T19:14:00Z">
            <w:rPr>
              <w:rFonts w:cstheme="minorHAnsi"/>
            </w:rPr>
          </w:rPrChange>
        </w:rPr>
        <w:t xml:space="preserve">texts </w:t>
      </w:r>
      <w:ins w:id="2444" w:author="tedo gogoladze" w:date="2020-01-04T09:00:00Z">
        <w:r w:rsidR="009C5358">
          <w:rPr>
            <w:rFonts w:cstheme="minorHAnsi"/>
            <w:lang w:val="en-GB"/>
          </w:rPr>
          <w:t xml:space="preserve">from Jira fields </w:t>
        </w:r>
      </w:ins>
      <w:r w:rsidRPr="004A4B49">
        <w:rPr>
          <w:rFonts w:cstheme="minorHAnsi"/>
          <w:lang w:val="en-GB"/>
          <w:rPrChange w:id="2445" w:author="Mario Ezequiel Scott" w:date="2019-12-29T19:14:00Z">
            <w:rPr>
              <w:rFonts w:cstheme="minorHAnsi"/>
            </w:rPr>
          </w:rPrChange>
        </w:rPr>
        <w:t xml:space="preserve">written by </w:t>
      </w:r>
      <w:del w:id="2446" w:author="tedo gogoladze" w:date="2020-01-04T08:59:00Z">
        <w:r w:rsidRPr="004A4B49" w:rsidDel="00E11D0A">
          <w:rPr>
            <w:rFonts w:cstheme="minorHAnsi"/>
            <w:lang w:val="en-GB"/>
            <w:rPrChange w:id="2447" w:author="Mario Ezequiel Scott" w:date="2019-12-29T19:14:00Z">
              <w:rPr>
                <w:rFonts w:cstheme="minorHAnsi"/>
              </w:rPr>
            </w:rPrChange>
          </w:rPr>
          <w:delText xml:space="preserve">each </w:delText>
        </w:r>
      </w:del>
      <w:ins w:id="2448" w:author="tedo gogoladze" w:date="2020-01-04T08:59:00Z">
        <w:r w:rsidR="00E11D0A">
          <w:rPr>
            <w:rFonts w:cstheme="minorHAnsi"/>
            <w:lang w:val="en-GB"/>
          </w:rPr>
          <w:t xml:space="preserve">the </w:t>
        </w:r>
      </w:ins>
      <w:r w:rsidRPr="004A4B49">
        <w:rPr>
          <w:rFonts w:cstheme="minorHAnsi"/>
          <w:lang w:val="en-GB"/>
          <w:rPrChange w:id="2449" w:author="Mario Ezequiel Scott" w:date="2019-12-29T19:14:00Z">
            <w:rPr>
              <w:rFonts w:cstheme="minorHAnsi"/>
            </w:rPr>
          </w:rPrChange>
        </w:rPr>
        <w:t>develope</w:t>
      </w:r>
      <w:ins w:id="2450" w:author="tedo gogoladze" w:date="2020-01-04T08:58:00Z">
        <w:r w:rsidR="00E11D0A">
          <w:rPr>
            <w:rFonts w:cstheme="minorHAnsi"/>
            <w:lang w:val="en-GB"/>
          </w:rPr>
          <w:t>r</w:t>
        </w:r>
      </w:ins>
      <w:ins w:id="2451" w:author="tedo gogoladze" w:date="2020-01-04T08:59:00Z">
        <w:r w:rsidR="00E11D0A">
          <w:rPr>
            <w:rFonts w:cstheme="minorHAnsi"/>
            <w:lang w:val="en-GB"/>
          </w:rPr>
          <w:t>s.</w:t>
        </w:r>
      </w:ins>
      <w:ins w:id="2452" w:author="tedo gogoladze" w:date="2020-01-04T09:00:00Z">
        <w:r w:rsidR="009C5358">
          <w:rPr>
            <w:rFonts w:cstheme="minorHAnsi"/>
            <w:lang w:val="en-GB"/>
          </w:rPr>
          <w:t xml:space="preserve"> </w:t>
        </w:r>
      </w:ins>
      <w:del w:id="2453" w:author="tedo gogoladze" w:date="2020-01-04T08:58:00Z">
        <w:r w:rsidRPr="004A4B49" w:rsidDel="00E11D0A">
          <w:rPr>
            <w:rFonts w:cstheme="minorHAnsi"/>
            <w:lang w:val="en-GB"/>
            <w:rPrChange w:id="2454" w:author="Mario Ezequiel Scott" w:date="2019-12-29T19:14:00Z">
              <w:rPr>
                <w:rFonts w:cstheme="minorHAnsi"/>
              </w:rPr>
            </w:rPrChange>
          </w:rPr>
          <w:delText>r.</w:delText>
        </w:r>
      </w:del>
    </w:p>
    <w:p w14:paraId="4AA3DFA2" w14:textId="77777777" w:rsidR="009C5358" w:rsidRPr="004A4B49" w:rsidRDefault="009C5358" w:rsidP="0028042E">
      <w:pPr>
        <w:rPr>
          <w:ins w:id="2455" w:author="tedo gogoladze" w:date="2020-01-04T09:00:00Z"/>
          <w:rFonts w:cstheme="minorHAnsi"/>
          <w:lang w:val="en-GB"/>
          <w:rPrChange w:id="2456" w:author="Mario Ezequiel Scott" w:date="2019-12-29T19:14:00Z">
            <w:rPr>
              <w:ins w:id="2457" w:author="tedo gogoladze" w:date="2020-01-04T09:00:00Z"/>
              <w:rFonts w:cstheme="minorHAnsi"/>
            </w:rPr>
          </w:rPrChange>
        </w:rPr>
      </w:pPr>
    </w:p>
    <w:p w14:paraId="114C1F7A" w14:textId="34353F45" w:rsidR="001566A0" w:rsidRPr="004A4B49" w:rsidDel="009C5358" w:rsidRDefault="002448B9" w:rsidP="0028042E">
      <w:pPr>
        <w:rPr>
          <w:ins w:id="2458" w:author="Mario Ezequiel Scott" w:date="2019-12-29T19:00:00Z"/>
          <w:del w:id="2459" w:author="tedo gogoladze" w:date="2020-01-04T09:01:00Z"/>
          <w:rFonts w:cstheme="minorHAnsi"/>
          <w:lang w:val="en-GB"/>
          <w:rPrChange w:id="2460" w:author="Mario Ezequiel Scott" w:date="2019-12-29T19:14:00Z">
            <w:rPr>
              <w:ins w:id="2461" w:author="Mario Ezequiel Scott" w:date="2019-12-29T19:00:00Z"/>
              <w:del w:id="2462" w:author="tedo gogoladze" w:date="2020-01-04T09:01:00Z"/>
              <w:rFonts w:cstheme="minorHAnsi"/>
            </w:rPr>
          </w:rPrChange>
        </w:rPr>
      </w:pPr>
      <w:del w:id="2463" w:author="Mario Ezequiel Scott" w:date="2019-12-29T19:00:00Z">
        <w:r w:rsidRPr="004A4B49" w:rsidDel="001566A0">
          <w:rPr>
            <w:rFonts w:cstheme="minorHAnsi"/>
            <w:lang w:val="en-GB"/>
            <w:rPrChange w:id="2464" w:author="Mario Ezequiel Scott" w:date="2019-12-29T19:14:00Z">
              <w:rPr>
                <w:rFonts w:cstheme="minorHAnsi"/>
              </w:rPr>
            </w:rPrChange>
          </w:rPr>
          <w:delText>Changelog dataset has the history log of changes in the textual and coded values, therefore, it was commonly used for getting the texts of developers</w:delText>
        </w:r>
        <w:r w:rsidR="0028042E" w:rsidRPr="004A4B49" w:rsidDel="001566A0">
          <w:rPr>
            <w:rFonts w:cstheme="minorHAnsi"/>
            <w:lang w:val="en-GB"/>
            <w:rPrChange w:id="2465" w:author="Mario Ezequiel Scott" w:date="2019-12-29T19:14:00Z">
              <w:rPr>
                <w:rFonts w:cstheme="minorHAnsi"/>
              </w:rPr>
            </w:rPrChange>
          </w:rPr>
          <w:delText xml:space="preserve">. </w:delText>
        </w:r>
      </w:del>
      <w:r w:rsidR="00FD4CE5" w:rsidRPr="004A4B49">
        <w:rPr>
          <w:rFonts w:cstheme="minorHAnsi"/>
          <w:lang w:val="en-GB"/>
          <w:rPrChange w:id="2466" w:author="Mario Ezequiel Scott" w:date="2019-12-29T19:14:00Z">
            <w:rPr>
              <w:rFonts w:cstheme="minorHAnsi"/>
            </w:rPr>
          </w:rPrChange>
        </w:rPr>
        <w:t xml:space="preserve">There are </w:t>
      </w:r>
      <w:ins w:id="2467" w:author="Mario Ezequiel Scott" w:date="2019-12-29T19:00:00Z">
        <w:r w:rsidR="001566A0" w:rsidRPr="004A4B49">
          <w:rPr>
            <w:rFonts w:cstheme="minorHAnsi"/>
            <w:lang w:val="en-GB"/>
            <w:rPrChange w:id="2468" w:author="Mario Ezequiel Scott" w:date="2019-12-29T19:14:00Z">
              <w:rPr>
                <w:rFonts w:cstheme="minorHAnsi"/>
              </w:rPr>
            </w:rPrChange>
          </w:rPr>
          <w:t xml:space="preserve">several </w:t>
        </w:r>
      </w:ins>
      <w:del w:id="2469" w:author="Mario Ezequiel Scott" w:date="2019-12-29T19:00:00Z">
        <w:r w:rsidR="00FD4CE5" w:rsidRPr="004A4B49" w:rsidDel="001566A0">
          <w:rPr>
            <w:rFonts w:cstheme="minorHAnsi"/>
            <w:lang w:val="en-GB"/>
            <w:rPrChange w:id="2470" w:author="Mario Ezequiel Scott" w:date="2019-12-29T19:14:00Z">
              <w:rPr>
                <w:rFonts w:cstheme="minorHAnsi"/>
              </w:rPr>
            </w:rPrChange>
          </w:rPr>
          <w:delText xml:space="preserve">number of </w:delText>
        </w:r>
      </w:del>
      <w:r w:rsidR="00FD4CE5" w:rsidRPr="004A4B49">
        <w:rPr>
          <w:rFonts w:cstheme="minorHAnsi"/>
          <w:lang w:val="en-GB"/>
          <w:rPrChange w:id="2471" w:author="Mario Ezequiel Scott" w:date="2019-12-29T19:14:00Z">
            <w:rPr>
              <w:rFonts w:cstheme="minorHAnsi"/>
            </w:rPr>
          </w:rPrChange>
        </w:rPr>
        <w:t xml:space="preserve">fields in Jira that are </w:t>
      </w:r>
      <w:del w:id="2472" w:author="Mario Ezequiel Scott" w:date="2019-12-29T19:00:00Z">
        <w:r w:rsidR="00FD4CE5" w:rsidRPr="004A4B49" w:rsidDel="001566A0">
          <w:rPr>
            <w:rFonts w:cstheme="minorHAnsi"/>
            <w:lang w:val="en-GB"/>
            <w:rPrChange w:id="2473" w:author="Mario Ezequiel Scott" w:date="2019-12-29T19:14:00Z">
              <w:rPr>
                <w:rFonts w:cstheme="minorHAnsi"/>
              </w:rPr>
            </w:rPrChange>
          </w:rPr>
          <w:delText xml:space="preserve">potentially </w:delText>
        </w:r>
      </w:del>
      <w:r w:rsidR="00FD4CE5" w:rsidRPr="004A4B49">
        <w:rPr>
          <w:rFonts w:cstheme="minorHAnsi"/>
          <w:lang w:val="en-GB"/>
          <w:rPrChange w:id="2474" w:author="Mario Ezequiel Scott" w:date="2019-12-29T19:14:00Z">
            <w:rPr>
              <w:rFonts w:cstheme="minorHAnsi"/>
            </w:rPr>
          </w:rPrChange>
        </w:rPr>
        <w:t>filled by the developers</w:t>
      </w:r>
      <w:del w:id="2475" w:author="Mario Ezequiel Scott" w:date="2019-12-29T19:00:00Z">
        <w:r w:rsidR="00FD4CE5" w:rsidRPr="004A4B49" w:rsidDel="001566A0">
          <w:rPr>
            <w:rFonts w:cstheme="minorHAnsi"/>
            <w:lang w:val="en-GB"/>
            <w:rPrChange w:id="2476" w:author="Mario Ezequiel Scott" w:date="2019-12-29T19:14:00Z">
              <w:rPr>
                <w:rFonts w:cstheme="minorHAnsi"/>
              </w:rPr>
            </w:rPrChange>
          </w:rPr>
          <w:delText xml:space="preserve">, </w:delText>
        </w:r>
        <w:r w:rsidR="00C41492" w:rsidRPr="004A4B49" w:rsidDel="001566A0">
          <w:rPr>
            <w:rFonts w:cstheme="minorHAnsi"/>
            <w:lang w:val="en-GB"/>
            <w:rPrChange w:id="2477" w:author="Mario Ezequiel Scott" w:date="2019-12-29T19:14:00Z">
              <w:rPr>
                <w:rFonts w:cstheme="minorHAnsi"/>
              </w:rPr>
            </w:rPrChange>
          </w:rPr>
          <w:delText xml:space="preserve">adn these </w:delText>
        </w:r>
        <w:r w:rsidR="00FD4CE5" w:rsidRPr="004A4B49" w:rsidDel="001566A0">
          <w:rPr>
            <w:rFonts w:cstheme="minorHAnsi"/>
            <w:lang w:val="en-GB"/>
            <w:rPrChange w:id="2478" w:author="Mario Ezequiel Scott" w:date="2019-12-29T19:14:00Z">
              <w:rPr>
                <w:rFonts w:cstheme="minorHAnsi"/>
              </w:rPr>
            </w:rPrChange>
          </w:rPr>
          <w:delText>texts</w:delText>
        </w:r>
        <w:r w:rsidR="00C41492" w:rsidRPr="004A4B49" w:rsidDel="001566A0">
          <w:rPr>
            <w:rFonts w:cstheme="minorHAnsi"/>
            <w:lang w:val="en-GB"/>
            <w:rPrChange w:id="2479" w:author="Mario Ezequiel Scott" w:date="2019-12-29T19:14:00Z">
              <w:rPr>
                <w:rFonts w:cstheme="minorHAnsi"/>
              </w:rPr>
            </w:rPrChange>
          </w:rPr>
          <w:delText xml:space="preserve"> need to be retrieved</w:delText>
        </w:r>
      </w:del>
      <w:r w:rsidR="00FD4CE5" w:rsidRPr="004A4B49">
        <w:rPr>
          <w:rFonts w:cstheme="minorHAnsi"/>
          <w:lang w:val="en-GB"/>
          <w:rPrChange w:id="2480" w:author="Mario Ezequiel Scott" w:date="2019-12-29T19:14:00Z">
            <w:rPr>
              <w:rFonts w:cstheme="minorHAnsi"/>
            </w:rPr>
          </w:rPrChange>
        </w:rPr>
        <w:t>.</w:t>
      </w:r>
      <w:ins w:id="2481" w:author="Mario Ezequiel Scott" w:date="2019-12-29T19:00:00Z">
        <w:r w:rsidR="001566A0" w:rsidRPr="004A4B49">
          <w:rPr>
            <w:rFonts w:cstheme="minorHAnsi"/>
            <w:lang w:val="en-GB"/>
            <w:rPrChange w:id="2482" w:author="Mario Ezequiel Scott" w:date="2019-12-29T19:14:00Z">
              <w:rPr>
                <w:rFonts w:cstheme="minorHAnsi"/>
              </w:rPr>
            </w:rPrChange>
          </w:rPr>
          <w:t xml:space="preserve"> These fields a</w:t>
        </w:r>
      </w:ins>
      <w:ins w:id="2483" w:author="Mario Ezequiel Scott" w:date="2019-12-29T19:01:00Z">
        <w:r w:rsidR="001566A0" w:rsidRPr="004A4B49">
          <w:rPr>
            <w:rFonts w:cstheme="minorHAnsi"/>
            <w:lang w:val="en-GB"/>
            <w:rPrChange w:id="2484" w:author="Mario Ezequiel Scott" w:date="2019-12-29T19:14:00Z">
              <w:rPr>
                <w:rFonts w:cstheme="minorHAnsi"/>
              </w:rPr>
            </w:rPrChange>
          </w:rPr>
          <w:t>re</w:t>
        </w:r>
      </w:ins>
      <w:ins w:id="2485" w:author="tedo gogoladze" w:date="2020-01-04T09:01:00Z">
        <w:r w:rsidR="009C5358">
          <w:rPr>
            <w:rFonts w:cstheme="minorHAnsi"/>
            <w:lang w:val="en-GB"/>
          </w:rPr>
          <w:t xml:space="preserve">: </w:t>
        </w:r>
        <w:r w:rsidR="009C5358" w:rsidRPr="00862023">
          <w:rPr>
            <w:lang w:val="en-GB"/>
          </w:rPr>
          <w:t xml:space="preserve">'summary', 'description', 'Acceptance Criteria', 'Comment', 'Epic Name', 'Out of Scope', 'QA Test Plan', 'Epic/Theme', 'Migration Impact', 'Business </w:t>
        </w:r>
        <w:r w:rsidR="009C5358" w:rsidRPr="008A1EBF">
          <w:rPr>
            <w:lang w:val="en-GB"/>
          </w:rPr>
          <w:t>Value</w:t>
        </w:r>
        <w:r w:rsidR="009C5358">
          <w:rPr>
            <w:lang w:val="en-GB"/>
          </w:rPr>
          <w:t>’</w:t>
        </w:r>
      </w:ins>
      <w:ins w:id="2486" w:author="Mario Ezequiel Scott" w:date="2019-12-29T19:01:00Z">
        <w:del w:id="2487" w:author="tedo gogoladze" w:date="2020-01-04T09:01:00Z">
          <w:r w:rsidR="001566A0" w:rsidRPr="004A4B49" w:rsidDel="009C5358">
            <w:rPr>
              <w:rFonts w:cstheme="minorHAnsi"/>
              <w:lang w:val="en-GB"/>
              <w:rPrChange w:id="2488" w:author="Mario Ezequiel Scott" w:date="2019-12-29T19:14:00Z">
                <w:rPr>
                  <w:rFonts w:cstheme="minorHAnsi"/>
                </w:rPr>
              </w:rPrChange>
            </w:rPr>
            <w:delText>…</w:delText>
          </w:r>
        </w:del>
      </w:ins>
      <w:ins w:id="2489" w:author="Mario Ezequiel Scott" w:date="2019-12-29T19:02:00Z">
        <w:del w:id="2490" w:author="tedo gogoladze" w:date="2020-01-04T09:01:00Z">
          <w:r w:rsidR="001566A0" w:rsidRPr="004A4B49" w:rsidDel="009C5358">
            <w:rPr>
              <w:rFonts w:cstheme="minorHAnsi"/>
              <w:lang w:val="en-GB"/>
              <w:rPrChange w:id="2491" w:author="Mario Ezequiel Scott" w:date="2019-12-29T19:14:00Z">
                <w:rPr>
                  <w:rFonts w:cstheme="minorHAnsi"/>
                </w:rPr>
              </w:rPrChange>
            </w:rPr>
            <w:delText xml:space="preserve"> [</w:delText>
          </w:r>
        </w:del>
      </w:ins>
      <w:ins w:id="2492" w:author="Mario Ezequiel Scott" w:date="2019-12-29T19:03:00Z">
        <w:del w:id="2493" w:author="tedo gogoladze" w:date="2020-01-04T09:01:00Z">
          <w:r w:rsidR="001566A0" w:rsidRPr="004A4B49" w:rsidDel="009C5358">
            <w:rPr>
              <w:rFonts w:cstheme="minorHAnsi"/>
              <w:lang w:val="en-GB"/>
              <w:rPrChange w:id="2494" w:author="Mario Ezequiel Scott" w:date="2019-12-29T19:14:00Z">
                <w:rPr>
                  <w:rFonts w:cstheme="minorHAnsi"/>
                </w:rPr>
              </w:rPrChange>
            </w:rPr>
            <w:delText xml:space="preserve">here </w:delText>
          </w:r>
        </w:del>
      </w:ins>
      <w:ins w:id="2495" w:author="Mario Ezequiel Scott" w:date="2019-12-29T19:02:00Z">
        <w:del w:id="2496" w:author="tedo gogoladze" w:date="2020-01-04T09:01:00Z">
          <w:r w:rsidR="001566A0" w:rsidRPr="004A4B49" w:rsidDel="009C5358">
            <w:rPr>
              <w:rFonts w:cstheme="minorHAnsi"/>
              <w:lang w:val="en-GB"/>
              <w:rPrChange w:id="2497" w:author="Mario Ezequiel Scott" w:date="2019-12-29T19:14:00Z">
                <w:rPr>
                  <w:rFonts w:cstheme="minorHAnsi"/>
                </w:rPr>
              </w:rPrChange>
            </w:rPr>
            <w:delText xml:space="preserve">just </w:delText>
          </w:r>
        </w:del>
      </w:ins>
      <w:ins w:id="2498" w:author="Mario Ezequiel Scott" w:date="2019-12-29T19:03:00Z">
        <w:del w:id="2499" w:author="tedo gogoladze" w:date="2020-01-04T09:01:00Z">
          <w:r w:rsidR="001566A0" w:rsidRPr="004A4B49" w:rsidDel="009C5358">
            <w:rPr>
              <w:rFonts w:cstheme="minorHAnsi"/>
              <w:lang w:val="en-GB"/>
              <w:rPrChange w:id="2500" w:author="Mario Ezequiel Scott" w:date="2019-12-29T19:14:00Z">
                <w:rPr>
                  <w:rFonts w:cstheme="minorHAnsi"/>
                </w:rPr>
              </w:rPrChange>
            </w:rPr>
            <w:delText>mention</w:delText>
          </w:r>
        </w:del>
      </w:ins>
      <w:ins w:id="2501" w:author="Mario Ezequiel Scott" w:date="2019-12-29T19:02:00Z">
        <w:del w:id="2502" w:author="tedo gogoladze" w:date="2020-01-04T09:01:00Z">
          <w:r w:rsidR="001566A0" w:rsidRPr="004A4B49" w:rsidDel="009C5358">
            <w:rPr>
              <w:rFonts w:cstheme="minorHAnsi"/>
              <w:lang w:val="en-GB"/>
              <w:rPrChange w:id="2503" w:author="Mario Ezequiel Scott" w:date="2019-12-29T19:14:00Z">
                <w:rPr>
                  <w:rFonts w:cstheme="minorHAnsi"/>
                </w:rPr>
              </w:rPrChange>
            </w:rPr>
            <w:delText xml:space="preserve"> the fields that contains text written</w:delText>
          </w:r>
        </w:del>
      </w:ins>
      <w:ins w:id="2504" w:author="Mario Ezequiel Scott" w:date="2019-12-29T19:03:00Z">
        <w:del w:id="2505" w:author="tedo gogoladze" w:date="2020-01-04T09:01:00Z">
          <w:r w:rsidR="001566A0" w:rsidRPr="004A4B49" w:rsidDel="009C5358">
            <w:rPr>
              <w:rFonts w:cstheme="minorHAnsi"/>
              <w:lang w:val="en-GB"/>
              <w:rPrChange w:id="2506" w:author="Mario Ezequiel Scott" w:date="2019-12-29T19:14:00Z">
                <w:rPr>
                  <w:rFonts w:cstheme="minorHAnsi"/>
                </w:rPr>
              </w:rPrChange>
            </w:rPr>
            <w:delText xml:space="preserve"> by devs, fields such as „key“, „project“ are not relevant]</w:delText>
          </w:r>
        </w:del>
      </w:ins>
      <w:ins w:id="2507" w:author="Mario Ezequiel Scott" w:date="2019-12-29T19:20:00Z">
        <w:r w:rsidR="003D3778">
          <w:rPr>
            <w:rFonts w:cstheme="minorHAnsi"/>
            <w:lang w:val="en-GB"/>
          </w:rPr>
          <w:t xml:space="preserve">. </w:t>
        </w:r>
      </w:ins>
    </w:p>
    <w:p w14:paraId="77308B76" w14:textId="39149E0C" w:rsidR="001566A0" w:rsidRPr="004A4B49" w:rsidDel="009C5358" w:rsidRDefault="001566A0" w:rsidP="0028042E">
      <w:pPr>
        <w:rPr>
          <w:ins w:id="2508" w:author="Mario Ezequiel Scott" w:date="2019-12-29T19:00:00Z"/>
          <w:del w:id="2509" w:author="tedo gogoladze" w:date="2020-01-04T09:02:00Z"/>
          <w:rFonts w:cstheme="minorHAnsi"/>
          <w:lang w:val="en-GB"/>
          <w:rPrChange w:id="2510" w:author="Mario Ezequiel Scott" w:date="2019-12-29T19:14:00Z">
            <w:rPr>
              <w:ins w:id="2511" w:author="Mario Ezequiel Scott" w:date="2019-12-29T19:00:00Z"/>
              <w:del w:id="2512" w:author="tedo gogoladze" w:date="2020-01-04T09:02:00Z"/>
              <w:rFonts w:cstheme="minorHAnsi"/>
            </w:rPr>
          </w:rPrChange>
        </w:rPr>
      </w:pPr>
    </w:p>
    <w:p w14:paraId="2563658E" w14:textId="120E02C4" w:rsidR="00FD4CE5" w:rsidRPr="004A4B49" w:rsidDel="009C5358" w:rsidRDefault="00FD4CE5" w:rsidP="0028042E">
      <w:pPr>
        <w:rPr>
          <w:del w:id="2513" w:author="tedo gogoladze" w:date="2020-01-04T09:02:00Z"/>
          <w:rFonts w:cstheme="minorHAnsi"/>
          <w:lang w:val="en-GB"/>
          <w:rPrChange w:id="2514" w:author="Mario Ezequiel Scott" w:date="2019-12-29T19:14:00Z">
            <w:rPr>
              <w:del w:id="2515" w:author="tedo gogoladze" w:date="2020-01-04T09:02:00Z"/>
              <w:rFonts w:cstheme="minorHAnsi"/>
            </w:rPr>
          </w:rPrChange>
        </w:rPr>
      </w:pPr>
      <w:del w:id="2516" w:author="tedo gogoladze" w:date="2020-01-04T09:02:00Z">
        <w:r w:rsidRPr="004A4B49" w:rsidDel="009C5358">
          <w:rPr>
            <w:rFonts w:cstheme="minorHAnsi"/>
            <w:lang w:val="en-GB"/>
            <w:rPrChange w:id="2517" w:author="Mario Ezequiel Scott" w:date="2019-12-29T19:14:00Z">
              <w:rPr>
                <w:rFonts w:cstheme="minorHAnsi"/>
              </w:rPr>
            </w:rPrChange>
          </w:rPr>
          <w:delText xml:space="preserve"> However, there`s an issue that comes up in this step: considering, that </w:delText>
        </w:r>
        <w:r w:rsidR="00071F71" w:rsidRPr="004A4B49" w:rsidDel="009C5358">
          <w:rPr>
            <w:rFonts w:cstheme="minorHAnsi"/>
            <w:lang w:val="en-GB"/>
            <w:rPrChange w:id="2518" w:author="Mario Ezequiel Scott" w:date="2019-12-29T19:14:00Z">
              <w:rPr>
                <w:rFonts w:cstheme="minorHAnsi"/>
              </w:rPr>
            </w:rPrChange>
          </w:rPr>
          <w:delText xml:space="preserve">the main users of these Jira </w:delText>
        </w:r>
        <w:r w:rsidRPr="004A4B49" w:rsidDel="009C5358">
          <w:rPr>
            <w:rFonts w:cstheme="minorHAnsi"/>
            <w:lang w:val="en-GB"/>
            <w:rPrChange w:id="2519" w:author="Mario Ezequiel Scott" w:date="2019-12-29T19:14:00Z">
              <w:rPr>
                <w:rFonts w:cstheme="minorHAnsi"/>
              </w:rPr>
            </w:rPrChange>
          </w:rPr>
          <w:delText>software projects repositories</w:delText>
        </w:r>
        <w:r w:rsidR="00071F71" w:rsidRPr="004A4B49" w:rsidDel="009C5358">
          <w:rPr>
            <w:rFonts w:cstheme="minorHAnsi"/>
            <w:lang w:val="en-GB"/>
            <w:rPrChange w:id="2520" w:author="Mario Ezequiel Scott" w:date="2019-12-29T19:14:00Z">
              <w:rPr>
                <w:rFonts w:cstheme="minorHAnsi"/>
              </w:rPr>
            </w:rPrChange>
          </w:rPr>
          <w:delText xml:space="preserve"> are software developers</w:delText>
        </w:r>
        <w:r w:rsidRPr="004A4B49" w:rsidDel="009C5358">
          <w:rPr>
            <w:rFonts w:cstheme="minorHAnsi"/>
            <w:lang w:val="en-GB"/>
            <w:rPrChange w:id="2521" w:author="Mario Ezequiel Scott" w:date="2019-12-29T19:14:00Z">
              <w:rPr>
                <w:rFonts w:cstheme="minorHAnsi"/>
              </w:rPr>
            </w:rPrChange>
          </w:rPr>
          <w:delText>, the texts that developers have inputted into the various fields of Jira are quite technical, in many cases – just a copy of the code snippet of a certain programming language, error code and syntax, system logs, stack traces, technical commands, other technically formatted texts etc. To resolve th</w:delText>
        </w:r>
        <w:r w:rsidR="00A94D02" w:rsidRPr="004A4B49" w:rsidDel="009C5358">
          <w:rPr>
            <w:rFonts w:cstheme="minorHAnsi"/>
            <w:lang w:val="en-GB"/>
            <w:rPrChange w:id="2522" w:author="Mario Ezequiel Scott" w:date="2019-12-29T19:14:00Z">
              <w:rPr>
                <w:rFonts w:cstheme="minorHAnsi"/>
              </w:rPr>
            </w:rPrChange>
          </w:rPr>
          <w:delText>e former issue</w:delText>
        </w:r>
        <w:r w:rsidRPr="004A4B49" w:rsidDel="009C5358">
          <w:rPr>
            <w:rFonts w:cstheme="minorHAnsi"/>
            <w:lang w:val="en-GB"/>
            <w:rPrChange w:id="2523" w:author="Mario Ezequiel Scott" w:date="2019-12-29T19:14:00Z">
              <w:rPr>
                <w:rFonts w:cstheme="minorHAnsi"/>
              </w:rPr>
            </w:rPrChange>
          </w:rPr>
          <w:delText xml:space="preserve">, </w:delText>
        </w:r>
        <w:r w:rsidR="00A94D02" w:rsidRPr="004A4B49" w:rsidDel="009C5358">
          <w:rPr>
            <w:rFonts w:cstheme="minorHAnsi"/>
            <w:lang w:val="en-GB"/>
            <w:rPrChange w:id="2524" w:author="Mario Ezequiel Scott" w:date="2019-12-29T19:14:00Z">
              <w:rPr>
                <w:rFonts w:cstheme="minorHAnsi"/>
              </w:rPr>
            </w:rPrChange>
          </w:rPr>
          <w:delText xml:space="preserve">a </w:delText>
        </w:r>
        <w:r w:rsidRPr="004A4B49" w:rsidDel="009C5358">
          <w:rPr>
            <w:rFonts w:cstheme="minorHAnsi"/>
            <w:lang w:val="en-GB"/>
            <w:rPrChange w:id="2525" w:author="Mario Ezequiel Scott" w:date="2019-12-29T19:14:00Z">
              <w:rPr>
                <w:rFonts w:cstheme="minorHAnsi"/>
              </w:rPr>
            </w:rPrChange>
          </w:rPr>
          <w:delText xml:space="preserve">complex text-cleaning activities </w:delText>
        </w:r>
        <w:r w:rsidR="00A94D02" w:rsidRPr="004A4B49" w:rsidDel="009C5358">
          <w:rPr>
            <w:rFonts w:cstheme="minorHAnsi"/>
            <w:lang w:val="en-GB"/>
            <w:rPrChange w:id="2526" w:author="Mario Ezequiel Scott" w:date="2019-12-29T19:14:00Z">
              <w:rPr>
                <w:rFonts w:cstheme="minorHAnsi"/>
              </w:rPr>
            </w:rPrChange>
          </w:rPr>
          <w:delText xml:space="preserve">should be performed </w:delText>
        </w:r>
        <w:r w:rsidRPr="004A4B49" w:rsidDel="009C5358">
          <w:rPr>
            <w:rFonts w:cstheme="minorHAnsi"/>
            <w:lang w:val="en-GB"/>
            <w:rPrChange w:id="2527" w:author="Mario Ezequiel Scott" w:date="2019-12-29T19:14:00Z">
              <w:rPr>
                <w:rFonts w:cstheme="minorHAnsi"/>
              </w:rPr>
            </w:rPrChange>
          </w:rPr>
          <w:delText>and g</w:delText>
        </w:r>
        <w:r w:rsidR="00FF7427" w:rsidRPr="004A4B49" w:rsidDel="009C5358">
          <w:rPr>
            <w:rFonts w:cstheme="minorHAnsi"/>
            <w:lang w:val="en-GB"/>
            <w:rPrChange w:id="2528" w:author="Mario Ezequiel Scott" w:date="2019-12-29T19:14:00Z">
              <w:rPr>
                <w:rFonts w:cstheme="minorHAnsi"/>
              </w:rPr>
            </w:rPrChange>
          </w:rPr>
          <w:delText>o</w:delText>
        </w:r>
        <w:r w:rsidRPr="004A4B49" w:rsidDel="009C5358">
          <w:rPr>
            <w:rFonts w:cstheme="minorHAnsi"/>
            <w:lang w:val="en-GB"/>
            <w:rPrChange w:id="2529" w:author="Mario Ezequiel Scott" w:date="2019-12-29T19:14:00Z">
              <w:rPr>
                <w:rFonts w:cstheme="minorHAnsi"/>
              </w:rPr>
            </w:rPrChange>
          </w:rPr>
          <w:delText>t only the actual textual input that was handwritten by the developer.</w:delText>
        </w:r>
      </w:del>
    </w:p>
    <w:p w14:paraId="52228119" w14:textId="1ED573B8" w:rsidR="0028042E" w:rsidRPr="004A4B49" w:rsidDel="009C5358" w:rsidRDefault="0034157C" w:rsidP="0028042E">
      <w:pPr>
        <w:rPr>
          <w:del w:id="2530" w:author="tedo gogoladze" w:date="2020-01-04T09:02:00Z"/>
          <w:rFonts w:cstheme="minorHAnsi"/>
          <w:lang w:val="en-GB"/>
          <w:rPrChange w:id="2531" w:author="Mario Ezequiel Scott" w:date="2019-12-29T19:14:00Z">
            <w:rPr>
              <w:del w:id="2532" w:author="tedo gogoladze" w:date="2020-01-04T09:02:00Z"/>
              <w:rFonts w:cstheme="minorHAnsi"/>
            </w:rPr>
          </w:rPrChange>
        </w:rPr>
      </w:pPr>
      <w:del w:id="2533" w:author="tedo gogoladze" w:date="2020-01-04T09:02:00Z">
        <w:r w:rsidRPr="004A4B49" w:rsidDel="009C5358">
          <w:rPr>
            <w:rFonts w:cstheme="minorHAnsi"/>
            <w:lang w:val="en-GB"/>
            <w:rPrChange w:id="2534" w:author="Mario Ezequiel Scott" w:date="2019-12-29T19:14:00Z">
              <w:rPr>
                <w:rFonts w:cstheme="minorHAnsi"/>
              </w:rPr>
            </w:rPrChange>
          </w:rPr>
          <w:delText>To go back to the changelog dataset,</w:delText>
        </w:r>
        <w:r w:rsidR="00603348" w:rsidRPr="004A4B49" w:rsidDel="009C5358">
          <w:rPr>
            <w:rFonts w:cstheme="minorHAnsi"/>
            <w:lang w:val="en-GB"/>
            <w:rPrChange w:id="2535" w:author="Mario Ezequiel Scott" w:date="2019-12-29T19:14:00Z">
              <w:rPr>
                <w:rFonts w:cstheme="minorHAnsi"/>
              </w:rPr>
            </w:rPrChange>
          </w:rPr>
          <w:delText xml:space="preserve"> at first,</w:delText>
        </w:r>
        <w:r w:rsidRPr="004A4B49" w:rsidDel="009C5358">
          <w:rPr>
            <w:rFonts w:cstheme="minorHAnsi"/>
            <w:lang w:val="en-GB"/>
            <w:rPrChange w:id="2536" w:author="Mario Ezequiel Scott" w:date="2019-12-29T19:14:00Z">
              <w:rPr>
                <w:rFonts w:cstheme="minorHAnsi"/>
              </w:rPr>
            </w:rPrChange>
          </w:rPr>
          <w:delText xml:space="preserve"> need to filter only the necessary fields. </w:delText>
        </w:r>
        <w:r w:rsidR="0028042E" w:rsidRPr="004A4B49" w:rsidDel="009C5358">
          <w:rPr>
            <w:rFonts w:cstheme="minorHAnsi"/>
            <w:lang w:val="en-GB"/>
            <w:rPrChange w:id="2537" w:author="Mario Ezequiel Scott" w:date="2019-12-29T19:14:00Z">
              <w:rPr>
                <w:rFonts w:cstheme="minorHAnsi"/>
              </w:rPr>
            </w:rPrChange>
          </w:rPr>
          <w:delText>The columns that were used from changelog dataset:</w:delText>
        </w:r>
      </w:del>
    </w:p>
    <w:p w14:paraId="10BF8882" w14:textId="0F9F064B" w:rsidR="0028042E" w:rsidRPr="004A4B49" w:rsidDel="009C5358" w:rsidRDefault="0028042E" w:rsidP="0028042E">
      <w:pPr>
        <w:pStyle w:val="ListParagraph"/>
        <w:keepLines w:val="0"/>
        <w:numPr>
          <w:ilvl w:val="0"/>
          <w:numId w:val="77"/>
        </w:numPr>
        <w:autoSpaceDE/>
        <w:spacing w:before="0" w:after="160" w:line="259" w:lineRule="auto"/>
        <w:jc w:val="left"/>
        <w:rPr>
          <w:del w:id="2538" w:author="tedo gogoladze" w:date="2020-01-04T09:02:00Z"/>
          <w:rFonts w:cstheme="minorHAnsi"/>
          <w:lang w:val="en-GB"/>
          <w:rPrChange w:id="2539" w:author="Mario Ezequiel Scott" w:date="2019-12-29T19:14:00Z">
            <w:rPr>
              <w:del w:id="2540" w:author="tedo gogoladze" w:date="2020-01-04T09:02:00Z"/>
              <w:rFonts w:cstheme="minorHAnsi"/>
            </w:rPr>
          </w:rPrChange>
        </w:rPr>
      </w:pPr>
      <w:del w:id="2541" w:author="tedo gogoladze" w:date="2020-01-04T09:02:00Z">
        <w:r w:rsidRPr="004A4B49" w:rsidDel="009C5358">
          <w:rPr>
            <w:rFonts w:cstheme="minorHAnsi"/>
            <w:lang w:val="en-GB"/>
            <w:rPrChange w:id="2542" w:author="Mario Ezequiel Scott" w:date="2019-12-29T19:14:00Z">
              <w:rPr>
                <w:rFonts w:cstheme="minorHAnsi"/>
              </w:rPr>
            </w:rPrChange>
          </w:rPr>
          <w:delText>`author`, author of the change, can be taken as-is.</w:delText>
        </w:r>
      </w:del>
    </w:p>
    <w:p w14:paraId="1EE49056" w14:textId="4662ED44" w:rsidR="0028042E" w:rsidRPr="004A4B49" w:rsidDel="009C5358" w:rsidRDefault="0028042E" w:rsidP="0028042E">
      <w:pPr>
        <w:pStyle w:val="ListParagraph"/>
        <w:keepLines w:val="0"/>
        <w:numPr>
          <w:ilvl w:val="0"/>
          <w:numId w:val="77"/>
        </w:numPr>
        <w:autoSpaceDE/>
        <w:spacing w:before="0" w:after="160" w:line="259" w:lineRule="auto"/>
        <w:jc w:val="left"/>
        <w:rPr>
          <w:del w:id="2543" w:author="tedo gogoladze" w:date="2020-01-04T09:02:00Z"/>
          <w:rFonts w:cstheme="minorHAnsi"/>
          <w:lang w:val="en-GB"/>
          <w:rPrChange w:id="2544" w:author="Mario Ezequiel Scott" w:date="2019-12-29T19:14:00Z">
            <w:rPr>
              <w:del w:id="2545" w:author="tedo gogoladze" w:date="2020-01-04T09:02:00Z"/>
              <w:rFonts w:cstheme="minorHAnsi"/>
            </w:rPr>
          </w:rPrChange>
        </w:rPr>
      </w:pPr>
      <w:del w:id="2546" w:author="tedo gogoladze" w:date="2020-01-04T09:02:00Z">
        <w:r w:rsidRPr="004A4B49" w:rsidDel="009C5358">
          <w:rPr>
            <w:rFonts w:cstheme="minorHAnsi"/>
            <w:lang w:val="en-GB"/>
            <w:rPrChange w:id="2547" w:author="Mario Ezequiel Scott" w:date="2019-12-29T19:14:00Z">
              <w:rPr>
                <w:rFonts w:cstheme="minorHAnsi"/>
              </w:rPr>
            </w:rPrChange>
          </w:rPr>
          <w:delText>`project`, code of the project, can be taken as-is.</w:delText>
        </w:r>
      </w:del>
    </w:p>
    <w:p w14:paraId="4181F40E" w14:textId="7D0EC3C3" w:rsidR="0028042E" w:rsidRPr="004A4B49" w:rsidDel="009C5358" w:rsidRDefault="0028042E" w:rsidP="0028042E">
      <w:pPr>
        <w:pStyle w:val="ListParagraph"/>
        <w:keepLines w:val="0"/>
        <w:numPr>
          <w:ilvl w:val="0"/>
          <w:numId w:val="77"/>
        </w:numPr>
        <w:autoSpaceDE/>
        <w:spacing w:before="0" w:after="160" w:line="259" w:lineRule="auto"/>
        <w:jc w:val="left"/>
        <w:rPr>
          <w:del w:id="2548" w:author="tedo gogoladze" w:date="2020-01-04T09:02:00Z"/>
          <w:rFonts w:cstheme="minorHAnsi"/>
          <w:lang w:val="en-GB"/>
          <w:rPrChange w:id="2549" w:author="Mario Ezequiel Scott" w:date="2019-12-29T19:14:00Z">
            <w:rPr>
              <w:del w:id="2550" w:author="tedo gogoladze" w:date="2020-01-04T09:02:00Z"/>
              <w:rFonts w:cstheme="minorHAnsi"/>
            </w:rPr>
          </w:rPrChange>
        </w:rPr>
      </w:pPr>
      <w:del w:id="2551" w:author="tedo gogoladze" w:date="2020-01-04T09:02:00Z">
        <w:r w:rsidRPr="004A4B49" w:rsidDel="009C5358">
          <w:rPr>
            <w:rFonts w:cstheme="minorHAnsi"/>
            <w:lang w:val="en-GB"/>
            <w:rPrChange w:id="2552" w:author="Mario Ezequiel Scott" w:date="2019-12-29T19:14:00Z">
              <w:rPr>
                <w:rFonts w:cstheme="minorHAnsi"/>
              </w:rPr>
            </w:rPrChange>
          </w:rPr>
          <w:delText>`key`, the code of the Jira issue, can be taken as-is.</w:delText>
        </w:r>
      </w:del>
    </w:p>
    <w:p w14:paraId="317C9B7F" w14:textId="4E588B20" w:rsidR="0028042E" w:rsidRPr="004A4B49" w:rsidDel="009C5358" w:rsidRDefault="0028042E" w:rsidP="0028042E">
      <w:pPr>
        <w:pStyle w:val="ListParagraph"/>
        <w:keepLines w:val="0"/>
        <w:numPr>
          <w:ilvl w:val="0"/>
          <w:numId w:val="77"/>
        </w:numPr>
        <w:autoSpaceDE/>
        <w:spacing w:before="0" w:after="160" w:line="259" w:lineRule="auto"/>
        <w:jc w:val="left"/>
        <w:rPr>
          <w:del w:id="2553" w:author="tedo gogoladze" w:date="2020-01-04T09:02:00Z"/>
          <w:rFonts w:cstheme="minorHAnsi"/>
          <w:lang w:val="en-GB"/>
          <w:rPrChange w:id="2554" w:author="Mario Ezequiel Scott" w:date="2019-12-29T19:14:00Z">
            <w:rPr>
              <w:del w:id="2555" w:author="tedo gogoladze" w:date="2020-01-04T09:02:00Z"/>
              <w:rFonts w:cstheme="minorHAnsi"/>
            </w:rPr>
          </w:rPrChange>
        </w:rPr>
      </w:pPr>
      <w:del w:id="2556" w:author="tedo gogoladze" w:date="2020-01-04T09:02:00Z">
        <w:r w:rsidRPr="004A4B49" w:rsidDel="009C5358">
          <w:rPr>
            <w:rFonts w:cstheme="minorHAnsi"/>
            <w:lang w:val="en-GB"/>
            <w:rPrChange w:id="2557" w:author="Mario Ezequiel Scott" w:date="2019-12-29T19:14:00Z">
              <w:rPr>
                <w:rFonts w:cstheme="minorHAnsi"/>
              </w:rPr>
            </w:rPrChange>
          </w:rPr>
          <w:delText>`created`, the date and time when the change was performed. Can be taken as is.</w:delText>
        </w:r>
      </w:del>
    </w:p>
    <w:p w14:paraId="14662BE2" w14:textId="1691C95A" w:rsidR="0028042E" w:rsidRPr="004A4B49" w:rsidDel="009C5358" w:rsidRDefault="0028042E" w:rsidP="0028042E">
      <w:pPr>
        <w:pStyle w:val="ListParagraph"/>
        <w:keepLines w:val="0"/>
        <w:numPr>
          <w:ilvl w:val="0"/>
          <w:numId w:val="77"/>
        </w:numPr>
        <w:autoSpaceDE/>
        <w:spacing w:before="0" w:after="160" w:line="259" w:lineRule="auto"/>
        <w:jc w:val="left"/>
        <w:rPr>
          <w:del w:id="2558" w:author="tedo gogoladze" w:date="2020-01-04T09:02:00Z"/>
          <w:rFonts w:cstheme="minorHAnsi"/>
          <w:lang w:val="en-GB"/>
          <w:rPrChange w:id="2559" w:author="Mario Ezequiel Scott" w:date="2019-12-29T19:14:00Z">
            <w:rPr>
              <w:del w:id="2560" w:author="tedo gogoladze" w:date="2020-01-04T09:02:00Z"/>
              <w:rFonts w:cstheme="minorHAnsi"/>
            </w:rPr>
          </w:rPrChange>
        </w:rPr>
      </w:pPr>
      <w:del w:id="2561" w:author="tedo gogoladze" w:date="2020-01-04T09:02:00Z">
        <w:r w:rsidRPr="004A4B49" w:rsidDel="009C5358">
          <w:rPr>
            <w:rFonts w:cstheme="minorHAnsi"/>
            <w:lang w:val="en-GB"/>
            <w:rPrChange w:id="2562" w:author="Mario Ezequiel Scott" w:date="2019-12-29T19:14:00Z">
              <w:rPr>
                <w:rFonts w:cstheme="minorHAnsi"/>
              </w:rPr>
            </w:rPrChange>
          </w:rPr>
          <w:delText xml:space="preserve">`field` that denotes the field of Jira software that has been changed. </w:delText>
        </w:r>
      </w:del>
    </w:p>
    <w:p w14:paraId="2EAE414A" w14:textId="34C3FBC3" w:rsidR="0028042E" w:rsidRPr="004A4B49" w:rsidDel="009C5358" w:rsidRDefault="0028042E" w:rsidP="0028042E">
      <w:pPr>
        <w:pStyle w:val="ListParagraph"/>
        <w:keepLines w:val="0"/>
        <w:numPr>
          <w:ilvl w:val="1"/>
          <w:numId w:val="77"/>
        </w:numPr>
        <w:autoSpaceDE/>
        <w:spacing w:before="0" w:after="160" w:line="259" w:lineRule="auto"/>
        <w:jc w:val="left"/>
        <w:rPr>
          <w:del w:id="2563" w:author="tedo gogoladze" w:date="2020-01-04T09:02:00Z"/>
          <w:rFonts w:cstheme="minorHAnsi"/>
          <w:lang w:val="en-GB"/>
          <w:rPrChange w:id="2564" w:author="Mario Ezequiel Scott" w:date="2019-12-29T19:14:00Z">
            <w:rPr>
              <w:del w:id="2565" w:author="tedo gogoladze" w:date="2020-01-04T09:02:00Z"/>
              <w:rFonts w:cstheme="minorHAnsi"/>
            </w:rPr>
          </w:rPrChange>
        </w:rPr>
      </w:pPr>
      <w:del w:id="2566" w:author="tedo gogoladze" w:date="2020-01-04T09:02:00Z">
        <w:r w:rsidRPr="004A4B49" w:rsidDel="009C5358">
          <w:rPr>
            <w:rFonts w:cstheme="minorHAnsi"/>
            <w:lang w:val="en-GB"/>
            <w:rPrChange w:id="2567" w:author="Mario Ezequiel Scott" w:date="2019-12-29T19:14:00Z">
              <w:rPr>
                <w:rFonts w:cstheme="minorHAnsi"/>
              </w:rPr>
            </w:rPrChange>
          </w:rPr>
          <w:delText>Need to detect the `field` values that represent the textual value columns, and filter them.</w:delText>
        </w:r>
      </w:del>
    </w:p>
    <w:p w14:paraId="6E0B7298" w14:textId="185C43A4" w:rsidR="0028042E" w:rsidRPr="004A4B49" w:rsidDel="009C5358" w:rsidRDefault="0028042E" w:rsidP="0028042E">
      <w:pPr>
        <w:pStyle w:val="ListParagraph"/>
        <w:keepLines w:val="0"/>
        <w:numPr>
          <w:ilvl w:val="0"/>
          <w:numId w:val="77"/>
        </w:numPr>
        <w:autoSpaceDE/>
        <w:spacing w:before="0" w:after="160" w:line="259" w:lineRule="auto"/>
        <w:jc w:val="left"/>
        <w:rPr>
          <w:del w:id="2568" w:author="tedo gogoladze" w:date="2020-01-04T09:02:00Z"/>
          <w:rFonts w:cstheme="minorHAnsi"/>
          <w:lang w:val="en-GB"/>
          <w:rPrChange w:id="2569" w:author="Mario Ezequiel Scott" w:date="2019-12-29T19:14:00Z">
            <w:rPr>
              <w:del w:id="2570" w:author="tedo gogoladze" w:date="2020-01-04T09:02:00Z"/>
              <w:rFonts w:cstheme="minorHAnsi"/>
            </w:rPr>
          </w:rPrChange>
        </w:rPr>
      </w:pPr>
      <w:del w:id="2571" w:author="tedo gogoladze" w:date="2020-01-04T09:02:00Z">
        <w:r w:rsidRPr="004A4B49" w:rsidDel="009C5358">
          <w:rPr>
            <w:rFonts w:cstheme="minorHAnsi"/>
            <w:lang w:val="en-GB"/>
            <w:rPrChange w:id="2572" w:author="Mario Ezequiel Scott" w:date="2019-12-29T19:14:00Z">
              <w:rPr>
                <w:rFonts w:cstheme="minorHAnsi"/>
              </w:rPr>
            </w:rPrChange>
          </w:rPr>
          <w:delText xml:space="preserve">`toString` column stores the values that were set to the given field. </w:delText>
        </w:r>
      </w:del>
    </w:p>
    <w:p w14:paraId="483832B2" w14:textId="55B95C72" w:rsidR="0028042E" w:rsidRPr="004A4B49" w:rsidDel="009C5358" w:rsidRDefault="0028042E" w:rsidP="0028042E">
      <w:pPr>
        <w:pStyle w:val="ListParagraph"/>
        <w:keepLines w:val="0"/>
        <w:numPr>
          <w:ilvl w:val="1"/>
          <w:numId w:val="77"/>
        </w:numPr>
        <w:autoSpaceDE/>
        <w:spacing w:before="0" w:after="160" w:line="259" w:lineRule="auto"/>
        <w:jc w:val="left"/>
        <w:rPr>
          <w:del w:id="2573" w:author="tedo gogoladze" w:date="2020-01-04T09:02:00Z"/>
          <w:rFonts w:cstheme="minorHAnsi"/>
          <w:lang w:val="en-GB"/>
          <w:rPrChange w:id="2574" w:author="Mario Ezequiel Scott" w:date="2019-12-29T19:14:00Z">
            <w:rPr>
              <w:del w:id="2575" w:author="tedo gogoladze" w:date="2020-01-04T09:02:00Z"/>
              <w:rFonts w:cstheme="minorHAnsi"/>
            </w:rPr>
          </w:rPrChange>
        </w:rPr>
      </w:pPr>
      <w:del w:id="2576" w:author="tedo gogoladze" w:date="2020-01-04T09:02:00Z">
        <w:r w:rsidRPr="004A4B49" w:rsidDel="009C5358">
          <w:rPr>
            <w:rFonts w:cstheme="minorHAnsi"/>
            <w:lang w:val="en-GB"/>
            <w:rPrChange w:id="2577" w:author="Mario Ezequiel Scott" w:date="2019-12-29T19:14:00Z">
              <w:rPr>
                <w:rFonts w:cstheme="minorHAnsi"/>
              </w:rPr>
            </w:rPrChange>
          </w:rPr>
          <w:delText>Need to retrieve the textual values that have actually been written by developers</w:delText>
        </w:r>
      </w:del>
    </w:p>
    <w:p w14:paraId="38C7B4C4" w14:textId="209162F6" w:rsidR="003D3778" w:rsidRPr="001A10EA" w:rsidRDefault="004A4B49" w:rsidP="003D3778">
      <w:pPr>
        <w:rPr>
          <w:moveTo w:id="2578" w:author="Mario Ezequiel Scott" w:date="2019-12-29T19:24:00Z"/>
          <w:rFonts w:cstheme="minorHAnsi"/>
          <w:lang w:val="en-GB"/>
        </w:rPr>
      </w:pPr>
      <w:ins w:id="2579" w:author="Mario Ezequiel Scott" w:date="2019-12-29T19:12:00Z">
        <w:del w:id="2580" w:author="tedo gogoladze" w:date="2020-01-04T09:02:00Z">
          <w:r w:rsidRPr="004A4B49" w:rsidDel="009C5358">
            <w:rPr>
              <w:rFonts w:cstheme="minorHAnsi"/>
              <w:lang w:val="en-GB"/>
              <w:rPrChange w:id="2581" w:author="Mario Ezequiel Scott" w:date="2019-12-29T19:14:00Z">
                <w:rPr>
                  <w:rFonts w:cstheme="minorHAnsi"/>
                </w:rPr>
              </w:rPrChange>
            </w:rPr>
            <w:delText xml:space="preserve">After performing a manual analysis of the fields in the dataset, </w:delText>
          </w:r>
        </w:del>
      </w:ins>
      <w:ins w:id="2582" w:author="Mario Ezequiel Scott" w:date="2019-12-29T19:13:00Z">
        <w:del w:id="2583" w:author="tedo gogoladze" w:date="2020-01-04T09:02:00Z">
          <w:r w:rsidRPr="004A4B49" w:rsidDel="009C5358">
            <w:rPr>
              <w:rFonts w:cstheme="minorHAnsi"/>
              <w:lang w:val="en-GB"/>
              <w:rPrChange w:id="2584" w:author="Mario Ezequiel Scott" w:date="2019-12-29T19:14:00Z">
                <w:rPr>
                  <w:rFonts w:cstheme="minorHAnsi"/>
                </w:rPr>
              </w:rPrChange>
            </w:rPr>
            <w:delText xml:space="preserve">we </w:delText>
          </w:r>
        </w:del>
      </w:ins>
      <w:del w:id="2585" w:author="tedo gogoladze" w:date="2020-01-04T09:02:00Z">
        <w:r w:rsidR="0034157C" w:rsidRPr="004A4B49" w:rsidDel="009C5358">
          <w:rPr>
            <w:rFonts w:cstheme="minorHAnsi"/>
            <w:lang w:val="en-GB"/>
            <w:rPrChange w:id="2586" w:author="Mario Ezequiel Scott" w:date="2019-12-29T19:14:00Z">
              <w:rPr>
                <w:rFonts w:cstheme="minorHAnsi"/>
              </w:rPr>
            </w:rPrChange>
          </w:rPr>
          <w:delText xml:space="preserve">Then, </w:delText>
        </w:r>
        <w:r w:rsidR="004B159F" w:rsidRPr="004A4B49" w:rsidDel="009C5358">
          <w:rPr>
            <w:rFonts w:cstheme="minorHAnsi"/>
            <w:lang w:val="en-GB"/>
            <w:rPrChange w:id="2587" w:author="Mario Ezequiel Scott" w:date="2019-12-29T19:14:00Z">
              <w:rPr>
                <w:rFonts w:cstheme="minorHAnsi"/>
              </w:rPr>
            </w:rPrChange>
          </w:rPr>
          <w:delText xml:space="preserve">need </w:delText>
        </w:r>
        <w:r w:rsidR="0034157C" w:rsidRPr="004A4B49" w:rsidDel="009C5358">
          <w:rPr>
            <w:rFonts w:cstheme="minorHAnsi"/>
            <w:lang w:val="en-GB"/>
            <w:rPrChange w:id="2588" w:author="Mario Ezequiel Scott" w:date="2019-12-29T19:14:00Z">
              <w:rPr>
                <w:rFonts w:cstheme="minorHAnsi"/>
              </w:rPr>
            </w:rPrChange>
          </w:rPr>
          <w:delText xml:space="preserve">to detect </w:delText>
        </w:r>
      </w:del>
      <w:ins w:id="2589" w:author="Mario Ezequiel Scott" w:date="2019-12-29T19:13:00Z">
        <w:del w:id="2590" w:author="tedo gogoladze" w:date="2020-01-04T09:02:00Z">
          <w:r w:rsidRPr="004A4B49" w:rsidDel="009C5358">
            <w:rPr>
              <w:rFonts w:cstheme="minorHAnsi"/>
              <w:lang w:val="en-GB"/>
              <w:rPrChange w:id="2591" w:author="Mario Ezequiel Scott" w:date="2019-12-29T19:14:00Z">
                <w:rPr>
                  <w:rFonts w:cstheme="minorHAnsi"/>
                </w:rPr>
              </w:rPrChange>
            </w:rPr>
            <w:delText xml:space="preserve">identified </w:delText>
          </w:r>
        </w:del>
      </w:ins>
      <w:del w:id="2592" w:author="tedo gogoladze" w:date="2020-01-04T09:02:00Z">
        <w:r w:rsidR="0034157C" w:rsidRPr="004A4B49" w:rsidDel="009C5358">
          <w:rPr>
            <w:rFonts w:cstheme="minorHAnsi"/>
            <w:lang w:val="en-GB"/>
            <w:rPrChange w:id="2593" w:author="Mario Ezequiel Scott" w:date="2019-12-29T19:14:00Z">
              <w:rPr>
                <w:rFonts w:cstheme="minorHAnsi"/>
              </w:rPr>
            </w:rPrChange>
          </w:rPr>
          <w:delText xml:space="preserve">the fields </w:delText>
        </w:r>
      </w:del>
      <w:ins w:id="2594" w:author="Mario Ezequiel Scott" w:date="2019-12-29T19:13:00Z">
        <w:del w:id="2595" w:author="tedo gogoladze" w:date="2020-01-04T09:02:00Z">
          <w:r w:rsidRPr="004A4B49" w:rsidDel="009C5358">
            <w:rPr>
              <w:rFonts w:cstheme="minorHAnsi"/>
              <w:lang w:val="en-GB"/>
              <w:rPrChange w:id="2596" w:author="Mario Ezequiel Scott" w:date="2019-12-29T19:14:00Z">
                <w:rPr>
                  <w:rFonts w:cstheme="minorHAnsi"/>
                </w:rPr>
              </w:rPrChange>
            </w:rPr>
            <w:delText xml:space="preserve">containing the </w:delText>
          </w:r>
        </w:del>
      </w:ins>
      <w:del w:id="2597" w:author="tedo gogoladze" w:date="2020-01-04T09:02:00Z">
        <w:r w:rsidR="0034157C" w:rsidRPr="004A4B49" w:rsidDel="009C5358">
          <w:rPr>
            <w:rFonts w:cstheme="minorHAnsi"/>
            <w:lang w:val="en-GB"/>
            <w:rPrChange w:id="2598" w:author="Mario Ezequiel Scott" w:date="2019-12-29T19:14:00Z">
              <w:rPr>
                <w:rFonts w:cstheme="minorHAnsi"/>
              </w:rPr>
            </w:rPrChange>
          </w:rPr>
          <w:delText>where the developers input</w:delText>
        </w:r>
      </w:del>
      <w:ins w:id="2599" w:author="Mario Ezequiel Scott" w:date="2019-12-29T19:13:00Z">
        <w:del w:id="2600" w:author="tedo gogoladze" w:date="2020-01-04T09:02:00Z">
          <w:r w:rsidRPr="004A4B49" w:rsidDel="009C5358">
            <w:rPr>
              <w:rFonts w:cstheme="minorHAnsi"/>
              <w:lang w:val="en-GB"/>
              <w:rPrChange w:id="2601" w:author="Mario Ezequiel Scott" w:date="2019-12-29T19:14:00Z">
                <w:rPr>
                  <w:rFonts w:cstheme="minorHAnsi"/>
                </w:rPr>
              </w:rPrChange>
            </w:rPr>
            <w:delText>s written by the developers</w:delText>
          </w:r>
        </w:del>
      </w:ins>
      <w:del w:id="2602" w:author="tedo gogoladze" w:date="2020-01-04T09:02:00Z">
        <w:r w:rsidR="0034157C" w:rsidRPr="004A4B49" w:rsidDel="009C5358">
          <w:rPr>
            <w:rFonts w:cstheme="minorHAnsi"/>
            <w:lang w:val="en-GB"/>
            <w:rPrChange w:id="2603" w:author="Mario Ezequiel Scott" w:date="2019-12-29T19:14:00Z">
              <w:rPr>
                <w:rFonts w:cstheme="minorHAnsi"/>
              </w:rPr>
            </w:rPrChange>
          </w:rPr>
          <w:delText xml:space="preserve"> the </w:delText>
        </w:r>
      </w:del>
      <w:ins w:id="2604" w:author="Mario Ezequiel Scott" w:date="2019-12-29T19:13:00Z">
        <w:del w:id="2605" w:author="tedo gogoladze" w:date="2020-01-04T09:02:00Z">
          <w:r w:rsidRPr="004A4B49" w:rsidDel="009C5358">
            <w:rPr>
              <w:rFonts w:cstheme="minorHAnsi"/>
              <w:lang w:val="en-GB"/>
              <w:rPrChange w:id="2606" w:author="Mario Ezequiel Scott" w:date="2019-12-29T19:14:00Z">
                <w:rPr>
                  <w:rFonts w:cstheme="minorHAnsi"/>
                </w:rPr>
              </w:rPrChange>
            </w:rPr>
            <w:delText xml:space="preserve">as </w:delText>
          </w:r>
        </w:del>
      </w:ins>
      <w:del w:id="2607" w:author="tedo gogoladze" w:date="2020-01-04T09:02:00Z">
        <w:r w:rsidR="0034157C" w:rsidRPr="004A4B49" w:rsidDel="009C5358">
          <w:rPr>
            <w:rFonts w:cstheme="minorHAnsi"/>
            <w:lang w:val="en-GB"/>
            <w:rPrChange w:id="2608" w:author="Mario Ezequiel Scott" w:date="2019-12-29T19:14:00Z">
              <w:rPr>
                <w:rFonts w:cstheme="minorHAnsi"/>
              </w:rPr>
            </w:rPrChange>
          </w:rPr>
          <w:delText xml:space="preserve">textual information, as mentioned before. </w:delText>
        </w:r>
        <w:r w:rsidR="0028042E" w:rsidRPr="004A4B49" w:rsidDel="009C5358">
          <w:rPr>
            <w:rFonts w:cstheme="minorHAnsi"/>
            <w:lang w:val="en-GB"/>
            <w:rPrChange w:id="2609" w:author="Mario Ezequiel Scott" w:date="2019-12-29T19:14:00Z">
              <w:rPr>
                <w:rFonts w:cstheme="minorHAnsi"/>
              </w:rPr>
            </w:rPrChange>
          </w:rPr>
          <w:delText>After the initial check</w:delText>
        </w:r>
        <w:r w:rsidR="006256BC" w:rsidRPr="004A4B49" w:rsidDel="009C5358">
          <w:rPr>
            <w:rFonts w:cstheme="minorHAnsi"/>
            <w:lang w:val="en-GB"/>
            <w:rPrChange w:id="2610" w:author="Mario Ezequiel Scott" w:date="2019-12-29T19:14:00Z">
              <w:rPr>
                <w:rFonts w:cstheme="minorHAnsi"/>
              </w:rPr>
            </w:rPrChange>
          </w:rPr>
          <w:delText xml:space="preserve"> of the `field` column </w:delText>
        </w:r>
        <w:r w:rsidR="0028042E" w:rsidRPr="004A4B49" w:rsidDel="009C5358">
          <w:rPr>
            <w:rFonts w:cstheme="minorHAnsi"/>
            <w:lang w:val="en-GB"/>
            <w:rPrChange w:id="2611" w:author="Mario Ezequiel Scott" w:date="2019-12-29T19:14:00Z">
              <w:rPr>
                <w:rFonts w:cstheme="minorHAnsi"/>
              </w:rPr>
            </w:rPrChange>
          </w:rPr>
          <w:delText>values</w:delText>
        </w:r>
        <w:r w:rsidR="006256BC" w:rsidRPr="004A4B49" w:rsidDel="009C5358">
          <w:rPr>
            <w:rFonts w:cstheme="minorHAnsi"/>
            <w:lang w:val="en-GB"/>
            <w:rPrChange w:id="2612" w:author="Mario Ezequiel Scott" w:date="2019-12-29T19:14:00Z">
              <w:rPr>
                <w:rFonts w:cstheme="minorHAnsi"/>
              </w:rPr>
            </w:rPrChange>
          </w:rPr>
          <w:delText>, t</w:delText>
        </w:r>
      </w:del>
      <w:ins w:id="2613" w:author="Mario Ezequiel Scott" w:date="2019-12-29T19:14:00Z">
        <w:del w:id="2614" w:author="tedo gogoladze" w:date="2020-01-04T09:02:00Z">
          <w:r w:rsidR="009A4FA7" w:rsidDel="009C5358">
            <w:rPr>
              <w:rFonts w:cstheme="minorHAnsi"/>
              <w:lang w:val="en-GB"/>
            </w:rPr>
            <w:delText>T</w:delText>
          </w:r>
        </w:del>
      </w:ins>
      <w:del w:id="2615" w:author="tedo gogoladze" w:date="2020-01-04T09:02:00Z">
        <w:r w:rsidR="006256BC" w:rsidRPr="004A4B49" w:rsidDel="009C5358">
          <w:rPr>
            <w:rFonts w:cstheme="minorHAnsi"/>
            <w:lang w:val="en-GB"/>
            <w:rPrChange w:id="2616" w:author="Mario Ezequiel Scott" w:date="2019-12-29T19:14:00Z">
              <w:rPr>
                <w:rFonts w:cstheme="minorHAnsi"/>
              </w:rPr>
            </w:rPrChange>
          </w:rPr>
          <w:delText>he main ones</w:delText>
        </w:r>
      </w:del>
      <w:ins w:id="2617" w:author="Mario Ezequiel Scott" w:date="2019-12-29T19:14:00Z">
        <w:del w:id="2618" w:author="tedo gogoladze" w:date="2020-01-04T09:02:00Z">
          <w:r w:rsidR="009A4FA7" w:rsidDel="009C5358">
            <w:rPr>
              <w:rFonts w:cstheme="minorHAnsi"/>
              <w:lang w:val="en-GB"/>
            </w:rPr>
            <w:delText>fields</w:delText>
          </w:r>
        </w:del>
      </w:ins>
      <w:del w:id="2619" w:author="tedo gogoladze" w:date="2020-01-04T09:02:00Z">
        <w:r w:rsidR="006256BC" w:rsidRPr="004A4B49" w:rsidDel="009C5358">
          <w:rPr>
            <w:rFonts w:cstheme="minorHAnsi"/>
            <w:lang w:val="en-GB"/>
            <w:rPrChange w:id="2620" w:author="Mario Ezequiel Scott" w:date="2019-12-29T19:14:00Z">
              <w:rPr>
                <w:rFonts w:cstheme="minorHAnsi"/>
              </w:rPr>
            </w:rPrChange>
          </w:rPr>
          <w:delText xml:space="preserve"> </w:delText>
        </w:r>
        <w:r w:rsidR="0028042E" w:rsidRPr="004A4B49" w:rsidDel="009C5358">
          <w:rPr>
            <w:rFonts w:cstheme="minorHAnsi"/>
            <w:lang w:val="en-GB"/>
            <w:rPrChange w:id="2621" w:author="Mario Ezequiel Scott" w:date="2019-12-29T19:14:00Z">
              <w:rPr>
                <w:rFonts w:cstheme="minorHAnsi"/>
              </w:rPr>
            </w:rPrChange>
          </w:rPr>
          <w:delText xml:space="preserve"> that contain manually written texts</w:delText>
        </w:r>
        <w:r w:rsidR="006256BC" w:rsidRPr="004A4B49" w:rsidDel="009C5358">
          <w:rPr>
            <w:rFonts w:cstheme="minorHAnsi"/>
            <w:lang w:val="en-GB"/>
            <w:rPrChange w:id="2622" w:author="Mario Ezequiel Scott" w:date="2019-12-29T19:14:00Z">
              <w:rPr>
                <w:rFonts w:cstheme="minorHAnsi"/>
              </w:rPr>
            </w:rPrChange>
          </w:rPr>
          <w:delText xml:space="preserve"> are</w:delText>
        </w:r>
        <w:r w:rsidR="0028042E" w:rsidRPr="004A4B49" w:rsidDel="009C5358">
          <w:rPr>
            <w:rFonts w:cstheme="minorHAnsi"/>
            <w:lang w:val="en-GB"/>
            <w:rPrChange w:id="2623" w:author="Mario Ezequiel Scott" w:date="2019-12-29T19:14:00Z">
              <w:rPr>
                <w:rFonts w:cstheme="minorHAnsi"/>
              </w:rPr>
            </w:rPrChange>
          </w:rPr>
          <w:delText>:</w:delText>
        </w:r>
        <w:r w:rsidR="0034157C" w:rsidRPr="004A4B49" w:rsidDel="009C5358">
          <w:rPr>
            <w:rFonts w:cstheme="minorHAnsi"/>
            <w:lang w:val="en-GB"/>
            <w:rPrChange w:id="2624" w:author="Mario Ezequiel Scott" w:date="2019-12-29T19:14:00Z">
              <w:rPr>
                <w:rFonts w:cstheme="minorHAnsi"/>
              </w:rPr>
            </w:rPrChange>
          </w:rPr>
          <w:delText xml:space="preserve"> </w:delText>
        </w:r>
        <w:r w:rsidR="0028042E" w:rsidRPr="004A4B49" w:rsidDel="009C5358">
          <w:rPr>
            <w:lang w:val="en-GB"/>
            <w:rPrChange w:id="2625" w:author="Mario Ezequiel Scott" w:date="2019-12-29T19:14:00Z">
              <w:rPr/>
            </w:rPrChange>
          </w:rPr>
          <w:delText>'summary', 'description', 'Acceptance Criteria', 'Comment', 'Epic Name', 'Out of Scope', 'QA Test Plan', 'Epic/Theme', 'Migration Impact', 'Business Value'</w:delText>
        </w:r>
        <w:r w:rsidR="00974857" w:rsidRPr="004A4B49" w:rsidDel="009C5358">
          <w:rPr>
            <w:lang w:val="en-GB"/>
            <w:rPrChange w:id="2626" w:author="Mario Ezequiel Scott" w:date="2019-12-29T19:14:00Z">
              <w:rPr/>
            </w:rPrChange>
          </w:rPr>
          <w:delText>, as shown on the Table</w:delText>
        </w:r>
      </w:del>
      <w:ins w:id="2627" w:author="Mario Ezequiel Scott" w:date="2019-12-29T19:15:00Z">
        <w:del w:id="2628" w:author="tedo gogoladze" w:date="2020-01-04T09:02:00Z">
          <w:r w:rsidR="008A1EBF" w:rsidRPr="008A1EBF" w:rsidDel="009C5358">
            <w:rPr>
              <w:lang w:val="en-GB"/>
            </w:rPr>
            <w:delText>Value</w:delText>
          </w:r>
          <w:r w:rsidR="008A1EBF" w:rsidDel="009C5358">
            <w:rPr>
              <w:lang w:val="en-GB"/>
            </w:rPr>
            <w:delText xml:space="preserve">’. </w:delText>
          </w:r>
        </w:del>
        <w:commentRangeStart w:id="2629"/>
        <w:r w:rsidR="008A1EBF">
          <w:rPr>
            <w:lang w:val="en-GB"/>
          </w:rPr>
          <w:t>Table</w:t>
        </w:r>
      </w:ins>
      <w:r w:rsidR="00974857" w:rsidRPr="004A4B49">
        <w:rPr>
          <w:lang w:val="en-GB"/>
          <w:rPrChange w:id="2630" w:author="Mario Ezequiel Scott" w:date="2019-12-29T19:14:00Z">
            <w:rPr/>
          </w:rPrChange>
        </w:rPr>
        <w:t xml:space="preserve"> 5</w:t>
      </w:r>
      <w:ins w:id="2631" w:author="Mario Ezequiel Scott" w:date="2019-12-29T19:15:00Z">
        <w:r w:rsidR="008A1EBF">
          <w:rPr>
            <w:lang w:val="en-GB"/>
          </w:rPr>
          <w:t xml:space="preserve"> shows the </w:t>
        </w:r>
        <w:del w:id="2632" w:author="tedo gogoladze" w:date="2020-01-03T17:17:00Z">
          <w:r w:rsidR="008A1EBF" w:rsidDel="00580B7B">
            <w:rPr>
              <w:lang w:val="en-GB"/>
            </w:rPr>
            <w:delText>occurrence</w:delText>
          </w:r>
        </w:del>
      </w:ins>
      <w:ins w:id="2633" w:author="tedo gogoladze" w:date="2020-01-03T17:17:00Z">
        <w:r w:rsidR="00580B7B">
          <w:rPr>
            <w:lang w:val="en-GB"/>
          </w:rPr>
          <w:t xml:space="preserve">number of </w:t>
        </w:r>
      </w:ins>
      <w:ins w:id="2634" w:author="tedo gogoladze" w:date="2020-01-03T17:21:00Z">
        <w:r w:rsidR="00580B7B">
          <w:rPr>
            <w:lang w:val="en-GB"/>
          </w:rPr>
          <w:t xml:space="preserve">different </w:t>
        </w:r>
      </w:ins>
      <w:ins w:id="2635" w:author="tedo gogoladze" w:date="2020-01-03T17:17:00Z">
        <w:r w:rsidR="00580B7B">
          <w:rPr>
            <w:lang w:val="en-GB"/>
          </w:rPr>
          <w:t>written texts</w:t>
        </w:r>
      </w:ins>
      <w:ins w:id="2636" w:author="Mario Ezequiel Scott" w:date="2019-12-29T19:19:00Z">
        <w:r w:rsidR="003D3778">
          <w:rPr>
            <w:lang w:val="en-GB"/>
          </w:rPr>
          <w:t xml:space="preserve"> </w:t>
        </w:r>
        <w:del w:id="2637" w:author="tedo gogoladze" w:date="2020-01-03T17:17:00Z">
          <w:r w:rsidR="003D3778" w:rsidDel="00580B7B">
            <w:rPr>
              <w:lang w:val="en-GB"/>
            </w:rPr>
            <w:delText>[number of sentences? Characters?</w:delText>
          </w:r>
        </w:del>
      </w:ins>
      <w:ins w:id="2638" w:author="Mario Ezequiel Scott" w:date="2019-12-29T19:20:00Z">
        <w:del w:id="2639" w:author="tedo gogoladze" w:date="2020-01-03T17:17:00Z">
          <w:r w:rsidR="003D3778" w:rsidDel="00580B7B">
            <w:rPr>
              <w:lang w:val="en-GB"/>
            </w:rPr>
            <w:delText xml:space="preserve"> </w:delText>
          </w:r>
        </w:del>
      </w:ins>
      <w:ins w:id="2640" w:author="Mario Ezequiel Scott" w:date="2019-12-29T19:19:00Z">
        <w:del w:id="2641" w:author="tedo gogoladze" w:date="2020-01-03T17:17:00Z">
          <w:r w:rsidR="003D3778" w:rsidDel="00580B7B">
            <w:rPr>
              <w:lang w:val="en-GB"/>
            </w:rPr>
            <w:delText>]</w:delText>
          </w:r>
        </w:del>
      </w:ins>
      <w:ins w:id="2642" w:author="Mario Ezequiel Scott" w:date="2019-12-29T19:15:00Z">
        <w:del w:id="2643" w:author="tedo gogoladze" w:date="2020-01-03T17:17:00Z">
          <w:r w:rsidR="008A1EBF" w:rsidDel="00580B7B">
            <w:rPr>
              <w:lang w:val="en-GB"/>
            </w:rPr>
            <w:delText xml:space="preserve"> of</w:delText>
          </w:r>
        </w:del>
      </w:ins>
      <w:ins w:id="2644" w:author="tedo gogoladze" w:date="2020-01-03T17:18:00Z">
        <w:r w:rsidR="00580B7B">
          <w:rPr>
            <w:lang w:val="en-GB"/>
          </w:rPr>
          <w:t>in</w:t>
        </w:r>
      </w:ins>
      <w:ins w:id="2645" w:author="Mario Ezequiel Scott" w:date="2019-12-29T19:15:00Z">
        <w:r w:rsidR="008A1EBF">
          <w:rPr>
            <w:lang w:val="en-GB"/>
          </w:rPr>
          <w:t xml:space="preserve"> each field</w:t>
        </w:r>
      </w:ins>
      <w:r w:rsidR="00974857" w:rsidRPr="004A4B49">
        <w:rPr>
          <w:lang w:val="en-GB"/>
          <w:rPrChange w:id="2646" w:author="Mario Ezequiel Scott" w:date="2019-12-29T19:14:00Z">
            <w:rPr/>
          </w:rPrChange>
        </w:rPr>
        <w:t>.</w:t>
      </w:r>
      <w:commentRangeEnd w:id="2629"/>
      <w:r w:rsidR="008A1EBF">
        <w:rPr>
          <w:rStyle w:val="CommentReference"/>
        </w:rPr>
        <w:commentReference w:id="2629"/>
      </w:r>
      <w:ins w:id="2647" w:author="tedo gogoladze" w:date="2020-01-03T17:19:00Z">
        <w:r w:rsidR="00580B7B">
          <w:rPr>
            <w:lang w:val="en-GB"/>
          </w:rPr>
          <w:t xml:space="preserve"> Based on th</w:t>
        </w:r>
      </w:ins>
      <w:ins w:id="2648" w:author="tedo gogoladze" w:date="2020-01-03T17:21:00Z">
        <w:r w:rsidR="00580B7B">
          <w:rPr>
            <w:lang w:val="en-GB"/>
          </w:rPr>
          <w:t>ese numbers, we decided to use the following fields:</w:t>
        </w:r>
      </w:ins>
      <w:ins w:id="2649" w:author="Mario Ezequiel Scott" w:date="2019-12-29T19:24:00Z">
        <w:del w:id="2650" w:author="tedo gogoladze" w:date="2020-01-03T17:21:00Z">
          <w:r w:rsidR="003D3778" w:rsidDel="00580B7B">
            <w:rPr>
              <w:lang w:val="en-GB"/>
            </w:rPr>
            <w:delText xml:space="preserve"> </w:delText>
          </w:r>
        </w:del>
      </w:ins>
      <w:moveToRangeStart w:id="2651" w:author="Mario Ezequiel Scott" w:date="2019-12-29T19:24:00Z" w:name="move28539864"/>
      <w:commentRangeStart w:id="2652"/>
      <w:moveTo w:id="2653" w:author="Mario Ezequiel Scott" w:date="2019-12-29T19:24:00Z">
        <w:del w:id="2654" w:author="tedo gogoladze" w:date="2020-01-03T17:21:00Z">
          <w:r w:rsidR="003D3778" w:rsidRPr="001A10EA" w:rsidDel="00580B7B">
            <w:rPr>
              <w:rFonts w:cstheme="minorHAnsi"/>
              <w:lang w:val="en-GB"/>
            </w:rPr>
            <w:delText>After a thorough check of these fields, it was revealed that</w:delText>
          </w:r>
        </w:del>
        <w:r w:rsidR="003D3778" w:rsidRPr="001A10EA">
          <w:rPr>
            <w:rFonts w:cstheme="minorHAnsi"/>
            <w:lang w:val="en-GB"/>
          </w:rPr>
          <w:t xml:space="preserve"> 'summary', 'description', 'Comment', 'Acceptance Criteria', 'Migration Impact', 'QA Test Plan', 'Out of Scope' </w:t>
        </w:r>
      </w:moveTo>
      <w:commentRangeEnd w:id="2652"/>
      <w:r w:rsidR="003D3778">
        <w:rPr>
          <w:rStyle w:val="CommentReference"/>
        </w:rPr>
        <w:commentReference w:id="2652"/>
      </w:r>
      <w:ins w:id="2655" w:author="tedo gogoladze" w:date="2020-01-03T17:22:00Z">
        <w:r w:rsidR="00580B7B">
          <w:rPr>
            <w:rFonts w:cstheme="minorHAnsi"/>
            <w:lang w:val="en-GB"/>
          </w:rPr>
          <w:t>since they were holding the most written texts</w:t>
        </w:r>
      </w:ins>
      <w:moveTo w:id="2656" w:author="Mario Ezequiel Scott" w:date="2019-12-29T19:24:00Z">
        <w:del w:id="2657" w:author="tedo gogoladze" w:date="2020-01-03T17:23:00Z">
          <w:r w:rsidR="003D3778" w:rsidRPr="001A10EA" w:rsidDel="00580B7B">
            <w:rPr>
              <w:rFonts w:cstheme="minorHAnsi"/>
              <w:lang w:val="en-GB"/>
            </w:rPr>
            <w:delText>were the ones that were surely holding the useful textual data, so this research will be focused on these</w:delText>
          </w:r>
        </w:del>
        <w:r w:rsidR="003D3778" w:rsidRPr="001A10EA">
          <w:rPr>
            <w:rFonts w:cstheme="minorHAnsi"/>
            <w:lang w:val="en-GB"/>
          </w:rPr>
          <w:t xml:space="preserve">. In total, there are 8578 </w:t>
        </w:r>
        <w:del w:id="2658" w:author="tedo gogoladze" w:date="2020-01-03T17:23:00Z">
          <w:r w:rsidR="003D3778" w:rsidRPr="001A10EA" w:rsidDel="00580B7B">
            <w:rPr>
              <w:rFonts w:cstheme="minorHAnsi"/>
              <w:lang w:val="en-GB"/>
            </w:rPr>
            <w:delText>rows</w:delText>
          </w:r>
        </w:del>
      </w:moveTo>
      <w:ins w:id="2659" w:author="tedo gogoladze" w:date="2020-01-03T17:23:00Z">
        <w:r w:rsidR="00580B7B">
          <w:rPr>
            <w:rFonts w:cstheme="minorHAnsi"/>
            <w:lang w:val="en-GB"/>
          </w:rPr>
          <w:t>written texts</w:t>
        </w:r>
      </w:ins>
      <w:moveTo w:id="2660" w:author="Mario Ezequiel Scott" w:date="2019-12-29T19:24:00Z">
        <w:r w:rsidR="003D3778" w:rsidRPr="001A10EA">
          <w:rPr>
            <w:rFonts w:cstheme="minorHAnsi"/>
            <w:lang w:val="en-GB"/>
          </w:rPr>
          <w:t xml:space="preserve"> </w:t>
        </w:r>
      </w:moveTo>
      <w:ins w:id="2661" w:author="tedo gogoladze" w:date="2020-01-03T17:23:00Z">
        <w:r w:rsidR="00580B7B">
          <w:rPr>
            <w:rFonts w:cstheme="minorHAnsi"/>
            <w:lang w:val="en-GB"/>
          </w:rPr>
          <w:t>filled</w:t>
        </w:r>
        <w:r w:rsidR="006B553D">
          <w:rPr>
            <w:rFonts w:cstheme="minorHAnsi"/>
            <w:lang w:val="en-GB"/>
          </w:rPr>
          <w:t xml:space="preserve"> in the former</w:t>
        </w:r>
      </w:ins>
      <w:ins w:id="2662" w:author="tedo gogoladze" w:date="2020-01-03T17:24:00Z">
        <w:r w:rsidR="008E26E4">
          <w:rPr>
            <w:rFonts w:cstheme="minorHAnsi"/>
            <w:lang w:val="en-GB"/>
          </w:rPr>
          <w:t>ly mentioned</w:t>
        </w:r>
      </w:ins>
      <w:ins w:id="2663" w:author="tedo gogoladze" w:date="2020-01-03T17:23:00Z">
        <w:r w:rsidR="006B553D">
          <w:rPr>
            <w:rFonts w:cstheme="minorHAnsi"/>
            <w:lang w:val="en-GB"/>
          </w:rPr>
          <w:t xml:space="preserve"> fields</w:t>
        </w:r>
      </w:ins>
      <w:moveTo w:id="2664" w:author="Mario Ezequiel Scott" w:date="2019-12-29T19:24:00Z">
        <w:del w:id="2665" w:author="tedo gogoladze" w:date="2020-01-03T17:23:00Z">
          <w:r w:rsidR="003D3778" w:rsidRPr="001A10EA" w:rsidDel="00580B7B">
            <w:rPr>
              <w:rFonts w:cstheme="minorHAnsi"/>
              <w:lang w:val="en-GB"/>
            </w:rPr>
            <w:delText>where these fields are filled</w:delText>
          </w:r>
        </w:del>
        <w:r w:rsidR="003D3778" w:rsidRPr="001A10EA">
          <w:rPr>
            <w:rFonts w:cstheme="minorHAnsi"/>
            <w:lang w:val="en-GB"/>
          </w:rPr>
          <w:t>.</w:t>
        </w:r>
      </w:moveTo>
    </w:p>
    <w:moveToRangeEnd w:id="2651"/>
    <w:p w14:paraId="54B11ED0" w14:textId="695D3BB0" w:rsidR="0028042E" w:rsidRPr="004A4B49" w:rsidRDefault="0028042E" w:rsidP="0028042E">
      <w:pPr>
        <w:rPr>
          <w:rFonts w:cstheme="minorHAnsi"/>
          <w:lang w:val="en-GB"/>
          <w:rPrChange w:id="2666" w:author="Mario Ezequiel Scott" w:date="2019-12-29T19:14:00Z">
            <w:rPr>
              <w:rFonts w:cstheme="minorHAnsi"/>
            </w:rPr>
          </w:rPrChange>
        </w:rPr>
      </w:pPr>
    </w:p>
    <w:tbl>
      <w:tblPr>
        <w:tblW w:w="2960" w:type="dxa"/>
        <w:tblLook w:val="04A0" w:firstRow="1" w:lastRow="0" w:firstColumn="1" w:lastColumn="0" w:noHBand="0" w:noVBand="1"/>
      </w:tblPr>
      <w:tblGrid>
        <w:gridCol w:w="1780"/>
        <w:gridCol w:w="1180"/>
      </w:tblGrid>
      <w:tr w:rsidR="0028042E" w:rsidRPr="004A4B49" w14:paraId="4FDF7766" w14:textId="77777777" w:rsidTr="00794694">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7E629" w14:textId="77777777" w:rsidR="0028042E" w:rsidRPr="004A4B49" w:rsidRDefault="0028042E" w:rsidP="00794694">
            <w:pPr>
              <w:spacing w:after="0"/>
              <w:rPr>
                <w:rFonts w:eastAsia="Times New Roman" w:cstheme="minorHAnsi"/>
                <w:b/>
                <w:bCs/>
                <w:color w:val="000000"/>
                <w:lang w:val="en-GB"/>
                <w:rPrChange w:id="2667" w:author="Mario Ezequiel Scott" w:date="2019-12-29T19:14:00Z">
                  <w:rPr>
                    <w:rFonts w:eastAsia="Times New Roman" w:cstheme="minorHAnsi"/>
                    <w:b/>
                    <w:bCs/>
                    <w:color w:val="000000"/>
                  </w:rPr>
                </w:rPrChange>
              </w:rPr>
            </w:pPr>
            <w:r w:rsidRPr="004A4B49">
              <w:rPr>
                <w:rFonts w:eastAsia="Times New Roman" w:cstheme="minorHAnsi"/>
                <w:b/>
                <w:bCs/>
                <w:color w:val="000000"/>
                <w:lang w:val="en-GB"/>
                <w:rPrChange w:id="2668" w:author="Mario Ezequiel Scott" w:date="2019-12-29T19:14:00Z">
                  <w:rPr>
                    <w:rFonts w:eastAsia="Times New Roman" w:cstheme="minorHAnsi"/>
                    <w:b/>
                    <w:bCs/>
                    <w:color w:val="000000"/>
                  </w:rPr>
                </w:rPrChange>
              </w:rPr>
              <w:t>Text Field</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26456925" w14:textId="64E90C2B" w:rsidR="0028042E" w:rsidRPr="004A4B49" w:rsidRDefault="0028042E" w:rsidP="00794694">
            <w:pPr>
              <w:spacing w:after="0"/>
              <w:rPr>
                <w:rFonts w:eastAsia="Times New Roman" w:cstheme="minorHAnsi"/>
                <w:b/>
                <w:bCs/>
                <w:color w:val="000000"/>
                <w:lang w:val="en-GB"/>
                <w:rPrChange w:id="2669" w:author="Mario Ezequiel Scott" w:date="2019-12-29T19:14:00Z">
                  <w:rPr>
                    <w:rFonts w:eastAsia="Times New Roman" w:cstheme="minorHAnsi"/>
                    <w:b/>
                    <w:bCs/>
                    <w:color w:val="000000"/>
                  </w:rPr>
                </w:rPrChange>
              </w:rPr>
            </w:pPr>
            <w:del w:id="2670" w:author="tedo gogoladze" w:date="2020-01-03T17:16:00Z">
              <w:r w:rsidRPr="004A4B49" w:rsidDel="00DD7E73">
                <w:rPr>
                  <w:rFonts w:eastAsia="Times New Roman" w:cstheme="minorHAnsi"/>
                  <w:b/>
                  <w:bCs/>
                  <w:color w:val="000000"/>
                  <w:lang w:val="en-GB"/>
                  <w:rPrChange w:id="2671" w:author="Mario Ezequiel Scott" w:date="2019-12-29T19:14:00Z">
                    <w:rPr>
                      <w:rFonts w:eastAsia="Times New Roman" w:cstheme="minorHAnsi"/>
                      <w:b/>
                      <w:bCs/>
                      <w:color w:val="000000"/>
                    </w:rPr>
                  </w:rPrChange>
                </w:rPr>
                <w:delText>Occurrences</w:delText>
              </w:r>
            </w:del>
            <w:ins w:id="2672" w:author="tedo gogoladze" w:date="2020-01-03T17:17:00Z">
              <w:r w:rsidR="00DD7E73">
                <w:rPr>
                  <w:rFonts w:eastAsia="Times New Roman" w:cstheme="minorHAnsi"/>
                  <w:b/>
                  <w:bCs/>
                  <w:color w:val="000000"/>
                  <w:lang w:val="en-GB"/>
                </w:rPr>
                <w:t>Written texts</w:t>
              </w:r>
            </w:ins>
          </w:p>
        </w:tc>
      </w:tr>
      <w:tr w:rsidR="0028042E" w:rsidRPr="004A4B49" w14:paraId="23CC3BE9"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AF45E6B" w14:textId="77777777" w:rsidR="0028042E" w:rsidRPr="004A4B49" w:rsidRDefault="0028042E" w:rsidP="00794694">
            <w:pPr>
              <w:spacing w:after="0"/>
              <w:rPr>
                <w:rFonts w:eastAsia="Times New Roman" w:cstheme="minorHAnsi"/>
                <w:color w:val="000000"/>
                <w:lang w:val="en-GB"/>
                <w:rPrChange w:id="2673" w:author="Mario Ezequiel Scott" w:date="2019-12-29T19:14:00Z">
                  <w:rPr>
                    <w:rFonts w:eastAsia="Times New Roman" w:cstheme="minorHAnsi"/>
                    <w:color w:val="000000"/>
                  </w:rPr>
                </w:rPrChange>
              </w:rPr>
            </w:pPr>
            <w:r w:rsidRPr="004A4B49">
              <w:rPr>
                <w:rFonts w:eastAsia="Times New Roman" w:cstheme="minorHAnsi"/>
                <w:color w:val="000000"/>
                <w:lang w:val="en-GB"/>
                <w:rPrChange w:id="2674" w:author="Mario Ezequiel Scott" w:date="2019-12-29T19:14:00Z">
                  <w:rPr>
                    <w:rFonts w:eastAsia="Times New Roman" w:cstheme="minorHAnsi"/>
                    <w:color w:val="000000"/>
                  </w:rPr>
                </w:rPrChange>
              </w:rPr>
              <w:t>Acceptance Criteria</w:t>
            </w:r>
          </w:p>
        </w:tc>
        <w:tc>
          <w:tcPr>
            <w:tcW w:w="1180" w:type="dxa"/>
            <w:tcBorders>
              <w:top w:val="nil"/>
              <w:left w:val="nil"/>
              <w:bottom w:val="single" w:sz="4" w:space="0" w:color="auto"/>
              <w:right w:val="single" w:sz="4" w:space="0" w:color="auto"/>
            </w:tcBorders>
            <w:shd w:val="clear" w:color="auto" w:fill="auto"/>
            <w:noWrap/>
            <w:vAlign w:val="bottom"/>
            <w:hideMark/>
          </w:tcPr>
          <w:p w14:paraId="1BD70AF6" w14:textId="77777777" w:rsidR="0028042E" w:rsidRPr="004A4B49" w:rsidRDefault="0028042E" w:rsidP="00794694">
            <w:pPr>
              <w:spacing w:after="0"/>
              <w:rPr>
                <w:rFonts w:eastAsia="Times New Roman" w:cstheme="minorHAnsi"/>
                <w:color w:val="000000"/>
                <w:lang w:val="en-GB"/>
                <w:rPrChange w:id="2675" w:author="Mario Ezequiel Scott" w:date="2019-12-29T19:14:00Z">
                  <w:rPr>
                    <w:rFonts w:eastAsia="Times New Roman" w:cstheme="minorHAnsi"/>
                    <w:color w:val="000000"/>
                  </w:rPr>
                </w:rPrChange>
              </w:rPr>
            </w:pPr>
            <w:r w:rsidRPr="004A4B49">
              <w:rPr>
                <w:rFonts w:eastAsia="Times New Roman" w:cstheme="minorHAnsi"/>
                <w:color w:val="000000"/>
                <w:lang w:val="en-GB"/>
                <w:rPrChange w:id="2676" w:author="Mario Ezequiel Scott" w:date="2019-12-29T19:14:00Z">
                  <w:rPr>
                    <w:rFonts w:eastAsia="Times New Roman" w:cstheme="minorHAnsi"/>
                    <w:color w:val="000000"/>
                  </w:rPr>
                </w:rPrChange>
              </w:rPr>
              <w:t xml:space="preserve">  97</w:t>
            </w:r>
          </w:p>
        </w:tc>
      </w:tr>
      <w:tr w:rsidR="0028042E" w:rsidRPr="004A4B49" w14:paraId="27FCE281"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D232A7D" w14:textId="77777777" w:rsidR="0028042E" w:rsidRPr="004A4B49" w:rsidRDefault="0028042E" w:rsidP="00794694">
            <w:pPr>
              <w:spacing w:after="0"/>
              <w:rPr>
                <w:rFonts w:eastAsia="Times New Roman" w:cstheme="minorHAnsi"/>
                <w:color w:val="000000"/>
                <w:lang w:val="en-GB"/>
                <w:rPrChange w:id="2677" w:author="Mario Ezequiel Scott" w:date="2019-12-29T19:14:00Z">
                  <w:rPr>
                    <w:rFonts w:eastAsia="Times New Roman" w:cstheme="minorHAnsi"/>
                    <w:color w:val="000000"/>
                  </w:rPr>
                </w:rPrChange>
              </w:rPr>
            </w:pPr>
            <w:r w:rsidRPr="004A4B49">
              <w:rPr>
                <w:rFonts w:eastAsia="Times New Roman" w:cstheme="minorHAnsi"/>
                <w:color w:val="000000"/>
                <w:lang w:val="en-GB"/>
                <w:rPrChange w:id="2678" w:author="Mario Ezequiel Scott" w:date="2019-12-29T19:14:00Z">
                  <w:rPr>
                    <w:rFonts w:eastAsia="Times New Roman" w:cstheme="minorHAnsi"/>
                    <w:color w:val="000000"/>
                  </w:rPr>
                </w:rPrChange>
              </w:rPr>
              <w:t>Business Value</w:t>
            </w:r>
          </w:p>
        </w:tc>
        <w:tc>
          <w:tcPr>
            <w:tcW w:w="1180" w:type="dxa"/>
            <w:tcBorders>
              <w:top w:val="nil"/>
              <w:left w:val="nil"/>
              <w:bottom w:val="single" w:sz="4" w:space="0" w:color="auto"/>
              <w:right w:val="single" w:sz="4" w:space="0" w:color="auto"/>
            </w:tcBorders>
            <w:shd w:val="clear" w:color="auto" w:fill="auto"/>
            <w:noWrap/>
            <w:vAlign w:val="bottom"/>
            <w:hideMark/>
          </w:tcPr>
          <w:p w14:paraId="7921FD3C" w14:textId="77777777" w:rsidR="0028042E" w:rsidRPr="004A4B49" w:rsidRDefault="0028042E" w:rsidP="00794694">
            <w:pPr>
              <w:spacing w:after="0"/>
              <w:rPr>
                <w:rFonts w:eastAsia="Times New Roman" w:cstheme="minorHAnsi"/>
                <w:color w:val="000000"/>
                <w:lang w:val="en-GB"/>
                <w:rPrChange w:id="2679" w:author="Mario Ezequiel Scott" w:date="2019-12-29T19:14:00Z">
                  <w:rPr>
                    <w:rFonts w:eastAsia="Times New Roman" w:cstheme="minorHAnsi"/>
                    <w:color w:val="000000"/>
                  </w:rPr>
                </w:rPrChange>
              </w:rPr>
            </w:pPr>
            <w:r w:rsidRPr="004A4B49">
              <w:rPr>
                <w:rFonts w:eastAsia="Times New Roman" w:cstheme="minorHAnsi"/>
                <w:color w:val="000000"/>
                <w:lang w:val="en-GB"/>
                <w:rPrChange w:id="2680" w:author="Mario Ezequiel Scott" w:date="2019-12-29T19:14:00Z">
                  <w:rPr>
                    <w:rFonts w:eastAsia="Times New Roman" w:cstheme="minorHAnsi"/>
                    <w:color w:val="000000"/>
                  </w:rPr>
                </w:rPrChange>
              </w:rPr>
              <w:t xml:space="preserve">   1</w:t>
            </w:r>
          </w:p>
        </w:tc>
      </w:tr>
      <w:tr w:rsidR="0028042E" w:rsidRPr="004A4B49" w14:paraId="3FF95C53"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B8A4482" w14:textId="77777777" w:rsidR="0028042E" w:rsidRPr="004A4B49" w:rsidRDefault="0028042E" w:rsidP="00794694">
            <w:pPr>
              <w:spacing w:after="0"/>
              <w:rPr>
                <w:rFonts w:eastAsia="Times New Roman" w:cstheme="minorHAnsi"/>
                <w:color w:val="000000"/>
                <w:lang w:val="en-GB"/>
                <w:rPrChange w:id="2681" w:author="Mario Ezequiel Scott" w:date="2019-12-29T19:14:00Z">
                  <w:rPr>
                    <w:rFonts w:eastAsia="Times New Roman" w:cstheme="minorHAnsi"/>
                    <w:color w:val="000000"/>
                  </w:rPr>
                </w:rPrChange>
              </w:rPr>
            </w:pPr>
            <w:r w:rsidRPr="004A4B49">
              <w:rPr>
                <w:rFonts w:eastAsia="Times New Roman" w:cstheme="minorHAnsi"/>
                <w:color w:val="000000"/>
                <w:lang w:val="en-GB"/>
                <w:rPrChange w:id="2682" w:author="Mario Ezequiel Scott" w:date="2019-12-29T19:14:00Z">
                  <w:rPr>
                    <w:rFonts w:eastAsia="Times New Roman" w:cstheme="minorHAnsi"/>
                    <w:color w:val="000000"/>
                  </w:rPr>
                </w:rPrChange>
              </w:rPr>
              <w:t>Comment</w:t>
            </w:r>
          </w:p>
        </w:tc>
        <w:tc>
          <w:tcPr>
            <w:tcW w:w="1180" w:type="dxa"/>
            <w:tcBorders>
              <w:top w:val="nil"/>
              <w:left w:val="nil"/>
              <w:bottom w:val="single" w:sz="4" w:space="0" w:color="auto"/>
              <w:right w:val="single" w:sz="4" w:space="0" w:color="auto"/>
            </w:tcBorders>
            <w:shd w:val="clear" w:color="auto" w:fill="auto"/>
            <w:noWrap/>
            <w:vAlign w:val="bottom"/>
            <w:hideMark/>
          </w:tcPr>
          <w:p w14:paraId="7272FA4D" w14:textId="77777777" w:rsidR="0028042E" w:rsidRPr="004A4B49" w:rsidRDefault="0028042E" w:rsidP="00794694">
            <w:pPr>
              <w:spacing w:after="0"/>
              <w:rPr>
                <w:rFonts w:eastAsia="Times New Roman" w:cstheme="minorHAnsi"/>
                <w:color w:val="000000"/>
                <w:lang w:val="en-GB"/>
                <w:rPrChange w:id="2683" w:author="Mario Ezequiel Scott" w:date="2019-12-29T19:14:00Z">
                  <w:rPr>
                    <w:rFonts w:eastAsia="Times New Roman" w:cstheme="minorHAnsi"/>
                    <w:color w:val="000000"/>
                  </w:rPr>
                </w:rPrChange>
              </w:rPr>
            </w:pPr>
            <w:r w:rsidRPr="004A4B49">
              <w:rPr>
                <w:rFonts w:eastAsia="Times New Roman" w:cstheme="minorHAnsi"/>
                <w:color w:val="000000"/>
                <w:lang w:val="en-GB"/>
                <w:rPrChange w:id="2684" w:author="Mario Ezequiel Scott" w:date="2019-12-29T19:14:00Z">
                  <w:rPr>
                    <w:rFonts w:eastAsia="Times New Roman" w:cstheme="minorHAnsi"/>
                    <w:color w:val="000000"/>
                  </w:rPr>
                </w:rPrChange>
              </w:rPr>
              <w:t xml:space="preserve"> 522</w:t>
            </w:r>
          </w:p>
        </w:tc>
      </w:tr>
      <w:tr w:rsidR="0028042E" w:rsidRPr="004A4B49" w14:paraId="70053AC6"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C57BBD6" w14:textId="77777777" w:rsidR="0028042E" w:rsidRPr="004A4B49" w:rsidRDefault="0028042E" w:rsidP="00794694">
            <w:pPr>
              <w:spacing w:after="0"/>
              <w:rPr>
                <w:rFonts w:eastAsia="Times New Roman" w:cstheme="minorHAnsi"/>
                <w:color w:val="000000"/>
                <w:lang w:val="en-GB"/>
                <w:rPrChange w:id="2685" w:author="Mario Ezequiel Scott" w:date="2019-12-29T19:14:00Z">
                  <w:rPr>
                    <w:rFonts w:eastAsia="Times New Roman" w:cstheme="minorHAnsi"/>
                    <w:color w:val="000000"/>
                  </w:rPr>
                </w:rPrChange>
              </w:rPr>
            </w:pPr>
            <w:r w:rsidRPr="004A4B49">
              <w:rPr>
                <w:rFonts w:eastAsia="Times New Roman" w:cstheme="minorHAnsi"/>
                <w:color w:val="000000"/>
                <w:lang w:val="en-GB"/>
                <w:rPrChange w:id="2686" w:author="Mario Ezequiel Scott" w:date="2019-12-29T19:14:00Z">
                  <w:rPr>
                    <w:rFonts w:eastAsia="Times New Roman" w:cstheme="minorHAnsi"/>
                    <w:color w:val="000000"/>
                  </w:rPr>
                </w:rPrChange>
              </w:rPr>
              <w:t>Epic Name</w:t>
            </w:r>
          </w:p>
        </w:tc>
        <w:tc>
          <w:tcPr>
            <w:tcW w:w="1180" w:type="dxa"/>
            <w:tcBorders>
              <w:top w:val="nil"/>
              <w:left w:val="nil"/>
              <w:bottom w:val="single" w:sz="4" w:space="0" w:color="auto"/>
              <w:right w:val="single" w:sz="4" w:space="0" w:color="auto"/>
            </w:tcBorders>
            <w:shd w:val="clear" w:color="auto" w:fill="auto"/>
            <w:noWrap/>
            <w:vAlign w:val="bottom"/>
            <w:hideMark/>
          </w:tcPr>
          <w:p w14:paraId="2CCDD8DC" w14:textId="77777777" w:rsidR="0028042E" w:rsidRPr="004A4B49" w:rsidRDefault="0028042E" w:rsidP="00794694">
            <w:pPr>
              <w:spacing w:after="0"/>
              <w:rPr>
                <w:rFonts w:eastAsia="Times New Roman" w:cstheme="minorHAnsi"/>
                <w:color w:val="000000"/>
                <w:lang w:val="en-GB"/>
                <w:rPrChange w:id="2687" w:author="Mario Ezequiel Scott" w:date="2019-12-29T19:14:00Z">
                  <w:rPr>
                    <w:rFonts w:eastAsia="Times New Roman" w:cstheme="minorHAnsi"/>
                    <w:color w:val="000000"/>
                  </w:rPr>
                </w:rPrChange>
              </w:rPr>
            </w:pPr>
            <w:r w:rsidRPr="004A4B49">
              <w:rPr>
                <w:rFonts w:eastAsia="Times New Roman" w:cstheme="minorHAnsi"/>
                <w:color w:val="000000"/>
                <w:lang w:val="en-GB"/>
                <w:rPrChange w:id="2688" w:author="Mario Ezequiel Scott" w:date="2019-12-29T19:14:00Z">
                  <w:rPr>
                    <w:rFonts w:eastAsia="Times New Roman" w:cstheme="minorHAnsi"/>
                    <w:color w:val="000000"/>
                  </w:rPr>
                </w:rPrChange>
              </w:rPr>
              <w:t xml:space="preserve">  57</w:t>
            </w:r>
          </w:p>
        </w:tc>
      </w:tr>
      <w:tr w:rsidR="0028042E" w:rsidRPr="004A4B49" w14:paraId="04081B9A"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3ACA961" w14:textId="77777777" w:rsidR="0028042E" w:rsidRPr="004A4B49" w:rsidRDefault="0028042E" w:rsidP="00794694">
            <w:pPr>
              <w:spacing w:after="0"/>
              <w:rPr>
                <w:rFonts w:eastAsia="Times New Roman" w:cstheme="minorHAnsi"/>
                <w:color w:val="000000"/>
                <w:lang w:val="en-GB"/>
                <w:rPrChange w:id="2689" w:author="Mario Ezequiel Scott" w:date="2019-12-29T19:14:00Z">
                  <w:rPr>
                    <w:rFonts w:eastAsia="Times New Roman" w:cstheme="minorHAnsi"/>
                    <w:color w:val="000000"/>
                  </w:rPr>
                </w:rPrChange>
              </w:rPr>
            </w:pPr>
            <w:r w:rsidRPr="004A4B49">
              <w:rPr>
                <w:rFonts w:eastAsia="Times New Roman" w:cstheme="minorHAnsi"/>
                <w:color w:val="000000"/>
                <w:lang w:val="en-GB"/>
                <w:rPrChange w:id="2690" w:author="Mario Ezequiel Scott" w:date="2019-12-29T19:14:00Z">
                  <w:rPr>
                    <w:rFonts w:eastAsia="Times New Roman" w:cstheme="minorHAnsi"/>
                    <w:color w:val="000000"/>
                  </w:rPr>
                </w:rPrChange>
              </w:rPr>
              <w:lastRenderedPageBreak/>
              <w:t>Epic/Theme</w:t>
            </w:r>
          </w:p>
        </w:tc>
        <w:tc>
          <w:tcPr>
            <w:tcW w:w="1180" w:type="dxa"/>
            <w:tcBorders>
              <w:top w:val="nil"/>
              <w:left w:val="nil"/>
              <w:bottom w:val="single" w:sz="4" w:space="0" w:color="auto"/>
              <w:right w:val="single" w:sz="4" w:space="0" w:color="auto"/>
            </w:tcBorders>
            <w:shd w:val="clear" w:color="auto" w:fill="auto"/>
            <w:noWrap/>
            <w:vAlign w:val="bottom"/>
            <w:hideMark/>
          </w:tcPr>
          <w:p w14:paraId="61EAB3FF" w14:textId="77777777" w:rsidR="0028042E" w:rsidRPr="004A4B49" w:rsidRDefault="0028042E" w:rsidP="00794694">
            <w:pPr>
              <w:spacing w:after="0"/>
              <w:rPr>
                <w:rFonts w:eastAsia="Times New Roman" w:cstheme="minorHAnsi"/>
                <w:color w:val="000000"/>
                <w:lang w:val="en-GB"/>
                <w:rPrChange w:id="2691" w:author="Mario Ezequiel Scott" w:date="2019-12-29T19:14:00Z">
                  <w:rPr>
                    <w:rFonts w:eastAsia="Times New Roman" w:cstheme="minorHAnsi"/>
                    <w:color w:val="000000"/>
                  </w:rPr>
                </w:rPrChange>
              </w:rPr>
            </w:pPr>
            <w:r w:rsidRPr="004A4B49">
              <w:rPr>
                <w:rFonts w:eastAsia="Times New Roman" w:cstheme="minorHAnsi"/>
                <w:color w:val="000000"/>
                <w:lang w:val="en-GB"/>
                <w:rPrChange w:id="2692" w:author="Mario Ezequiel Scott" w:date="2019-12-29T19:14:00Z">
                  <w:rPr>
                    <w:rFonts w:eastAsia="Times New Roman" w:cstheme="minorHAnsi"/>
                    <w:color w:val="000000"/>
                  </w:rPr>
                </w:rPrChange>
              </w:rPr>
              <w:t xml:space="preserve"> 414</w:t>
            </w:r>
          </w:p>
        </w:tc>
      </w:tr>
      <w:tr w:rsidR="0028042E" w:rsidRPr="004A4B49" w14:paraId="03A03C24"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6178DE1" w14:textId="77777777" w:rsidR="0028042E" w:rsidRPr="004A4B49" w:rsidRDefault="0028042E" w:rsidP="00794694">
            <w:pPr>
              <w:spacing w:after="0"/>
              <w:rPr>
                <w:rFonts w:eastAsia="Times New Roman" w:cstheme="minorHAnsi"/>
                <w:color w:val="000000"/>
                <w:lang w:val="en-GB"/>
                <w:rPrChange w:id="2693" w:author="Mario Ezequiel Scott" w:date="2019-12-29T19:14:00Z">
                  <w:rPr>
                    <w:rFonts w:eastAsia="Times New Roman" w:cstheme="minorHAnsi"/>
                    <w:color w:val="000000"/>
                  </w:rPr>
                </w:rPrChange>
              </w:rPr>
            </w:pPr>
            <w:r w:rsidRPr="004A4B49">
              <w:rPr>
                <w:rFonts w:eastAsia="Times New Roman" w:cstheme="minorHAnsi"/>
                <w:color w:val="000000"/>
                <w:lang w:val="en-GB"/>
                <w:rPrChange w:id="2694" w:author="Mario Ezequiel Scott" w:date="2019-12-29T19:14:00Z">
                  <w:rPr>
                    <w:rFonts w:eastAsia="Times New Roman" w:cstheme="minorHAnsi"/>
                    <w:color w:val="000000"/>
                  </w:rPr>
                </w:rPrChange>
              </w:rPr>
              <w:t>Migration Impact</w:t>
            </w:r>
          </w:p>
        </w:tc>
        <w:tc>
          <w:tcPr>
            <w:tcW w:w="1180" w:type="dxa"/>
            <w:tcBorders>
              <w:top w:val="nil"/>
              <w:left w:val="nil"/>
              <w:bottom w:val="single" w:sz="4" w:space="0" w:color="auto"/>
              <w:right w:val="single" w:sz="4" w:space="0" w:color="auto"/>
            </w:tcBorders>
            <w:shd w:val="clear" w:color="auto" w:fill="auto"/>
            <w:noWrap/>
            <w:vAlign w:val="bottom"/>
            <w:hideMark/>
          </w:tcPr>
          <w:p w14:paraId="10AACDA7" w14:textId="77777777" w:rsidR="0028042E" w:rsidRPr="004A4B49" w:rsidRDefault="0028042E" w:rsidP="00794694">
            <w:pPr>
              <w:spacing w:after="0"/>
              <w:rPr>
                <w:rFonts w:eastAsia="Times New Roman" w:cstheme="minorHAnsi"/>
                <w:color w:val="000000"/>
                <w:lang w:val="en-GB"/>
                <w:rPrChange w:id="2695" w:author="Mario Ezequiel Scott" w:date="2019-12-29T19:14:00Z">
                  <w:rPr>
                    <w:rFonts w:eastAsia="Times New Roman" w:cstheme="minorHAnsi"/>
                    <w:color w:val="000000"/>
                  </w:rPr>
                </w:rPrChange>
              </w:rPr>
            </w:pPr>
            <w:r w:rsidRPr="004A4B49">
              <w:rPr>
                <w:rFonts w:eastAsia="Times New Roman" w:cstheme="minorHAnsi"/>
                <w:color w:val="000000"/>
                <w:lang w:val="en-GB"/>
                <w:rPrChange w:id="2696" w:author="Mario Ezequiel Scott" w:date="2019-12-29T19:14:00Z">
                  <w:rPr>
                    <w:rFonts w:eastAsia="Times New Roman" w:cstheme="minorHAnsi"/>
                    <w:color w:val="000000"/>
                  </w:rPr>
                </w:rPrChange>
              </w:rPr>
              <w:t xml:space="preserve">   6</w:t>
            </w:r>
          </w:p>
        </w:tc>
      </w:tr>
      <w:tr w:rsidR="0028042E" w:rsidRPr="004A4B49" w14:paraId="7F87BBA7"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52FD498" w14:textId="77777777" w:rsidR="0028042E" w:rsidRPr="004A4B49" w:rsidRDefault="0028042E" w:rsidP="00794694">
            <w:pPr>
              <w:spacing w:after="0"/>
              <w:rPr>
                <w:rFonts w:eastAsia="Times New Roman" w:cstheme="minorHAnsi"/>
                <w:color w:val="000000"/>
                <w:lang w:val="en-GB"/>
                <w:rPrChange w:id="2697" w:author="Mario Ezequiel Scott" w:date="2019-12-29T19:14:00Z">
                  <w:rPr>
                    <w:rFonts w:eastAsia="Times New Roman" w:cstheme="minorHAnsi"/>
                    <w:color w:val="000000"/>
                  </w:rPr>
                </w:rPrChange>
              </w:rPr>
            </w:pPr>
            <w:r w:rsidRPr="004A4B49">
              <w:rPr>
                <w:rFonts w:eastAsia="Times New Roman" w:cstheme="minorHAnsi"/>
                <w:color w:val="000000"/>
                <w:lang w:val="en-GB"/>
                <w:rPrChange w:id="2698" w:author="Mario Ezequiel Scott" w:date="2019-12-29T19:14:00Z">
                  <w:rPr>
                    <w:rFonts w:eastAsia="Times New Roman" w:cstheme="minorHAnsi"/>
                    <w:color w:val="000000"/>
                  </w:rPr>
                </w:rPrChange>
              </w:rPr>
              <w:t>Out of Scope</w:t>
            </w:r>
          </w:p>
        </w:tc>
        <w:tc>
          <w:tcPr>
            <w:tcW w:w="1180" w:type="dxa"/>
            <w:tcBorders>
              <w:top w:val="nil"/>
              <w:left w:val="nil"/>
              <w:bottom w:val="single" w:sz="4" w:space="0" w:color="auto"/>
              <w:right w:val="single" w:sz="4" w:space="0" w:color="auto"/>
            </w:tcBorders>
            <w:shd w:val="clear" w:color="auto" w:fill="auto"/>
            <w:noWrap/>
            <w:vAlign w:val="bottom"/>
            <w:hideMark/>
          </w:tcPr>
          <w:p w14:paraId="06FBA8CF" w14:textId="77777777" w:rsidR="0028042E" w:rsidRPr="004A4B49" w:rsidRDefault="0028042E" w:rsidP="00794694">
            <w:pPr>
              <w:spacing w:after="0"/>
              <w:rPr>
                <w:rFonts w:eastAsia="Times New Roman" w:cstheme="minorHAnsi"/>
                <w:color w:val="000000"/>
                <w:lang w:val="en-GB"/>
                <w:rPrChange w:id="2699" w:author="Mario Ezequiel Scott" w:date="2019-12-29T19:14:00Z">
                  <w:rPr>
                    <w:rFonts w:eastAsia="Times New Roman" w:cstheme="minorHAnsi"/>
                    <w:color w:val="000000"/>
                  </w:rPr>
                </w:rPrChange>
              </w:rPr>
            </w:pPr>
            <w:r w:rsidRPr="004A4B49">
              <w:rPr>
                <w:rFonts w:eastAsia="Times New Roman" w:cstheme="minorHAnsi"/>
                <w:color w:val="000000"/>
                <w:lang w:val="en-GB"/>
                <w:rPrChange w:id="2700" w:author="Mario Ezequiel Scott" w:date="2019-12-29T19:14:00Z">
                  <w:rPr>
                    <w:rFonts w:eastAsia="Times New Roman" w:cstheme="minorHAnsi"/>
                    <w:color w:val="000000"/>
                  </w:rPr>
                </w:rPrChange>
              </w:rPr>
              <w:t xml:space="preserve">  10</w:t>
            </w:r>
          </w:p>
        </w:tc>
      </w:tr>
      <w:tr w:rsidR="0028042E" w:rsidRPr="004A4B49" w14:paraId="6FFC0943"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536E730" w14:textId="77777777" w:rsidR="0028042E" w:rsidRPr="004A4B49" w:rsidRDefault="0028042E" w:rsidP="00794694">
            <w:pPr>
              <w:spacing w:after="0"/>
              <w:rPr>
                <w:rFonts w:eastAsia="Times New Roman" w:cstheme="minorHAnsi"/>
                <w:color w:val="000000"/>
                <w:lang w:val="en-GB"/>
                <w:rPrChange w:id="2701" w:author="Mario Ezequiel Scott" w:date="2019-12-29T19:14:00Z">
                  <w:rPr>
                    <w:rFonts w:eastAsia="Times New Roman" w:cstheme="minorHAnsi"/>
                    <w:color w:val="000000"/>
                  </w:rPr>
                </w:rPrChange>
              </w:rPr>
            </w:pPr>
            <w:r w:rsidRPr="004A4B49">
              <w:rPr>
                <w:rFonts w:eastAsia="Times New Roman" w:cstheme="minorHAnsi"/>
                <w:color w:val="000000"/>
                <w:lang w:val="en-GB"/>
                <w:rPrChange w:id="2702" w:author="Mario Ezequiel Scott" w:date="2019-12-29T19:14:00Z">
                  <w:rPr>
                    <w:rFonts w:eastAsia="Times New Roman" w:cstheme="minorHAnsi"/>
                    <w:color w:val="000000"/>
                  </w:rPr>
                </w:rPrChange>
              </w:rPr>
              <w:t>QA Test Plan</w:t>
            </w:r>
          </w:p>
        </w:tc>
        <w:tc>
          <w:tcPr>
            <w:tcW w:w="1180" w:type="dxa"/>
            <w:tcBorders>
              <w:top w:val="nil"/>
              <w:left w:val="nil"/>
              <w:bottom w:val="single" w:sz="4" w:space="0" w:color="auto"/>
              <w:right w:val="single" w:sz="4" w:space="0" w:color="auto"/>
            </w:tcBorders>
            <w:shd w:val="clear" w:color="auto" w:fill="auto"/>
            <w:noWrap/>
            <w:vAlign w:val="bottom"/>
            <w:hideMark/>
          </w:tcPr>
          <w:p w14:paraId="764FD71A" w14:textId="77777777" w:rsidR="0028042E" w:rsidRPr="004A4B49" w:rsidRDefault="0028042E" w:rsidP="00794694">
            <w:pPr>
              <w:spacing w:after="0"/>
              <w:rPr>
                <w:rFonts w:eastAsia="Times New Roman" w:cstheme="minorHAnsi"/>
                <w:color w:val="000000"/>
                <w:lang w:val="en-GB"/>
                <w:rPrChange w:id="2703" w:author="Mario Ezequiel Scott" w:date="2019-12-29T19:14:00Z">
                  <w:rPr>
                    <w:rFonts w:eastAsia="Times New Roman" w:cstheme="minorHAnsi"/>
                    <w:color w:val="000000"/>
                  </w:rPr>
                </w:rPrChange>
              </w:rPr>
            </w:pPr>
            <w:r w:rsidRPr="004A4B49">
              <w:rPr>
                <w:rFonts w:eastAsia="Times New Roman" w:cstheme="minorHAnsi"/>
                <w:color w:val="000000"/>
                <w:lang w:val="en-GB"/>
                <w:rPrChange w:id="2704" w:author="Mario Ezequiel Scott" w:date="2019-12-29T19:14:00Z">
                  <w:rPr>
                    <w:rFonts w:eastAsia="Times New Roman" w:cstheme="minorHAnsi"/>
                    <w:color w:val="000000"/>
                  </w:rPr>
                </w:rPrChange>
              </w:rPr>
              <w:t xml:space="preserve">  21</w:t>
            </w:r>
          </w:p>
        </w:tc>
      </w:tr>
      <w:tr w:rsidR="0028042E" w:rsidRPr="004A4B49" w14:paraId="0F44A9D1"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2FC4341" w14:textId="77777777" w:rsidR="0028042E" w:rsidRPr="004A4B49" w:rsidRDefault="0028042E" w:rsidP="00794694">
            <w:pPr>
              <w:spacing w:after="0"/>
              <w:rPr>
                <w:rFonts w:eastAsia="Times New Roman" w:cstheme="minorHAnsi"/>
                <w:color w:val="000000"/>
                <w:lang w:val="en-GB"/>
                <w:rPrChange w:id="2705" w:author="Mario Ezequiel Scott" w:date="2019-12-29T19:14:00Z">
                  <w:rPr>
                    <w:rFonts w:eastAsia="Times New Roman" w:cstheme="minorHAnsi"/>
                    <w:color w:val="000000"/>
                  </w:rPr>
                </w:rPrChange>
              </w:rPr>
            </w:pPr>
            <w:r w:rsidRPr="004A4B49">
              <w:rPr>
                <w:rFonts w:eastAsia="Times New Roman" w:cstheme="minorHAnsi"/>
                <w:color w:val="000000"/>
                <w:lang w:val="en-GB"/>
                <w:rPrChange w:id="2706" w:author="Mario Ezequiel Scott" w:date="2019-12-29T19:14:00Z">
                  <w:rPr>
                    <w:rFonts w:eastAsia="Times New Roman" w:cstheme="minorHAnsi"/>
                    <w:color w:val="000000"/>
                  </w:rPr>
                </w:rPrChange>
              </w:rPr>
              <w:t>description</w:t>
            </w:r>
          </w:p>
        </w:tc>
        <w:tc>
          <w:tcPr>
            <w:tcW w:w="1180" w:type="dxa"/>
            <w:tcBorders>
              <w:top w:val="nil"/>
              <w:left w:val="nil"/>
              <w:bottom w:val="single" w:sz="4" w:space="0" w:color="auto"/>
              <w:right w:val="single" w:sz="4" w:space="0" w:color="auto"/>
            </w:tcBorders>
            <w:shd w:val="clear" w:color="auto" w:fill="auto"/>
            <w:noWrap/>
            <w:vAlign w:val="bottom"/>
            <w:hideMark/>
          </w:tcPr>
          <w:p w14:paraId="12ACEE75" w14:textId="77777777" w:rsidR="0028042E" w:rsidRPr="004A4B49" w:rsidRDefault="0028042E" w:rsidP="00794694">
            <w:pPr>
              <w:spacing w:after="0"/>
              <w:rPr>
                <w:rFonts w:eastAsia="Times New Roman" w:cstheme="minorHAnsi"/>
                <w:color w:val="000000"/>
                <w:lang w:val="en-GB"/>
                <w:rPrChange w:id="2707" w:author="Mario Ezequiel Scott" w:date="2019-12-29T19:14:00Z">
                  <w:rPr>
                    <w:rFonts w:eastAsia="Times New Roman" w:cstheme="minorHAnsi"/>
                    <w:color w:val="000000"/>
                  </w:rPr>
                </w:rPrChange>
              </w:rPr>
            </w:pPr>
            <w:r w:rsidRPr="004A4B49">
              <w:rPr>
                <w:rFonts w:eastAsia="Times New Roman" w:cstheme="minorHAnsi"/>
                <w:color w:val="000000"/>
                <w:lang w:val="en-GB"/>
                <w:rPrChange w:id="2708" w:author="Mario Ezequiel Scott" w:date="2019-12-29T19:14:00Z">
                  <w:rPr>
                    <w:rFonts w:eastAsia="Times New Roman" w:cstheme="minorHAnsi"/>
                    <w:color w:val="000000"/>
                  </w:rPr>
                </w:rPrChange>
              </w:rPr>
              <w:t>4227</w:t>
            </w:r>
          </w:p>
        </w:tc>
      </w:tr>
      <w:tr w:rsidR="0028042E" w:rsidRPr="004A4B49" w14:paraId="5BF3A766"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83369F3" w14:textId="77777777" w:rsidR="0028042E" w:rsidRPr="004A4B49" w:rsidRDefault="0028042E" w:rsidP="00794694">
            <w:pPr>
              <w:spacing w:after="0"/>
              <w:rPr>
                <w:rFonts w:eastAsia="Times New Roman" w:cstheme="minorHAnsi"/>
                <w:color w:val="000000"/>
                <w:lang w:val="en-GB"/>
                <w:rPrChange w:id="2709" w:author="Mario Ezequiel Scott" w:date="2019-12-29T19:14:00Z">
                  <w:rPr>
                    <w:rFonts w:eastAsia="Times New Roman" w:cstheme="minorHAnsi"/>
                    <w:color w:val="000000"/>
                  </w:rPr>
                </w:rPrChange>
              </w:rPr>
            </w:pPr>
            <w:r w:rsidRPr="004A4B49">
              <w:rPr>
                <w:rFonts w:eastAsia="Times New Roman" w:cstheme="minorHAnsi"/>
                <w:color w:val="000000"/>
                <w:lang w:val="en-GB"/>
                <w:rPrChange w:id="2710" w:author="Mario Ezequiel Scott" w:date="2019-12-29T19:14:00Z">
                  <w:rPr>
                    <w:rFonts w:eastAsia="Times New Roman" w:cstheme="minorHAnsi"/>
                    <w:color w:val="000000"/>
                  </w:rPr>
                </w:rPrChange>
              </w:rPr>
              <w:t>summary</w:t>
            </w:r>
          </w:p>
        </w:tc>
        <w:tc>
          <w:tcPr>
            <w:tcW w:w="1180" w:type="dxa"/>
            <w:tcBorders>
              <w:top w:val="nil"/>
              <w:left w:val="nil"/>
              <w:bottom w:val="single" w:sz="4" w:space="0" w:color="auto"/>
              <w:right w:val="single" w:sz="4" w:space="0" w:color="auto"/>
            </w:tcBorders>
            <w:shd w:val="clear" w:color="auto" w:fill="auto"/>
            <w:noWrap/>
            <w:vAlign w:val="bottom"/>
            <w:hideMark/>
          </w:tcPr>
          <w:p w14:paraId="477483DE" w14:textId="77777777" w:rsidR="0028042E" w:rsidRPr="004A4B49" w:rsidRDefault="0028042E" w:rsidP="00794694">
            <w:pPr>
              <w:spacing w:after="0"/>
              <w:rPr>
                <w:rFonts w:eastAsia="Times New Roman" w:cstheme="minorHAnsi"/>
                <w:color w:val="000000"/>
                <w:lang w:val="en-GB"/>
                <w:rPrChange w:id="2711" w:author="Mario Ezequiel Scott" w:date="2019-12-29T19:14:00Z">
                  <w:rPr>
                    <w:rFonts w:eastAsia="Times New Roman" w:cstheme="minorHAnsi"/>
                    <w:color w:val="000000"/>
                  </w:rPr>
                </w:rPrChange>
              </w:rPr>
            </w:pPr>
            <w:r w:rsidRPr="004A4B49">
              <w:rPr>
                <w:rFonts w:eastAsia="Times New Roman" w:cstheme="minorHAnsi"/>
                <w:color w:val="000000"/>
                <w:lang w:val="en-GB"/>
                <w:rPrChange w:id="2712" w:author="Mario Ezequiel Scott" w:date="2019-12-29T19:14:00Z">
                  <w:rPr>
                    <w:rFonts w:eastAsia="Times New Roman" w:cstheme="minorHAnsi"/>
                    <w:color w:val="000000"/>
                  </w:rPr>
                </w:rPrChange>
              </w:rPr>
              <w:t>3695</w:t>
            </w:r>
          </w:p>
        </w:tc>
      </w:tr>
    </w:tbl>
    <w:p w14:paraId="2D69E666" w14:textId="79FD472E" w:rsidR="0028042E" w:rsidRPr="004A4B49" w:rsidRDefault="00974857" w:rsidP="0028042E">
      <w:pPr>
        <w:rPr>
          <w:rFonts w:cstheme="minorHAnsi"/>
          <w:lang w:val="en-GB"/>
          <w:rPrChange w:id="2713" w:author="Mario Ezequiel Scott" w:date="2019-12-29T19:14:00Z">
            <w:rPr>
              <w:rFonts w:cstheme="minorHAnsi"/>
            </w:rPr>
          </w:rPrChange>
        </w:rPr>
      </w:pPr>
      <w:r w:rsidRPr="004A4B49">
        <w:rPr>
          <w:rFonts w:cstheme="minorHAnsi"/>
          <w:lang w:val="en-GB"/>
          <w:rPrChange w:id="2714" w:author="Mario Ezequiel Scott" w:date="2019-12-29T19:14:00Z">
            <w:rPr>
              <w:rFonts w:cstheme="minorHAnsi"/>
            </w:rPr>
          </w:rPrChange>
        </w:rPr>
        <w:t>Table 5. Jira change</w:t>
      </w:r>
      <w:del w:id="2715" w:author="tedo gogoladze" w:date="2020-01-04T09:04:00Z">
        <w:r w:rsidRPr="004A4B49" w:rsidDel="009C5358">
          <w:rPr>
            <w:rFonts w:cstheme="minorHAnsi"/>
            <w:lang w:val="en-GB"/>
            <w:rPrChange w:id="2716" w:author="Mario Ezequiel Scott" w:date="2019-12-29T19:14:00Z">
              <w:rPr>
                <w:rFonts w:cstheme="minorHAnsi"/>
              </w:rPr>
            </w:rPrChange>
          </w:rPr>
          <w:delText xml:space="preserve"> </w:delText>
        </w:r>
      </w:del>
      <w:r w:rsidRPr="004A4B49">
        <w:rPr>
          <w:rFonts w:cstheme="minorHAnsi"/>
          <w:lang w:val="en-GB"/>
          <w:rPrChange w:id="2717" w:author="Mario Ezequiel Scott" w:date="2019-12-29T19:14:00Z">
            <w:rPr>
              <w:rFonts w:cstheme="minorHAnsi"/>
            </w:rPr>
          </w:rPrChange>
        </w:rPr>
        <w:t>log</w:t>
      </w:r>
      <w:ins w:id="2718" w:author="tedo gogoladze" w:date="2020-01-04T09:04:00Z">
        <w:r w:rsidR="009C5358">
          <w:rPr>
            <w:rFonts w:cstheme="minorHAnsi"/>
            <w:lang w:val="en-GB"/>
          </w:rPr>
          <w:t xml:space="preserve"> </w:t>
        </w:r>
      </w:ins>
      <w:del w:id="2719" w:author="tedo gogoladze" w:date="2020-01-04T09:04:00Z">
        <w:r w:rsidRPr="004A4B49" w:rsidDel="009C5358">
          <w:rPr>
            <w:rFonts w:cstheme="minorHAnsi"/>
            <w:lang w:val="en-GB"/>
            <w:rPrChange w:id="2720" w:author="Mario Ezequiel Scott" w:date="2019-12-29T19:14:00Z">
              <w:rPr>
                <w:rFonts w:cstheme="minorHAnsi"/>
              </w:rPr>
            </w:rPrChange>
          </w:rPr>
          <w:delText xml:space="preserve"> </w:delText>
        </w:r>
      </w:del>
      <w:r w:rsidRPr="004A4B49">
        <w:rPr>
          <w:rFonts w:cstheme="minorHAnsi"/>
          <w:lang w:val="en-GB"/>
          <w:rPrChange w:id="2721" w:author="Mario Ezequiel Scott" w:date="2019-12-29T19:14:00Z">
            <w:rPr>
              <w:rFonts w:cstheme="minorHAnsi"/>
            </w:rPr>
          </w:rPrChange>
        </w:rPr>
        <w:t>text</w:t>
      </w:r>
      <w:del w:id="2722" w:author="tedo gogoladze" w:date="2020-01-04T09:04:00Z">
        <w:r w:rsidRPr="004A4B49" w:rsidDel="009C5358">
          <w:rPr>
            <w:rFonts w:cstheme="minorHAnsi"/>
            <w:lang w:val="en-GB"/>
            <w:rPrChange w:id="2723" w:author="Mario Ezequiel Scott" w:date="2019-12-29T19:14:00Z">
              <w:rPr>
                <w:rFonts w:cstheme="minorHAnsi"/>
              </w:rPr>
            </w:rPrChange>
          </w:rPr>
          <w:delText>ual</w:delText>
        </w:r>
      </w:del>
      <w:r w:rsidRPr="004A4B49">
        <w:rPr>
          <w:rFonts w:cstheme="minorHAnsi"/>
          <w:lang w:val="en-GB"/>
          <w:rPrChange w:id="2724" w:author="Mario Ezequiel Scott" w:date="2019-12-29T19:14:00Z">
            <w:rPr>
              <w:rFonts w:cstheme="minorHAnsi"/>
            </w:rPr>
          </w:rPrChange>
        </w:rPr>
        <w:t xml:space="preserve"> fields</w:t>
      </w:r>
    </w:p>
    <w:p w14:paraId="52B89193" w14:textId="253124CB" w:rsidR="0028042E" w:rsidRPr="004A4B49" w:rsidDel="003D3778" w:rsidRDefault="0028042E" w:rsidP="0028042E">
      <w:pPr>
        <w:rPr>
          <w:moveFrom w:id="2725" w:author="Mario Ezequiel Scott" w:date="2019-12-29T19:24:00Z"/>
          <w:rFonts w:cstheme="minorHAnsi"/>
          <w:lang w:val="en-GB"/>
          <w:rPrChange w:id="2726" w:author="Mario Ezequiel Scott" w:date="2019-12-29T19:14:00Z">
            <w:rPr>
              <w:moveFrom w:id="2727" w:author="Mario Ezequiel Scott" w:date="2019-12-29T19:24:00Z"/>
              <w:rFonts w:cstheme="minorHAnsi"/>
              <w:lang w:val="en-US"/>
            </w:rPr>
          </w:rPrChange>
        </w:rPr>
      </w:pPr>
      <w:moveFromRangeStart w:id="2728" w:author="Mario Ezequiel Scott" w:date="2019-12-29T19:24:00Z" w:name="move28539864"/>
      <w:moveFrom w:id="2729" w:author="Mario Ezequiel Scott" w:date="2019-12-29T19:24:00Z">
        <w:r w:rsidRPr="004A4B49" w:rsidDel="003D3778">
          <w:rPr>
            <w:rFonts w:cstheme="minorHAnsi"/>
            <w:lang w:val="en-GB"/>
            <w:rPrChange w:id="2730" w:author="Mario Ezequiel Scott" w:date="2019-12-29T19:14:00Z">
              <w:rPr>
                <w:rFonts w:cstheme="minorHAnsi"/>
              </w:rPr>
            </w:rPrChange>
          </w:rPr>
          <w:t xml:space="preserve">After </w:t>
        </w:r>
        <w:r w:rsidR="005F7F69" w:rsidRPr="004A4B49" w:rsidDel="003D3778">
          <w:rPr>
            <w:rFonts w:cstheme="minorHAnsi"/>
            <w:lang w:val="en-GB"/>
            <w:rPrChange w:id="2731" w:author="Mario Ezequiel Scott" w:date="2019-12-29T19:14:00Z">
              <w:rPr>
                <w:rFonts w:cstheme="minorHAnsi"/>
              </w:rPr>
            </w:rPrChange>
          </w:rPr>
          <w:t xml:space="preserve">a thorough </w:t>
        </w:r>
        <w:r w:rsidRPr="004A4B49" w:rsidDel="003D3778">
          <w:rPr>
            <w:rFonts w:cstheme="minorHAnsi"/>
            <w:lang w:val="en-GB"/>
            <w:rPrChange w:id="2732" w:author="Mario Ezequiel Scott" w:date="2019-12-29T19:14:00Z">
              <w:rPr>
                <w:rFonts w:cstheme="minorHAnsi"/>
              </w:rPr>
            </w:rPrChange>
          </w:rPr>
          <w:t>check</w:t>
        </w:r>
        <w:r w:rsidR="005F7F69" w:rsidRPr="004A4B49" w:rsidDel="003D3778">
          <w:rPr>
            <w:rFonts w:cstheme="minorHAnsi"/>
            <w:lang w:val="en-GB"/>
            <w:rPrChange w:id="2733" w:author="Mario Ezequiel Scott" w:date="2019-12-29T19:14:00Z">
              <w:rPr>
                <w:rFonts w:cstheme="minorHAnsi"/>
              </w:rPr>
            </w:rPrChange>
          </w:rPr>
          <w:t xml:space="preserve"> of these fields,</w:t>
        </w:r>
        <w:r w:rsidRPr="004A4B49" w:rsidDel="003D3778">
          <w:rPr>
            <w:rFonts w:cstheme="minorHAnsi"/>
            <w:lang w:val="en-GB"/>
            <w:rPrChange w:id="2734" w:author="Mario Ezequiel Scott" w:date="2019-12-29T19:14:00Z">
              <w:rPr>
                <w:rFonts w:cstheme="minorHAnsi"/>
              </w:rPr>
            </w:rPrChange>
          </w:rPr>
          <w:t xml:space="preserve"> </w:t>
        </w:r>
        <w:r w:rsidR="005F7F69" w:rsidRPr="004A4B49" w:rsidDel="003D3778">
          <w:rPr>
            <w:rFonts w:cstheme="minorHAnsi"/>
            <w:lang w:val="en-GB"/>
            <w:rPrChange w:id="2735" w:author="Mario Ezequiel Scott" w:date="2019-12-29T19:14:00Z">
              <w:rPr>
                <w:rFonts w:cstheme="minorHAnsi"/>
              </w:rPr>
            </w:rPrChange>
          </w:rPr>
          <w:t xml:space="preserve">it was revealed that </w:t>
        </w:r>
        <w:r w:rsidRPr="004A4B49" w:rsidDel="003D3778">
          <w:rPr>
            <w:rFonts w:cstheme="minorHAnsi"/>
            <w:lang w:val="en-GB"/>
            <w:rPrChange w:id="2736" w:author="Mario Ezequiel Scott" w:date="2019-12-29T19:14:00Z">
              <w:rPr>
                <w:rFonts w:cstheme="minorHAnsi"/>
              </w:rPr>
            </w:rPrChange>
          </w:rPr>
          <w:t>'summary', 'description', 'Comment', 'Acceptance Criteria', 'Migration Impact', 'QA Test Plan', 'Out of Scope' were the ones that were surely holding the useful textual data,</w:t>
        </w:r>
        <w:r w:rsidR="005F7F69" w:rsidRPr="004A4B49" w:rsidDel="003D3778">
          <w:rPr>
            <w:rFonts w:cstheme="minorHAnsi"/>
            <w:lang w:val="en-GB"/>
            <w:rPrChange w:id="2737" w:author="Mario Ezequiel Scott" w:date="2019-12-29T19:14:00Z">
              <w:rPr>
                <w:rFonts w:cstheme="minorHAnsi"/>
              </w:rPr>
            </w:rPrChange>
          </w:rPr>
          <w:t xml:space="preserve"> so </w:t>
        </w:r>
        <w:r w:rsidR="00F21215" w:rsidRPr="004A4B49" w:rsidDel="003D3778">
          <w:rPr>
            <w:rFonts w:cstheme="minorHAnsi"/>
            <w:lang w:val="en-GB"/>
            <w:rPrChange w:id="2738" w:author="Mario Ezequiel Scott" w:date="2019-12-29T19:14:00Z">
              <w:rPr>
                <w:rFonts w:cstheme="minorHAnsi"/>
              </w:rPr>
            </w:rPrChange>
          </w:rPr>
          <w:t>this research will be focused on these</w:t>
        </w:r>
        <w:r w:rsidR="005F7F69" w:rsidRPr="004A4B49" w:rsidDel="003D3778">
          <w:rPr>
            <w:rFonts w:cstheme="minorHAnsi"/>
            <w:lang w:val="en-GB"/>
            <w:rPrChange w:id="2739" w:author="Mario Ezequiel Scott" w:date="2019-12-29T19:14:00Z">
              <w:rPr>
                <w:rFonts w:cstheme="minorHAnsi"/>
              </w:rPr>
            </w:rPrChange>
          </w:rPr>
          <w:t xml:space="preserve">. In total, there are </w:t>
        </w:r>
        <w:r w:rsidRPr="004A4B49" w:rsidDel="003D3778">
          <w:rPr>
            <w:rFonts w:cstheme="minorHAnsi"/>
            <w:lang w:val="en-GB"/>
            <w:rPrChange w:id="2740" w:author="Mario Ezequiel Scott" w:date="2019-12-29T19:14:00Z">
              <w:rPr>
                <w:rFonts w:cstheme="minorHAnsi"/>
              </w:rPr>
            </w:rPrChange>
          </w:rPr>
          <w:t xml:space="preserve">8578 rows </w:t>
        </w:r>
        <w:r w:rsidR="005F7F69" w:rsidRPr="004A4B49" w:rsidDel="003D3778">
          <w:rPr>
            <w:rFonts w:cstheme="minorHAnsi"/>
            <w:lang w:val="en-GB"/>
            <w:rPrChange w:id="2741" w:author="Mario Ezequiel Scott" w:date="2019-12-29T19:14:00Z">
              <w:rPr>
                <w:rFonts w:cstheme="minorHAnsi"/>
              </w:rPr>
            </w:rPrChange>
          </w:rPr>
          <w:t>where these fields are filled</w:t>
        </w:r>
        <w:r w:rsidRPr="004A4B49" w:rsidDel="003D3778">
          <w:rPr>
            <w:rFonts w:cstheme="minorHAnsi"/>
            <w:lang w:val="en-GB"/>
            <w:rPrChange w:id="2742" w:author="Mario Ezequiel Scott" w:date="2019-12-29T19:14:00Z">
              <w:rPr>
                <w:rFonts w:cstheme="minorHAnsi"/>
              </w:rPr>
            </w:rPrChange>
          </w:rPr>
          <w:t>.</w:t>
        </w:r>
      </w:moveFrom>
    </w:p>
    <w:moveFromRangeEnd w:id="2728"/>
    <w:p w14:paraId="0DB588ED" w14:textId="4DC1F6D1" w:rsidR="0028042E" w:rsidRPr="004A4B49" w:rsidDel="006B436F" w:rsidRDefault="00C57A31" w:rsidP="0028042E">
      <w:pPr>
        <w:rPr>
          <w:del w:id="2743" w:author="tedo gogoladze" w:date="2020-01-04T09:05:00Z"/>
          <w:rFonts w:cstheme="minorHAnsi"/>
          <w:lang w:val="en-GB"/>
          <w:rPrChange w:id="2744" w:author="Mario Ezequiel Scott" w:date="2019-12-29T19:14:00Z">
            <w:rPr>
              <w:del w:id="2745" w:author="tedo gogoladze" w:date="2020-01-04T09:05:00Z"/>
              <w:rFonts w:cstheme="minorHAnsi"/>
            </w:rPr>
          </w:rPrChange>
        </w:rPr>
      </w:pPr>
      <w:r w:rsidRPr="004A4B49">
        <w:rPr>
          <w:rFonts w:cstheme="minorHAnsi"/>
          <w:lang w:val="en-GB"/>
          <w:rPrChange w:id="2746" w:author="Mario Ezequiel Scott" w:date="2019-12-29T19:14:00Z">
            <w:rPr>
              <w:rFonts w:cstheme="minorHAnsi"/>
            </w:rPr>
          </w:rPrChange>
        </w:rPr>
        <w:t>Additionally, a</w:t>
      </w:r>
      <w:ins w:id="2747" w:author="Mario Ezequiel Scott" w:date="2019-12-29T19:26:00Z">
        <w:r w:rsidR="003D3778">
          <w:rPr>
            <w:rFonts w:cstheme="minorHAnsi"/>
            <w:lang w:val="en-GB"/>
          </w:rPr>
          <w:t xml:space="preserve"> </w:t>
        </w:r>
      </w:ins>
      <w:ins w:id="2748" w:author="Mario Ezequiel Scott" w:date="2019-12-29T19:27:00Z">
        <w:r w:rsidR="003D3778">
          <w:rPr>
            <w:rFonts w:cstheme="minorHAnsi"/>
            <w:lang w:val="en-GB"/>
          </w:rPr>
          <w:t>cleaning step to avoid duplicated text was performed since a</w:t>
        </w:r>
      </w:ins>
      <w:del w:id="2749" w:author="Mario Ezequiel Scott" w:date="2019-12-29T19:26:00Z">
        <w:r w:rsidRPr="004A4B49" w:rsidDel="003D3778">
          <w:rPr>
            <w:rFonts w:cstheme="minorHAnsi"/>
            <w:lang w:val="en-GB"/>
            <w:rPrChange w:id="2750" w:author="Mario Ezequiel Scott" w:date="2019-12-29T19:14:00Z">
              <w:rPr>
                <w:rFonts w:cstheme="minorHAnsi"/>
              </w:rPr>
            </w:rPrChange>
          </w:rPr>
          <w:delText>n</w:delText>
        </w:r>
      </w:del>
      <w:r w:rsidRPr="004A4B49">
        <w:rPr>
          <w:rFonts w:cstheme="minorHAnsi"/>
          <w:lang w:val="en-GB"/>
          <w:rPrChange w:id="2751" w:author="Mario Ezequiel Scott" w:date="2019-12-29T19:14:00Z">
            <w:rPr>
              <w:rFonts w:cstheme="minorHAnsi"/>
            </w:rPr>
          </w:rPrChange>
        </w:rPr>
        <w:t xml:space="preserve"> </w:t>
      </w:r>
      <w:del w:id="2752" w:author="Mario Ezequiel Scott" w:date="2019-12-29T19:27:00Z">
        <w:r w:rsidRPr="004A4B49" w:rsidDel="003D3778">
          <w:rPr>
            <w:rFonts w:cstheme="minorHAnsi"/>
            <w:lang w:val="en-GB"/>
            <w:rPrChange w:id="2753" w:author="Mario Ezequiel Scott" w:date="2019-12-29T19:14:00Z">
              <w:rPr>
                <w:rFonts w:cstheme="minorHAnsi"/>
              </w:rPr>
            </w:rPrChange>
          </w:rPr>
          <w:delText xml:space="preserve">Jira </w:delText>
        </w:r>
      </w:del>
      <w:ins w:id="2754" w:author="Mario Ezequiel Scott" w:date="2019-12-29T19:27:00Z">
        <w:r w:rsidR="003D3778">
          <w:rPr>
            <w:rFonts w:cstheme="minorHAnsi"/>
            <w:lang w:val="en-GB"/>
          </w:rPr>
          <w:t>JIRA</w:t>
        </w:r>
        <w:r w:rsidR="003D3778" w:rsidRPr="004A4B49">
          <w:rPr>
            <w:rFonts w:cstheme="minorHAnsi"/>
            <w:lang w:val="en-GB"/>
            <w:rPrChange w:id="2755" w:author="Mario Ezequiel Scott" w:date="2019-12-29T19:14:00Z">
              <w:rPr>
                <w:rFonts w:cstheme="minorHAnsi"/>
              </w:rPr>
            </w:rPrChange>
          </w:rPr>
          <w:t xml:space="preserve"> </w:t>
        </w:r>
      </w:ins>
      <w:r w:rsidRPr="004A4B49">
        <w:rPr>
          <w:rFonts w:cstheme="minorHAnsi"/>
          <w:lang w:val="en-GB"/>
          <w:rPrChange w:id="2756" w:author="Mario Ezequiel Scott" w:date="2019-12-29T19:14:00Z">
            <w:rPr>
              <w:rFonts w:cstheme="minorHAnsi"/>
            </w:rPr>
          </w:rPrChange>
        </w:rPr>
        <w:t>u</w:t>
      </w:r>
      <w:r w:rsidR="0028042E" w:rsidRPr="004A4B49">
        <w:rPr>
          <w:rFonts w:cstheme="minorHAnsi"/>
          <w:lang w:val="en-GB"/>
          <w:rPrChange w:id="2757" w:author="Mario Ezequiel Scott" w:date="2019-12-29T19:14:00Z">
            <w:rPr>
              <w:rFonts w:cstheme="minorHAnsi"/>
            </w:rPr>
          </w:rPrChange>
        </w:rPr>
        <w:t xml:space="preserve">ser may submit a change of the textual value into one column multiple times. </w:t>
      </w:r>
      <w:r w:rsidRPr="004A4B49">
        <w:rPr>
          <w:rFonts w:cstheme="minorHAnsi"/>
          <w:lang w:val="en-GB"/>
          <w:rPrChange w:id="2758" w:author="Mario Ezequiel Scott" w:date="2019-12-29T19:14:00Z">
            <w:rPr>
              <w:rFonts w:cstheme="minorHAnsi"/>
            </w:rPr>
          </w:rPrChange>
        </w:rPr>
        <w:t>For example, one can write the half of the description in the description text. Then, after a while when one realizes the data was partial, they can input the full description text. In such case, there will be two records of `description` field change in the changelog dataset, wh</w:t>
      </w:r>
      <w:ins w:id="2759" w:author="tedo gogoladze" w:date="2020-01-04T09:04:00Z">
        <w:r w:rsidR="00F759A0">
          <w:rPr>
            <w:rFonts w:cstheme="minorHAnsi"/>
            <w:lang w:val="en-GB"/>
          </w:rPr>
          <w:t>i</w:t>
        </w:r>
      </w:ins>
      <w:r w:rsidRPr="004A4B49">
        <w:rPr>
          <w:rFonts w:cstheme="minorHAnsi"/>
          <w:lang w:val="en-GB"/>
          <w:rPrChange w:id="2760" w:author="Mario Ezequiel Scott" w:date="2019-12-29T19:14:00Z">
            <w:rPr>
              <w:rFonts w:cstheme="minorHAnsi"/>
            </w:rPr>
          </w:rPrChange>
        </w:rPr>
        <w:t xml:space="preserve">le the last edit is the only complete and thus sufficient for </w:t>
      </w:r>
      <w:r w:rsidR="00A658E7" w:rsidRPr="004A4B49">
        <w:rPr>
          <w:rFonts w:cstheme="minorHAnsi"/>
          <w:lang w:val="en-GB"/>
          <w:rPrChange w:id="2761" w:author="Mario Ezequiel Scott" w:date="2019-12-29T19:14:00Z">
            <w:rPr>
              <w:rFonts w:cstheme="minorHAnsi"/>
            </w:rPr>
          </w:rPrChange>
        </w:rPr>
        <w:t>this</w:t>
      </w:r>
      <w:r w:rsidRPr="004A4B49">
        <w:rPr>
          <w:rFonts w:cstheme="minorHAnsi"/>
          <w:lang w:val="en-GB"/>
          <w:rPrChange w:id="2762" w:author="Mario Ezequiel Scott" w:date="2019-12-29T19:14:00Z">
            <w:rPr>
              <w:rFonts w:cstheme="minorHAnsi"/>
            </w:rPr>
          </w:rPrChange>
        </w:rPr>
        <w:t xml:space="preserve"> research, while the very first edit is the partial copy of the last one, which is on one hand, a duplicate, and on the other hand, an incorrect/insufficient edit of the data. </w:t>
      </w:r>
      <w:r w:rsidR="000E21F6" w:rsidRPr="004A4B49">
        <w:rPr>
          <w:rFonts w:cstheme="minorHAnsi"/>
          <w:lang w:val="en-GB"/>
          <w:rPrChange w:id="2763" w:author="Mario Ezequiel Scott" w:date="2019-12-29T19:14:00Z">
            <w:rPr>
              <w:rFonts w:cstheme="minorHAnsi"/>
            </w:rPr>
          </w:rPrChange>
        </w:rPr>
        <w:t>P</w:t>
      </w:r>
      <w:r w:rsidR="0028042E" w:rsidRPr="004A4B49">
        <w:rPr>
          <w:rFonts w:cstheme="minorHAnsi"/>
          <w:lang w:val="en-GB"/>
          <w:rPrChange w:id="2764" w:author="Mario Ezequiel Scott" w:date="2019-12-29T19:14:00Z">
            <w:rPr>
              <w:rFonts w:cstheme="minorHAnsi"/>
            </w:rPr>
          </w:rPrChange>
        </w:rPr>
        <w:t>ossibility of such duplicates</w:t>
      </w:r>
      <w:r w:rsidRPr="004A4B49">
        <w:rPr>
          <w:rFonts w:cstheme="minorHAnsi"/>
          <w:lang w:val="en-GB"/>
          <w:rPrChange w:id="2765" w:author="Mario Ezequiel Scott" w:date="2019-12-29T19:14:00Z">
            <w:rPr>
              <w:rFonts w:cstheme="minorHAnsi"/>
            </w:rPr>
          </w:rPrChange>
        </w:rPr>
        <w:t>/incorrect data</w:t>
      </w:r>
      <w:r w:rsidR="000E21F6" w:rsidRPr="004A4B49">
        <w:rPr>
          <w:rFonts w:cstheme="minorHAnsi"/>
          <w:lang w:val="en-GB"/>
          <w:rPrChange w:id="2766" w:author="Mario Ezequiel Scott" w:date="2019-12-29T19:14:00Z">
            <w:rPr>
              <w:rFonts w:cstheme="minorHAnsi"/>
            </w:rPr>
          </w:rPrChange>
        </w:rPr>
        <w:t xml:space="preserve"> has to be avoided</w:t>
      </w:r>
      <w:r w:rsidRPr="004A4B49">
        <w:rPr>
          <w:rFonts w:cstheme="minorHAnsi"/>
          <w:lang w:val="en-GB"/>
          <w:rPrChange w:id="2767" w:author="Mario Ezequiel Scott" w:date="2019-12-29T19:14:00Z">
            <w:rPr>
              <w:rFonts w:cstheme="minorHAnsi"/>
            </w:rPr>
          </w:rPrChange>
        </w:rPr>
        <w:t>.</w:t>
      </w:r>
      <w:r w:rsidR="0028042E" w:rsidRPr="004A4B49">
        <w:rPr>
          <w:rFonts w:cstheme="minorHAnsi"/>
          <w:lang w:val="en-GB"/>
          <w:rPrChange w:id="2768" w:author="Mario Ezequiel Scott" w:date="2019-12-29T19:14:00Z">
            <w:rPr>
              <w:rFonts w:cstheme="minorHAnsi"/>
            </w:rPr>
          </w:rPrChange>
        </w:rPr>
        <w:t xml:space="preserve"> </w:t>
      </w:r>
      <w:r w:rsidRPr="004A4B49">
        <w:rPr>
          <w:rFonts w:cstheme="minorHAnsi"/>
          <w:lang w:val="en-GB"/>
          <w:rPrChange w:id="2769" w:author="Mario Ezequiel Scott" w:date="2019-12-29T19:14:00Z">
            <w:rPr>
              <w:rFonts w:cstheme="minorHAnsi"/>
            </w:rPr>
          </w:rPrChange>
        </w:rPr>
        <w:t>I</w:t>
      </w:r>
      <w:r w:rsidR="0028042E" w:rsidRPr="004A4B49">
        <w:rPr>
          <w:rFonts w:cstheme="minorHAnsi"/>
          <w:lang w:val="en-GB"/>
          <w:rPrChange w:id="2770" w:author="Mario Ezequiel Scott" w:date="2019-12-29T19:14:00Z">
            <w:rPr>
              <w:rFonts w:cstheme="minorHAnsi"/>
            </w:rPr>
          </w:rPrChange>
        </w:rPr>
        <w:t xml:space="preserve">t is necessary to include only one edit on each task field for each user. </w:t>
      </w:r>
      <w:r w:rsidRPr="004A4B49">
        <w:rPr>
          <w:rFonts w:cstheme="minorHAnsi"/>
          <w:lang w:val="en-GB"/>
          <w:rPrChange w:id="2771" w:author="Mario Ezequiel Scott" w:date="2019-12-29T19:14:00Z">
            <w:rPr>
              <w:rFonts w:cstheme="minorHAnsi"/>
            </w:rPr>
          </w:rPrChange>
        </w:rPr>
        <w:t xml:space="preserve">Therefore, </w:t>
      </w:r>
      <w:r w:rsidR="00334CE7" w:rsidRPr="004A4B49">
        <w:rPr>
          <w:rFonts w:cstheme="minorHAnsi"/>
          <w:lang w:val="en-GB"/>
          <w:rPrChange w:id="2772" w:author="Mario Ezequiel Scott" w:date="2019-12-29T19:14:00Z">
            <w:rPr>
              <w:rFonts w:cstheme="minorHAnsi"/>
            </w:rPr>
          </w:rPrChange>
        </w:rPr>
        <w:t xml:space="preserve">the following technique was applied: the calculation logic is defined to </w:t>
      </w:r>
      <w:r w:rsidRPr="004A4B49">
        <w:rPr>
          <w:rFonts w:cstheme="minorHAnsi"/>
          <w:lang w:val="en-GB"/>
          <w:rPrChange w:id="2773" w:author="Mario Ezequiel Scott" w:date="2019-12-29T19:14:00Z">
            <w:rPr>
              <w:rFonts w:cstheme="minorHAnsi"/>
            </w:rPr>
          </w:rPrChange>
        </w:rPr>
        <w:t xml:space="preserve">take </w:t>
      </w:r>
      <w:r w:rsidR="0028042E" w:rsidRPr="004A4B49">
        <w:rPr>
          <w:rFonts w:cstheme="minorHAnsi"/>
          <w:lang w:val="en-GB"/>
          <w:rPrChange w:id="2774" w:author="Mario Ezequiel Scott" w:date="2019-12-29T19:14:00Z">
            <w:rPr>
              <w:rFonts w:cstheme="minorHAnsi"/>
            </w:rPr>
          </w:rPrChange>
        </w:rPr>
        <w:t xml:space="preserve">the latest </w:t>
      </w:r>
      <w:r w:rsidRPr="004A4B49">
        <w:rPr>
          <w:rFonts w:cstheme="minorHAnsi"/>
          <w:lang w:val="en-GB"/>
          <w:rPrChange w:id="2775" w:author="Mario Ezequiel Scott" w:date="2019-12-29T19:14:00Z">
            <w:rPr>
              <w:rFonts w:cstheme="minorHAnsi"/>
            </w:rPr>
          </w:rPrChange>
        </w:rPr>
        <w:t xml:space="preserve">one </w:t>
      </w:r>
      <w:r w:rsidR="0028042E" w:rsidRPr="004A4B49">
        <w:rPr>
          <w:rFonts w:cstheme="minorHAnsi"/>
          <w:lang w:val="en-GB"/>
          <w:rPrChange w:id="2776" w:author="Mario Ezequiel Scott" w:date="2019-12-29T19:14:00Z">
            <w:rPr>
              <w:rFonts w:cstheme="minorHAnsi"/>
            </w:rPr>
          </w:rPrChange>
        </w:rPr>
        <w:t>change</w:t>
      </w:r>
      <w:r w:rsidRPr="004A4B49">
        <w:rPr>
          <w:rFonts w:cstheme="minorHAnsi"/>
          <w:lang w:val="en-GB"/>
          <w:rPrChange w:id="2777" w:author="Mario Ezequiel Scott" w:date="2019-12-29T19:14:00Z">
            <w:rPr>
              <w:rFonts w:cstheme="minorHAnsi"/>
            </w:rPr>
          </w:rPrChange>
        </w:rPr>
        <w:t xml:space="preserve"> of the task field</w:t>
      </w:r>
      <w:r w:rsidR="0028042E" w:rsidRPr="004A4B49">
        <w:rPr>
          <w:rFonts w:cstheme="minorHAnsi"/>
          <w:lang w:val="en-GB"/>
          <w:rPrChange w:id="2778" w:author="Mario Ezequiel Scott" w:date="2019-12-29T19:14:00Z">
            <w:rPr>
              <w:rFonts w:cstheme="minorHAnsi"/>
            </w:rPr>
          </w:rPrChange>
        </w:rPr>
        <w:t xml:space="preserve"> by </w:t>
      </w:r>
      <w:r w:rsidRPr="004A4B49">
        <w:rPr>
          <w:rFonts w:cstheme="minorHAnsi"/>
          <w:lang w:val="en-GB"/>
          <w:rPrChange w:id="2779" w:author="Mario Ezequiel Scott" w:date="2019-12-29T19:14:00Z">
            <w:rPr>
              <w:rFonts w:cstheme="minorHAnsi"/>
            </w:rPr>
          </w:rPrChange>
        </w:rPr>
        <w:t>user, and the latest one will be calcu</w:t>
      </w:r>
      <w:del w:id="2780" w:author="tedo gogoladze" w:date="2020-01-04T09:05:00Z">
        <w:r w:rsidRPr="004A4B49" w:rsidDel="00F759A0">
          <w:rPr>
            <w:rFonts w:cstheme="minorHAnsi"/>
            <w:lang w:val="en-GB"/>
            <w:rPrChange w:id="2781" w:author="Mario Ezequiel Scott" w:date="2019-12-29T19:14:00Z">
              <w:rPr>
                <w:rFonts w:cstheme="minorHAnsi"/>
              </w:rPr>
            </w:rPrChange>
          </w:rPr>
          <w:delText>a</w:delText>
        </w:r>
      </w:del>
      <w:r w:rsidRPr="004A4B49">
        <w:rPr>
          <w:rFonts w:cstheme="minorHAnsi"/>
          <w:lang w:val="en-GB"/>
          <w:rPrChange w:id="2782" w:author="Mario Ezequiel Scott" w:date="2019-12-29T19:14:00Z">
            <w:rPr>
              <w:rFonts w:cstheme="minorHAnsi"/>
            </w:rPr>
          </w:rPrChange>
        </w:rPr>
        <w:t>l</w:t>
      </w:r>
      <w:ins w:id="2783" w:author="tedo gogoladze" w:date="2020-01-04T09:05:00Z">
        <w:r w:rsidR="00F759A0">
          <w:rPr>
            <w:rFonts w:cstheme="minorHAnsi"/>
            <w:lang w:val="en-GB"/>
          </w:rPr>
          <w:t>a</w:t>
        </w:r>
      </w:ins>
      <w:r w:rsidRPr="004A4B49">
        <w:rPr>
          <w:rFonts w:cstheme="minorHAnsi"/>
          <w:lang w:val="en-GB"/>
          <w:rPrChange w:id="2784" w:author="Mario Ezequiel Scott" w:date="2019-12-29T19:14:00Z">
            <w:rPr>
              <w:rFonts w:cstheme="minorHAnsi"/>
            </w:rPr>
          </w:rPrChange>
        </w:rPr>
        <w:t>ted from the `created` column value.</w:t>
      </w:r>
    </w:p>
    <w:p w14:paraId="057E4E3E" w14:textId="4693996D" w:rsidR="008A1EBF" w:rsidRDefault="0028042E" w:rsidP="0028042E">
      <w:pPr>
        <w:rPr>
          <w:ins w:id="2785" w:author="Mario Ezequiel Scott" w:date="2019-12-29T19:18:00Z"/>
          <w:rFonts w:cstheme="minorHAnsi"/>
          <w:lang w:val="en-GB"/>
        </w:rPr>
      </w:pPr>
      <w:del w:id="2786" w:author="Mario Ezequiel Scott" w:date="2019-12-29T19:28:00Z">
        <w:r w:rsidRPr="004A4B49" w:rsidDel="003D3778">
          <w:rPr>
            <w:rFonts w:cstheme="minorHAnsi"/>
            <w:lang w:val="en-GB"/>
            <w:rPrChange w:id="2787" w:author="Mario Ezequiel Scott" w:date="2019-12-29T19:14:00Z">
              <w:rPr>
                <w:rFonts w:cstheme="minorHAnsi"/>
              </w:rPr>
            </w:rPrChange>
          </w:rPr>
          <w:delText xml:space="preserve">After </w:delText>
        </w:r>
        <w:r w:rsidR="00647258" w:rsidRPr="004A4B49" w:rsidDel="003D3778">
          <w:rPr>
            <w:rFonts w:cstheme="minorHAnsi"/>
            <w:lang w:val="en-GB"/>
            <w:rPrChange w:id="2788" w:author="Mario Ezequiel Scott" w:date="2019-12-29T19:14:00Z">
              <w:rPr>
                <w:rFonts w:cstheme="minorHAnsi"/>
              </w:rPr>
            </w:rPrChange>
          </w:rPr>
          <w:delText xml:space="preserve">taking the latest edits, </w:delText>
        </w:r>
        <w:r w:rsidRPr="004A4B49" w:rsidDel="003D3778">
          <w:rPr>
            <w:rFonts w:cstheme="minorHAnsi"/>
            <w:lang w:val="en-GB"/>
            <w:rPrChange w:id="2789" w:author="Mario Ezequiel Scott" w:date="2019-12-29T19:14:00Z">
              <w:rPr>
                <w:rFonts w:cstheme="minorHAnsi"/>
              </w:rPr>
            </w:rPrChange>
          </w:rPr>
          <w:delText>detecting the textual field</w:delText>
        </w:r>
        <w:r w:rsidR="00647258" w:rsidRPr="004A4B49" w:rsidDel="003D3778">
          <w:rPr>
            <w:rFonts w:cstheme="minorHAnsi"/>
            <w:lang w:val="en-GB"/>
            <w:rPrChange w:id="2790" w:author="Mario Ezequiel Scott" w:date="2019-12-29T19:14:00Z">
              <w:rPr>
                <w:rFonts w:cstheme="minorHAnsi"/>
              </w:rPr>
            </w:rPrChange>
          </w:rPr>
          <w:delText>s,</w:delText>
        </w:r>
        <w:r w:rsidRPr="004A4B49" w:rsidDel="003D3778">
          <w:rPr>
            <w:rFonts w:cstheme="minorHAnsi"/>
            <w:lang w:val="en-GB"/>
            <w:rPrChange w:id="2791" w:author="Mario Ezequiel Scott" w:date="2019-12-29T19:14:00Z">
              <w:rPr>
                <w:rFonts w:cstheme="minorHAnsi"/>
              </w:rPr>
            </w:rPrChange>
          </w:rPr>
          <w:delText xml:space="preserve"> </w:delText>
        </w:r>
        <w:r w:rsidR="00647258" w:rsidRPr="004A4B49" w:rsidDel="003D3778">
          <w:rPr>
            <w:rFonts w:cstheme="minorHAnsi"/>
            <w:lang w:val="en-GB"/>
            <w:rPrChange w:id="2792" w:author="Mario Ezequiel Scott" w:date="2019-12-29T19:14:00Z">
              <w:rPr>
                <w:rFonts w:cstheme="minorHAnsi"/>
              </w:rPr>
            </w:rPrChange>
          </w:rPr>
          <w:delText xml:space="preserve">and </w:delText>
        </w:r>
        <w:r w:rsidRPr="004A4B49" w:rsidDel="003D3778">
          <w:rPr>
            <w:rFonts w:cstheme="minorHAnsi"/>
            <w:lang w:val="en-GB"/>
            <w:rPrChange w:id="2793" w:author="Mario Ezequiel Scott" w:date="2019-12-29T19:14:00Z">
              <w:rPr>
                <w:rFonts w:cstheme="minorHAnsi"/>
              </w:rPr>
            </w:rPrChange>
          </w:rPr>
          <w:delText xml:space="preserve">filtering the changelog respectively, analysis of the set text values has shown, that there is a need of text cleaning </w:delText>
        </w:r>
        <w:r w:rsidR="00647258" w:rsidRPr="004A4B49" w:rsidDel="003D3778">
          <w:rPr>
            <w:rFonts w:cstheme="minorHAnsi"/>
            <w:lang w:val="en-GB"/>
            <w:rPrChange w:id="2794" w:author="Mario Ezequiel Scott" w:date="2019-12-29T19:14:00Z">
              <w:rPr>
                <w:rFonts w:cstheme="minorHAnsi"/>
              </w:rPr>
            </w:rPrChange>
          </w:rPr>
          <w:delText xml:space="preserve">from technical terms and </w:delText>
        </w:r>
        <w:r w:rsidRPr="004A4B49" w:rsidDel="003D3778">
          <w:rPr>
            <w:rFonts w:cstheme="minorHAnsi"/>
            <w:lang w:val="en-GB"/>
            <w:rPrChange w:id="2795" w:author="Mario Ezequiel Scott" w:date="2019-12-29T19:14:00Z">
              <w:rPr>
                <w:rFonts w:cstheme="minorHAnsi"/>
              </w:rPr>
            </w:rPrChange>
          </w:rPr>
          <w:delText xml:space="preserve">automatically generated snippets copied form the various software logs </w:delText>
        </w:r>
        <w:r w:rsidR="00647258" w:rsidRPr="004A4B49" w:rsidDel="003D3778">
          <w:rPr>
            <w:rFonts w:cstheme="minorHAnsi"/>
            <w:lang w:val="en-GB"/>
            <w:rPrChange w:id="2796" w:author="Mario Ezequiel Scott" w:date="2019-12-29T19:14:00Z">
              <w:rPr>
                <w:rFonts w:cstheme="minorHAnsi"/>
              </w:rPr>
            </w:rPrChange>
          </w:rPr>
          <w:delText xml:space="preserve">or </w:delText>
        </w:r>
        <w:r w:rsidRPr="004A4B49" w:rsidDel="003D3778">
          <w:rPr>
            <w:rFonts w:cstheme="minorHAnsi"/>
            <w:lang w:val="en-GB"/>
            <w:rPrChange w:id="2797" w:author="Mario Ezequiel Scott" w:date="2019-12-29T19:14:00Z">
              <w:rPr>
                <w:rFonts w:cstheme="minorHAnsi"/>
              </w:rPr>
            </w:rPrChange>
          </w:rPr>
          <w:delText>editors</w:delText>
        </w:r>
        <w:r w:rsidR="00647258" w:rsidRPr="004A4B49" w:rsidDel="003D3778">
          <w:rPr>
            <w:rFonts w:cstheme="minorHAnsi"/>
            <w:lang w:val="en-GB"/>
            <w:rPrChange w:id="2798" w:author="Mario Ezequiel Scott" w:date="2019-12-29T19:14:00Z">
              <w:rPr>
                <w:rFonts w:cstheme="minorHAnsi"/>
              </w:rPr>
            </w:rPrChange>
          </w:rPr>
          <w:delText xml:space="preserve">, as </w:delText>
        </w:r>
        <w:r w:rsidR="00CA1712" w:rsidRPr="004A4B49" w:rsidDel="003D3778">
          <w:rPr>
            <w:rFonts w:cstheme="minorHAnsi"/>
            <w:lang w:val="en-GB"/>
            <w:rPrChange w:id="2799" w:author="Mario Ezequiel Scott" w:date="2019-12-29T19:14:00Z">
              <w:rPr>
                <w:rFonts w:cstheme="minorHAnsi"/>
              </w:rPr>
            </w:rPrChange>
          </w:rPr>
          <w:delText>it is</w:delText>
        </w:r>
        <w:r w:rsidR="00647258" w:rsidRPr="004A4B49" w:rsidDel="003D3778">
          <w:rPr>
            <w:rFonts w:cstheme="minorHAnsi"/>
            <w:lang w:val="en-GB"/>
            <w:rPrChange w:id="2800" w:author="Mario Ezequiel Scott" w:date="2019-12-29T19:14:00Z">
              <w:rPr>
                <w:rFonts w:cstheme="minorHAnsi"/>
              </w:rPr>
            </w:rPrChange>
          </w:rPr>
          <w:delText xml:space="preserve"> described in the beginning of this chapter.</w:delText>
        </w:r>
      </w:del>
    </w:p>
    <w:p w14:paraId="78C706ED" w14:textId="67C1E504" w:rsidR="008A1EBF" w:rsidRPr="004A4B49" w:rsidRDefault="008A1EBF" w:rsidP="0028042E">
      <w:pPr>
        <w:rPr>
          <w:rFonts w:cstheme="minorHAnsi"/>
          <w:lang w:val="en-GB"/>
          <w:rPrChange w:id="2801" w:author="Mario Ezequiel Scott" w:date="2019-12-29T19:14:00Z">
            <w:rPr>
              <w:rFonts w:cstheme="minorHAnsi"/>
            </w:rPr>
          </w:rPrChange>
        </w:rPr>
      </w:pPr>
      <w:commentRangeStart w:id="2802"/>
      <w:ins w:id="2803" w:author="Mario Ezequiel Scott" w:date="2019-12-29T19:18:00Z">
        <w:r w:rsidRPr="001A10EA">
          <w:rPr>
            <w:rFonts w:cstheme="minorHAnsi"/>
            <w:lang w:val="en-GB"/>
          </w:rPr>
          <w:t xml:space="preserve">Considering the fact that this study </w:t>
        </w:r>
      </w:ins>
      <w:ins w:id="2804" w:author="Mario Ezequiel Scott" w:date="2019-12-29T19:19:00Z">
        <w:r w:rsidRPr="001A10EA">
          <w:rPr>
            <w:rFonts w:cstheme="minorHAnsi"/>
            <w:lang w:val="en-GB"/>
          </w:rPr>
          <w:t>analyses</w:t>
        </w:r>
      </w:ins>
      <w:ins w:id="2805" w:author="Mario Ezequiel Scott" w:date="2019-12-29T19:18:00Z">
        <w:r w:rsidRPr="001A10EA">
          <w:rPr>
            <w:rFonts w:cstheme="minorHAnsi"/>
            <w:lang w:val="en-GB"/>
          </w:rPr>
          <w:t xml:space="preserve"> data from software projects repositories, the text written by developers contain many technical terms, and in many cases, just a copy of the code snippet of a certain programming language, error code and syntax, system logs, stack traces, technical commands, or other technically formatted texts. for this reason, several text-cleaning activities are performed to g</w:t>
        </w:r>
      </w:ins>
      <w:ins w:id="2806" w:author="tedo gogoladze" w:date="2020-01-03T17:25:00Z">
        <w:r w:rsidR="00E520F2">
          <w:rPr>
            <w:rFonts w:cstheme="minorHAnsi"/>
            <w:lang w:val="en-GB"/>
          </w:rPr>
          <w:t>e</w:t>
        </w:r>
      </w:ins>
      <w:ins w:id="2807" w:author="Mario Ezequiel Scott" w:date="2019-12-29T19:18:00Z">
        <w:del w:id="2808" w:author="tedo gogoladze" w:date="2020-01-03T17:25:00Z">
          <w:r w:rsidRPr="001A10EA" w:rsidDel="00E520F2">
            <w:rPr>
              <w:rFonts w:cstheme="minorHAnsi"/>
              <w:lang w:val="en-GB"/>
            </w:rPr>
            <w:delText>o</w:delText>
          </w:r>
        </w:del>
        <w:r w:rsidRPr="001A10EA">
          <w:rPr>
            <w:rFonts w:cstheme="minorHAnsi"/>
            <w:lang w:val="en-GB"/>
          </w:rPr>
          <w:t xml:space="preserve">t only the </w:t>
        </w:r>
      </w:ins>
      <w:ins w:id="2809" w:author="Mario Ezequiel Scott" w:date="2019-12-29T19:19:00Z">
        <w:r w:rsidR="00BC1DD6" w:rsidRPr="001A10EA">
          <w:rPr>
            <w:rFonts w:cstheme="minorHAnsi"/>
            <w:lang w:val="en-GB"/>
          </w:rPr>
          <w:t>meaningful</w:t>
        </w:r>
      </w:ins>
      <w:ins w:id="2810" w:author="Mario Ezequiel Scott" w:date="2019-12-29T19:18:00Z">
        <w:r w:rsidRPr="001A10EA">
          <w:rPr>
            <w:rFonts w:cstheme="minorHAnsi"/>
            <w:lang w:val="en-GB"/>
          </w:rPr>
          <w:t xml:space="preserve"> textual inputs that were handwritten by the developers. The cleaning steps include </w:t>
        </w:r>
      </w:ins>
      <w:ins w:id="2811" w:author="tedo gogoladze" w:date="2020-01-03T17:35:00Z">
        <w:r w:rsidR="005E0C0E">
          <w:rPr>
            <w:rFonts w:cstheme="minorHAnsi"/>
            <w:lang w:val="en-GB"/>
          </w:rPr>
          <w:t xml:space="preserve">deleting </w:t>
        </w:r>
      </w:ins>
      <w:ins w:id="2812" w:author="tedo gogoladze" w:date="2020-01-03T17:28:00Z">
        <w:r w:rsidR="005E0C0E">
          <w:rPr>
            <w:rFonts w:cstheme="minorHAnsi"/>
            <w:lang w:val="en-GB"/>
          </w:rPr>
          <w:t xml:space="preserve">of </w:t>
        </w:r>
      </w:ins>
      <w:ins w:id="2813" w:author="tedo gogoladze" w:date="2020-01-03T17:26:00Z">
        <w:r w:rsidR="00E520F2">
          <w:rPr>
            <w:rFonts w:cstheme="minorHAnsi"/>
            <w:lang w:val="en-GB"/>
          </w:rPr>
          <w:t xml:space="preserve">the </w:t>
        </w:r>
      </w:ins>
      <w:ins w:id="2814" w:author="tedo gogoladze" w:date="2020-01-03T17:27:00Z">
        <w:r w:rsidR="00E520F2">
          <w:rPr>
            <w:rFonts w:cstheme="minorHAnsi"/>
            <w:lang w:val="en-GB"/>
          </w:rPr>
          <w:t>standard code snippet</w:t>
        </w:r>
        <w:r w:rsidR="005E0C0E">
          <w:rPr>
            <w:rFonts w:cstheme="minorHAnsi"/>
            <w:lang w:val="en-GB"/>
          </w:rPr>
          <w:t>s</w:t>
        </w:r>
      </w:ins>
      <w:ins w:id="2815" w:author="tedo gogoladze" w:date="2020-01-03T17:29:00Z">
        <w:r w:rsidR="005E0C0E">
          <w:rPr>
            <w:rFonts w:cstheme="minorHAnsi"/>
            <w:lang w:val="en-GB"/>
          </w:rPr>
          <w:t xml:space="preserve"> </w:t>
        </w:r>
      </w:ins>
      <w:ins w:id="2816" w:author="tedo gogoladze" w:date="2020-01-03T17:35:00Z">
        <w:r w:rsidR="005E0C0E">
          <w:rPr>
            <w:rFonts w:cstheme="minorHAnsi"/>
            <w:lang w:val="en-GB"/>
          </w:rPr>
          <w:t xml:space="preserve">and </w:t>
        </w:r>
      </w:ins>
      <w:ins w:id="2817" w:author="tedo gogoladze" w:date="2020-01-03T17:29:00Z">
        <w:r w:rsidR="005E0C0E">
          <w:rPr>
            <w:rFonts w:cstheme="minorHAnsi"/>
            <w:lang w:val="en-GB"/>
          </w:rPr>
          <w:t>commands</w:t>
        </w:r>
      </w:ins>
      <w:ins w:id="2818" w:author="tedo gogoladze" w:date="2020-01-03T17:30:00Z">
        <w:r w:rsidR="005E0C0E">
          <w:rPr>
            <w:rFonts w:cstheme="minorHAnsi"/>
            <w:lang w:val="en-GB"/>
          </w:rPr>
          <w:t xml:space="preserve">, </w:t>
        </w:r>
      </w:ins>
      <w:ins w:id="2819" w:author="tedo gogoladze" w:date="2020-01-03T17:31:00Z">
        <w:r w:rsidR="005E0C0E">
          <w:rPr>
            <w:rFonts w:cstheme="minorHAnsi"/>
            <w:lang w:val="en-GB"/>
          </w:rPr>
          <w:t>cleaning</w:t>
        </w:r>
      </w:ins>
      <w:ins w:id="2820" w:author="tedo gogoladze" w:date="2020-01-03T17:30:00Z">
        <w:r w:rsidR="005E0C0E">
          <w:rPr>
            <w:rFonts w:cstheme="minorHAnsi"/>
            <w:lang w:val="en-GB"/>
          </w:rPr>
          <w:t xml:space="preserve"> the</w:t>
        </w:r>
      </w:ins>
      <w:ins w:id="2821" w:author="tedo gogoladze" w:date="2020-01-03T17:34:00Z">
        <w:r w:rsidR="005E0C0E">
          <w:rPr>
            <w:rFonts w:cstheme="minorHAnsi"/>
            <w:lang w:val="en-GB"/>
          </w:rPr>
          <w:t xml:space="preserve"> text from</w:t>
        </w:r>
      </w:ins>
      <w:ins w:id="2822" w:author="tedo gogoladze" w:date="2020-01-03T17:30:00Z">
        <w:r w:rsidR="005E0C0E">
          <w:rPr>
            <w:rFonts w:cstheme="minorHAnsi"/>
            <w:lang w:val="en-GB"/>
          </w:rPr>
          <w:t xml:space="preserve"> </w:t>
        </w:r>
      </w:ins>
      <w:ins w:id="2823" w:author="tedo gogoladze" w:date="2020-01-03T17:31:00Z">
        <w:r w:rsidR="005E0C0E">
          <w:rPr>
            <w:rFonts w:cstheme="minorHAnsi"/>
            <w:lang w:val="en-GB"/>
          </w:rPr>
          <w:t>special characters</w:t>
        </w:r>
      </w:ins>
      <w:ins w:id="2824" w:author="tedo gogoladze" w:date="2020-01-03T17:44:00Z">
        <w:r w:rsidR="005D7F37">
          <w:rPr>
            <w:rFonts w:cstheme="minorHAnsi"/>
            <w:lang w:val="en-GB"/>
          </w:rPr>
          <w:t xml:space="preserve"> and tags</w:t>
        </w:r>
      </w:ins>
      <w:ins w:id="2825" w:author="tedo gogoladze" w:date="2020-01-03T17:31:00Z">
        <w:r w:rsidR="005E0C0E">
          <w:rPr>
            <w:rFonts w:cstheme="minorHAnsi"/>
            <w:lang w:val="en-GB"/>
          </w:rPr>
          <w:t xml:space="preserve">, </w:t>
        </w:r>
      </w:ins>
      <w:ins w:id="2826" w:author="tedo gogoladze" w:date="2020-01-03T17:32:00Z">
        <w:r w:rsidR="005E0C0E">
          <w:rPr>
            <w:rFonts w:cstheme="minorHAnsi"/>
            <w:lang w:val="en-GB"/>
          </w:rPr>
          <w:t>removing the texts with system logs</w:t>
        </w:r>
      </w:ins>
      <w:ins w:id="2827" w:author="tedo gogoladze" w:date="2020-01-03T17:45:00Z">
        <w:r w:rsidR="005D7F37">
          <w:rPr>
            <w:rFonts w:cstheme="minorHAnsi"/>
            <w:lang w:val="en-GB"/>
          </w:rPr>
          <w:t xml:space="preserve">. </w:t>
        </w:r>
      </w:ins>
      <w:ins w:id="2828" w:author="Mario Ezequiel Scott" w:date="2019-12-29T19:18:00Z">
        <w:del w:id="2829" w:author="tedo gogoladze" w:date="2020-01-03T17:36:00Z">
          <w:r w:rsidRPr="001A10EA" w:rsidDel="005E0C0E">
            <w:rPr>
              <w:rFonts w:cstheme="minorHAnsi"/>
              <w:lang w:val="en-GB"/>
            </w:rPr>
            <w:delText>[here briefly mention 2 or 3 steps you have done].</w:delText>
          </w:r>
        </w:del>
        <w:del w:id="2830" w:author="tedo gogoladze" w:date="2020-01-03T17:45:00Z">
          <w:r w:rsidRPr="001A10EA" w:rsidDel="005D7F37">
            <w:rPr>
              <w:rFonts w:cstheme="minorHAnsi"/>
              <w:lang w:val="en-GB"/>
            </w:rPr>
            <w:delText xml:space="preserve"> </w:delText>
          </w:r>
        </w:del>
        <w:commentRangeStart w:id="2831"/>
        <w:r w:rsidRPr="001A10EA">
          <w:rPr>
            <w:rFonts w:cstheme="minorHAnsi"/>
            <w:lang w:val="en-GB"/>
          </w:rPr>
          <w:t xml:space="preserve">The full list of cleaning steps </w:t>
        </w:r>
        <w:proofErr w:type="gramStart"/>
        <w:r w:rsidRPr="001A10EA">
          <w:rPr>
            <w:rFonts w:cstheme="minorHAnsi"/>
            <w:lang w:val="en-GB"/>
          </w:rPr>
          <w:t>are</w:t>
        </w:r>
        <w:proofErr w:type="gramEnd"/>
        <w:r w:rsidRPr="001A10EA">
          <w:rPr>
            <w:rFonts w:cstheme="minorHAnsi"/>
            <w:lang w:val="en-GB"/>
          </w:rPr>
          <w:t xml:space="preserve"> given in Appendix </w:t>
        </w:r>
        <w:del w:id="2832" w:author="tedo gogoladze" w:date="2020-01-03T17:39:00Z">
          <w:r w:rsidRPr="001A10EA" w:rsidDel="00C60204">
            <w:rPr>
              <w:rFonts w:cstheme="minorHAnsi"/>
              <w:lang w:val="en-GB"/>
            </w:rPr>
            <w:delText>X</w:delText>
          </w:r>
        </w:del>
      </w:ins>
      <w:ins w:id="2833" w:author="tedo gogoladze" w:date="2020-01-03T17:39:00Z">
        <w:r w:rsidR="00C60204">
          <w:rPr>
            <w:rFonts w:cstheme="minorHAnsi"/>
            <w:lang w:val="en-GB"/>
          </w:rPr>
          <w:t>II</w:t>
        </w:r>
      </w:ins>
      <w:ins w:id="2834" w:author="Mario Ezequiel Scott" w:date="2019-12-29T19:18:00Z">
        <w:r w:rsidRPr="001A10EA">
          <w:rPr>
            <w:rFonts w:cstheme="minorHAnsi"/>
            <w:lang w:val="en-GB"/>
          </w:rPr>
          <w:t>.</w:t>
        </w:r>
        <w:commentRangeEnd w:id="2831"/>
        <w:r w:rsidRPr="001A10EA">
          <w:rPr>
            <w:rStyle w:val="CommentReference"/>
            <w:lang w:val="en-GB"/>
          </w:rPr>
          <w:commentReference w:id="2831"/>
        </w:r>
        <w:commentRangeEnd w:id="2802"/>
        <w:r>
          <w:rPr>
            <w:rStyle w:val="CommentReference"/>
          </w:rPr>
          <w:commentReference w:id="2802"/>
        </w:r>
      </w:ins>
    </w:p>
    <w:p w14:paraId="641FA351" w14:textId="32AB556A" w:rsidR="0028042E" w:rsidRPr="004A4B49" w:rsidDel="005E0C0E" w:rsidRDefault="005D24CA" w:rsidP="0028042E">
      <w:pPr>
        <w:rPr>
          <w:del w:id="2835" w:author="tedo gogoladze" w:date="2020-01-03T17:37:00Z"/>
          <w:rFonts w:ascii="Sylfaen" w:hAnsi="Sylfaen" w:cstheme="minorHAnsi"/>
          <w:lang w:val="en-GB"/>
          <w:rPrChange w:id="2836" w:author="Mario Ezequiel Scott" w:date="2019-12-29T19:14:00Z">
            <w:rPr>
              <w:del w:id="2837" w:author="tedo gogoladze" w:date="2020-01-03T17:37:00Z"/>
              <w:rFonts w:ascii="Sylfaen" w:hAnsi="Sylfaen" w:cstheme="minorHAnsi"/>
              <w:lang w:val="ka-GE"/>
            </w:rPr>
          </w:rPrChange>
        </w:rPr>
      </w:pPr>
      <w:commentRangeStart w:id="2838"/>
      <w:del w:id="2839" w:author="tedo gogoladze" w:date="2020-01-03T17:37:00Z">
        <w:r w:rsidRPr="004A4B49" w:rsidDel="005E0C0E">
          <w:rPr>
            <w:rFonts w:cstheme="minorHAnsi"/>
            <w:lang w:val="en-GB"/>
            <w:rPrChange w:id="2840" w:author="Mario Ezequiel Scott" w:date="2019-12-29T19:14:00Z">
              <w:rPr>
                <w:rFonts w:cstheme="minorHAnsi"/>
              </w:rPr>
            </w:rPrChange>
          </w:rPr>
          <w:delText xml:space="preserve">Using Regular Expression is the common practice for </w:delText>
        </w:r>
        <w:r w:rsidR="009971F3" w:rsidRPr="004A4B49" w:rsidDel="005E0C0E">
          <w:rPr>
            <w:rFonts w:cstheme="minorHAnsi"/>
            <w:lang w:val="en-GB"/>
            <w:rPrChange w:id="2841" w:author="Mario Ezequiel Scott" w:date="2019-12-29T19:14:00Z">
              <w:rPr>
                <w:rFonts w:cstheme="minorHAnsi"/>
              </w:rPr>
            </w:rPrChange>
          </w:rPr>
          <w:delText>text cleaning</w:delText>
        </w:r>
        <w:r w:rsidRPr="004A4B49" w:rsidDel="005E0C0E">
          <w:rPr>
            <w:rFonts w:cstheme="minorHAnsi"/>
            <w:lang w:val="en-GB"/>
            <w:rPrChange w:id="2842" w:author="Mario Ezequiel Scott" w:date="2019-12-29T19:14:00Z">
              <w:rPr>
                <w:rFonts w:cstheme="minorHAnsi"/>
              </w:rPr>
            </w:rPrChange>
          </w:rPr>
          <w:delText xml:space="preserve"> and pattern recognition, simplicity of use and the recognition (and therefore trust) by most of the modern programming languages were the </w:delText>
        </w:r>
        <w:r w:rsidR="00B773C5" w:rsidRPr="004A4B49" w:rsidDel="005E0C0E">
          <w:rPr>
            <w:rFonts w:cstheme="minorHAnsi"/>
            <w:lang w:val="en-GB"/>
            <w:rPrChange w:id="2843" w:author="Mario Ezequiel Scott" w:date="2019-12-29T19:14:00Z">
              <w:rPr>
                <w:rFonts w:cstheme="minorHAnsi"/>
              </w:rPr>
            </w:rPrChange>
          </w:rPr>
          <w:delText xml:space="preserve">main </w:delText>
        </w:r>
        <w:r w:rsidRPr="004A4B49" w:rsidDel="005E0C0E">
          <w:rPr>
            <w:rFonts w:cstheme="minorHAnsi"/>
            <w:lang w:val="en-GB"/>
            <w:rPrChange w:id="2844" w:author="Mario Ezequiel Scott" w:date="2019-12-29T19:14:00Z">
              <w:rPr>
                <w:rFonts w:cstheme="minorHAnsi"/>
              </w:rPr>
            </w:rPrChange>
          </w:rPr>
          <w:delText>argumetns that backed it`s usage, hence it was the</w:delText>
        </w:r>
        <w:r w:rsidR="00217A03" w:rsidRPr="004A4B49" w:rsidDel="005E0C0E">
          <w:rPr>
            <w:rFonts w:cstheme="minorHAnsi"/>
            <w:lang w:val="en-GB"/>
            <w:rPrChange w:id="2845" w:author="Mario Ezequiel Scott" w:date="2019-12-29T19:14:00Z">
              <w:rPr>
                <w:rFonts w:cstheme="minorHAnsi"/>
              </w:rPr>
            </w:rPrChange>
          </w:rPr>
          <w:delText xml:space="preserve"> text-cleaning library of</w:delText>
        </w:r>
        <w:r w:rsidRPr="004A4B49" w:rsidDel="005E0C0E">
          <w:rPr>
            <w:rFonts w:cstheme="minorHAnsi"/>
            <w:lang w:val="en-GB"/>
            <w:rPrChange w:id="2846" w:author="Mario Ezequiel Scott" w:date="2019-12-29T19:14:00Z">
              <w:rPr>
                <w:rFonts w:cstheme="minorHAnsi"/>
              </w:rPr>
            </w:rPrChange>
          </w:rPr>
          <w:delText xml:space="preserve"> cho</w:delText>
        </w:r>
        <w:r w:rsidR="00217A03" w:rsidRPr="004A4B49" w:rsidDel="005E0C0E">
          <w:rPr>
            <w:rFonts w:cstheme="minorHAnsi"/>
            <w:lang w:val="en-GB"/>
            <w:rPrChange w:id="2847" w:author="Mario Ezequiel Scott" w:date="2019-12-29T19:14:00Z">
              <w:rPr>
                <w:rFonts w:cstheme="minorHAnsi"/>
              </w:rPr>
            </w:rPrChange>
          </w:rPr>
          <w:delText xml:space="preserve">ice within this </w:delText>
        </w:r>
        <w:r w:rsidRPr="004A4B49" w:rsidDel="005E0C0E">
          <w:rPr>
            <w:rFonts w:cstheme="minorHAnsi"/>
            <w:lang w:val="en-GB"/>
            <w:rPrChange w:id="2848" w:author="Mario Ezequiel Scott" w:date="2019-12-29T19:14:00Z">
              <w:rPr>
                <w:rFonts w:cstheme="minorHAnsi"/>
              </w:rPr>
            </w:rPrChange>
          </w:rPr>
          <w:delText>research as well.</w:delText>
        </w:r>
        <w:r w:rsidR="000070BA" w:rsidRPr="004A4B49" w:rsidDel="005E0C0E">
          <w:rPr>
            <w:rFonts w:cstheme="minorHAnsi"/>
            <w:lang w:val="en-GB"/>
            <w:rPrChange w:id="2849" w:author="Mario Ezequiel Scott" w:date="2019-12-29T19:14:00Z">
              <w:rPr>
                <w:rFonts w:cstheme="minorHAnsi"/>
              </w:rPr>
            </w:rPrChange>
          </w:rPr>
          <w:delText xml:space="preserve"> </w:delText>
        </w:r>
        <w:r w:rsidR="000E4566" w:rsidRPr="004A4B49" w:rsidDel="005E0C0E">
          <w:rPr>
            <w:rFonts w:cstheme="minorHAnsi"/>
            <w:lang w:val="en-GB"/>
            <w:rPrChange w:id="2850" w:author="Mario Ezequiel Scott" w:date="2019-12-29T19:14:00Z">
              <w:rPr>
                <w:rFonts w:cstheme="minorHAnsi"/>
              </w:rPr>
            </w:rPrChange>
          </w:rPr>
          <w:delText xml:space="preserve">Specifically, </w:delText>
        </w:r>
        <w:r w:rsidR="00194A4D" w:rsidRPr="004A4B49" w:rsidDel="005E0C0E">
          <w:rPr>
            <w:rFonts w:cstheme="minorHAnsi"/>
            <w:lang w:val="en-GB"/>
            <w:rPrChange w:id="2851" w:author="Mario Ezequiel Scott" w:date="2019-12-29T19:14:00Z">
              <w:rPr>
                <w:rFonts w:cstheme="minorHAnsi"/>
              </w:rPr>
            </w:rPrChange>
          </w:rPr>
          <w:delText xml:space="preserve">regular expression library </w:delText>
        </w:r>
        <w:r w:rsidR="000E4566" w:rsidRPr="004A4B49" w:rsidDel="005E0C0E">
          <w:rPr>
            <w:rFonts w:cstheme="minorHAnsi"/>
            <w:lang w:val="en-GB"/>
            <w:rPrChange w:id="2852" w:author="Mario Ezequiel Scott" w:date="2019-12-29T19:14:00Z">
              <w:rPr>
                <w:rFonts w:cstheme="minorHAnsi"/>
              </w:rPr>
            </w:rPrChange>
          </w:rPr>
          <w:delText xml:space="preserve">and its substitution functions </w:delText>
        </w:r>
        <w:r w:rsidR="0028042E" w:rsidRPr="004A4B49" w:rsidDel="005E0C0E">
          <w:rPr>
            <w:rFonts w:cstheme="minorHAnsi"/>
            <w:lang w:val="en-GB"/>
            <w:rPrChange w:id="2853" w:author="Mario Ezequiel Scott" w:date="2019-12-29T19:14:00Z">
              <w:rPr>
                <w:rFonts w:cstheme="minorHAnsi"/>
              </w:rPr>
            </w:rPrChange>
          </w:rPr>
          <w:delText xml:space="preserve">(re.sub) </w:delText>
        </w:r>
        <w:r w:rsidR="000E4566" w:rsidRPr="004A4B49" w:rsidDel="005E0C0E">
          <w:rPr>
            <w:rFonts w:cstheme="minorHAnsi"/>
            <w:lang w:val="en-GB"/>
            <w:rPrChange w:id="2854" w:author="Mario Ezequiel Scott" w:date="2019-12-29T19:14:00Z">
              <w:rPr>
                <w:rFonts w:cstheme="minorHAnsi"/>
              </w:rPr>
            </w:rPrChange>
          </w:rPr>
          <w:delText xml:space="preserve">alongside with </w:delText>
        </w:r>
        <w:r w:rsidR="0028042E" w:rsidRPr="004A4B49" w:rsidDel="005E0C0E">
          <w:rPr>
            <w:rFonts w:cstheme="minorHAnsi"/>
            <w:lang w:val="en-GB"/>
            <w:rPrChange w:id="2855" w:author="Mario Ezequiel Scott" w:date="2019-12-29T19:14:00Z">
              <w:rPr>
                <w:rFonts w:cstheme="minorHAnsi"/>
              </w:rPr>
            </w:rPrChange>
          </w:rPr>
          <w:delText xml:space="preserve">simple </w:delText>
        </w:r>
        <w:r w:rsidR="00194A4D" w:rsidRPr="004A4B49" w:rsidDel="005E0C0E">
          <w:rPr>
            <w:rFonts w:cstheme="minorHAnsi"/>
            <w:lang w:val="en-GB"/>
            <w:rPrChange w:id="2856" w:author="Mario Ezequiel Scott" w:date="2019-12-29T19:14:00Z">
              <w:rPr>
                <w:rFonts w:cstheme="minorHAnsi"/>
              </w:rPr>
            </w:rPrChange>
          </w:rPr>
          <w:delText xml:space="preserve">string </w:delText>
        </w:r>
        <w:r w:rsidR="0028042E" w:rsidRPr="004A4B49" w:rsidDel="005E0C0E">
          <w:rPr>
            <w:rFonts w:cstheme="minorHAnsi"/>
            <w:lang w:val="en-GB"/>
            <w:rPrChange w:id="2857" w:author="Mario Ezequiel Scott" w:date="2019-12-29T19:14:00Z">
              <w:rPr>
                <w:rFonts w:cstheme="minorHAnsi"/>
              </w:rPr>
            </w:rPrChange>
          </w:rPr>
          <w:delText>substring (str().replace) functions</w:delText>
        </w:r>
        <w:r w:rsidR="000E4566" w:rsidRPr="004A4B49" w:rsidDel="005E0C0E">
          <w:rPr>
            <w:rFonts w:cstheme="minorHAnsi"/>
            <w:lang w:val="en-GB"/>
            <w:rPrChange w:id="2858" w:author="Mario Ezequiel Scott" w:date="2019-12-29T19:14:00Z">
              <w:rPr>
                <w:rFonts w:cstheme="minorHAnsi"/>
              </w:rPr>
            </w:rPrChange>
          </w:rPr>
          <w:delText xml:space="preserve"> were used in the environment of Jupyter notebook</w:delText>
        </w:r>
        <w:r w:rsidR="0028042E" w:rsidRPr="004A4B49" w:rsidDel="005E0C0E">
          <w:rPr>
            <w:rFonts w:cstheme="minorHAnsi"/>
            <w:lang w:val="en-GB"/>
            <w:rPrChange w:id="2859" w:author="Mario Ezequiel Scott" w:date="2019-12-29T19:14:00Z">
              <w:rPr>
                <w:rFonts w:cstheme="minorHAnsi"/>
              </w:rPr>
            </w:rPrChange>
          </w:rPr>
          <w:delText xml:space="preserve">. </w:delText>
        </w:r>
        <w:r w:rsidR="003A672F" w:rsidRPr="004A4B49" w:rsidDel="005E0C0E">
          <w:rPr>
            <w:rFonts w:cstheme="minorHAnsi"/>
            <w:lang w:val="en-GB"/>
            <w:rPrChange w:id="2860" w:author="Mario Ezequiel Scott" w:date="2019-12-29T19:14:00Z">
              <w:rPr>
                <w:rFonts w:cstheme="minorHAnsi"/>
              </w:rPr>
            </w:rPrChange>
          </w:rPr>
          <w:delText>P</w:delText>
        </w:r>
        <w:r w:rsidR="0028042E" w:rsidRPr="004A4B49" w:rsidDel="005E0C0E">
          <w:rPr>
            <w:rFonts w:cstheme="minorHAnsi"/>
            <w:lang w:val="en-GB"/>
            <w:rPrChange w:id="2861" w:author="Mario Ezequiel Scott" w:date="2019-12-29T19:14:00Z">
              <w:rPr>
                <w:rFonts w:cstheme="minorHAnsi"/>
              </w:rPr>
            </w:rPrChange>
          </w:rPr>
          <w:delText>arts of the texts that have been excluded by the regular expression:</w:delText>
        </w:r>
      </w:del>
    </w:p>
    <w:p w14:paraId="7C26B2D0" w14:textId="7181C96C" w:rsidR="003A672F" w:rsidRPr="004A4B49" w:rsidDel="005E0C0E" w:rsidRDefault="0028042E" w:rsidP="0028042E">
      <w:pPr>
        <w:pStyle w:val="ListParagraph"/>
        <w:keepLines w:val="0"/>
        <w:numPr>
          <w:ilvl w:val="0"/>
          <w:numId w:val="77"/>
        </w:numPr>
        <w:autoSpaceDE/>
        <w:spacing w:before="0" w:after="160" w:line="259" w:lineRule="auto"/>
        <w:jc w:val="left"/>
        <w:rPr>
          <w:del w:id="2862" w:author="tedo gogoladze" w:date="2020-01-03T17:37:00Z"/>
          <w:rFonts w:cstheme="minorHAnsi"/>
          <w:lang w:val="en-GB"/>
          <w:rPrChange w:id="2863" w:author="Mario Ezequiel Scott" w:date="2019-12-29T19:14:00Z">
            <w:rPr>
              <w:del w:id="2864" w:author="tedo gogoladze" w:date="2020-01-03T17:37:00Z"/>
              <w:rFonts w:cstheme="minorHAnsi"/>
            </w:rPr>
          </w:rPrChange>
        </w:rPr>
      </w:pPr>
      <w:del w:id="2865" w:author="tedo gogoladze" w:date="2020-01-03T17:37:00Z">
        <w:r w:rsidRPr="004A4B49" w:rsidDel="005E0C0E">
          <w:rPr>
            <w:rFonts w:cstheme="minorHAnsi"/>
            <w:lang w:val="en-GB"/>
            <w:rPrChange w:id="2866" w:author="Mario Ezequiel Scott" w:date="2019-12-29T19:14:00Z">
              <w:rPr>
                <w:rFonts w:cstheme="minorHAnsi"/>
              </w:rPr>
            </w:rPrChange>
          </w:rPr>
          <w:delText>Texts within not formatted Jira command tags</w:delText>
        </w:r>
        <w:r w:rsidR="00373574" w:rsidRPr="004A4B49" w:rsidDel="005E0C0E">
          <w:rPr>
            <w:rFonts w:ascii="Sylfaen" w:hAnsi="Sylfaen" w:cstheme="minorHAnsi"/>
            <w:lang w:val="en-GB"/>
            <w:rPrChange w:id="2867" w:author="Mario Ezequiel Scott" w:date="2019-12-29T19:14:00Z">
              <w:rPr>
                <w:rFonts w:ascii="Sylfaen" w:hAnsi="Sylfaen" w:cstheme="minorHAnsi"/>
                <w:lang w:val="ka-GE"/>
              </w:rPr>
            </w:rPrChange>
          </w:rPr>
          <w:delText xml:space="preserve"> </w:delText>
        </w:r>
      </w:del>
    </w:p>
    <w:p w14:paraId="2CC9346B" w14:textId="473396C8" w:rsidR="0028042E" w:rsidRPr="004A4B49" w:rsidDel="005E0C0E" w:rsidRDefault="00373574" w:rsidP="003A672F">
      <w:pPr>
        <w:pStyle w:val="ListParagraph"/>
        <w:keepLines w:val="0"/>
        <w:numPr>
          <w:ilvl w:val="1"/>
          <w:numId w:val="77"/>
        </w:numPr>
        <w:autoSpaceDE/>
        <w:spacing w:before="0" w:after="160" w:line="259" w:lineRule="auto"/>
        <w:jc w:val="left"/>
        <w:rPr>
          <w:del w:id="2868" w:author="tedo gogoladze" w:date="2020-01-03T17:37:00Z"/>
          <w:rFonts w:cstheme="minorHAnsi"/>
          <w:lang w:val="en-GB"/>
          <w:rPrChange w:id="2869" w:author="Mario Ezequiel Scott" w:date="2019-12-29T19:14:00Z">
            <w:rPr>
              <w:del w:id="2870" w:author="tedo gogoladze" w:date="2020-01-03T17:37:00Z"/>
              <w:rFonts w:cstheme="minorHAnsi"/>
            </w:rPr>
          </w:rPrChange>
        </w:rPr>
      </w:pPr>
      <w:del w:id="2871" w:author="tedo gogoladze" w:date="2020-01-03T17:37:00Z">
        <w:r w:rsidRPr="004A4B49" w:rsidDel="005E0C0E">
          <w:rPr>
            <w:rFonts w:ascii="Sylfaen" w:hAnsi="Sylfaen" w:cstheme="minorHAnsi"/>
            <w:lang w:val="en-GB"/>
            <w:rPrChange w:id="2872" w:author="Mario Ezequiel Scott" w:date="2019-12-29T19:14:00Z">
              <w:rPr>
                <w:rFonts w:ascii="Sylfaen" w:hAnsi="Sylfaen" w:cstheme="minorHAnsi"/>
                <w:lang w:val="ka-GE"/>
              </w:rPr>
            </w:rPrChange>
          </w:rPr>
          <w:delText>{noformat}(.+?){noformat}</w:delText>
        </w:r>
        <w:r w:rsidR="0028042E" w:rsidRPr="004A4B49" w:rsidDel="005E0C0E">
          <w:rPr>
            <w:rFonts w:cstheme="minorHAnsi"/>
            <w:lang w:val="en-GB"/>
            <w:rPrChange w:id="2873" w:author="Mario Ezequiel Scott" w:date="2019-12-29T19:14:00Z">
              <w:rPr>
                <w:rFonts w:cstheme="minorHAnsi"/>
              </w:rPr>
            </w:rPrChange>
          </w:rPr>
          <w:delText>;</w:delText>
        </w:r>
        <w:r w:rsidRPr="004A4B49" w:rsidDel="005E0C0E">
          <w:rPr>
            <w:rFonts w:ascii="Sylfaen" w:hAnsi="Sylfaen" w:cstheme="minorHAnsi"/>
            <w:lang w:val="en-GB"/>
            <w:rPrChange w:id="2874" w:author="Mario Ezequiel Scott" w:date="2019-12-29T19:14:00Z">
              <w:rPr>
                <w:rFonts w:ascii="Sylfaen" w:hAnsi="Sylfaen" w:cstheme="minorHAnsi"/>
                <w:lang w:val="ka-GE"/>
              </w:rPr>
            </w:rPrChange>
          </w:rPr>
          <w:delText xml:space="preserve"> </w:delText>
        </w:r>
      </w:del>
    </w:p>
    <w:p w14:paraId="5EDCFA8F" w14:textId="617DBA3C" w:rsidR="003A672F" w:rsidRPr="004A4B49" w:rsidDel="005E0C0E" w:rsidRDefault="0028042E" w:rsidP="0028042E">
      <w:pPr>
        <w:pStyle w:val="ListParagraph"/>
        <w:keepLines w:val="0"/>
        <w:numPr>
          <w:ilvl w:val="0"/>
          <w:numId w:val="77"/>
        </w:numPr>
        <w:autoSpaceDE/>
        <w:spacing w:before="0" w:after="160" w:line="259" w:lineRule="auto"/>
        <w:jc w:val="left"/>
        <w:rPr>
          <w:del w:id="2875" w:author="tedo gogoladze" w:date="2020-01-03T17:37:00Z"/>
          <w:rFonts w:cstheme="minorHAnsi"/>
          <w:lang w:val="en-GB"/>
          <w:rPrChange w:id="2876" w:author="Mario Ezequiel Scott" w:date="2019-12-29T19:14:00Z">
            <w:rPr>
              <w:del w:id="2877" w:author="tedo gogoladze" w:date="2020-01-03T17:37:00Z"/>
              <w:rFonts w:cstheme="minorHAnsi"/>
            </w:rPr>
          </w:rPrChange>
        </w:rPr>
      </w:pPr>
      <w:del w:id="2878" w:author="tedo gogoladze" w:date="2020-01-03T17:37:00Z">
        <w:r w:rsidRPr="004A4B49" w:rsidDel="005E0C0E">
          <w:rPr>
            <w:rFonts w:cstheme="minorHAnsi"/>
            <w:lang w:val="en-GB"/>
            <w:rPrChange w:id="2879" w:author="Mario Ezequiel Scott" w:date="2019-12-29T19:14:00Z">
              <w:rPr>
                <w:rFonts w:cstheme="minorHAnsi"/>
              </w:rPr>
            </w:rPrChange>
          </w:rPr>
          <w:delText>texts within common Jira code formatting tags</w:delText>
        </w:r>
        <w:r w:rsidR="00373574" w:rsidRPr="004A4B49" w:rsidDel="005E0C0E">
          <w:rPr>
            <w:rFonts w:ascii="Sylfaen" w:hAnsi="Sylfaen" w:cstheme="minorHAnsi"/>
            <w:lang w:val="en-GB"/>
            <w:rPrChange w:id="2880" w:author="Mario Ezequiel Scott" w:date="2019-12-29T19:14:00Z">
              <w:rPr>
                <w:rFonts w:ascii="Sylfaen" w:hAnsi="Sylfaen" w:cstheme="minorHAnsi"/>
                <w:lang w:val="ka-GE"/>
              </w:rPr>
            </w:rPrChange>
          </w:rPr>
          <w:delText xml:space="preserve"> </w:delText>
        </w:r>
      </w:del>
    </w:p>
    <w:p w14:paraId="3DECA61E" w14:textId="22860105" w:rsidR="0028042E" w:rsidRPr="004A4B49" w:rsidDel="005E0C0E" w:rsidRDefault="00373574" w:rsidP="003A672F">
      <w:pPr>
        <w:pStyle w:val="ListParagraph"/>
        <w:keepLines w:val="0"/>
        <w:numPr>
          <w:ilvl w:val="1"/>
          <w:numId w:val="77"/>
        </w:numPr>
        <w:autoSpaceDE/>
        <w:spacing w:before="0" w:after="160" w:line="259" w:lineRule="auto"/>
        <w:jc w:val="left"/>
        <w:rPr>
          <w:del w:id="2881" w:author="tedo gogoladze" w:date="2020-01-03T17:37:00Z"/>
          <w:rFonts w:cstheme="minorHAnsi"/>
          <w:lang w:val="en-GB"/>
          <w:rPrChange w:id="2882" w:author="Mario Ezequiel Scott" w:date="2019-12-29T19:14:00Z">
            <w:rPr>
              <w:del w:id="2883" w:author="tedo gogoladze" w:date="2020-01-03T17:37:00Z"/>
              <w:rFonts w:cstheme="minorHAnsi"/>
            </w:rPr>
          </w:rPrChange>
        </w:rPr>
      </w:pPr>
      <w:del w:id="2884" w:author="tedo gogoladze" w:date="2020-01-03T17:37:00Z">
        <w:r w:rsidRPr="004A4B49" w:rsidDel="005E0C0E">
          <w:rPr>
            <w:rFonts w:ascii="Sylfaen" w:hAnsi="Sylfaen" w:cstheme="minorHAnsi"/>
            <w:lang w:val="en-GB"/>
            <w:rPrChange w:id="2885" w:author="Mario Ezequiel Scott" w:date="2019-12-29T19:14:00Z">
              <w:rPr>
                <w:rFonts w:ascii="Sylfaen" w:hAnsi="Sylfaen" w:cstheme="minorHAnsi"/>
                <w:lang w:val="ka-GE"/>
              </w:rPr>
            </w:rPrChange>
          </w:rPr>
          <w:delText>{code(.+?){code}</w:delText>
        </w:r>
        <w:r w:rsidR="0028042E" w:rsidRPr="004A4B49" w:rsidDel="005E0C0E">
          <w:rPr>
            <w:rFonts w:cstheme="minorHAnsi"/>
            <w:lang w:val="en-GB"/>
            <w:rPrChange w:id="2886" w:author="Mario Ezequiel Scott" w:date="2019-12-29T19:14:00Z">
              <w:rPr>
                <w:rFonts w:cstheme="minorHAnsi"/>
              </w:rPr>
            </w:rPrChange>
          </w:rPr>
          <w:delText>;</w:delText>
        </w:r>
      </w:del>
    </w:p>
    <w:p w14:paraId="32AB7286" w14:textId="64366E82" w:rsidR="003A672F" w:rsidRPr="004A4B49" w:rsidDel="005E0C0E" w:rsidRDefault="0028042E" w:rsidP="0028042E">
      <w:pPr>
        <w:pStyle w:val="ListParagraph"/>
        <w:keepLines w:val="0"/>
        <w:numPr>
          <w:ilvl w:val="0"/>
          <w:numId w:val="77"/>
        </w:numPr>
        <w:autoSpaceDE/>
        <w:spacing w:before="0" w:after="160" w:line="259" w:lineRule="auto"/>
        <w:jc w:val="left"/>
        <w:rPr>
          <w:del w:id="2887" w:author="tedo gogoladze" w:date="2020-01-03T17:37:00Z"/>
          <w:rFonts w:cstheme="minorHAnsi"/>
          <w:lang w:val="en-GB"/>
          <w:rPrChange w:id="2888" w:author="Mario Ezequiel Scott" w:date="2019-12-29T19:14:00Z">
            <w:rPr>
              <w:del w:id="2889" w:author="tedo gogoladze" w:date="2020-01-03T17:37:00Z"/>
              <w:rFonts w:cstheme="minorHAnsi"/>
            </w:rPr>
          </w:rPrChange>
        </w:rPr>
      </w:pPr>
      <w:del w:id="2890" w:author="tedo gogoladze" w:date="2020-01-03T17:37:00Z">
        <w:r w:rsidRPr="004A4B49" w:rsidDel="005E0C0E">
          <w:rPr>
            <w:rFonts w:cstheme="minorHAnsi"/>
            <w:lang w:val="en-GB"/>
            <w:rPrChange w:id="2891" w:author="Mario Ezequiel Scott" w:date="2019-12-29T19:14:00Z">
              <w:rPr>
                <w:rFonts w:cstheme="minorHAnsi"/>
              </w:rPr>
            </w:rPrChange>
          </w:rPr>
          <w:delText>texts within code tags, squared bracket tags and Html tags</w:delText>
        </w:r>
        <w:r w:rsidR="00373574" w:rsidRPr="004A4B49" w:rsidDel="005E0C0E">
          <w:rPr>
            <w:rFonts w:ascii="Sylfaen" w:hAnsi="Sylfaen" w:cstheme="minorHAnsi"/>
            <w:lang w:val="en-GB"/>
            <w:rPrChange w:id="2892" w:author="Mario Ezequiel Scott" w:date="2019-12-29T19:14:00Z">
              <w:rPr>
                <w:rFonts w:ascii="Sylfaen" w:hAnsi="Sylfaen" w:cstheme="minorHAnsi"/>
                <w:lang w:val="ka-GE"/>
              </w:rPr>
            </w:rPrChange>
          </w:rPr>
          <w:delText xml:space="preserve"> </w:delText>
        </w:r>
      </w:del>
    </w:p>
    <w:p w14:paraId="1551E388" w14:textId="37216604" w:rsidR="003A672F" w:rsidRPr="004A4B49" w:rsidDel="005E0C0E" w:rsidRDefault="00373574" w:rsidP="003A672F">
      <w:pPr>
        <w:pStyle w:val="ListParagraph"/>
        <w:keepLines w:val="0"/>
        <w:numPr>
          <w:ilvl w:val="1"/>
          <w:numId w:val="77"/>
        </w:numPr>
        <w:autoSpaceDE/>
        <w:spacing w:before="0" w:after="160" w:line="259" w:lineRule="auto"/>
        <w:jc w:val="left"/>
        <w:rPr>
          <w:del w:id="2893" w:author="tedo gogoladze" w:date="2020-01-03T17:37:00Z"/>
          <w:rFonts w:cstheme="minorHAnsi"/>
          <w:lang w:val="en-GB"/>
          <w:rPrChange w:id="2894" w:author="Mario Ezequiel Scott" w:date="2019-12-29T19:14:00Z">
            <w:rPr>
              <w:del w:id="2895" w:author="tedo gogoladze" w:date="2020-01-03T17:37:00Z"/>
              <w:rFonts w:cstheme="minorHAnsi"/>
            </w:rPr>
          </w:rPrChange>
        </w:rPr>
      </w:pPr>
      <w:del w:id="2896" w:author="tedo gogoladze" w:date="2020-01-03T17:37:00Z">
        <w:r w:rsidRPr="004A4B49" w:rsidDel="005E0C0E">
          <w:rPr>
            <w:rFonts w:ascii="Sylfaen" w:hAnsi="Sylfaen" w:cstheme="minorHAnsi"/>
            <w:lang w:val="en-GB"/>
            <w:rPrChange w:id="2897" w:author="Mario Ezequiel Scott" w:date="2019-12-29T19:14:00Z">
              <w:rPr>
                <w:rFonts w:ascii="Sylfaen" w:hAnsi="Sylfaen" w:cstheme="minorHAnsi"/>
                <w:lang w:val="ka-GE"/>
              </w:rPr>
            </w:rPrChange>
          </w:rPr>
          <w:delText>&lt;(.+?)&gt;</w:delText>
        </w:r>
      </w:del>
    </w:p>
    <w:p w14:paraId="2AA378C0" w14:textId="765DD0E7" w:rsidR="003A672F" w:rsidRPr="004A4B49" w:rsidDel="005E0C0E" w:rsidRDefault="00373574" w:rsidP="003A672F">
      <w:pPr>
        <w:pStyle w:val="ListParagraph"/>
        <w:keepLines w:val="0"/>
        <w:numPr>
          <w:ilvl w:val="1"/>
          <w:numId w:val="77"/>
        </w:numPr>
        <w:autoSpaceDE/>
        <w:spacing w:before="0" w:after="160" w:line="259" w:lineRule="auto"/>
        <w:jc w:val="left"/>
        <w:rPr>
          <w:del w:id="2898" w:author="tedo gogoladze" w:date="2020-01-03T17:37:00Z"/>
          <w:rFonts w:cstheme="minorHAnsi"/>
          <w:lang w:val="en-GB"/>
          <w:rPrChange w:id="2899" w:author="Mario Ezequiel Scott" w:date="2019-12-29T19:14:00Z">
            <w:rPr>
              <w:del w:id="2900" w:author="tedo gogoladze" w:date="2020-01-03T17:37:00Z"/>
              <w:rFonts w:cstheme="minorHAnsi"/>
            </w:rPr>
          </w:rPrChange>
        </w:rPr>
      </w:pPr>
      <w:del w:id="2901" w:author="tedo gogoladze" w:date="2020-01-03T17:37:00Z">
        <w:r w:rsidRPr="004A4B49" w:rsidDel="005E0C0E">
          <w:rPr>
            <w:rFonts w:ascii="Sylfaen" w:hAnsi="Sylfaen" w:cstheme="minorHAnsi"/>
            <w:lang w:val="en-GB"/>
            <w:rPrChange w:id="2902" w:author="Mario Ezequiel Scott" w:date="2019-12-29T19:14:00Z">
              <w:rPr>
                <w:rFonts w:ascii="Sylfaen" w:hAnsi="Sylfaen" w:cstheme="minorHAnsi"/>
                <w:lang w:val="ka-GE"/>
              </w:rPr>
            </w:rPrChange>
          </w:rPr>
          <w:delText>{{(.+?)}}</w:delText>
        </w:r>
      </w:del>
    </w:p>
    <w:p w14:paraId="0BA5FDC9" w14:textId="6D60C025" w:rsidR="003A672F" w:rsidRPr="004A4B49" w:rsidDel="005E0C0E" w:rsidRDefault="00373574" w:rsidP="003A672F">
      <w:pPr>
        <w:pStyle w:val="ListParagraph"/>
        <w:keepLines w:val="0"/>
        <w:numPr>
          <w:ilvl w:val="1"/>
          <w:numId w:val="77"/>
        </w:numPr>
        <w:autoSpaceDE/>
        <w:spacing w:before="0" w:after="160" w:line="259" w:lineRule="auto"/>
        <w:jc w:val="left"/>
        <w:rPr>
          <w:del w:id="2903" w:author="tedo gogoladze" w:date="2020-01-03T17:37:00Z"/>
          <w:rFonts w:cstheme="minorHAnsi"/>
          <w:lang w:val="en-GB"/>
          <w:rPrChange w:id="2904" w:author="Mario Ezequiel Scott" w:date="2019-12-29T19:14:00Z">
            <w:rPr>
              <w:del w:id="2905" w:author="tedo gogoladze" w:date="2020-01-03T17:37:00Z"/>
              <w:rFonts w:cstheme="minorHAnsi"/>
            </w:rPr>
          </w:rPrChange>
        </w:rPr>
      </w:pPr>
      <w:del w:id="2906" w:author="tedo gogoladze" w:date="2020-01-03T17:37:00Z">
        <w:r w:rsidRPr="004A4B49" w:rsidDel="005E0C0E">
          <w:rPr>
            <w:rFonts w:ascii="Sylfaen" w:hAnsi="Sylfaen" w:cstheme="minorHAnsi"/>
            <w:lang w:val="en-GB"/>
            <w:rPrChange w:id="2907" w:author="Mario Ezequiel Scott" w:date="2019-12-29T19:14:00Z">
              <w:rPr>
                <w:rFonts w:ascii="Sylfaen" w:hAnsi="Sylfaen" w:cstheme="minorHAnsi"/>
                <w:lang w:val="ka-GE"/>
              </w:rPr>
            </w:rPrChange>
          </w:rPr>
          <w:delText>{(.+?)}</w:delText>
        </w:r>
      </w:del>
    </w:p>
    <w:p w14:paraId="3AAD9E0C" w14:textId="409F663D" w:rsidR="0028042E" w:rsidRPr="004A4B49" w:rsidDel="005E0C0E" w:rsidRDefault="00373574" w:rsidP="003A672F">
      <w:pPr>
        <w:pStyle w:val="ListParagraph"/>
        <w:keepLines w:val="0"/>
        <w:numPr>
          <w:ilvl w:val="1"/>
          <w:numId w:val="77"/>
        </w:numPr>
        <w:autoSpaceDE/>
        <w:spacing w:before="0" w:after="160" w:line="259" w:lineRule="auto"/>
        <w:jc w:val="left"/>
        <w:rPr>
          <w:del w:id="2908" w:author="tedo gogoladze" w:date="2020-01-03T17:37:00Z"/>
          <w:rFonts w:cstheme="minorHAnsi"/>
          <w:lang w:val="en-GB"/>
          <w:rPrChange w:id="2909" w:author="Mario Ezequiel Scott" w:date="2019-12-29T19:14:00Z">
            <w:rPr>
              <w:del w:id="2910" w:author="tedo gogoladze" w:date="2020-01-03T17:37:00Z"/>
              <w:rFonts w:cstheme="minorHAnsi"/>
            </w:rPr>
          </w:rPrChange>
        </w:rPr>
      </w:pPr>
      <w:del w:id="2911" w:author="tedo gogoladze" w:date="2020-01-03T17:37:00Z">
        <w:r w:rsidRPr="004A4B49" w:rsidDel="005E0C0E">
          <w:rPr>
            <w:rFonts w:ascii="Sylfaen" w:hAnsi="Sylfaen" w:cstheme="minorHAnsi"/>
            <w:lang w:val="en-GB"/>
            <w:rPrChange w:id="2912" w:author="Mario Ezequiel Scott" w:date="2019-12-29T19:14:00Z">
              <w:rPr>
                <w:rFonts w:ascii="Sylfaen" w:hAnsi="Sylfaen" w:cstheme="minorHAnsi"/>
                <w:lang w:val="en-US"/>
              </w:rPr>
            </w:rPrChange>
          </w:rPr>
          <w:delText xml:space="preserve"> \[([^[\]{}()]+?)\]</w:delText>
        </w:r>
      </w:del>
    </w:p>
    <w:p w14:paraId="0FF35F1C" w14:textId="58E9FD39" w:rsidR="003A672F" w:rsidRPr="004A4B49" w:rsidDel="005E0C0E" w:rsidRDefault="0028042E" w:rsidP="0028042E">
      <w:pPr>
        <w:pStyle w:val="ListParagraph"/>
        <w:keepLines w:val="0"/>
        <w:numPr>
          <w:ilvl w:val="0"/>
          <w:numId w:val="77"/>
        </w:numPr>
        <w:autoSpaceDE/>
        <w:spacing w:before="0" w:after="160" w:line="259" w:lineRule="auto"/>
        <w:jc w:val="left"/>
        <w:rPr>
          <w:del w:id="2913" w:author="tedo gogoladze" w:date="2020-01-03T17:37:00Z"/>
          <w:rFonts w:cstheme="minorHAnsi"/>
          <w:lang w:val="en-GB"/>
          <w:rPrChange w:id="2914" w:author="Mario Ezequiel Scott" w:date="2019-12-29T19:14:00Z">
            <w:rPr>
              <w:del w:id="2915" w:author="tedo gogoladze" w:date="2020-01-03T17:37:00Z"/>
              <w:rFonts w:cstheme="minorHAnsi"/>
            </w:rPr>
          </w:rPrChange>
        </w:rPr>
      </w:pPr>
      <w:del w:id="2916" w:author="tedo gogoladze" w:date="2020-01-03T17:37:00Z">
        <w:r w:rsidRPr="004A4B49" w:rsidDel="005E0C0E">
          <w:rPr>
            <w:rFonts w:cstheme="minorHAnsi"/>
            <w:lang w:val="en-GB"/>
            <w:rPrChange w:id="2917" w:author="Mario Ezequiel Scott" w:date="2019-12-29T19:14:00Z">
              <w:rPr>
                <w:rFonts w:cstheme="minorHAnsi"/>
              </w:rPr>
            </w:rPrChange>
          </w:rPr>
          <w:delText>java commands / JDBC calls</w:delText>
        </w:r>
        <w:r w:rsidR="00373574" w:rsidRPr="004A4B49" w:rsidDel="005E0C0E">
          <w:rPr>
            <w:rFonts w:ascii="Sylfaen" w:hAnsi="Sylfaen" w:cstheme="minorHAnsi"/>
            <w:lang w:val="en-GB"/>
            <w:rPrChange w:id="2918" w:author="Mario Ezequiel Scott" w:date="2019-12-29T19:14:00Z">
              <w:rPr>
                <w:rFonts w:ascii="Sylfaen" w:hAnsi="Sylfaen" w:cstheme="minorHAnsi"/>
                <w:lang w:val="ka-GE"/>
              </w:rPr>
            </w:rPrChange>
          </w:rPr>
          <w:delText xml:space="preserve"> </w:delText>
        </w:r>
      </w:del>
    </w:p>
    <w:p w14:paraId="31950156" w14:textId="26F553F7" w:rsidR="0028042E" w:rsidRPr="004A4B49" w:rsidDel="005E0C0E" w:rsidRDefault="00373574" w:rsidP="003A672F">
      <w:pPr>
        <w:pStyle w:val="ListParagraph"/>
        <w:keepLines w:val="0"/>
        <w:numPr>
          <w:ilvl w:val="1"/>
          <w:numId w:val="77"/>
        </w:numPr>
        <w:autoSpaceDE/>
        <w:spacing w:before="0" w:after="160" w:line="259" w:lineRule="auto"/>
        <w:jc w:val="left"/>
        <w:rPr>
          <w:del w:id="2919" w:author="tedo gogoladze" w:date="2020-01-03T17:37:00Z"/>
          <w:rFonts w:cstheme="minorHAnsi"/>
          <w:lang w:val="en-GB"/>
          <w:rPrChange w:id="2920" w:author="Mario Ezequiel Scott" w:date="2019-12-29T19:14:00Z">
            <w:rPr>
              <w:del w:id="2921" w:author="tedo gogoladze" w:date="2020-01-03T17:37:00Z"/>
              <w:rFonts w:cstheme="minorHAnsi"/>
            </w:rPr>
          </w:rPrChange>
        </w:rPr>
      </w:pPr>
      <w:del w:id="2922" w:author="tedo gogoladze" w:date="2020-01-03T17:37:00Z">
        <w:r w:rsidRPr="004A4B49" w:rsidDel="005E0C0E">
          <w:rPr>
            <w:rFonts w:ascii="Sylfaen" w:hAnsi="Sylfaen" w:cstheme="minorHAnsi"/>
            <w:lang w:val="en-GB"/>
            <w:rPrChange w:id="2923" w:author="Mario Ezequiel Scott" w:date="2019-12-29T19:14:00Z">
              <w:rPr>
                <w:rFonts w:ascii="Sylfaen" w:hAnsi="Sylfaen" w:cstheme="minorHAnsi"/>
                <w:lang w:val="ka-GE"/>
              </w:rPr>
            </w:rPrChange>
          </w:rPr>
          <w:delText>"jdbc(.+?)"</w:delText>
        </w:r>
        <w:r w:rsidR="0028042E" w:rsidRPr="004A4B49" w:rsidDel="005E0C0E">
          <w:rPr>
            <w:rFonts w:cstheme="minorHAnsi"/>
            <w:lang w:val="en-GB"/>
            <w:rPrChange w:id="2924" w:author="Mario Ezequiel Scott" w:date="2019-12-29T19:14:00Z">
              <w:rPr>
                <w:rFonts w:cstheme="minorHAnsi"/>
              </w:rPr>
            </w:rPrChange>
          </w:rPr>
          <w:delText>;</w:delText>
        </w:r>
      </w:del>
    </w:p>
    <w:p w14:paraId="519E91FE" w14:textId="03BCB4AF" w:rsidR="003A672F" w:rsidRPr="004A4B49" w:rsidDel="005E0C0E" w:rsidRDefault="0028042E" w:rsidP="0028042E">
      <w:pPr>
        <w:pStyle w:val="ListParagraph"/>
        <w:keepLines w:val="0"/>
        <w:numPr>
          <w:ilvl w:val="0"/>
          <w:numId w:val="77"/>
        </w:numPr>
        <w:autoSpaceDE/>
        <w:spacing w:before="0" w:after="160" w:line="259" w:lineRule="auto"/>
        <w:jc w:val="left"/>
        <w:rPr>
          <w:del w:id="2925" w:author="tedo gogoladze" w:date="2020-01-03T17:37:00Z"/>
          <w:rFonts w:cstheme="minorHAnsi"/>
          <w:lang w:val="en-GB"/>
          <w:rPrChange w:id="2926" w:author="Mario Ezequiel Scott" w:date="2019-12-29T19:14:00Z">
            <w:rPr>
              <w:del w:id="2927" w:author="tedo gogoladze" w:date="2020-01-03T17:37:00Z"/>
              <w:rFonts w:cstheme="minorHAnsi"/>
            </w:rPr>
          </w:rPrChange>
        </w:rPr>
      </w:pPr>
      <w:del w:id="2928" w:author="tedo gogoladze" w:date="2020-01-03T17:37:00Z">
        <w:r w:rsidRPr="004A4B49" w:rsidDel="005E0C0E">
          <w:rPr>
            <w:rFonts w:cstheme="minorHAnsi"/>
            <w:lang w:val="en-GB"/>
            <w:rPrChange w:id="2929" w:author="Mario Ezequiel Scott" w:date="2019-12-29T19:14:00Z">
              <w:rPr>
                <w:rFonts w:cstheme="minorHAnsi"/>
              </w:rPr>
            </w:rPrChange>
          </w:rPr>
          <w:delText>texts of SQL command execution</w:delText>
        </w:r>
      </w:del>
    </w:p>
    <w:p w14:paraId="3C6104F4" w14:textId="67A6EC0A" w:rsidR="0028042E" w:rsidRPr="004A4B49" w:rsidDel="005E0C0E" w:rsidRDefault="00BB7CC5" w:rsidP="003A672F">
      <w:pPr>
        <w:pStyle w:val="ListParagraph"/>
        <w:keepLines w:val="0"/>
        <w:numPr>
          <w:ilvl w:val="1"/>
          <w:numId w:val="77"/>
        </w:numPr>
        <w:autoSpaceDE/>
        <w:spacing w:before="0" w:after="160" w:line="259" w:lineRule="auto"/>
        <w:jc w:val="left"/>
        <w:rPr>
          <w:del w:id="2930" w:author="tedo gogoladze" w:date="2020-01-03T17:37:00Z"/>
          <w:rFonts w:cstheme="minorHAnsi"/>
          <w:lang w:val="en-GB"/>
          <w:rPrChange w:id="2931" w:author="Mario Ezequiel Scott" w:date="2019-12-29T19:14:00Z">
            <w:rPr>
              <w:del w:id="2932" w:author="tedo gogoladze" w:date="2020-01-03T17:37:00Z"/>
              <w:rFonts w:cstheme="minorHAnsi"/>
            </w:rPr>
          </w:rPrChange>
        </w:rPr>
      </w:pPr>
      <w:del w:id="2933" w:author="tedo gogoladze" w:date="2020-01-03T17:37:00Z">
        <w:r w:rsidRPr="004A4B49" w:rsidDel="005E0C0E">
          <w:rPr>
            <w:rFonts w:cstheme="minorHAnsi"/>
            <w:lang w:val="en-GB"/>
            <w:rPrChange w:id="2934" w:author="Mario Ezequiel Scott" w:date="2019-12-29T19:14:00Z">
              <w:rPr>
                <w:rFonts w:cstheme="minorHAnsi"/>
              </w:rPr>
            </w:rPrChange>
          </w:rPr>
          <w:delText>sp_executesql</w:delText>
        </w:r>
        <w:r w:rsidR="003A672F" w:rsidRPr="004A4B49" w:rsidDel="005E0C0E">
          <w:rPr>
            <w:rFonts w:cstheme="minorHAnsi"/>
            <w:lang w:val="en-GB"/>
            <w:rPrChange w:id="2935" w:author="Mario Ezequiel Scott" w:date="2019-12-29T19:14:00Z">
              <w:rPr>
                <w:rFonts w:cstheme="minorHAnsi"/>
              </w:rPr>
            </w:rPrChange>
          </w:rPr>
          <w:delText xml:space="preserve"> ’’</w:delText>
        </w:r>
      </w:del>
    </w:p>
    <w:p w14:paraId="76F9C62C" w14:textId="468E09D2" w:rsidR="003A672F" w:rsidRPr="004A4B49" w:rsidDel="005E0C0E" w:rsidRDefault="0028042E" w:rsidP="0028042E">
      <w:pPr>
        <w:pStyle w:val="ListParagraph"/>
        <w:keepLines w:val="0"/>
        <w:numPr>
          <w:ilvl w:val="0"/>
          <w:numId w:val="77"/>
        </w:numPr>
        <w:autoSpaceDE/>
        <w:spacing w:before="0" w:after="160" w:line="259" w:lineRule="auto"/>
        <w:jc w:val="left"/>
        <w:rPr>
          <w:del w:id="2936" w:author="tedo gogoladze" w:date="2020-01-03T17:37:00Z"/>
          <w:rFonts w:cstheme="minorHAnsi"/>
          <w:lang w:val="en-GB"/>
          <w:rPrChange w:id="2937" w:author="Mario Ezequiel Scott" w:date="2019-12-29T19:14:00Z">
            <w:rPr>
              <w:del w:id="2938" w:author="tedo gogoladze" w:date="2020-01-03T17:37:00Z"/>
              <w:rFonts w:cstheme="minorHAnsi"/>
            </w:rPr>
          </w:rPrChange>
        </w:rPr>
      </w:pPr>
      <w:del w:id="2939" w:author="tedo gogoladze" w:date="2020-01-03T17:37:00Z">
        <w:r w:rsidRPr="004A4B49" w:rsidDel="005E0C0E">
          <w:rPr>
            <w:rFonts w:cstheme="minorHAnsi"/>
            <w:lang w:val="en-GB"/>
            <w:rPrChange w:id="2940" w:author="Mario Ezequiel Scott" w:date="2019-12-29T19:14:00Z">
              <w:rPr>
                <w:rFonts w:cstheme="minorHAnsi"/>
              </w:rPr>
            </w:rPrChange>
          </w:rPr>
          <w:delText>texts of command execution</w:delText>
        </w:r>
      </w:del>
    </w:p>
    <w:p w14:paraId="7107CDC5" w14:textId="4579FC9F" w:rsidR="0028042E" w:rsidRPr="004A4B49" w:rsidDel="005E0C0E" w:rsidRDefault="003A672F" w:rsidP="003A672F">
      <w:pPr>
        <w:pStyle w:val="ListParagraph"/>
        <w:keepLines w:val="0"/>
        <w:numPr>
          <w:ilvl w:val="1"/>
          <w:numId w:val="77"/>
        </w:numPr>
        <w:autoSpaceDE/>
        <w:spacing w:before="0" w:after="160" w:line="259" w:lineRule="auto"/>
        <w:jc w:val="left"/>
        <w:rPr>
          <w:del w:id="2941" w:author="tedo gogoladze" w:date="2020-01-03T17:37:00Z"/>
          <w:rFonts w:cstheme="minorHAnsi"/>
          <w:lang w:val="en-GB"/>
          <w:rPrChange w:id="2942" w:author="Mario Ezequiel Scott" w:date="2019-12-29T19:14:00Z">
            <w:rPr>
              <w:del w:id="2943" w:author="tedo gogoladze" w:date="2020-01-03T17:37:00Z"/>
              <w:rFonts w:cstheme="minorHAnsi"/>
            </w:rPr>
          </w:rPrChange>
        </w:rPr>
      </w:pPr>
      <w:del w:id="2944" w:author="tedo gogoladze" w:date="2020-01-03T17:37:00Z">
        <w:r w:rsidRPr="004A4B49" w:rsidDel="005E0C0E">
          <w:rPr>
            <w:rFonts w:cstheme="minorHAnsi"/>
            <w:lang w:val="en-GB"/>
            <w:rPrChange w:id="2945" w:author="Mario Ezequiel Scott" w:date="2019-12-29T19:14:00Z">
              <w:rPr>
                <w:rFonts w:cstheme="minorHAnsi"/>
              </w:rPr>
            </w:rPrChange>
          </w:rPr>
          <w:delText>exec ’’</w:delText>
        </w:r>
        <w:r w:rsidR="0028042E" w:rsidRPr="004A4B49" w:rsidDel="005E0C0E">
          <w:rPr>
            <w:rFonts w:cstheme="minorHAnsi"/>
            <w:lang w:val="en-GB"/>
            <w:rPrChange w:id="2946" w:author="Mario Ezequiel Scott" w:date="2019-12-29T19:14:00Z">
              <w:rPr>
                <w:rFonts w:cstheme="minorHAnsi"/>
              </w:rPr>
            </w:rPrChange>
          </w:rPr>
          <w:delText>;</w:delText>
        </w:r>
      </w:del>
    </w:p>
    <w:p w14:paraId="11A238AE" w14:textId="3D98DCE1" w:rsidR="003A672F" w:rsidRPr="004A4B49" w:rsidDel="005E0C0E" w:rsidRDefault="0028042E" w:rsidP="0028042E">
      <w:pPr>
        <w:pStyle w:val="ListParagraph"/>
        <w:keepLines w:val="0"/>
        <w:numPr>
          <w:ilvl w:val="0"/>
          <w:numId w:val="77"/>
        </w:numPr>
        <w:autoSpaceDE/>
        <w:spacing w:before="0" w:after="160" w:line="259" w:lineRule="auto"/>
        <w:jc w:val="left"/>
        <w:rPr>
          <w:del w:id="2947" w:author="tedo gogoladze" w:date="2020-01-03T17:37:00Z"/>
          <w:rFonts w:cstheme="minorHAnsi"/>
          <w:lang w:val="en-GB"/>
          <w:rPrChange w:id="2948" w:author="Mario Ezequiel Scott" w:date="2019-12-29T19:14:00Z">
            <w:rPr>
              <w:del w:id="2949" w:author="tedo gogoladze" w:date="2020-01-03T17:37:00Z"/>
              <w:rFonts w:cstheme="minorHAnsi"/>
            </w:rPr>
          </w:rPrChange>
        </w:rPr>
      </w:pPr>
      <w:del w:id="2950" w:author="tedo gogoladze" w:date="2020-01-03T17:37:00Z">
        <w:r w:rsidRPr="004A4B49" w:rsidDel="005E0C0E">
          <w:rPr>
            <w:rFonts w:cstheme="minorHAnsi"/>
            <w:lang w:val="en-GB"/>
            <w:rPrChange w:id="2951" w:author="Mario Ezequiel Scott" w:date="2019-12-29T19:14:00Z">
              <w:rPr>
                <w:rFonts w:cstheme="minorHAnsi"/>
              </w:rPr>
            </w:rPrChange>
          </w:rPr>
          <w:delText>module calls</w:delText>
        </w:r>
        <w:r w:rsidR="00373574" w:rsidRPr="004A4B49" w:rsidDel="005E0C0E">
          <w:rPr>
            <w:rFonts w:ascii="Sylfaen" w:hAnsi="Sylfaen" w:cstheme="minorHAnsi"/>
            <w:lang w:val="en-GB"/>
            <w:rPrChange w:id="2952" w:author="Mario Ezequiel Scott" w:date="2019-12-29T19:14:00Z">
              <w:rPr>
                <w:rFonts w:ascii="Sylfaen" w:hAnsi="Sylfaen" w:cstheme="minorHAnsi"/>
                <w:lang w:val="ka-GE"/>
              </w:rPr>
            </w:rPrChange>
          </w:rPr>
          <w:delText xml:space="preserve"> </w:delText>
        </w:r>
      </w:del>
    </w:p>
    <w:p w14:paraId="536DE332" w14:textId="6A94097F" w:rsidR="0028042E" w:rsidRPr="004A4B49" w:rsidDel="005E0C0E" w:rsidRDefault="00373574" w:rsidP="003A672F">
      <w:pPr>
        <w:pStyle w:val="ListParagraph"/>
        <w:keepLines w:val="0"/>
        <w:numPr>
          <w:ilvl w:val="1"/>
          <w:numId w:val="77"/>
        </w:numPr>
        <w:autoSpaceDE/>
        <w:spacing w:before="0" w:after="160" w:line="259" w:lineRule="auto"/>
        <w:jc w:val="left"/>
        <w:rPr>
          <w:del w:id="2953" w:author="tedo gogoladze" w:date="2020-01-03T17:37:00Z"/>
          <w:rFonts w:cstheme="minorHAnsi"/>
          <w:lang w:val="en-GB"/>
          <w:rPrChange w:id="2954" w:author="Mario Ezequiel Scott" w:date="2019-12-29T19:14:00Z">
            <w:rPr>
              <w:del w:id="2955" w:author="tedo gogoladze" w:date="2020-01-03T17:37:00Z"/>
              <w:rFonts w:cstheme="minorHAnsi"/>
            </w:rPr>
          </w:rPrChange>
        </w:rPr>
      </w:pPr>
      <w:del w:id="2956" w:author="tedo gogoladze" w:date="2020-01-03T17:37:00Z">
        <w:r w:rsidRPr="004A4B49" w:rsidDel="005E0C0E">
          <w:rPr>
            <w:rFonts w:ascii="Sylfaen" w:hAnsi="Sylfaen" w:cstheme="minorHAnsi"/>
            <w:lang w:val="en-GB"/>
            <w:rPrChange w:id="2957" w:author="Mario Ezequiel Scott" w:date="2019-12-29T19:14:00Z">
              <w:rPr>
                <w:rFonts w:ascii="Sylfaen" w:hAnsi="Sylfaen" w:cstheme="minorHAnsi"/>
                <w:lang w:val="ka-GE"/>
              </w:rPr>
            </w:rPrChange>
          </w:rPr>
          <w:delText>module(.+?)</w:delText>
        </w:r>
        <w:r w:rsidR="0028042E" w:rsidRPr="004A4B49" w:rsidDel="005E0C0E">
          <w:rPr>
            <w:rFonts w:cstheme="minorHAnsi"/>
            <w:lang w:val="en-GB"/>
            <w:rPrChange w:id="2958" w:author="Mario Ezequiel Scott" w:date="2019-12-29T19:14:00Z">
              <w:rPr>
                <w:rFonts w:cstheme="minorHAnsi"/>
              </w:rPr>
            </w:rPrChange>
          </w:rPr>
          <w:delText>;</w:delText>
        </w:r>
      </w:del>
    </w:p>
    <w:p w14:paraId="4474B7EA" w14:textId="645470BA" w:rsidR="003A672F" w:rsidRPr="004A4B49" w:rsidDel="005E0C0E" w:rsidRDefault="0028042E" w:rsidP="0028042E">
      <w:pPr>
        <w:pStyle w:val="ListParagraph"/>
        <w:keepLines w:val="0"/>
        <w:numPr>
          <w:ilvl w:val="0"/>
          <w:numId w:val="77"/>
        </w:numPr>
        <w:autoSpaceDE/>
        <w:spacing w:before="0" w:after="160" w:line="259" w:lineRule="auto"/>
        <w:jc w:val="left"/>
        <w:rPr>
          <w:del w:id="2959" w:author="tedo gogoladze" w:date="2020-01-03T17:37:00Z"/>
          <w:rFonts w:cstheme="minorHAnsi"/>
          <w:lang w:val="en-GB"/>
          <w:rPrChange w:id="2960" w:author="Mario Ezequiel Scott" w:date="2019-12-29T19:14:00Z">
            <w:rPr>
              <w:del w:id="2961" w:author="tedo gogoladze" w:date="2020-01-03T17:37:00Z"/>
              <w:rFonts w:cstheme="minorHAnsi"/>
            </w:rPr>
          </w:rPrChange>
        </w:rPr>
      </w:pPr>
      <w:del w:id="2962" w:author="tedo gogoladze" w:date="2020-01-03T17:37:00Z">
        <w:r w:rsidRPr="004A4B49" w:rsidDel="005E0C0E">
          <w:rPr>
            <w:rFonts w:cstheme="minorHAnsi"/>
            <w:lang w:val="en-GB"/>
            <w:rPrChange w:id="2963" w:author="Mario Ezequiel Scott" w:date="2019-12-29T19:14:00Z">
              <w:rPr>
                <w:rFonts w:cstheme="minorHAnsi"/>
              </w:rPr>
            </w:rPrChange>
          </w:rPr>
          <w:delText>scheduled job calls</w:delText>
        </w:r>
      </w:del>
    </w:p>
    <w:p w14:paraId="39B1CCE8" w14:textId="54A55E8C" w:rsidR="0028042E" w:rsidRPr="004A4B49" w:rsidDel="005E0C0E" w:rsidRDefault="00373574" w:rsidP="003A672F">
      <w:pPr>
        <w:pStyle w:val="ListParagraph"/>
        <w:keepLines w:val="0"/>
        <w:numPr>
          <w:ilvl w:val="1"/>
          <w:numId w:val="77"/>
        </w:numPr>
        <w:autoSpaceDE/>
        <w:spacing w:before="0" w:after="160" w:line="259" w:lineRule="auto"/>
        <w:jc w:val="left"/>
        <w:rPr>
          <w:del w:id="2964" w:author="tedo gogoladze" w:date="2020-01-03T17:37:00Z"/>
          <w:rFonts w:cstheme="minorHAnsi"/>
          <w:lang w:val="en-GB"/>
          <w:rPrChange w:id="2965" w:author="Mario Ezequiel Scott" w:date="2019-12-29T19:14:00Z">
            <w:rPr>
              <w:del w:id="2966" w:author="tedo gogoladze" w:date="2020-01-03T17:37:00Z"/>
              <w:rFonts w:cstheme="minorHAnsi"/>
            </w:rPr>
          </w:rPrChange>
        </w:rPr>
      </w:pPr>
      <w:del w:id="2967" w:author="tedo gogoladze" w:date="2020-01-03T17:37:00Z">
        <w:r w:rsidRPr="004A4B49" w:rsidDel="005E0C0E">
          <w:rPr>
            <w:rFonts w:ascii="Sylfaen" w:hAnsi="Sylfaen" w:cstheme="minorHAnsi"/>
            <w:lang w:val="en-GB"/>
            <w:rPrChange w:id="2968" w:author="Mario Ezequiel Scott" w:date="2019-12-29T19:14:00Z">
              <w:rPr>
                <w:rFonts w:ascii="Sylfaen" w:hAnsi="Sylfaen" w:cstheme="minorHAnsi"/>
                <w:lang w:val="ka-GE"/>
              </w:rPr>
            </w:rPrChange>
          </w:rPr>
          <w:delText>"job(.+?)"</w:delText>
        </w:r>
        <w:r w:rsidR="0028042E" w:rsidRPr="004A4B49" w:rsidDel="005E0C0E">
          <w:rPr>
            <w:rFonts w:cstheme="minorHAnsi"/>
            <w:lang w:val="en-GB"/>
            <w:rPrChange w:id="2969" w:author="Mario Ezequiel Scott" w:date="2019-12-29T19:14:00Z">
              <w:rPr>
                <w:rFonts w:cstheme="minorHAnsi"/>
              </w:rPr>
            </w:rPrChange>
          </w:rPr>
          <w:delText>;</w:delText>
        </w:r>
      </w:del>
    </w:p>
    <w:p w14:paraId="71C95E28" w14:textId="290423C3" w:rsidR="003A672F" w:rsidRPr="004A4B49" w:rsidDel="005E0C0E" w:rsidRDefault="0028042E" w:rsidP="0028042E">
      <w:pPr>
        <w:pStyle w:val="ListParagraph"/>
        <w:keepLines w:val="0"/>
        <w:numPr>
          <w:ilvl w:val="0"/>
          <w:numId w:val="77"/>
        </w:numPr>
        <w:autoSpaceDE/>
        <w:spacing w:before="0" w:after="160" w:line="259" w:lineRule="auto"/>
        <w:jc w:val="left"/>
        <w:rPr>
          <w:del w:id="2970" w:author="tedo gogoladze" w:date="2020-01-03T17:37:00Z"/>
          <w:rFonts w:cstheme="minorHAnsi"/>
          <w:lang w:val="en-GB"/>
          <w:rPrChange w:id="2971" w:author="Mario Ezequiel Scott" w:date="2019-12-29T19:14:00Z">
            <w:rPr>
              <w:del w:id="2972" w:author="tedo gogoladze" w:date="2020-01-03T17:37:00Z"/>
              <w:rFonts w:cstheme="minorHAnsi"/>
            </w:rPr>
          </w:rPrChange>
        </w:rPr>
      </w:pPr>
      <w:del w:id="2973" w:author="tedo gogoladze" w:date="2020-01-03T17:37:00Z">
        <w:r w:rsidRPr="004A4B49" w:rsidDel="005E0C0E">
          <w:rPr>
            <w:rFonts w:cstheme="minorHAnsi"/>
            <w:lang w:val="en-GB"/>
            <w:rPrChange w:id="2974" w:author="Mario Ezequiel Scott" w:date="2019-12-29T19:14:00Z">
              <w:rPr>
                <w:rFonts w:cstheme="minorHAnsi"/>
              </w:rPr>
            </w:rPrChange>
          </w:rPr>
          <w:delText>texts within MS SQL transaction commands</w:delText>
        </w:r>
      </w:del>
    </w:p>
    <w:p w14:paraId="750EAEA7" w14:textId="5E542420" w:rsidR="0028042E" w:rsidRPr="004A4B49" w:rsidDel="005E0C0E" w:rsidRDefault="00373574" w:rsidP="003A672F">
      <w:pPr>
        <w:pStyle w:val="ListParagraph"/>
        <w:keepLines w:val="0"/>
        <w:numPr>
          <w:ilvl w:val="1"/>
          <w:numId w:val="77"/>
        </w:numPr>
        <w:autoSpaceDE/>
        <w:spacing w:before="0" w:after="160" w:line="259" w:lineRule="auto"/>
        <w:jc w:val="left"/>
        <w:rPr>
          <w:del w:id="2975" w:author="tedo gogoladze" w:date="2020-01-03T17:37:00Z"/>
          <w:rFonts w:cstheme="minorHAnsi"/>
          <w:lang w:val="en-GB"/>
          <w:rPrChange w:id="2976" w:author="Mario Ezequiel Scott" w:date="2019-12-29T19:14:00Z">
            <w:rPr>
              <w:del w:id="2977" w:author="tedo gogoladze" w:date="2020-01-03T17:37:00Z"/>
              <w:rFonts w:cstheme="minorHAnsi"/>
            </w:rPr>
          </w:rPrChange>
        </w:rPr>
      </w:pPr>
      <w:del w:id="2978" w:author="tedo gogoladze" w:date="2020-01-03T17:37:00Z">
        <w:r w:rsidRPr="004A4B49" w:rsidDel="005E0C0E">
          <w:rPr>
            <w:rFonts w:cstheme="minorHAnsi"/>
            <w:lang w:val="en-GB"/>
            <w:rPrChange w:id="2979" w:author="Mario Ezequiel Scott" w:date="2019-12-29T19:14:00Z">
              <w:rPr>
                <w:rFonts w:cstheme="minorHAnsi"/>
              </w:rPr>
            </w:rPrChange>
          </w:rPr>
          <w:delText>\s*(B|b)(egin|EGIN)\s+. +\s+(E|e)(nd|ND)\s*</w:delText>
        </w:r>
        <w:r w:rsidR="0028042E" w:rsidRPr="004A4B49" w:rsidDel="005E0C0E">
          <w:rPr>
            <w:rFonts w:cstheme="minorHAnsi"/>
            <w:lang w:val="en-GB"/>
            <w:rPrChange w:id="2980" w:author="Mario Ezequiel Scott" w:date="2019-12-29T19:14:00Z">
              <w:rPr>
                <w:rFonts w:cstheme="minorHAnsi"/>
              </w:rPr>
            </w:rPrChange>
          </w:rPr>
          <w:delText>;</w:delText>
        </w:r>
      </w:del>
    </w:p>
    <w:p w14:paraId="31E2C84F" w14:textId="63345A0F" w:rsidR="003A672F" w:rsidRPr="004A4B49" w:rsidDel="005E0C0E" w:rsidRDefault="0028042E" w:rsidP="0028042E">
      <w:pPr>
        <w:pStyle w:val="ListParagraph"/>
        <w:keepLines w:val="0"/>
        <w:numPr>
          <w:ilvl w:val="0"/>
          <w:numId w:val="77"/>
        </w:numPr>
        <w:autoSpaceDE/>
        <w:spacing w:before="0" w:after="160" w:line="259" w:lineRule="auto"/>
        <w:jc w:val="left"/>
        <w:rPr>
          <w:del w:id="2981" w:author="tedo gogoladze" w:date="2020-01-03T17:37:00Z"/>
          <w:rFonts w:cstheme="minorHAnsi"/>
          <w:lang w:val="en-GB"/>
          <w:rPrChange w:id="2982" w:author="Mario Ezequiel Scott" w:date="2019-12-29T19:14:00Z">
            <w:rPr>
              <w:del w:id="2983" w:author="tedo gogoladze" w:date="2020-01-03T17:37:00Z"/>
              <w:rFonts w:cstheme="minorHAnsi"/>
            </w:rPr>
          </w:rPrChange>
        </w:rPr>
      </w:pPr>
      <w:del w:id="2984" w:author="tedo gogoladze" w:date="2020-01-03T17:37:00Z">
        <w:r w:rsidRPr="004A4B49" w:rsidDel="005E0C0E">
          <w:rPr>
            <w:rFonts w:cstheme="minorHAnsi"/>
            <w:lang w:val="en-GB"/>
            <w:rPrChange w:id="2985" w:author="Mario Ezequiel Scott" w:date="2019-12-29T19:14:00Z">
              <w:rPr>
                <w:rFonts w:cstheme="minorHAnsi"/>
              </w:rPr>
            </w:rPrChange>
          </w:rPr>
          <w:delText>SQL SELECT, INSERT, DELETE statements</w:delText>
        </w:r>
        <w:r w:rsidR="00373574" w:rsidRPr="004A4B49" w:rsidDel="005E0C0E">
          <w:rPr>
            <w:rFonts w:cstheme="minorHAnsi"/>
            <w:lang w:val="en-GB"/>
            <w:rPrChange w:id="2986" w:author="Mario Ezequiel Scott" w:date="2019-12-29T19:14:00Z">
              <w:rPr>
                <w:rFonts w:cstheme="minorHAnsi"/>
              </w:rPr>
            </w:rPrChange>
          </w:rPr>
          <w:delText xml:space="preserve"> </w:delText>
        </w:r>
      </w:del>
    </w:p>
    <w:p w14:paraId="72CB998F" w14:textId="6262D32D" w:rsidR="003A672F" w:rsidRPr="004A4B49" w:rsidDel="005E0C0E" w:rsidRDefault="00373574" w:rsidP="003A672F">
      <w:pPr>
        <w:pStyle w:val="ListParagraph"/>
        <w:keepLines w:val="0"/>
        <w:numPr>
          <w:ilvl w:val="1"/>
          <w:numId w:val="77"/>
        </w:numPr>
        <w:autoSpaceDE/>
        <w:spacing w:before="0" w:after="160" w:line="259" w:lineRule="auto"/>
        <w:jc w:val="left"/>
        <w:rPr>
          <w:del w:id="2987" w:author="tedo gogoladze" w:date="2020-01-03T17:37:00Z"/>
          <w:rFonts w:cstheme="minorHAnsi"/>
          <w:lang w:val="en-GB"/>
          <w:rPrChange w:id="2988" w:author="Mario Ezequiel Scott" w:date="2019-12-29T19:14:00Z">
            <w:rPr>
              <w:del w:id="2989" w:author="tedo gogoladze" w:date="2020-01-03T17:37:00Z"/>
              <w:rFonts w:cstheme="minorHAnsi"/>
            </w:rPr>
          </w:rPrChange>
        </w:rPr>
      </w:pPr>
      <w:del w:id="2990" w:author="tedo gogoladze" w:date="2020-01-03T17:37:00Z">
        <w:r w:rsidRPr="004A4B49" w:rsidDel="005E0C0E">
          <w:rPr>
            <w:rFonts w:cstheme="minorHAnsi"/>
            <w:lang w:val="en-GB"/>
            <w:rPrChange w:id="2991" w:author="Mario Ezequiel Scott" w:date="2019-12-29T19:14:00Z">
              <w:rPr>
                <w:rFonts w:cstheme="minorHAnsi"/>
              </w:rPr>
            </w:rPrChange>
          </w:rPr>
          <w:delText>(\s*(s|S)(elect|ELECT).+(f|F)(rom|ROM)\s*\S+(\s*(w|W)(here|HERE)\s*\S+\s*\S*\s*\S*\s|))</w:delText>
        </w:r>
      </w:del>
    </w:p>
    <w:p w14:paraId="7FBDC516" w14:textId="7EE6E62A" w:rsidR="003A672F" w:rsidRPr="004A4B49" w:rsidDel="005E0C0E" w:rsidRDefault="00373574" w:rsidP="003A672F">
      <w:pPr>
        <w:pStyle w:val="ListParagraph"/>
        <w:keepLines w:val="0"/>
        <w:numPr>
          <w:ilvl w:val="1"/>
          <w:numId w:val="77"/>
        </w:numPr>
        <w:autoSpaceDE/>
        <w:spacing w:before="0" w:after="160" w:line="259" w:lineRule="auto"/>
        <w:jc w:val="left"/>
        <w:rPr>
          <w:del w:id="2992" w:author="tedo gogoladze" w:date="2020-01-03T17:37:00Z"/>
          <w:rFonts w:cstheme="minorHAnsi"/>
          <w:lang w:val="en-GB"/>
          <w:rPrChange w:id="2993" w:author="Mario Ezequiel Scott" w:date="2019-12-29T19:14:00Z">
            <w:rPr>
              <w:del w:id="2994" w:author="tedo gogoladze" w:date="2020-01-03T17:37:00Z"/>
              <w:rFonts w:cstheme="minorHAnsi"/>
            </w:rPr>
          </w:rPrChange>
        </w:rPr>
      </w:pPr>
      <w:del w:id="2995" w:author="tedo gogoladze" w:date="2020-01-03T17:37:00Z">
        <w:r w:rsidRPr="004A4B49" w:rsidDel="005E0C0E">
          <w:rPr>
            <w:rFonts w:cstheme="minorHAnsi"/>
            <w:lang w:val="en-GB"/>
            <w:rPrChange w:id="2996" w:author="Mario Ezequiel Scott" w:date="2019-12-29T19:14:00Z">
              <w:rPr>
                <w:rFonts w:cstheme="minorHAnsi"/>
              </w:rPr>
            </w:rPrChange>
          </w:rPr>
          <w:delText>(\s*(I|I)(nsert|NSERT)\s*(I|i)(nto|NTO)\s+.+(V|v)(alues|ALUES)\s*.+\(.+\)\s*)</w:delText>
        </w:r>
      </w:del>
    </w:p>
    <w:p w14:paraId="4F4F3CB8" w14:textId="4DD8125C" w:rsidR="0028042E" w:rsidRPr="004A4B49" w:rsidDel="005E0C0E" w:rsidRDefault="00373574" w:rsidP="003A672F">
      <w:pPr>
        <w:pStyle w:val="ListParagraph"/>
        <w:keepLines w:val="0"/>
        <w:numPr>
          <w:ilvl w:val="1"/>
          <w:numId w:val="77"/>
        </w:numPr>
        <w:autoSpaceDE/>
        <w:spacing w:before="0" w:after="160" w:line="259" w:lineRule="auto"/>
        <w:jc w:val="left"/>
        <w:rPr>
          <w:del w:id="2997" w:author="tedo gogoladze" w:date="2020-01-03T17:37:00Z"/>
          <w:rFonts w:cstheme="minorHAnsi"/>
          <w:lang w:val="en-GB"/>
          <w:rPrChange w:id="2998" w:author="Mario Ezequiel Scott" w:date="2019-12-29T19:14:00Z">
            <w:rPr>
              <w:del w:id="2999" w:author="tedo gogoladze" w:date="2020-01-03T17:37:00Z"/>
              <w:rFonts w:cstheme="minorHAnsi"/>
            </w:rPr>
          </w:rPrChange>
        </w:rPr>
      </w:pPr>
      <w:del w:id="3000" w:author="tedo gogoladze" w:date="2020-01-03T17:37:00Z">
        <w:r w:rsidRPr="004A4B49" w:rsidDel="005E0C0E">
          <w:rPr>
            <w:rFonts w:cstheme="minorHAnsi"/>
            <w:lang w:val="en-GB"/>
            <w:rPrChange w:id="3001" w:author="Mario Ezequiel Scott" w:date="2019-12-29T19:14:00Z">
              <w:rPr>
                <w:rFonts w:cstheme="minorHAnsi"/>
              </w:rPr>
            </w:rPrChange>
          </w:rPr>
          <w:delText>(\s*(d|D)(elete|ELETE)\s*(f|F)(rom|ROM)\s*\S+(\s*(w|W)(here|HERE)\s*\S+\s*\S*\s*\S*\s|)</w:delText>
        </w:r>
        <w:r w:rsidR="0028042E" w:rsidRPr="004A4B49" w:rsidDel="005E0C0E">
          <w:rPr>
            <w:rFonts w:cstheme="minorHAnsi"/>
            <w:lang w:val="en-GB"/>
            <w:rPrChange w:id="3002" w:author="Mario Ezequiel Scott" w:date="2019-12-29T19:14:00Z">
              <w:rPr>
                <w:rFonts w:cstheme="minorHAnsi"/>
              </w:rPr>
            </w:rPrChange>
          </w:rPr>
          <w:delText>;</w:delText>
        </w:r>
      </w:del>
    </w:p>
    <w:p w14:paraId="30286BE4" w14:textId="32A26274" w:rsidR="003A672F" w:rsidRPr="004A4B49" w:rsidDel="005E0C0E" w:rsidRDefault="0028042E" w:rsidP="0028042E">
      <w:pPr>
        <w:pStyle w:val="ListParagraph"/>
        <w:keepLines w:val="0"/>
        <w:numPr>
          <w:ilvl w:val="0"/>
          <w:numId w:val="77"/>
        </w:numPr>
        <w:autoSpaceDE/>
        <w:spacing w:before="0" w:after="160" w:line="259" w:lineRule="auto"/>
        <w:jc w:val="left"/>
        <w:rPr>
          <w:del w:id="3003" w:author="tedo gogoladze" w:date="2020-01-03T17:37:00Z"/>
          <w:rFonts w:cstheme="minorHAnsi"/>
          <w:lang w:val="en-GB"/>
          <w:rPrChange w:id="3004" w:author="Mario Ezequiel Scott" w:date="2019-12-29T19:14:00Z">
            <w:rPr>
              <w:del w:id="3005" w:author="tedo gogoladze" w:date="2020-01-03T17:37:00Z"/>
              <w:rFonts w:cstheme="minorHAnsi"/>
            </w:rPr>
          </w:rPrChange>
        </w:rPr>
      </w:pPr>
      <w:del w:id="3006" w:author="tedo gogoladze" w:date="2020-01-03T17:37:00Z">
        <w:r w:rsidRPr="004A4B49" w:rsidDel="005E0C0E">
          <w:rPr>
            <w:rFonts w:cstheme="minorHAnsi"/>
            <w:lang w:val="en-GB"/>
            <w:rPrChange w:id="3007" w:author="Mario Ezequiel Scott" w:date="2019-12-29T19:14:00Z">
              <w:rPr>
                <w:rFonts w:cstheme="minorHAnsi"/>
              </w:rPr>
            </w:rPrChange>
          </w:rPr>
          <w:delText>texts of System version descriptions</w:delText>
        </w:r>
        <w:r w:rsidR="00373574" w:rsidRPr="004A4B49" w:rsidDel="005E0C0E">
          <w:rPr>
            <w:rFonts w:cstheme="minorHAnsi"/>
            <w:lang w:val="en-GB"/>
            <w:rPrChange w:id="3008" w:author="Mario Ezequiel Scott" w:date="2019-12-29T19:14:00Z">
              <w:rPr>
                <w:rFonts w:cstheme="minorHAnsi"/>
              </w:rPr>
            </w:rPrChange>
          </w:rPr>
          <w:delText xml:space="preserve"> </w:delText>
        </w:r>
      </w:del>
    </w:p>
    <w:p w14:paraId="2DD94905" w14:textId="08D93B12" w:rsidR="0028042E" w:rsidRPr="004A4B49" w:rsidDel="005E0C0E" w:rsidRDefault="00373574" w:rsidP="003A672F">
      <w:pPr>
        <w:pStyle w:val="ListParagraph"/>
        <w:keepLines w:val="0"/>
        <w:numPr>
          <w:ilvl w:val="1"/>
          <w:numId w:val="77"/>
        </w:numPr>
        <w:autoSpaceDE/>
        <w:spacing w:before="0" w:after="160" w:line="259" w:lineRule="auto"/>
        <w:jc w:val="left"/>
        <w:rPr>
          <w:del w:id="3009" w:author="tedo gogoladze" w:date="2020-01-03T17:37:00Z"/>
          <w:rFonts w:cstheme="minorHAnsi"/>
          <w:lang w:val="en-GB"/>
          <w:rPrChange w:id="3010" w:author="Mario Ezequiel Scott" w:date="2019-12-29T19:14:00Z">
            <w:rPr>
              <w:del w:id="3011" w:author="tedo gogoladze" w:date="2020-01-03T17:37:00Z"/>
              <w:rFonts w:cstheme="minorHAnsi"/>
            </w:rPr>
          </w:rPrChange>
        </w:rPr>
      </w:pPr>
      <w:del w:id="3012" w:author="tedo gogoladze" w:date="2020-01-03T17:37:00Z">
        <w:r w:rsidRPr="004A4B49" w:rsidDel="005E0C0E">
          <w:rPr>
            <w:rFonts w:cstheme="minorHAnsi"/>
            <w:lang w:val="en-GB"/>
            <w:rPrChange w:id="3013" w:author="Mario Ezequiel Scott" w:date="2019-12-29T19:14:00Z">
              <w:rPr>
                <w:rFonts w:cstheme="minorHAnsi"/>
              </w:rPr>
            </w:rPrChange>
          </w:rPr>
          <w:delText>[*][*][*]Version(.+?)[*][*][*]</w:delText>
        </w:r>
        <w:r w:rsidR="0028042E" w:rsidRPr="004A4B49" w:rsidDel="005E0C0E">
          <w:rPr>
            <w:rFonts w:cstheme="minorHAnsi"/>
            <w:lang w:val="en-GB"/>
            <w:rPrChange w:id="3014" w:author="Mario Ezequiel Scott" w:date="2019-12-29T19:14:00Z">
              <w:rPr>
                <w:rFonts w:cstheme="minorHAnsi"/>
              </w:rPr>
            </w:rPrChange>
          </w:rPr>
          <w:delText>;</w:delText>
        </w:r>
      </w:del>
    </w:p>
    <w:p w14:paraId="4467F366" w14:textId="078C059B" w:rsidR="003A672F" w:rsidRPr="004A4B49" w:rsidDel="005E0C0E" w:rsidRDefault="0028042E" w:rsidP="0028042E">
      <w:pPr>
        <w:pStyle w:val="ListParagraph"/>
        <w:keepLines w:val="0"/>
        <w:numPr>
          <w:ilvl w:val="0"/>
          <w:numId w:val="77"/>
        </w:numPr>
        <w:autoSpaceDE/>
        <w:spacing w:before="0" w:after="160" w:line="259" w:lineRule="auto"/>
        <w:jc w:val="left"/>
        <w:rPr>
          <w:del w:id="3015" w:author="tedo gogoladze" w:date="2020-01-03T17:37:00Z"/>
          <w:rFonts w:cstheme="minorHAnsi"/>
          <w:lang w:val="en-GB"/>
          <w:rPrChange w:id="3016" w:author="Mario Ezequiel Scott" w:date="2019-12-29T19:14:00Z">
            <w:rPr>
              <w:del w:id="3017" w:author="tedo gogoladze" w:date="2020-01-03T17:37:00Z"/>
              <w:rFonts w:cstheme="minorHAnsi"/>
            </w:rPr>
          </w:rPrChange>
        </w:rPr>
      </w:pPr>
      <w:del w:id="3018" w:author="tedo gogoladze" w:date="2020-01-03T17:37:00Z">
        <w:r w:rsidRPr="004A4B49" w:rsidDel="005E0C0E">
          <w:rPr>
            <w:rFonts w:cstheme="minorHAnsi"/>
            <w:lang w:val="en-GB"/>
            <w:rPrChange w:id="3019" w:author="Mario Ezequiel Scott" w:date="2019-12-29T19:14:00Z">
              <w:rPr>
                <w:rFonts w:cstheme="minorHAnsi"/>
              </w:rPr>
            </w:rPrChange>
          </w:rPr>
          <w:delText>texts of deployment system technical descriptions</w:delText>
        </w:r>
        <w:r w:rsidR="00373574" w:rsidRPr="004A4B49" w:rsidDel="005E0C0E">
          <w:rPr>
            <w:rFonts w:cstheme="minorHAnsi"/>
            <w:lang w:val="en-GB"/>
            <w:rPrChange w:id="3020" w:author="Mario Ezequiel Scott" w:date="2019-12-29T19:14:00Z">
              <w:rPr>
                <w:rFonts w:cstheme="minorHAnsi"/>
              </w:rPr>
            </w:rPrChange>
          </w:rPr>
          <w:delText xml:space="preserve"> </w:delText>
        </w:r>
      </w:del>
    </w:p>
    <w:p w14:paraId="03D3070F" w14:textId="2BDB678B" w:rsidR="0028042E" w:rsidRPr="004A4B49" w:rsidDel="005E0C0E" w:rsidRDefault="00373574" w:rsidP="003A672F">
      <w:pPr>
        <w:pStyle w:val="ListParagraph"/>
        <w:keepLines w:val="0"/>
        <w:numPr>
          <w:ilvl w:val="1"/>
          <w:numId w:val="77"/>
        </w:numPr>
        <w:autoSpaceDE/>
        <w:spacing w:before="0" w:after="160" w:line="259" w:lineRule="auto"/>
        <w:jc w:val="left"/>
        <w:rPr>
          <w:del w:id="3021" w:author="tedo gogoladze" w:date="2020-01-03T17:37:00Z"/>
          <w:rFonts w:cstheme="minorHAnsi"/>
          <w:lang w:val="en-GB"/>
          <w:rPrChange w:id="3022" w:author="Mario Ezequiel Scott" w:date="2019-12-29T19:14:00Z">
            <w:rPr>
              <w:del w:id="3023" w:author="tedo gogoladze" w:date="2020-01-03T17:37:00Z"/>
              <w:rFonts w:cstheme="minorHAnsi"/>
            </w:rPr>
          </w:rPrChange>
        </w:rPr>
      </w:pPr>
      <w:del w:id="3024" w:author="tedo gogoladze" w:date="2020-01-03T17:37:00Z">
        <w:r w:rsidRPr="004A4B49" w:rsidDel="005E0C0E">
          <w:rPr>
            <w:rFonts w:cstheme="minorHAnsi"/>
            <w:lang w:val="en-GB"/>
            <w:rPrChange w:id="3025" w:author="Mario Ezequiel Scott" w:date="2019-12-29T19:14:00Z">
              <w:rPr>
                <w:rFonts w:cstheme="minorHAnsi"/>
              </w:rPr>
            </w:rPrChange>
          </w:rPr>
          <w:delText>[*][*][*]Describe XD Deployment(.+?)[*][*][*]</w:delText>
        </w:r>
        <w:r w:rsidR="0028042E" w:rsidRPr="004A4B49" w:rsidDel="005E0C0E">
          <w:rPr>
            <w:rFonts w:cstheme="minorHAnsi"/>
            <w:lang w:val="en-GB"/>
            <w:rPrChange w:id="3026" w:author="Mario Ezequiel Scott" w:date="2019-12-29T19:14:00Z">
              <w:rPr>
                <w:rFonts w:cstheme="minorHAnsi"/>
              </w:rPr>
            </w:rPrChange>
          </w:rPr>
          <w:delText>;</w:delText>
        </w:r>
      </w:del>
    </w:p>
    <w:p w14:paraId="471B0BBA" w14:textId="13E8938F" w:rsidR="003A672F" w:rsidRPr="004A4B49" w:rsidDel="005E0C0E" w:rsidRDefault="0028042E" w:rsidP="0028042E">
      <w:pPr>
        <w:pStyle w:val="ListParagraph"/>
        <w:keepLines w:val="0"/>
        <w:numPr>
          <w:ilvl w:val="0"/>
          <w:numId w:val="77"/>
        </w:numPr>
        <w:autoSpaceDE/>
        <w:spacing w:before="0" w:after="160" w:line="259" w:lineRule="auto"/>
        <w:jc w:val="left"/>
        <w:rPr>
          <w:del w:id="3027" w:author="tedo gogoladze" w:date="2020-01-03T17:37:00Z"/>
          <w:rFonts w:cstheme="minorHAnsi"/>
          <w:lang w:val="en-GB"/>
          <w:rPrChange w:id="3028" w:author="Mario Ezequiel Scott" w:date="2019-12-29T19:14:00Z">
            <w:rPr>
              <w:del w:id="3029" w:author="tedo gogoladze" w:date="2020-01-03T17:37:00Z"/>
              <w:rFonts w:cstheme="minorHAnsi"/>
            </w:rPr>
          </w:rPrChange>
        </w:rPr>
      </w:pPr>
      <w:del w:id="3030" w:author="tedo gogoladze" w:date="2020-01-03T17:37:00Z">
        <w:r w:rsidRPr="004A4B49" w:rsidDel="005E0C0E">
          <w:rPr>
            <w:rFonts w:cstheme="minorHAnsi"/>
            <w:lang w:val="en-GB"/>
            <w:rPrChange w:id="3031" w:author="Mario Ezequiel Scott" w:date="2019-12-29T19:14:00Z">
              <w:rPr>
                <w:rFonts w:cstheme="minorHAnsi"/>
              </w:rPr>
            </w:rPrChange>
          </w:rPr>
          <w:delText>texts of system component descriptions</w:delText>
        </w:r>
      </w:del>
    </w:p>
    <w:p w14:paraId="51C26D71" w14:textId="67B95B46" w:rsidR="0028042E" w:rsidRPr="004A4B49" w:rsidDel="005E0C0E" w:rsidRDefault="00373574" w:rsidP="003A672F">
      <w:pPr>
        <w:pStyle w:val="ListParagraph"/>
        <w:keepLines w:val="0"/>
        <w:numPr>
          <w:ilvl w:val="1"/>
          <w:numId w:val="77"/>
        </w:numPr>
        <w:autoSpaceDE/>
        <w:spacing w:before="0" w:after="160" w:line="259" w:lineRule="auto"/>
        <w:jc w:val="left"/>
        <w:rPr>
          <w:del w:id="3032" w:author="tedo gogoladze" w:date="2020-01-03T17:37:00Z"/>
          <w:rFonts w:cstheme="minorHAnsi"/>
          <w:lang w:val="en-GB"/>
          <w:rPrChange w:id="3033" w:author="Mario Ezequiel Scott" w:date="2019-12-29T19:14:00Z">
            <w:rPr>
              <w:del w:id="3034" w:author="tedo gogoladze" w:date="2020-01-03T17:37:00Z"/>
              <w:rFonts w:cstheme="minorHAnsi"/>
            </w:rPr>
          </w:rPrChange>
        </w:rPr>
      </w:pPr>
      <w:del w:id="3035" w:author="tedo gogoladze" w:date="2020-01-03T17:37:00Z">
        <w:r w:rsidRPr="004A4B49" w:rsidDel="005E0C0E">
          <w:rPr>
            <w:rFonts w:cstheme="minorHAnsi"/>
            <w:lang w:val="en-GB"/>
            <w:rPrChange w:id="3036" w:author="Mario Ezequiel Scott" w:date="2019-12-29T19:14:00Z">
              <w:rPr>
                <w:rFonts w:cstheme="minorHAnsi"/>
              </w:rPr>
            </w:rPrChange>
          </w:rPr>
          <w:delText>[*][*][*]Describe Other Components(.+?)[*][*][*]</w:delText>
        </w:r>
        <w:r w:rsidR="0028042E" w:rsidRPr="004A4B49" w:rsidDel="005E0C0E">
          <w:rPr>
            <w:rFonts w:cstheme="minorHAnsi"/>
            <w:lang w:val="en-GB"/>
            <w:rPrChange w:id="3037" w:author="Mario Ezequiel Scott" w:date="2019-12-29T19:14:00Z">
              <w:rPr>
                <w:rFonts w:cstheme="minorHAnsi"/>
              </w:rPr>
            </w:rPrChange>
          </w:rPr>
          <w:delText>;</w:delText>
        </w:r>
      </w:del>
    </w:p>
    <w:p w14:paraId="7046F8AC" w14:textId="14DBFC12" w:rsidR="003A672F" w:rsidRPr="004A4B49" w:rsidDel="005E0C0E" w:rsidRDefault="0028042E" w:rsidP="0028042E">
      <w:pPr>
        <w:pStyle w:val="ListParagraph"/>
        <w:keepLines w:val="0"/>
        <w:numPr>
          <w:ilvl w:val="0"/>
          <w:numId w:val="77"/>
        </w:numPr>
        <w:autoSpaceDE/>
        <w:spacing w:before="0" w:after="160" w:line="259" w:lineRule="auto"/>
        <w:jc w:val="left"/>
        <w:rPr>
          <w:del w:id="3038" w:author="tedo gogoladze" w:date="2020-01-03T17:37:00Z"/>
          <w:rFonts w:cstheme="minorHAnsi"/>
          <w:lang w:val="en-GB"/>
          <w:rPrChange w:id="3039" w:author="Mario Ezequiel Scott" w:date="2019-12-29T19:14:00Z">
            <w:rPr>
              <w:del w:id="3040" w:author="tedo gogoladze" w:date="2020-01-03T17:37:00Z"/>
              <w:rFonts w:cstheme="minorHAnsi"/>
            </w:rPr>
          </w:rPrChange>
        </w:rPr>
      </w:pPr>
      <w:del w:id="3041" w:author="tedo gogoladze" w:date="2020-01-03T17:37:00Z">
        <w:r w:rsidRPr="004A4B49" w:rsidDel="005E0C0E">
          <w:rPr>
            <w:rFonts w:cstheme="minorHAnsi"/>
            <w:lang w:val="en-GB"/>
            <w:rPrChange w:id="3042" w:author="Mario Ezequiel Scott" w:date="2019-12-29T19:14:00Z">
              <w:rPr>
                <w:rFonts w:cstheme="minorHAnsi"/>
              </w:rPr>
            </w:rPrChange>
          </w:rPr>
          <w:delText>texts within the headers generated by the system</w:delText>
        </w:r>
        <w:r w:rsidR="00373574" w:rsidRPr="004A4B49" w:rsidDel="005E0C0E">
          <w:rPr>
            <w:rFonts w:cstheme="minorHAnsi"/>
            <w:lang w:val="en-GB"/>
            <w:rPrChange w:id="3043" w:author="Mario Ezequiel Scott" w:date="2019-12-29T19:14:00Z">
              <w:rPr>
                <w:rFonts w:cstheme="minorHAnsi"/>
              </w:rPr>
            </w:rPrChange>
          </w:rPr>
          <w:delText xml:space="preserve"> </w:delText>
        </w:r>
      </w:del>
    </w:p>
    <w:p w14:paraId="2AED5B39" w14:textId="1327630F" w:rsidR="0028042E" w:rsidRPr="004A4B49" w:rsidDel="005E0C0E" w:rsidRDefault="00373574" w:rsidP="003A672F">
      <w:pPr>
        <w:pStyle w:val="ListParagraph"/>
        <w:keepLines w:val="0"/>
        <w:numPr>
          <w:ilvl w:val="1"/>
          <w:numId w:val="77"/>
        </w:numPr>
        <w:autoSpaceDE/>
        <w:spacing w:before="0" w:after="160" w:line="259" w:lineRule="auto"/>
        <w:jc w:val="left"/>
        <w:rPr>
          <w:del w:id="3044" w:author="tedo gogoladze" w:date="2020-01-03T17:37:00Z"/>
          <w:rFonts w:cstheme="minorHAnsi"/>
          <w:lang w:val="en-GB"/>
          <w:rPrChange w:id="3045" w:author="Mario Ezequiel Scott" w:date="2019-12-29T19:14:00Z">
            <w:rPr>
              <w:del w:id="3046" w:author="tedo gogoladze" w:date="2020-01-03T17:37:00Z"/>
              <w:rFonts w:cstheme="minorHAnsi"/>
            </w:rPr>
          </w:rPrChange>
        </w:rPr>
      </w:pPr>
      <w:del w:id="3047" w:author="tedo gogoladze" w:date="2020-01-03T17:37:00Z">
        <w:r w:rsidRPr="004A4B49" w:rsidDel="005E0C0E">
          <w:rPr>
            <w:rFonts w:cstheme="minorHAnsi"/>
            <w:lang w:val="en-GB"/>
            <w:rPrChange w:id="3048" w:author="Mario Ezequiel Scott" w:date="2019-12-29T19:14:00Z">
              <w:rPr>
                <w:rFonts w:cstheme="minorHAnsi"/>
              </w:rPr>
            </w:rPrChange>
          </w:rPr>
          <w:delText>'***Description', '***Steps to recreate the problem', '***Error Message:'</w:delText>
        </w:r>
        <w:r w:rsidR="0028042E" w:rsidRPr="004A4B49" w:rsidDel="005E0C0E">
          <w:rPr>
            <w:rFonts w:cstheme="minorHAnsi"/>
            <w:lang w:val="en-GB"/>
            <w:rPrChange w:id="3049" w:author="Mario Ezequiel Scott" w:date="2019-12-29T19:14:00Z">
              <w:rPr>
                <w:rFonts w:cstheme="minorHAnsi"/>
              </w:rPr>
            </w:rPrChange>
          </w:rPr>
          <w:delText>;</w:delText>
        </w:r>
      </w:del>
    </w:p>
    <w:p w14:paraId="5E566875" w14:textId="2A5ED510" w:rsidR="003A672F" w:rsidRPr="004A4B49" w:rsidDel="005E0C0E" w:rsidRDefault="0028042E" w:rsidP="0028042E">
      <w:pPr>
        <w:pStyle w:val="ListParagraph"/>
        <w:keepLines w:val="0"/>
        <w:numPr>
          <w:ilvl w:val="0"/>
          <w:numId w:val="77"/>
        </w:numPr>
        <w:autoSpaceDE/>
        <w:spacing w:before="0" w:after="160" w:line="259" w:lineRule="auto"/>
        <w:jc w:val="left"/>
        <w:rPr>
          <w:del w:id="3050" w:author="tedo gogoladze" w:date="2020-01-03T17:37:00Z"/>
          <w:rFonts w:cstheme="minorHAnsi"/>
          <w:lang w:val="en-GB"/>
          <w:rPrChange w:id="3051" w:author="Mario Ezequiel Scott" w:date="2019-12-29T19:14:00Z">
            <w:rPr>
              <w:del w:id="3052" w:author="tedo gogoladze" w:date="2020-01-03T17:37:00Z"/>
              <w:rFonts w:cstheme="minorHAnsi"/>
            </w:rPr>
          </w:rPrChange>
        </w:rPr>
      </w:pPr>
      <w:del w:id="3053" w:author="tedo gogoladze" w:date="2020-01-03T17:37:00Z">
        <w:r w:rsidRPr="004A4B49" w:rsidDel="005E0C0E">
          <w:rPr>
            <w:rFonts w:cstheme="minorHAnsi"/>
            <w:lang w:val="en-GB"/>
            <w:rPrChange w:id="3054" w:author="Mario Ezequiel Scott" w:date="2019-12-29T19:14:00Z">
              <w:rPr>
                <w:rFonts w:cstheme="minorHAnsi"/>
              </w:rPr>
            </w:rPrChange>
          </w:rPr>
          <w:delText>web-links</w:delText>
        </w:r>
        <w:r w:rsidR="00373574" w:rsidRPr="004A4B49" w:rsidDel="005E0C0E">
          <w:rPr>
            <w:rFonts w:cstheme="minorHAnsi"/>
            <w:lang w:val="en-GB"/>
            <w:rPrChange w:id="3055" w:author="Mario Ezequiel Scott" w:date="2019-12-29T19:14:00Z">
              <w:rPr>
                <w:rFonts w:cstheme="minorHAnsi"/>
              </w:rPr>
            </w:rPrChange>
          </w:rPr>
          <w:delText xml:space="preserve"> </w:delText>
        </w:r>
      </w:del>
    </w:p>
    <w:p w14:paraId="6ED16502" w14:textId="016FDA7D" w:rsidR="0028042E" w:rsidRPr="004A4B49" w:rsidDel="005E0C0E" w:rsidRDefault="00373574" w:rsidP="003A672F">
      <w:pPr>
        <w:pStyle w:val="ListParagraph"/>
        <w:keepLines w:val="0"/>
        <w:numPr>
          <w:ilvl w:val="1"/>
          <w:numId w:val="77"/>
        </w:numPr>
        <w:autoSpaceDE/>
        <w:spacing w:before="0" w:after="160" w:line="259" w:lineRule="auto"/>
        <w:jc w:val="left"/>
        <w:rPr>
          <w:del w:id="3056" w:author="tedo gogoladze" w:date="2020-01-03T17:37:00Z"/>
          <w:rFonts w:cstheme="minorHAnsi"/>
          <w:lang w:val="en-GB"/>
          <w:rPrChange w:id="3057" w:author="Mario Ezequiel Scott" w:date="2019-12-29T19:14:00Z">
            <w:rPr>
              <w:del w:id="3058" w:author="tedo gogoladze" w:date="2020-01-03T17:37:00Z"/>
              <w:rFonts w:cstheme="minorHAnsi"/>
            </w:rPr>
          </w:rPrChange>
        </w:rPr>
      </w:pPr>
      <w:del w:id="3059" w:author="tedo gogoladze" w:date="2020-01-03T17:37:00Z">
        <w:r w:rsidRPr="004A4B49" w:rsidDel="005E0C0E">
          <w:rPr>
            <w:rFonts w:cstheme="minorHAnsi"/>
            <w:lang w:val="en-GB"/>
            <w:rPrChange w:id="3060" w:author="Mario Ezequiel Scott" w:date="2019-12-29T19:14:00Z">
              <w:rPr>
                <w:rFonts w:cstheme="minorHAnsi"/>
              </w:rPr>
            </w:rPrChange>
          </w:rPr>
          <w:delText>http[s]?://\S+</w:delText>
        </w:r>
        <w:r w:rsidR="0028042E" w:rsidRPr="004A4B49" w:rsidDel="005E0C0E">
          <w:rPr>
            <w:rFonts w:cstheme="minorHAnsi"/>
            <w:lang w:val="en-GB"/>
            <w:rPrChange w:id="3061" w:author="Mario Ezequiel Scott" w:date="2019-12-29T19:14:00Z">
              <w:rPr>
                <w:rFonts w:cstheme="minorHAnsi"/>
              </w:rPr>
            </w:rPrChange>
          </w:rPr>
          <w:delText>;</w:delText>
        </w:r>
      </w:del>
    </w:p>
    <w:p w14:paraId="7862BD96" w14:textId="21AD085C" w:rsidR="003A672F" w:rsidRPr="004A4B49" w:rsidDel="005E0C0E" w:rsidRDefault="0028042E" w:rsidP="0028042E">
      <w:pPr>
        <w:pStyle w:val="ListParagraph"/>
        <w:keepLines w:val="0"/>
        <w:numPr>
          <w:ilvl w:val="0"/>
          <w:numId w:val="77"/>
        </w:numPr>
        <w:autoSpaceDE/>
        <w:spacing w:before="0" w:after="160" w:line="259" w:lineRule="auto"/>
        <w:jc w:val="left"/>
        <w:rPr>
          <w:del w:id="3062" w:author="tedo gogoladze" w:date="2020-01-03T17:37:00Z"/>
          <w:rFonts w:cstheme="minorHAnsi"/>
          <w:lang w:val="en-GB"/>
          <w:rPrChange w:id="3063" w:author="Mario Ezequiel Scott" w:date="2019-12-29T19:14:00Z">
            <w:rPr>
              <w:del w:id="3064" w:author="tedo gogoladze" w:date="2020-01-03T17:37:00Z"/>
              <w:rFonts w:cstheme="minorHAnsi"/>
            </w:rPr>
          </w:rPrChange>
        </w:rPr>
      </w:pPr>
      <w:del w:id="3065" w:author="tedo gogoladze" w:date="2020-01-03T17:37:00Z">
        <w:r w:rsidRPr="004A4B49" w:rsidDel="005E0C0E">
          <w:rPr>
            <w:rFonts w:cstheme="minorHAnsi"/>
            <w:lang w:val="en-GB"/>
            <w:rPrChange w:id="3066" w:author="Mario Ezequiel Scott" w:date="2019-12-29T19:14:00Z">
              <w:rPr>
                <w:rFonts w:cstheme="minorHAnsi"/>
              </w:rPr>
            </w:rPrChange>
          </w:rPr>
          <w:delText>local path links with slashes and backslashes</w:delText>
        </w:r>
        <w:r w:rsidR="00373574" w:rsidRPr="004A4B49" w:rsidDel="005E0C0E">
          <w:rPr>
            <w:rFonts w:cstheme="minorHAnsi"/>
            <w:lang w:val="en-GB"/>
            <w:rPrChange w:id="3067" w:author="Mario Ezequiel Scott" w:date="2019-12-29T19:14:00Z">
              <w:rPr>
                <w:rFonts w:cstheme="minorHAnsi"/>
              </w:rPr>
            </w:rPrChange>
          </w:rPr>
          <w:delText xml:space="preserve"> </w:delText>
        </w:r>
      </w:del>
    </w:p>
    <w:p w14:paraId="4B9745AC" w14:textId="1A03ECF6" w:rsidR="003A672F" w:rsidRPr="004A4B49" w:rsidDel="005E0C0E" w:rsidRDefault="00373574" w:rsidP="003A672F">
      <w:pPr>
        <w:pStyle w:val="ListParagraph"/>
        <w:keepLines w:val="0"/>
        <w:numPr>
          <w:ilvl w:val="1"/>
          <w:numId w:val="77"/>
        </w:numPr>
        <w:autoSpaceDE/>
        <w:spacing w:before="0" w:after="160" w:line="259" w:lineRule="auto"/>
        <w:jc w:val="left"/>
        <w:rPr>
          <w:del w:id="3068" w:author="tedo gogoladze" w:date="2020-01-03T17:37:00Z"/>
          <w:rFonts w:cstheme="minorHAnsi"/>
          <w:lang w:val="en-GB"/>
          <w:rPrChange w:id="3069" w:author="Mario Ezequiel Scott" w:date="2019-12-29T19:14:00Z">
            <w:rPr>
              <w:del w:id="3070" w:author="tedo gogoladze" w:date="2020-01-03T17:37:00Z"/>
              <w:rFonts w:cstheme="minorHAnsi"/>
            </w:rPr>
          </w:rPrChange>
        </w:rPr>
      </w:pPr>
      <w:del w:id="3071" w:author="tedo gogoladze" w:date="2020-01-03T17:37:00Z">
        <w:r w:rsidRPr="004A4B49" w:rsidDel="005E0C0E">
          <w:rPr>
            <w:rFonts w:cstheme="minorHAnsi"/>
            <w:lang w:val="en-GB"/>
            <w:rPrChange w:id="3072" w:author="Mario Ezequiel Scott" w:date="2019-12-29T19:14:00Z">
              <w:rPr>
                <w:rFonts w:cstheme="minorHAnsi"/>
              </w:rPr>
            </w:rPrChange>
          </w:rPr>
          <w:delText>\S+?(?=\/)\/\S*\/\S*</w:delText>
        </w:r>
      </w:del>
    </w:p>
    <w:p w14:paraId="721CEC9E" w14:textId="55E8A4DB" w:rsidR="0028042E" w:rsidRPr="004A4B49" w:rsidDel="005E0C0E" w:rsidRDefault="00373574" w:rsidP="003A672F">
      <w:pPr>
        <w:pStyle w:val="ListParagraph"/>
        <w:keepLines w:val="0"/>
        <w:numPr>
          <w:ilvl w:val="1"/>
          <w:numId w:val="77"/>
        </w:numPr>
        <w:autoSpaceDE/>
        <w:spacing w:before="0" w:after="160" w:line="259" w:lineRule="auto"/>
        <w:jc w:val="left"/>
        <w:rPr>
          <w:del w:id="3073" w:author="tedo gogoladze" w:date="2020-01-03T17:37:00Z"/>
          <w:rFonts w:cstheme="minorHAnsi"/>
          <w:lang w:val="en-GB"/>
          <w:rPrChange w:id="3074" w:author="Mario Ezequiel Scott" w:date="2019-12-29T19:14:00Z">
            <w:rPr>
              <w:del w:id="3075" w:author="tedo gogoladze" w:date="2020-01-03T17:37:00Z"/>
              <w:rFonts w:cstheme="minorHAnsi"/>
            </w:rPr>
          </w:rPrChange>
        </w:rPr>
      </w:pPr>
      <w:del w:id="3076" w:author="tedo gogoladze" w:date="2020-01-03T17:37:00Z">
        <w:r w:rsidRPr="004A4B49" w:rsidDel="005E0C0E">
          <w:rPr>
            <w:rFonts w:cstheme="minorHAnsi"/>
            <w:lang w:val="en-GB"/>
            <w:rPrChange w:id="3077" w:author="Mario Ezequiel Scott" w:date="2019-12-29T19:14:00Z">
              <w:rPr>
                <w:rFonts w:cstheme="minorHAnsi"/>
              </w:rPr>
            </w:rPrChange>
          </w:rPr>
          <w:delText>r'\S+?(?=\\)\\\S*\\\S*'</w:delText>
        </w:r>
        <w:r w:rsidR="0028042E" w:rsidRPr="004A4B49" w:rsidDel="005E0C0E">
          <w:rPr>
            <w:rFonts w:cstheme="minorHAnsi"/>
            <w:lang w:val="en-GB"/>
            <w:rPrChange w:id="3078" w:author="Mario Ezequiel Scott" w:date="2019-12-29T19:14:00Z">
              <w:rPr>
                <w:rFonts w:cstheme="minorHAnsi"/>
              </w:rPr>
            </w:rPrChange>
          </w:rPr>
          <w:delText>;</w:delText>
        </w:r>
      </w:del>
    </w:p>
    <w:p w14:paraId="6263EA4E" w14:textId="5AF9A0CA" w:rsidR="003A672F" w:rsidRPr="004A4B49" w:rsidDel="005E0C0E" w:rsidRDefault="0028042E" w:rsidP="0028042E">
      <w:pPr>
        <w:pStyle w:val="ListParagraph"/>
        <w:keepLines w:val="0"/>
        <w:numPr>
          <w:ilvl w:val="0"/>
          <w:numId w:val="77"/>
        </w:numPr>
        <w:autoSpaceDE/>
        <w:spacing w:before="0" w:after="160" w:line="259" w:lineRule="auto"/>
        <w:jc w:val="left"/>
        <w:rPr>
          <w:del w:id="3079" w:author="tedo gogoladze" w:date="2020-01-03T17:37:00Z"/>
          <w:rFonts w:cstheme="minorHAnsi"/>
          <w:lang w:val="en-GB"/>
          <w:rPrChange w:id="3080" w:author="Mario Ezequiel Scott" w:date="2019-12-29T19:14:00Z">
            <w:rPr>
              <w:del w:id="3081" w:author="tedo gogoladze" w:date="2020-01-03T17:37:00Z"/>
              <w:rFonts w:cstheme="minorHAnsi"/>
            </w:rPr>
          </w:rPrChange>
        </w:rPr>
      </w:pPr>
      <w:del w:id="3082" w:author="tedo gogoladze" w:date="2020-01-03T17:37:00Z">
        <w:r w:rsidRPr="004A4B49" w:rsidDel="005E0C0E">
          <w:rPr>
            <w:rFonts w:cstheme="minorHAnsi"/>
            <w:lang w:val="en-GB"/>
            <w:rPrChange w:id="3083" w:author="Mario Ezequiel Scott" w:date="2019-12-29T19:14:00Z">
              <w:rPr>
                <w:rFonts w:cstheme="minorHAnsi"/>
              </w:rPr>
            </w:rPrChange>
          </w:rPr>
          <w:delText>system logs within the asterisks</w:delText>
        </w:r>
        <w:r w:rsidR="00437621" w:rsidRPr="004A4B49" w:rsidDel="005E0C0E">
          <w:rPr>
            <w:rFonts w:cstheme="minorHAnsi"/>
            <w:lang w:val="en-GB"/>
            <w:rPrChange w:id="3084" w:author="Mario Ezequiel Scott" w:date="2019-12-29T19:14:00Z">
              <w:rPr>
                <w:rFonts w:cstheme="minorHAnsi"/>
              </w:rPr>
            </w:rPrChange>
          </w:rPr>
          <w:delText xml:space="preserve"> </w:delText>
        </w:r>
      </w:del>
    </w:p>
    <w:p w14:paraId="154CECA6" w14:textId="795B80AB" w:rsidR="003A672F" w:rsidRPr="004A4B49" w:rsidDel="005E0C0E" w:rsidRDefault="00437621" w:rsidP="003A672F">
      <w:pPr>
        <w:pStyle w:val="ListParagraph"/>
        <w:keepLines w:val="0"/>
        <w:numPr>
          <w:ilvl w:val="1"/>
          <w:numId w:val="77"/>
        </w:numPr>
        <w:autoSpaceDE/>
        <w:spacing w:before="0" w:after="160" w:line="259" w:lineRule="auto"/>
        <w:jc w:val="left"/>
        <w:rPr>
          <w:del w:id="3085" w:author="tedo gogoladze" w:date="2020-01-03T17:37:00Z"/>
          <w:rFonts w:cstheme="minorHAnsi"/>
          <w:lang w:val="en-GB"/>
          <w:rPrChange w:id="3086" w:author="Mario Ezequiel Scott" w:date="2019-12-29T19:14:00Z">
            <w:rPr>
              <w:del w:id="3087" w:author="tedo gogoladze" w:date="2020-01-03T17:37:00Z"/>
              <w:rFonts w:cstheme="minorHAnsi"/>
            </w:rPr>
          </w:rPrChange>
        </w:rPr>
      </w:pPr>
      <w:del w:id="3088" w:author="tedo gogoladze" w:date="2020-01-03T17:37:00Z">
        <w:r w:rsidRPr="004A4B49" w:rsidDel="005E0C0E">
          <w:rPr>
            <w:rFonts w:cstheme="minorHAnsi"/>
            <w:lang w:val="en-GB"/>
            <w:rPrChange w:id="3089" w:author="Mario Ezequiel Scott" w:date="2019-12-29T19:14:00Z">
              <w:rPr>
                <w:rFonts w:cstheme="minorHAnsi"/>
              </w:rPr>
            </w:rPrChange>
          </w:rPr>
          <w:delText>\*{50,}(.+?)\*{50,}</w:delText>
        </w:r>
      </w:del>
    </w:p>
    <w:p w14:paraId="5AAE6301" w14:textId="0C0C516B" w:rsidR="0028042E" w:rsidRPr="004A4B49" w:rsidDel="005E0C0E" w:rsidRDefault="00437621" w:rsidP="003A672F">
      <w:pPr>
        <w:pStyle w:val="ListParagraph"/>
        <w:keepLines w:val="0"/>
        <w:numPr>
          <w:ilvl w:val="1"/>
          <w:numId w:val="77"/>
        </w:numPr>
        <w:autoSpaceDE/>
        <w:spacing w:before="0" w:after="160" w:line="259" w:lineRule="auto"/>
        <w:jc w:val="left"/>
        <w:rPr>
          <w:del w:id="3090" w:author="tedo gogoladze" w:date="2020-01-03T17:37:00Z"/>
          <w:rFonts w:cstheme="minorHAnsi"/>
          <w:lang w:val="en-GB"/>
          <w:rPrChange w:id="3091" w:author="Mario Ezequiel Scott" w:date="2019-12-29T19:14:00Z">
            <w:rPr>
              <w:del w:id="3092" w:author="tedo gogoladze" w:date="2020-01-03T17:37:00Z"/>
              <w:rFonts w:cstheme="minorHAnsi"/>
            </w:rPr>
          </w:rPrChange>
        </w:rPr>
      </w:pPr>
      <w:del w:id="3093" w:author="tedo gogoladze" w:date="2020-01-03T17:37:00Z">
        <w:r w:rsidRPr="004A4B49" w:rsidDel="005E0C0E">
          <w:rPr>
            <w:rFonts w:cstheme="minorHAnsi"/>
            <w:lang w:val="en-GB"/>
            <w:rPrChange w:id="3094" w:author="Mario Ezequiel Scott" w:date="2019-12-29T19:14:00Z">
              <w:rPr>
                <w:rFonts w:cstheme="minorHAnsi"/>
              </w:rPr>
            </w:rPrChange>
          </w:rPr>
          <w:delText>\*+(.+?)\*+</w:delText>
        </w:r>
        <w:r w:rsidR="0028042E" w:rsidRPr="004A4B49" w:rsidDel="005E0C0E">
          <w:rPr>
            <w:rFonts w:cstheme="minorHAnsi"/>
            <w:lang w:val="en-GB"/>
            <w:rPrChange w:id="3095" w:author="Mario Ezequiel Scott" w:date="2019-12-29T19:14:00Z">
              <w:rPr>
                <w:rFonts w:cstheme="minorHAnsi"/>
              </w:rPr>
            </w:rPrChange>
          </w:rPr>
          <w:delText>;</w:delText>
        </w:r>
      </w:del>
    </w:p>
    <w:p w14:paraId="1B706B2D" w14:textId="345B5379" w:rsidR="003A672F" w:rsidRPr="004A4B49" w:rsidDel="005E0C0E" w:rsidRDefault="0028042E" w:rsidP="0028042E">
      <w:pPr>
        <w:pStyle w:val="ListParagraph"/>
        <w:keepLines w:val="0"/>
        <w:numPr>
          <w:ilvl w:val="0"/>
          <w:numId w:val="77"/>
        </w:numPr>
        <w:autoSpaceDE/>
        <w:spacing w:before="0" w:after="160" w:line="259" w:lineRule="auto"/>
        <w:jc w:val="left"/>
        <w:rPr>
          <w:del w:id="3096" w:author="tedo gogoladze" w:date="2020-01-03T17:37:00Z"/>
          <w:rFonts w:cstheme="minorHAnsi"/>
          <w:lang w:val="en-GB"/>
          <w:rPrChange w:id="3097" w:author="Mario Ezequiel Scott" w:date="2019-12-29T19:14:00Z">
            <w:rPr>
              <w:del w:id="3098" w:author="tedo gogoladze" w:date="2020-01-03T17:37:00Z"/>
              <w:rFonts w:cstheme="minorHAnsi"/>
            </w:rPr>
          </w:rPrChange>
        </w:rPr>
      </w:pPr>
      <w:del w:id="3099" w:author="tedo gogoladze" w:date="2020-01-03T17:37:00Z">
        <w:r w:rsidRPr="004A4B49" w:rsidDel="005E0C0E">
          <w:rPr>
            <w:rFonts w:cstheme="minorHAnsi"/>
            <w:lang w:val="en-GB"/>
            <w:rPrChange w:id="3100" w:author="Mario Ezequiel Scott" w:date="2019-12-29T19:14:00Z">
              <w:rPr>
                <w:rFonts w:cstheme="minorHAnsi"/>
              </w:rPr>
            </w:rPrChange>
          </w:rPr>
          <w:delText xml:space="preserve">texts of the word that has the length of more than 18 characters </w:delText>
        </w:r>
      </w:del>
    </w:p>
    <w:p w14:paraId="6F191612" w14:textId="57AACEE8" w:rsidR="0028042E" w:rsidRPr="004A4B49" w:rsidDel="005E0C0E" w:rsidRDefault="0043114C" w:rsidP="003A672F">
      <w:pPr>
        <w:pStyle w:val="ListParagraph"/>
        <w:keepLines w:val="0"/>
        <w:numPr>
          <w:ilvl w:val="1"/>
          <w:numId w:val="77"/>
        </w:numPr>
        <w:autoSpaceDE/>
        <w:spacing w:before="0" w:after="160" w:line="259" w:lineRule="auto"/>
        <w:jc w:val="left"/>
        <w:rPr>
          <w:del w:id="3101" w:author="tedo gogoladze" w:date="2020-01-03T17:37:00Z"/>
          <w:rFonts w:cstheme="minorHAnsi"/>
          <w:lang w:val="en-GB"/>
          <w:rPrChange w:id="3102" w:author="Mario Ezequiel Scott" w:date="2019-12-29T19:14:00Z">
            <w:rPr>
              <w:del w:id="3103" w:author="tedo gogoladze" w:date="2020-01-03T17:37:00Z"/>
              <w:rFonts w:cstheme="minorHAnsi"/>
            </w:rPr>
          </w:rPrChange>
        </w:rPr>
      </w:pPr>
      <w:del w:id="3104" w:author="tedo gogoladze" w:date="2020-01-03T17:37:00Z">
        <w:r w:rsidRPr="004A4B49" w:rsidDel="005E0C0E">
          <w:rPr>
            <w:rFonts w:cstheme="minorHAnsi"/>
            <w:lang w:val="en-GB"/>
            <w:rPrChange w:id="3105" w:author="Mario Ezequiel Scott" w:date="2019-12-29T19:14:00Z">
              <w:rPr>
                <w:rFonts w:cstheme="minorHAnsi"/>
              </w:rPr>
            </w:rPrChange>
          </w:rPr>
          <w:delText>.\S{15,}.</w:delText>
        </w:r>
        <w:r w:rsidR="0028042E" w:rsidRPr="004A4B49" w:rsidDel="005E0C0E">
          <w:rPr>
            <w:rFonts w:cstheme="minorHAnsi"/>
            <w:lang w:val="en-GB"/>
            <w:rPrChange w:id="3106" w:author="Mario Ezequiel Scott" w:date="2019-12-29T19:14:00Z">
              <w:rPr>
                <w:rFonts w:cstheme="minorHAnsi"/>
              </w:rPr>
            </w:rPrChange>
          </w:rPr>
          <w:delText>;</w:delText>
        </w:r>
      </w:del>
    </w:p>
    <w:p w14:paraId="40CC1C43" w14:textId="4538AC71" w:rsidR="003A672F" w:rsidRPr="004A4B49" w:rsidDel="005E0C0E" w:rsidRDefault="0028042E" w:rsidP="0028042E">
      <w:pPr>
        <w:pStyle w:val="ListParagraph"/>
        <w:keepLines w:val="0"/>
        <w:numPr>
          <w:ilvl w:val="0"/>
          <w:numId w:val="77"/>
        </w:numPr>
        <w:autoSpaceDE/>
        <w:spacing w:before="0" w:after="160" w:line="259" w:lineRule="auto"/>
        <w:jc w:val="left"/>
        <w:rPr>
          <w:del w:id="3107" w:author="tedo gogoladze" w:date="2020-01-03T17:37:00Z"/>
          <w:rFonts w:cstheme="minorHAnsi"/>
          <w:lang w:val="en-GB"/>
          <w:rPrChange w:id="3108" w:author="Mario Ezequiel Scott" w:date="2019-12-29T19:14:00Z">
            <w:rPr>
              <w:del w:id="3109" w:author="tedo gogoladze" w:date="2020-01-03T17:37:00Z"/>
              <w:rFonts w:cstheme="minorHAnsi"/>
            </w:rPr>
          </w:rPrChange>
        </w:rPr>
      </w:pPr>
      <w:del w:id="3110" w:author="tedo gogoladze" w:date="2020-01-03T17:37:00Z">
        <w:r w:rsidRPr="004A4B49" w:rsidDel="005E0C0E">
          <w:rPr>
            <w:rFonts w:cstheme="minorHAnsi"/>
            <w:lang w:val="en-GB"/>
            <w:rPrChange w:id="3111" w:author="Mario Ezequiel Scott" w:date="2019-12-29T19:14:00Z">
              <w:rPr>
                <w:rFonts w:cstheme="minorHAnsi"/>
              </w:rPr>
            </w:rPrChange>
          </w:rPr>
          <w:delText>email addresses</w:delText>
        </w:r>
        <w:r w:rsidR="0043114C" w:rsidRPr="004A4B49" w:rsidDel="005E0C0E">
          <w:rPr>
            <w:rFonts w:cstheme="minorHAnsi"/>
            <w:lang w:val="en-GB"/>
            <w:rPrChange w:id="3112" w:author="Mario Ezequiel Scott" w:date="2019-12-29T19:14:00Z">
              <w:rPr>
                <w:rFonts w:cstheme="minorHAnsi"/>
              </w:rPr>
            </w:rPrChange>
          </w:rPr>
          <w:delText xml:space="preserve"> </w:delText>
        </w:r>
      </w:del>
    </w:p>
    <w:p w14:paraId="3070A248" w14:textId="0B269BF1" w:rsidR="0028042E" w:rsidRPr="004A4B49" w:rsidDel="005E0C0E" w:rsidRDefault="0043114C" w:rsidP="003A672F">
      <w:pPr>
        <w:pStyle w:val="ListParagraph"/>
        <w:keepLines w:val="0"/>
        <w:numPr>
          <w:ilvl w:val="1"/>
          <w:numId w:val="77"/>
        </w:numPr>
        <w:autoSpaceDE/>
        <w:spacing w:before="0" w:after="160" w:line="259" w:lineRule="auto"/>
        <w:jc w:val="left"/>
        <w:rPr>
          <w:del w:id="3113" w:author="tedo gogoladze" w:date="2020-01-03T17:37:00Z"/>
          <w:rFonts w:cstheme="minorHAnsi"/>
          <w:lang w:val="en-GB"/>
          <w:rPrChange w:id="3114" w:author="Mario Ezequiel Scott" w:date="2019-12-29T19:14:00Z">
            <w:rPr>
              <w:del w:id="3115" w:author="tedo gogoladze" w:date="2020-01-03T17:37:00Z"/>
              <w:rFonts w:cstheme="minorHAnsi"/>
            </w:rPr>
          </w:rPrChange>
        </w:rPr>
      </w:pPr>
      <w:del w:id="3116" w:author="tedo gogoladze" w:date="2020-01-03T17:37:00Z">
        <w:r w:rsidRPr="004A4B49" w:rsidDel="005E0C0E">
          <w:rPr>
            <w:rFonts w:cstheme="minorHAnsi"/>
            <w:lang w:val="en-GB"/>
            <w:rPrChange w:id="3117" w:author="Mario Ezequiel Scott" w:date="2019-12-29T19:14:00Z">
              <w:rPr>
                <w:rFonts w:cstheme="minorHAnsi"/>
              </w:rPr>
            </w:rPrChange>
          </w:rPr>
          <w:delText>\s|\S+(?=@))@\S*</w:delText>
        </w:r>
        <w:r w:rsidR="0028042E" w:rsidRPr="004A4B49" w:rsidDel="005E0C0E">
          <w:rPr>
            <w:rFonts w:cstheme="minorHAnsi"/>
            <w:lang w:val="en-GB"/>
            <w:rPrChange w:id="3118" w:author="Mario Ezequiel Scott" w:date="2019-12-29T19:14:00Z">
              <w:rPr>
                <w:rFonts w:cstheme="minorHAnsi"/>
              </w:rPr>
            </w:rPrChange>
          </w:rPr>
          <w:delText>;</w:delText>
        </w:r>
      </w:del>
    </w:p>
    <w:p w14:paraId="3E1EB0B6" w14:textId="2D10F492" w:rsidR="003A672F" w:rsidRPr="004A4B49" w:rsidDel="005E0C0E" w:rsidRDefault="0028042E" w:rsidP="0028042E">
      <w:pPr>
        <w:pStyle w:val="ListParagraph"/>
        <w:keepLines w:val="0"/>
        <w:numPr>
          <w:ilvl w:val="0"/>
          <w:numId w:val="77"/>
        </w:numPr>
        <w:autoSpaceDE/>
        <w:spacing w:before="0" w:after="160" w:line="259" w:lineRule="auto"/>
        <w:jc w:val="left"/>
        <w:rPr>
          <w:del w:id="3119" w:author="tedo gogoladze" w:date="2020-01-03T17:37:00Z"/>
          <w:rFonts w:cstheme="minorHAnsi"/>
          <w:lang w:val="en-GB"/>
          <w:rPrChange w:id="3120" w:author="Mario Ezequiel Scott" w:date="2019-12-29T19:14:00Z">
            <w:rPr>
              <w:del w:id="3121" w:author="tedo gogoladze" w:date="2020-01-03T17:37:00Z"/>
              <w:rFonts w:cstheme="minorHAnsi"/>
            </w:rPr>
          </w:rPrChange>
        </w:rPr>
      </w:pPr>
      <w:del w:id="3122" w:author="tedo gogoladze" w:date="2020-01-03T17:37:00Z">
        <w:r w:rsidRPr="004A4B49" w:rsidDel="005E0C0E">
          <w:rPr>
            <w:rFonts w:cstheme="minorHAnsi"/>
            <w:lang w:val="en-GB"/>
            <w:rPrChange w:id="3123" w:author="Mario Ezequiel Scott" w:date="2019-12-29T19:14:00Z">
              <w:rPr>
                <w:rFonts w:cstheme="minorHAnsi"/>
              </w:rPr>
            </w:rPrChange>
          </w:rPr>
          <w:delText>SQL command parameters</w:delText>
        </w:r>
        <w:r w:rsidR="0043114C" w:rsidRPr="004A4B49" w:rsidDel="005E0C0E">
          <w:rPr>
            <w:rFonts w:cstheme="minorHAnsi"/>
            <w:lang w:val="en-GB"/>
            <w:rPrChange w:id="3124" w:author="Mario Ezequiel Scott" w:date="2019-12-29T19:14:00Z">
              <w:rPr>
                <w:rFonts w:cstheme="minorHAnsi"/>
              </w:rPr>
            </w:rPrChange>
          </w:rPr>
          <w:delText xml:space="preserve"> </w:delText>
        </w:r>
      </w:del>
    </w:p>
    <w:p w14:paraId="6C0E73CD" w14:textId="3A63E723" w:rsidR="0028042E" w:rsidRPr="004A4B49" w:rsidDel="005E0C0E" w:rsidRDefault="0043114C" w:rsidP="003A672F">
      <w:pPr>
        <w:pStyle w:val="ListParagraph"/>
        <w:keepLines w:val="0"/>
        <w:numPr>
          <w:ilvl w:val="1"/>
          <w:numId w:val="77"/>
        </w:numPr>
        <w:autoSpaceDE/>
        <w:spacing w:before="0" w:after="160" w:line="259" w:lineRule="auto"/>
        <w:jc w:val="left"/>
        <w:rPr>
          <w:del w:id="3125" w:author="tedo gogoladze" w:date="2020-01-03T17:37:00Z"/>
          <w:rFonts w:cstheme="minorHAnsi"/>
          <w:lang w:val="en-GB"/>
          <w:rPrChange w:id="3126" w:author="Mario Ezequiel Scott" w:date="2019-12-29T19:14:00Z">
            <w:rPr>
              <w:del w:id="3127" w:author="tedo gogoladze" w:date="2020-01-03T17:37:00Z"/>
              <w:rFonts w:cstheme="minorHAnsi"/>
            </w:rPr>
          </w:rPrChange>
        </w:rPr>
      </w:pPr>
      <w:del w:id="3128" w:author="tedo gogoladze" w:date="2020-01-03T17:37:00Z">
        <w:r w:rsidRPr="004A4B49" w:rsidDel="005E0C0E">
          <w:rPr>
            <w:rFonts w:cstheme="minorHAnsi"/>
            <w:lang w:val="en-GB"/>
            <w:rPrChange w:id="3129" w:author="Mario Ezequiel Scott" w:date="2019-12-29T19:14:00Z">
              <w:rPr>
                <w:rFonts w:cstheme="minorHAnsi"/>
              </w:rPr>
            </w:rPrChange>
          </w:rPr>
          <w:delText>\s|\S+(?=@))@\S*</w:delText>
        </w:r>
        <w:r w:rsidR="0028042E" w:rsidRPr="004A4B49" w:rsidDel="005E0C0E">
          <w:rPr>
            <w:rFonts w:cstheme="minorHAnsi"/>
            <w:lang w:val="en-GB"/>
            <w:rPrChange w:id="3130" w:author="Mario Ezequiel Scott" w:date="2019-12-29T19:14:00Z">
              <w:rPr>
                <w:rFonts w:cstheme="minorHAnsi"/>
              </w:rPr>
            </w:rPrChange>
          </w:rPr>
          <w:delText>;</w:delText>
        </w:r>
      </w:del>
    </w:p>
    <w:p w14:paraId="3F9846C2" w14:textId="0CC89617" w:rsidR="003A672F" w:rsidRPr="004A4B49" w:rsidDel="005E0C0E" w:rsidRDefault="0028042E" w:rsidP="0028042E">
      <w:pPr>
        <w:pStyle w:val="ListParagraph"/>
        <w:keepLines w:val="0"/>
        <w:numPr>
          <w:ilvl w:val="0"/>
          <w:numId w:val="77"/>
        </w:numPr>
        <w:autoSpaceDE/>
        <w:spacing w:before="0" w:after="160" w:line="259" w:lineRule="auto"/>
        <w:jc w:val="left"/>
        <w:rPr>
          <w:del w:id="3131" w:author="tedo gogoladze" w:date="2020-01-03T17:37:00Z"/>
          <w:rFonts w:cstheme="minorHAnsi"/>
          <w:lang w:val="en-GB"/>
          <w:rPrChange w:id="3132" w:author="Mario Ezequiel Scott" w:date="2019-12-29T19:14:00Z">
            <w:rPr>
              <w:del w:id="3133" w:author="tedo gogoladze" w:date="2020-01-03T17:37:00Z"/>
              <w:rFonts w:cstheme="minorHAnsi"/>
            </w:rPr>
          </w:rPrChange>
        </w:rPr>
      </w:pPr>
      <w:del w:id="3134" w:author="tedo gogoladze" w:date="2020-01-03T17:37:00Z">
        <w:r w:rsidRPr="004A4B49" w:rsidDel="005E0C0E">
          <w:rPr>
            <w:rFonts w:cstheme="minorHAnsi"/>
            <w:lang w:val="en-GB"/>
            <w:rPrChange w:id="3135" w:author="Mario Ezequiel Scott" w:date="2019-12-29T19:14:00Z">
              <w:rPr>
                <w:rFonts w:cstheme="minorHAnsi"/>
              </w:rPr>
            </w:rPrChange>
          </w:rPr>
          <w:delText>cmd commands</w:delText>
        </w:r>
        <w:r w:rsidR="00CC6F58" w:rsidRPr="004A4B49" w:rsidDel="005E0C0E">
          <w:rPr>
            <w:rFonts w:cstheme="minorHAnsi"/>
            <w:lang w:val="en-GB"/>
            <w:rPrChange w:id="3136" w:author="Mario Ezequiel Scott" w:date="2019-12-29T19:14:00Z">
              <w:rPr>
                <w:rFonts w:cstheme="minorHAnsi"/>
              </w:rPr>
            </w:rPrChange>
          </w:rPr>
          <w:delText xml:space="preserve"> </w:delText>
        </w:r>
      </w:del>
    </w:p>
    <w:p w14:paraId="28151F7F" w14:textId="5FB594B2" w:rsidR="003A672F" w:rsidRPr="004A4B49" w:rsidDel="005E0C0E" w:rsidRDefault="00CC6F58" w:rsidP="003A672F">
      <w:pPr>
        <w:pStyle w:val="ListParagraph"/>
        <w:keepLines w:val="0"/>
        <w:numPr>
          <w:ilvl w:val="1"/>
          <w:numId w:val="77"/>
        </w:numPr>
        <w:autoSpaceDE/>
        <w:spacing w:before="0" w:after="160" w:line="259" w:lineRule="auto"/>
        <w:jc w:val="left"/>
        <w:rPr>
          <w:del w:id="3137" w:author="tedo gogoladze" w:date="2020-01-03T17:37:00Z"/>
          <w:rFonts w:cstheme="minorHAnsi"/>
          <w:lang w:val="en-GB"/>
          <w:rPrChange w:id="3138" w:author="Mario Ezequiel Scott" w:date="2019-12-29T19:14:00Z">
            <w:rPr>
              <w:del w:id="3139" w:author="tedo gogoladze" w:date="2020-01-03T17:37:00Z"/>
              <w:rFonts w:cstheme="minorHAnsi"/>
            </w:rPr>
          </w:rPrChange>
        </w:rPr>
      </w:pPr>
      <w:del w:id="3140" w:author="tedo gogoladze" w:date="2020-01-03T17:37:00Z">
        <w:r w:rsidRPr="004A4B49" w:rsidDel="005E0C0E">
          <w:rPr>
            <w:rFonts w:cstheme="minorHAnsi"/>
            <w:lang w:val="en-GB"/>
            <w:rPrChange w:id="3141" w:author="Mario Ezequiel Scott" w:date="2019-12-29T19:14:00Z">
              <w:rPr>
                <w:rFonts w:cstheme="minorHAnsi"/>
              </w:rPr>
            </w:rPrChange>
          </w:rPr>
          <w:delText>--(\s{0,1})\S*</w:delText>
        </w:r>
      </w:del>
    </w:p>
    <w:p w14:paraId="017D82E7" w14:textId="4B928DBF" w:rsidR="0028042E" w:rsidRPr="004A4B49" w:rsidDel="005E0C0E" w:rsidRDefault="00BB7CC5" w:rsidP="003A672F">
      <w:pPr>
        <w:pStyle w:val="ListParagraph"/>
        <w:keepLines w:val="0"/>
        <w:numPr>
          <w:ilvl w:val="1"/>
          <w:numId w:val="77"/>
        </w:numPr>
        <w:autoSpaceDE/>
        <w:spacing w:before="0" w:after="160" w:line="259" w:lineRule="auto"/>
        <w:jc w:val="left"/>
        <w:rPr>
          <w:del w:id="3142" w:author="tedo gogoladze" w:date="2020-01-03T17:37:00Z"/>
          <w:rFonts w:cstheme="minorHAnsi"/>
          <w:lang w:val="en-GB"/>
          <w:rPrChange w:id="3143" w:author="Mario Ezequiel Scott" w:date="2019-12-29T19:14:00Z">
            <w:rPr>
              <w:del w:id="3144" w:author="tedo gogoladze" w:date="2020-01-03T17:37:00Z"/>
              <w:rFonts w:cstheme="minorHAnsi"/>
            </w:rPr>
          </w:rPrChange>
        </w:rPr>
      </w:pPr>
      <w:del w:id="3145" w:author="tedo gogoladze" w:date="2020-01-03T17:37:00Z">
        <w:r w:rsidRPr="004A4B49" w:rsidDel="005E0C0E">
          <w:rPr>
            <w:rFonts w:cstheme="minorHAnsi"/>
            <w:lang w:val="en-GB"/>
            <w:rPrChange w:id="3146" w:author="Mario Ezequiel Scott" w:date="2019-12-29T19:14:00Z">
              <w:rPr>
                <w:rFonts w:cstheme="minorHAnsi"/>
              </w:rPr>
            </w:rPrChange>
          </w:rPr>
          <w:delText xml:space="preserve">~(\s{0,1})\S* </w:delText>
        </w:r>
        <w:r w:rsidR="0028042E" w:rsidRPr="004A4B49" w:rsidDel="005E0C0E">
          <w:rPr>
            <w:rFonts w:cstheme="minorHAnsi"/>
            <w:lang w:val="en-GB"/>
            <w:rPrChange w:id="3147" w:author="Mario Ezequiel Scott" w:date="2019-12-29T19:14:00Z">
              <w:rPr>
                <w:rFonts w:cstheme="minorHAnsi"/>
              </w:rPr>
            </w:rPrChange>
          </w:rPr>
          <w:delText>;</w:delText>
        </w:r>
      </w:del>
    </w:p>
    <w:p w14:paraId="704B7A4F" w14:textId="6964CC0B" w:rsidR="003A672F" w:rsidRPr="004A4B49" w:rsidDel="005E0C0E" w:rsidRDefault="0028042E" w:rsidP="0028042E">
      <w:pPr>
        <w:pStyle w:val="ListParagraph"/>
        <w:keepLines w:val="0"/>
        <w:numPr>
          <w:ilvl w:val="0"/>
          <w:numId w:val="77"/>
        </w:numPr>
        <w:autoSpaceDE/>
        <w:spacing w:before="0" w:after="160" w:line="259" w:lineRule="auto"/>
        <w:jc w:val="left"/>
        <w:rPr>
          <w:del w:id="3148" w:author="tedo gogoladze" w:date="2020-01-03T17:37:00Z"/>
          <w:rFonts w:cstheme="minorHAnsi"/>
          <w:lang w:val="en-GB"/>
          <w:rPrChange w:id="3149" w:author="Mario Ezequiel Scott" w:date="2019-12-29T19:14:00Z">
            <w:rPr>
              <w:del w:id="3150" w:author="tedo gogoladze" w:date="2020-01-03T17:37:00Z"/>
              <w:rFonts w:cstheme="minorHAnsi"/>
            </w:rPr>
          </w:rPrChange>
        </w:rPr>
      </w:pPr>
      <w:del w:id="3151" w:author="tedo gogoladze" w:date="2020-01-03T17:37:00Z">
        <w:r w:rsidRPr="004A4B49" w:rsidDel="005E0C0E">
          <w:rPr>
            <w:rFonts w:cstheme="minorHAnsi"/>
            <w:lang w:val="en-GB"/>
            <w:rPrChange w:id="3152" w:author="Mario Ezequiel Scott" w:date="2019-12-29T19:14:00Z">
              <w:rPr>
                <w:rFonts w:cstheme="minorHAnsi"/>
              </w:rPr>
            </w:rPrChange>
          </w:rPr>
          <w:delText>texts of words with colons</w:delText>
        </w:r>
        <w:r w:rsidR="00442BD1" w:rsidRPr="004A4B49" w:rsidDel="005E0C0E">
          <w:rPr>
            <w:rFonts w:cstheme="minorHAnsi"/>
            <w:lang w:val="en-GB"/>
            <w:rPrChange w:id="3153" w:author="Mario Ezequiel Scott" w:date="2019-12-29T19:14:00Z">
              <w:rPr>
                <w:rFonts w:cstheme="minorHAnsi"/>
              </w:rPr>
            </w:rPrChange>
          </w:rPr>
          <w:delText xml:space="preserve"> </w:delText>
        </w:r>
      </w:del>
    </w:p>
    <w:p w14:paraId="47137C1C" w14:textId="4F2F74FB" w:rsidR="0028042E" w:rsidRPr="004A4B49" w:rsidDel="005E0C0E" w:rsidRDefault="00442BD1" w:rsidP="003A672F">
      <w:pPr>
        <w:pStyle w:val="ListParagraph"/>
        <w:keepLines w:val="0"/>
        <w:numPr>
          <w:ilvl w:val="1"/>
          <w:numId w:val="77"/>
        </w:numPr>
        <w:autoSpaceDE/>
        <w:spacing w:before="0" w:after="160" w:line="259" w:lineRule="auto"/>
        <w:jc w:val="left"/>
        <w:rPr>
          <w:del w:id="3154" w:author="tedo gogoladze" w:date="2020-01-03T17:37:00Z"/>
          <w:rFonts w:cstheme="minorHAnsi"/>
          <w:lang w:val="en-GB"/>
          <w:rPrChange w:id="3155" w:author="Mario Ezequiel Scott" w:date="2019-12-29T19:14:00Z">
            <w:rPr>
              <w:del w:id="3156" w:author="tedo gogoladze" w:date="2020-01-03T17:37:00Z"/>
              <w:rFonts w:cstheme="minorHAnsi"/>
            </w:rPr>
          </w:rPrChange>
        </w:rPr>
      </w:pPr>
      <w:del w:id="3157" w:author="tedo gogoladze" w:date="2020-01-03T17:37:00Z">
        <w:r w:rsidRPr="004A4B49" w:rsidDel="005E0C0E">
          <w:rPr>
            <w:rFonts w:cstheme="minorHAnsi"/>
            <w:lang w:val="en-GB"/>
            <w:rPrChange w:id="3158" w:author="Mario Ezequiel Scott" w:date="2019-12-29T19:14:00Z">
              <w:rPr>
                <w:rFonts w:cstheme="minorHAnsi"/>
              </w:rPr>
            </w:rPrChange>
          </w:rPr>
          <w:delText>\S+\:\S+</w:delText>
        </w:r>
        <w:r w:rsidR="0028042E" w:rsidRPr="004A4B49" w:rsidDel="005E0C0E">
          <w:rPr>
            <w:rFonts w:cstheme="minorHAnsi"/>
            <w:lang w:val="en-GB"/>
            <w:rPrChange w:id="3159" w:author="Mario Ezequiel Scott" w:date="2019-12-29T19:14:00Z">
              <w:rPr>
                <w:rFonts w:cstheme="minorHAnsi"/>
              </w:rPr>
            </w:rPrChange>
          </w:rPr>
          <w:delText>;</w:delText>
        </w:r>
      </w:del>
    </w:p>
    <w:p w14:paraId="66E7E1DA" w14:textId="7E209B44" w:rsidR="003A672F" w:rsidRPr="004A4B49" w:rsidDel="005E0C0E" w:rsidRDefault="0028042E" w:rsidP="0028042E">
      <w:pPr>
        <w:pStyle w:val="ListParagraph"/>
        <w:keepLines w:val="0"/>
        <w:numPr>
          <w:ilvl w:val="0"/>
          <w:numId w:val="77"/>
        </w:numPr>
        <w:autoSpaceDE/>
        <w:spacing w:before="0" w:after="160" w:line="259" w:lineRule="auto"/>
        <w:jc w:val="left"/>
        <w:rPr>
          <w:del w:id="3160" w:author="tedo gogoladze" w:date="2020-01-03T17:37:00Z"/>
          <w:rFonts w:cstheme="minorHAnsi"/>
          <w:lang w:val="en-GB"/>
          <w:rPrChange w:id="3161" w:author="Mario Ezequiel Scott" w:date="2019-12-29T19:14:00Z">
            <w:rPr>
              <w:del w:id="3162" w:author="tedo gogoladze" w:date="2020-01-03T17:37:00Z"/>
              <w:rFonts w:cstheme="minorHAnsi"/>
            </w:rPr>
          </w:rPrChange>
        </w:rPr>
      </w:pPr>
      <w:del w:id="3163" w:author="tedo gogoladze" w:date="2020-01-03T17:37:00Z">
        <w:r w:rsidRPr="004A4B49" w:rsidDel="005E0C0E">
          <w:rPr>
            <w:rFonts w:cstheme="minorHAnsi"/>
            <w:lang w:val="en-GB"/>
            <w:rPrChange w:id="3164" w:author="Mario Ezequiel Scott" w:date="2019-12-29T19:14:00Z">
              <w:rPr>
                <w:rFonts w:cstheme="minorHAnsi"/>
              </w:rPr>
            </w:rPrChange>
          </w:rPr>
          <w:delText>texts of application version numbers</w:delText>
        </w:r>
        <w:r w:rsidR="00A22CAC" w:rsidRPr="004A4B49" w:rsidDel="005E0C0E">
          <w:rPr>
            <w:rFonts w:cstheme="minorHAnsi"/>
            <w:lang w:val="en-GB"/>
            <w:rPrChange w:id="3165" w:author="Mario Ezequiel Scott" w:date="2019-12-29T19:14:00Z">
              <w:rPr>
                <w:rFonts w:cstheme="minorHAnsi"/>
              </w:rPr>
            </w:rPrChange>
          </w:rPr>
          <w:delText xml:space="preserve"> </w:delText>
        </w:r>
      </w:del>
    </w:p>
    <w:p w14:paraId="518D0DBF" w14:textId="3E7D0A98" w:rsidR="0028042E" w:rsidRPr="004A4B49" w:rsidDel="005E0C0E" w:rsidRDefault="00A22CAC" w:rsidP="003A672F">
      <w:pPr>
        <w:pStyle w:val="ListParagraph"/>
        <w:keepLines w:val="0"/>
        <w:numPr>
          <w:ilvl w:val="1"/>
          <w:numId w:val="77"/>
        </w:numPr>
        <w:autoSpaceDE/>
        <w:spacing w:before="0" w:after="160" w:line="259" w:lineRule="auto"/>
        <w:jc w:val="left"/>
        <w:rPr>
          <w:del w:id="3166" w:author="tedo gogoladze" w:date="2020-01-03T17:37:00Z"/>
          <w:rFonts w:cstheme="minorHAnsi"/>
          <w:lang w:val="en-GB"/>
          <w:rPrChange w:id="3167" w:author="Mario Ezequiel Scott" w:date="2019-12-29T19:14:00Z">
            <w:rPr>
              <w:del w:id="3168" w:author="tedo gogoladze" w:date="2020-01-03T17:37:00Z"/>
              <w:rFonts w:cstheme="minorHAnsi"/>
            </w:rPr>
          </w:rPrChange>
        </w:rPr>
      </w:pPr>
      <w:del w:id="3169" w:author="tedo gogoladze" w:date="2020-01-03T17:37:00Z">
        <w:r w:rsidRPr="004A4B49" w:rsidDel="005E0C0E">
          <w:rPr>
            <w:rFonts w:cstheme="minorHAnsi"/>
            <w:lang w:val="en-GB"/>
            <w:rPrChange w:id="3170" w:author="Mario Ezequiel Scott" w:date="2019-12-29T19:14:00Z">
              <w:rPr>
                <w:rFonts w:cstheme="minorHAnsi"/>
              </w:rPr>
            </w:rPrChange>
          </w:rPr>
          <w:delText>\S+\.\S+</w:delText>
        </w:r>
        <w:r w:rsidR="0028042E" w:rsidRPr="004A4B49" w:rsidDel="005E0C0E">
          <w:rPr>
            <w:rFonts w:cstheme="minorHAnsi"/>
            <w:lang w:val="en-GB"/>
            <w:rPrChange w:id="3171" w:author="Mario Ezequiel Scott" w:date="2019-12-29T19:14:00Z">
              <w:rPr>
                <w:rFonts w:cstheme="minorHAnsi"/>
              </w:rPr>
            </w:rPrChange>
          </w:rPr>
          <w:delText>;</w:delText>
        </w:r>
      </w:del>
    </w:p>
    <w:p w14:paraId="5527D2BC" w14:textId="17362AF8" w:rsidR="003A672F" w:rsidRPr="004A4B49" w:rsidDel="005E0C0E" w:rsidRDefault="00A34923" w:rsidP="0028042E">
      <w:pPr>
        <w:pStyle w:val="ListParagraph"/>
        <w:keepLines w:val="0"/>
        <w:numPr>
          <w:ilvl w:val="0"/>
          <w:numId w:val="77"/>
        </w:numPr>
        <w:autoSpaceDE/>
        <w:spacing w:before="0" w:after="160" w:line="259" w:lineRule="auto"/>
        <w:jc w:val="left"/>
        <w:rPr>
          <w:del w:id="3172" w:author="tedo gogoladze" w:date="2020-01-03T17:37:00Z"/>
          <w:rFonts w:cstheme="minorHAnsi"/>
          <w:lang w:val="en-GB"/>
          <w:rPrChange w:id="3173" w:author="Mario Ezequiel Scott" w:date="2019-12-29T19:14:00Z">
            <w:rPr>
              <w:del w:id="3174" w:author="tedo gogoladze" w:date="2020-01-03T17:37:00Z"/>
              <w:rFonts w:cstheme="minorHAnsi"/>
            </w:rPr>
          </w:rPrChange>
        </w:rPr>
      </w:pPr>
      <w:del w:id="3175" w:author="tedo gogoladze" w:date="2020-01-03T17:37:00Z">
        <w:r w:rsidRPr="004A4B49" w:rsidDel="005E0C0E">
          <w:rPr>
            <w:rFonts w:cstheme="minorHAnsi"/>
            <w:lang w:val="en-GB"/>
            <w:rPrChange w:id="3176" w:author="Mario Ezequiel Scott" w:date="2019-12-29T19:14:00Z">
              <w:rPr>
                <w:rFonts w:cstheme="minorHAnsi"/>
              </w:rPr>
            </w:rPrChange>
          </w:rPr>
          <w:delText xml:space="preserve">texts of command words and versions </w:delText>
        </w:r>
      </w:del>
    </w:p>
    <w:p w14:paraId="5B1C581F" w14:textId="719C5E6E" w:rsidR="00A34923" w:rsidRPr="004A4B49" w:rsidDel="005E0C0E" w:rsidRDefault="00A34923" w:rsidP="003A672F">
      <w:pPr>
        <w:pStyle w:val="ListParagraph"/>
        <w:keepLines w:val="0"/>
        <w:numPr>
          <w:ilvl w:val="1"/>
          <w:numId w:val="77"/>
        </w:numPr>
        <w:autoSpaceDE/>
        <w:spacing w:before="0" w:after="160" w:line="259" w:lineRule="auto"/>
        <w:jc w:val="left"/>
        <w:rPr>
          <w:del w:id="3177" w:author="tedo gogoladze" w:date="2020-01-03T17:37:00Z"/>
          <w:rFonts w:cstheme="minorHAnsi"/>
          <w:lang w:val="en-GB"/>
          <w:rPrChange w:id="3178" w:author="Mario Ezequiel Scott" w:date="2019-12-29T19:14:00Z">
            <w:rPr>
              <w:del w:id="3179" w:author="tedo gogoladze" w:date="2020-01-03T17:37:00Z"/>
              <w:rFonts w:cstheme="minorHAnsi"/>
            </w:rPr>
          </w:rPrChange>
        </w:rPr>
      </w:pPr>
      <w:del w:id="3180" w:author="tedo gogoladze" w:date="2020-01-03T17:37:00Z">
        <w:r w:rsidRPr="004A4B49" w:rsidDel="005E0C0E">
          <w:rPr>
            <w:rFonts w:cstheme="minorHAnsi"/>
            <w:lang w:val="en-GB"/>
            <w:rPrChange w:id="3181" w:author="Mario Ezequiel Scott" w:date="2019-12-29T19:14:00Z">
              <w:rPr>
                <w:rFonts w:cstheme="minorHAnsi"/>
              </w:rPr>
            </w:rPrChange>
          </w:rPr>
          <w:delText>\S*(_|-|:|\.)\S*(_|-|:|\.)\S+</w:delText>
        </w:r>
      </w:del>
    </w:p>
    <w:p w14:paraId="079145CD" w14:textId="08872130" w:rsidR="003A672F" w:rsidRPr="004A4B49" w:rsidDel="005E0C0E" w:rsidRDefault="0028042E" w:rsidP="0028042E">
      <w:pPr>
        <w:pStyle w:val="ListParagraph"/>
        <w:keepLines w:val="0"/>
        <w:numPr>
          <w:ilvl w:val="0"/>
          <w:numId w:val="77"/>
        </w:numPr>
        <w:autoSpaceDE/>
        <w:spacing w:before="0" w:after="160" w:line="259" w:lineRule="auto"/>
        <w:jc w:val="left"/>
        <w:rPr>
          <w:del w:id="3182" w:author="tedo gogoladze" w:date="2020-01-03T17:37:00Z"/>
          <w:rFonts w:cstheme="minorHAnsi"/>
          <w:lang w:val="en-GB"/>
          <w:rPrChange w:id="3183" w:author="Mario Ezequiel Scott" w:date="2019-12-29T19:14:00Z">
            <w:rPr>
              <w:del w:id="3184" w:author="tedo gogoladze" w:date="2020-01-03T17:37:00Z"/>
              <w:rFonts w:cstheme="minorHAnsi"/>
            </w:rPr>
          </w:rPrChange>
        </w:rPr>
      </w:pPr>
      <w:del w:id="3185" w:author="tedo gogoladze" w:date="2020-01-03T17:37:00Z">
        <w:r w:rsidRPr="004A4B49" w:rsidDel="005E0C0E">
          <w:rPr>
            <w:rFonts w:cstheme="minorHAnsi"/>
            <w:lang w:val="en-GB"/>
            <w:rPrChange w:id="3186" w:author="Mario Ezequiel Scott" w:date="2019-12-29T19:14:00Z">
              <w:rPr>
                <w:rFonts w:cstheme="minorHAnsi"/>
              </w:rPr>
            </w:rPrChange>
          </w:rPr>
          <w:delText>non-textual special characters</w:delText>
        </w:r>
        <w:r w:rsidR="001D706B" w:rsidRPr="004A4B49" w:rsidDel="005E0C0E">
          <w:rPr>
            <w:rFonts w:cstheme="minorHAnsi"/>
            <w:lang w:val="en-GB"/>
            <w:rPrChange w:id="3187" w:author="Mario Ezequiel Scott" w:date="2019-12-29T19:14:00Z">
              <w:rPr>
                <w:rFonts w:cstheme="minorHAnsi"/>
              </w:rPr>
            </w:rPrChange>
          </w:rPr>
          <w:delText xml:space="preserve"> </w:delText>
        </w:r>
      </w:del>
    </w:p>
    <w:p w14:paraId="2B5539F2" w14:textId="0736A5D7" w:rsidR="0028042E" w:rsidRPr="004A4B49" w:rsidDel="005E0C0E" w:rsidRDefault="001D706B" w:rsidP="003A672F">
      <w:pPr>
        <w:pStyle w:val="ListParagraph"/>
        <w:keepLines w:val="0"/>
        <w:numPr>
          <w:ilvl w:val="1"/>
          <w:numId w:val="77"/>
        </w:numPr>
        <w:autoSpaceDE/>
        <w:spacing w:before="0" w:after="160" w:line="259" w:lineRule="auto"/>
        <w:jc w:val="left"/>
        <w:rPr>
          <w:del w:id="3188" w:author="tedo gogoladze" w:date="2020-01-03T17:37:00Z"/>
          <w:rFonts w:cstheme="minorHAnsi"/>
          <w:lang w:val="en-GB"/>
          <w:rPrChange w:id="3189" w:author="Mario Ezequiel Scott" w:date="2019-12-29T19:14:00Z">
            <w:rPr>
              <w:del w:id="3190" w:author="tedo gogoladze" w:date="2020-01-03T17:37:00Z"/>
              <w:rFonts w:cstheme="minorHAnsi"/>
            </w:rPr>
          </w:rPrChange>
        </w:rPr>
      </w:pPr>
      <w:del w:id="3191" w:author="tedo gogoladze" w:date="2020-01-03T17:37:00Z">
        <w:r w:rsidRPr="004A4B49" w:rsidDel="005E0C0E">
          <w:rPr>
            <w:rFonts w:cstheme="minorHAnsi"/>
            <w:lang w:val="en-GB"/>
            <w:rPrChange w:id="3192" w:author="Mario Ezequiel Scott" w:date="2019-12-29T19:14:00Z">
              <w:rPr>
                <w:rFonts w:cstheme="minorHAnsi"/>
              </w:rPr>
            </w:rPrChange>
          </w:rPr>
          <w:delText>r'(\||~|=|&gt;|_|\[|\]|{|}|--|\/|\\|#)'</w:delText>
        </w:r>
        <w:r w:rsidR="0028042E" w:rsidRPr="004A4B49" w:rsidDel="005E0C0E">
          <w:rPr>
            <w:rFonts w:cstheme="minorHAnsi"/>
            <w:lang w:val="en-GB"/>
            <w:rPrChange w:id="3193" w:author="Mario Ezequiel Scott" w:date="2019-12-29T19:14:00Z">
              <w:rPr>
                <w:rFonts w:cstheme="minorHAnsi"/>
              </w:rPr>
            </w:rPrChange>
          </w:rPr>
          <w:delText>;</w:delText>
        </w:r>
      </w:del>
    </w:p>
    <w:p w14:paraId="17EB1B8E" w14:textId="3FBC7C90" w:rsidR="003A672F" w:rsidRPr="004A4B49" w:rsidDel="005E0C0E" w:rsidRDefault="0028042E" w:rsidP="0028042E">
      <w:pPr>
        <w:pStyle w:val="ListParagraph"/>
        <w:keepLines w:val="0"/>
        <w:numPr>
          <w:ilvl w:val="0"/>
          <w:numId w:val="77"/>
        </w:numPr>
        <w:autoSpaceDE/>
        <w:spacing w:before="0" w:after="160" w:line="259" w:lineRule="auto"/>
        <w:jc w:val="left"/>
        <w:rPr>
          <w:del w:id="3194" w:author="tedo gogoladze" w:date="2020-01-03T17:37:00Z"/>
          <w:rFonts w:cstheme="minorHAnsi"/>
          <w:lang w:val="en-GB"/>
          <w:rPrChange w:id="3195" w:author="Mario Ezequiel Scott" w:date="2019-12-29T19:14:00Z">
            <w:rPr>
              <w:del w:id="3196" w:author="tedo gogoladze" w:date="2020-01-03T17:37:00Z"/>
              <w:rFonts w:cstheme="minorHAnsi"/>
            </w:rPr>
          </w:rPrChange>
        </w:rPr>
      </w:pPr>
      <w:del w:id="3197" w:author="tedo gogoladze" w:date="2020-01-03T17:37:00Z">
        <w:r w:rsidRPr="004A4B49" w:rsidDel="005E0C0E">
          <w:rPr>
            <w:rFonts w:cstheme="minorHAnsi"/>
            <w:lang w:val="en-GB"/>
            <w:rPrChange w:id="3198" w:author="Mario Ezequiel Scott" w:date="2019-12-29T19:14:00Z">
              <w:rPr>
                <w:rFonts w:cstheme="minorHAnsi"/>
              </w:rPr>
            </w:rPrChange>
          </w:rPr>
          <w:delText>whitespaces</w:delText>
        </w:r>
        <w:r w:rsidR="001D706B" w:rsidRPr="004A4B49" w:rsidDel="005E0C0E">
          <w:rPr>
            <w:rFonts w:cstheme="minorHAnsi"/>
            <w:lang w:val="en-GB"/>
            <w:rPrChange w:id="3199" w:author="Mario Ezequiel Scott" w:date="2019-12-29T19:14:00Z">
              <w:rPr>
                <w:rFonts w:cstheme="minorHAnsi"/>
              </w:rPr>
            </w:rPrChange>
          </w:rPr>
          <w:delText xml:space="preserve"> </w:delText>
        </w:r>
      </w:del>
    </w:p>
    <w:p w14:paraId="7F9CBF6B" w14:textId="07E19FF6" w:rsidR="0028042E" w:rsidRPr="004A4B49" w:rsidDel="005E0C0E" w:rsidRDefault="001D706B" w:rsidP="003A672F">
      <w:pPr>
        <w:pStyle w:val="ListParagraph"/>
        <w:keepLines w:val="0"/>
        <w:numPr>
          <w:ilvl w:val="1"/>
          <w:numId w:val="77"/>
        </w:numPr>
        <w:autoSpaceDE/>
        <w:spacing w:before="0" w:after="160" w:line="259" w:lineRule="auto"/>
        <w:jc w:val="left"/>
        <w:rPr>
          <w:del w:id="3200" w:author="tedo gogoladze" w:date="2020-01-03T17:37:00Z"/>
          <w:rFonts w:cstheme="minorHAnsi"/>
          <w:lang w:val="en-GB"/>
          <w:rPrChange w:id="3201" w:author="Mario Ezequiel Scott" w:date="2019-12-29T19:14:00Z">
            <w:rPr>
              <w:del w:id="3202" w:author="tedo gogoladze" w:date="2020-01-03T17:37:00Z"/>
              <w:rFonts w:cstheme="minorHAnsi"/>
            </w:rPr>
          </w:rPrChange>
        </w:rPr>
      </w:pPr>
      <w:del w:id="3203" w:author="tedo gogoladze" w:date="2020-01-03T17:37:00Z">
        <w:r w:rsidRPr="004A4B49" w:rsidDel="005E0C0E">
          <w:rPr>
            <w:rFonts w:cstheme="minorHAnsi"/>
            <w:lang w:val="en-GB"/>
            <w:rPrChange w:id="3204" w:author="Mario Ezequiel Scott" w:date="2019-12-29T19:14:00Z">
              <w:rPr>
                <w:rFonts w:cstheme="minorHAnsi"/>
              </w:rPr>
            </w:rPrChange>
          </w:rPr>
          <w:delText>\s{2,}</w:delText>
        </w:r>
        <w:r w:rsidR="0028042E" w:rsidRPr="004A4B49" w:rsidDel="005E0C0E">
          <w:rPr>
            <w:rFonts w:cstheme="minorHAnsi"/>
            <w:lang w:val="en-GB"/>
            <w:rPrChange w:id="3205" w:author="Mario Ezequiel Scott" w:date="2019-12-29T19:14:00Z">
              <w:rPr>
                <w:rFonts w:cstheme="minorHAnsi"/>
              </w:rPr>
            </w:rPrChange>
          </w:rPr>
          <w:delText>;</w:delText>
        </w:r>
      </w:del>
    </w:p>
    <w:p w14:paraId="6B22F20A" w14:textId="3ADAF9DB" w:rsidR="003A672F" w:rsidRPr="004A4B49" w:rsidDel="005E0C0E" w:rsidRDefault="0049742B" w:rsidP="0028042E">
      <w:pPr>
        <w:pStyle w:val="ListParagraph"/>
        <w:keepLines w:val="0"/>
        <w:numPr>
          <w:ilvl w:val="0"/>
          <w:numId w:val="77"/>
        </w:numPr>
        <w:autoSpaceDE/>
        <w:spacing w:before="0" w:after="160" w:line="259" w:lineRule="auto"/>
        <w:jc w:val="left"/>
        <w:rPr>
          <w:del w:id="3206" w:author="tedo gogoladze" w:date="2020-01-03T17:37:00Z"/>
          <w:rFonts w:cstheme="minorHAnsi"/>
          <w:lang w:val="en-GB"/>
          <w:rPrChange w:id="3207" w:author="Mario Ezequiel Scott" w:date="2019-12-29T19:14:00Z">
            <w:rPr>
              <w:del w:id="3208" w:author="tedo gogoladze" w:date="2020-01-03T17:37:00Z"/>
              <w:rFonts w:cstheme="minorHAnsi"/>
            </w:rPr>
          </w:rPrChange>
        </w:rPr>
      </w:pPr>
      <w:del w:id="3209" w:author="tedo gogoladze" w:date="2020-01-03T17:37:00Z">
        <w:r w:rsidRPr="004A4B49" w:rsidDel="005E0C0E">
          <w:rPr>
            <w:rFonts w:cstheme="minorHAnsi"/>
            <w:lang w:val="en-GB"/>
            <w:rPrChange w:id="3210" w:author="Mario Ezequiel Scott" w:date="2019-12-29T19:14:00Z">
              <w:rPr>
                <w:rFonts w:cstheme="minorHAnsi"/>
              </w:rPr>
            </w:rPrChange>
          </w:rPr>
          <w:delText xml:space="preserve">non-unicode characters </w:delText>
        </w:r>
      </w:del>
    </w:p>
    <w:p w14:paraId="12821E44" w14:textId="6A41EA6E" w:rsidR="0049742B" w:rsidRPr="004A4B49" w:rsidDel="005E0C0E" w:rsidRDefault="0049742B" w:rsidP="003A672F">
      <w:pPr>
        <w:pStyle w:val="ListParagraph"/>
        <w:keepLines w:val="0"/>
        <w:numPr>
          <w:ilvl w:val="1"/>
          <w:numId w:val="77"/>
        </w:numPr>
        <w:autoSpaceDE/>
        <w:spacing w:before="0" w:after="160" w:line="259" w:lineRule="auto"/>
        <w:jc w:val="left"/>
        <w:rPr>
          <w:del w:id="3211" w:author="tedo gogoladze" w:date="2020-01-03T17:37:00Z"/>
          <w:rFonts w:cstheme="minorHAnsi"/>
          <w:lang w:val="en-GB"/>
          <w:rPrChange w:id="3212" w:author="Mario Ezequiel Scott" w:date="2019-12-29T19:14:00Z">
            <w:rPr>
              <w:del w:id="3213" w:author="tedo gogoladze" w:date="2020-01-03T17:37:00Z"/>
              <w:rFonts w:cstheme="minorHAnsi"/>
            </w:rPr>
          </w:rPrChange>
        </w:rPr>
      </w:pPr>
      <w:del w:id="3214" w:author="tedo gogoladze" w:date="2020-01-03T17:37:00Z">
        <w:r w:rsidRPr="004A4B49" w:rsidDel="005E0C0E">
          <w:rPr>
            <w:rFonts w:cstheme="minorHAnsi"/>
            <w:lang w:val="en-GB"/>
            <w:rPrChange w:id="3215" w:author="Mario Ezequiel Scott" w:date="2019-12-29T19:14:00Z">
              <w:rPr>
                <w:rFonts w:cstheme="minorHAnsi"/>
              </w:rPr>
            </w:rPrChange>
          </w:rPr>
          <w:delText>r'[^\x00-\x7F]+'</w:delText>
        </w:r>
      </w:del>
    </w:p>
    <w:p w14:paraId="3B686927" w14:textId="2D11CC9E" w:rsidR="0028042E" w:rsidRPr="004A4B49" w:rsidDel="005E0C0E" w:rsidRDefault="0028042E" w:rsidP="0028042E">
      <w:pPr>
        <w:pStyle w:val="ListParagraph"/>
        <w:keepLines w:val="0"/>
        <w:numPr>
          <w:ilvl w:val="0"/>
          <w:numId w:val="77"/>
        </w:numPr>
        <w:autoSpaceDE/>
        <w:spacing w:before="0" w:after="160" w:line="259" w:lineRule="auto"/>
        <w:jc w:val="left"/>
        <w:rPr>
          <w:del w:id="3216" w:author="tedo gogoladze" w:date="2020-01-03T17:37:00Z"/>
          <w:rFonts w:cstheme="minorHAnsi"/>
          <w:lang w:val="en-GB"/>
          <w:rPrChange w:id="3217" w:author="Mario Ezequiel Scott" w:date="2019-12-29T19:14:00Z">
            <w:rPr>
              <w:del w:id="3218" w:author="tedo gogoladze" w:date="2020-01-03T17:37:00Z"/>
              <w:rFonts w:cstheme="minorHAnsi"/>
            </w:rPr>
          </w:rPrChange>
        </w:rPr>
      </w:pPr>
      <w:del w:id="3219" w:author="tedo gogoladze" w:date="2020-01-03T17:37:00Z">
        <w:r w:rsidRPr="004A4B49" w:rsidDel="005E0C0E">
          <w:rPr>
            <w:rFonts w:cstheme="minorHAnsi"/>
            <w:lang w:val="en-GB"/>
            <w:rPrChange w:id="3220" w:author="Mario Ezequiel Scott" w:date="2019-12-29T19:14:00Z">
              <w:rPr>
                <w:rFonts w:cstheme="minorHAnsi"/>
              </w:rPr>
            </w:rPrChange>
          </w:rPr>
          <w:delText>dates;</w:delText>
        </w:r>
        <w:commentRangeEnd w:id="2838"/>
        <w:r w:rsidR="005B0515" w:rsidRPr="004A4B49" w:rsidDel="005E0C0E">
          <w:rPr>
            <w:rStyle w:val="CommentReference"/>
            <w:lang w:val="en-GB"/>
            <w:rPrChange w:id="3221" w:author="Mario Ezequiel Scott" w:date="2019-12-29T19:14:00Z">
              <w:rPr>
                <w:rStyle w:val="CommentReference"/>
              </w:rPr>
            </w:rPrChange>
          </w:rPr>
          <w:commentReference w:id="2838"/>
        </w:r>
      </w:del>
    </w:p>
    <w:p w14:paraId="2F96CB9F" w14:textId="24A9295E" w:rsidR="0028042E" w:rsidRPr="004A4B49" w:rsidDel="00EF5F17" w:rsidRDefault="0028042E" w:rsidP="0028042E">
      <w:pPr>
        <w:rPr>
          <w:del w:id="3222" w:author="Mario Ezequiel Scott" w:date="2019-12-29T19:30:00Z"/>
          <w:rFonts w:cstheme="minorHAnsi"/>
          <w:lang w:val="en-GB"/>
          <w:rPrChange w:id="3223" w:author="Mario Ezequiel Scott" w:date="2019-12-29T19:14:00Z">
            <w:rPr>
              <w:del w:id="3224" w:author="Mario Ezequiel Scott" w:date="2019-12-29T19:30:00Z"/>
              <w:rFonts w:cstheme="minorHAnsi"/>
            </w:rPr>
          </w:rPrChange>
        </w:rPr>
      </w:pPr>
      <w:del w:id="3225" w:author="Mario Ezequiel Scott" w:date="2019-12-29T19:30:00Z">
        <w:r w:rsidRPr="004A4B49" w:rsidDel="00EF5F17">
          <w:rPr>
            <w:rFonts w:cstheme="minorHAnsi"/>
            <w:lang w:val="en-GB"/>
            <w:rPrChange w:id="3226" w:author="Mario Ezequiel Scott" w:date="2019-12-29T19:14:00Z">
              <w:rPr>
                <w:rFonts w:cstheme="minorHAnsi"/>
              </w:rPr>
            </w:rPrChange>
          </w:rPr>
          <w:delText>After applying the text cleaning</w:delText>
        </w:r>
        <w:r w:rsidR="00627F26" w:rsidRPr="004A4B49" w:rsidDel="00EF5F17">
          <w:rPr>
            <w:rFonts w:cstheme="minorHAnsi"/>
            <w:lang w:val="en-GB"/>
            <w:rPrChange w:id="3227" w:author="Mario Ezequiel Scott" w:date="2019-12-29T19:14:00Z">
              <w:rPr>
                <w:rFonts w:cstheme="minorHAnsi"/>
              </w:rPr>
            </w:rPrChange>
          </w:rPr>
          <w:delText xml:space="preserve"> techniques</w:delText>
        </w:r>
        <w:r w:rsidRPr="004A4B49" w:rsidDel="00EF5F17">
          <w:rPr>
            <w:rFonts w:cstheme="minorHAnsi"/>
            <w:lang w:val="en-GB"/>
            <w:rPrChange w:id="3228" w:author="Mario Ezequiel Scott" w:date="2019-12-29T19:14:00Z">
              <w:rPr>
                <w:rFonts w:cstheme="minorHAnsi"/>
              </w:rPr>
            </w:rPrChange>
          </w:rPr>
          <w:delText xml:space="preserve">, </w:delText>
        </w:r>
        <w:r w:rsidR="0058593B" w:rsidRPr="004A4B49" w:rsidDel="00EF5F17">
          <w:rPr>
            <w:rFonts w:cstheme="minorHAnsi"/>
            <w:lang w:val="en-GB"/>
            <w:rPrChange w:id="3229" w:author="Mario Ezequiel Scott" w:date="2019-12-29T19:14:00Z">
              <w:rPr>
                <w:rFonts w:cstheme="minorHAnsi"/>
              </w:rPr>
            </w:rPrChange>
          </w:rPr>
          <w:delText xml:space="preserve">it was necessary to </w:delText>
        </w:r>
        <w:r w:rsidRPr="004A4B49" w:rsidDel="00EF5F17">
          <w:rPr>
            <w:rFonts w:cstheme="minorHAnsi"/>
            <w:lang w:val="en-GB"/>
            <w:rPrChange w:id="3230" w:author="Mario Ezequiel Scott" w:date="2019-12-29T19:14:00Z">
              <w:rPr>
                <w:rFonts w:cstheme="minorHAnsi"/>
              </w:rPr>
            </w:rPrChange>
          </w:rPr>
          <w:delText xml:space="preserve">calculate the length of the text for each of these </w:delText>
        </w:r>
        <w:r w:rsidR="00627F26" w:rsidRPr="004A4B49" w:rsidDel="00EF5F17">
          <w:rPr>
            <w:rFonts w:cstheme="minorHAnsi"/>
            <w:lang w:val="en-GB"/>
            <w:rPrChange w:id="3231" w:author="Mario Ezequiel Scott" w:date="2019-12-29T19:14:00Z">
              <w:rPr>
                <w:rFonts w:cstheme="minorHAnsi"/>
              </w:rPr>
            </w:rPrChange>
          </w:rPr>
          <w:delText xml:space="preserve">field </w:delText>
        </w:r>
        <w:r w:rsidR="00513DCA" w:rsidRPr="004A4B49" w:rsidDel="00EF5F17">
          <w:rPr>
            <w:rFonts w:cstheme="minorHAnsi"/>
            <w:lang w:val="en-GB"/>
            <w:rPrChange w:id="3232" w:author="Mario Ezequiel Scott" w:date="2019-12-29T19:14:00Z">
              <w:rPr>
                <w:rFonts w:cstheme="minorHAnsi"/>
              </w:rPr>
            </w:rPrChange>
          </w:rPr>
          <w:delText xml:space="preserve">text </w:delText>
        </w:r>
        <w:r w:rsidRPr="004A4B49" w:rsidDel="00EF5F17">
          <w:rPr>
            <w:rFonts w:cstheme="minorHAnsi"/>
            <w:lang w:val="en-GB"/>
            <w:rPrChange w:id="3233" w:author="Mario Ezequiel Scott" w:date="2019-12-29T19:14:00Z">
              <w:rPr>
                <w:rFonts w:cstheme="minorHAnsi"/>
              </w:rPr>
            </w:rPrChange>
          </w:rPr>
          <w:delText>values and created the dataset of the textual values with the following structure of columns: `key`, `project`, `author`, `date`, `field`, `text`, `textlength`.</w:delText>
        </w:r>
      </w:del>
    </w:p>
    <w:p w14:paraId="28115E66" w14:textId="6027A39E" w:rsidR="005153E5" w:rsidRPr="004A4B49" w:rsidDel="00EF5F17" w:rsidRDefault="0028042E" w:rsidP="0028042E">
      <w:pPr>
        <w:rPr>
          <w:del w:id="3234" w:author="Mario Ezequiel Scott" w:date="2019-12-29T19:30:00Z"/>
          <w:rFonts w:cstheme="minorHAnsi"/>
          <w:lang w:val="en-GB"/>
          <w:rPrChange w:id="3235" w:author="Mario Ezequiel Scott" w:date="2019-12-29T19:14:00Z">
            <w:rPr>
              <w:del w:id="3236" w:author="Mario Ezequiel Scott" w:date="2019-12-29T19:30:00Z"/>
              <w:rFonts w:cstheme="minorHAnsi"/>
            </w:rPr>
          </w:rPrChange>
        </w:rPr>
      </w:pPr>
      <w:del w:id="3237" w:author="Mario Ezequiel Scott" w:date="2019-12-29T19:30:00Z">
        <w:r w:rsidRPr="004A4B49" w:rsidDel="00EF5F17">
          <w:rPr>
            <w:rFonts w:cstheme="minorHAnsi"/>
            <w:lang w:val="en-GB"/>
            <w:rPrChange w:id="3238" w:author="Mario Ezequiel Scott" w:date="2019-12-29T19:14:00Z">
              <w:rPr>
                <w:rFonts w:cstheme="minorHAnsi"/>
              </w:rPr>
            </w:rPrChange>
          </w:rPr>
          <w:delText xml:space="preserve">Each row in the text values dataset represents authors written text on a single task. In the end, the results should be one text row per user, </w:delText>
        </w:r>
        <w:r w:rsidR="00F12E6A" w:rsidRPr="004A4B49" w:rsidDel="00EF5F17">
          <w:rPr>
            <w:rFonts w:cstheme="minorHAnsi"/>
            <w:lang w:val="en-GB"/>
            <w:rPrChange w:id="3239" w:author="Mario Ezequiel Scott" w:date="2019-12-29T19:14:00Z">
              <w:rPr>
                <w:rFonts w:cstheme="minorHAnsi"/>
              </w:rPr>
            </w:rPrChange>
          </w:rPr>
          <w:delText xml:space="preserve">hence </w:delText>
        </w:r>
        <w:r w:rsidRPr="004A4B49" w:rsidDel="00EF5F17">
          <w:rPr>
            <w:rFonts w:cstheme="minorHAnsi"/>
            <w:lang w:val="en-GB"/>
            <w:rPrChange w:id="3240" w:author="Mario Ezequiel Scott" w:date="2019-12-29T19:14:00Z">
              <w:rPr>
                <w:rFonts w:cstheme="minorHAnsi"/>
              </w:rPr>
            </w:rPrChange>
          </w:rPr>
          <w:delText xml:space="preserve">all the texts written by the given developer </w:delText>
        </w:r>
        <w:r w:rsidR="0058593B" w:rsidRPr="004A4B49" w:rsidDel="00EF5F17">
          <w:rPr>
            <w:rFonts w:cstheme="minorHAnsi"/>
            <w:lang w:val="en-GB"/>
            <w:rPrChange w:id="3241" w:author="Mario Ezequiel Scott" w:date="2019-12-29T19:14:00Z">
              <w:rPr>
                <w:rFonts w:cstheme="minorHAnsi"/>
              </w:rPr>
            </w:rPrChange>
          </w:rPr>
          <w:delText xml:space="preserve">were combined </w:delText>
        </w:r>
        <w:r w:rsidRPr="004A4B49" w:rsidDel="00EF5F17">
          <w:rPr>
            <w:rFonts w:cstheme="minorHAnsi"/>
            <w:lang w:val="en-GB"/>
            <w:rPrChange w:id="3242" w:author="Mario Ezequiel Scott" w:date="2019-12-29T19:14:00Z">
              <w:rPr>
                <w:rFonts w:cstheme="minorHAnsi"/>
              </w:rPr>
            </w:rPrChange>
          </w:rPr>
          <w:delText xml:space="preserve">on all the Jira issues in all the fields. </w:delText>
        </w:r>
      </w:del>
    </w:p>
    <w:p w14:paraId="6AB7A452" w14:textId="06391A11" w:rsidR="00EF5F17" w:rsidRPr="006A3DE1" w:rsidDel="00EF4A25" w:rsidRDefault="00EF5F17" w:rsidP="00EF4A25">
      <w:pPr>
        <w:rPr>
          <w:ins w:id="3243" w:author="Mario Ezequiel Scott" w:date="2019-12-29T19:36:00Z"/>
          <w:del w:id="3244" w:author="tedo gogoladze" w:date="2020-01-04T09:08:00Z"/>
          <w:rFonts w:ascii="Sylfaen" w:hAnsi="Sylfaen" w:cstheme="minorHAnsi"/>
          <w:lang w:val="ka-GE"/>
          <w:rPrChange w:id="3245" w:author="tedo gogoladze" w:date="2020-01-04T08:40:00Z">
            <w:rPr>
              <w:ins w:id="3246" w:author="Mario Ezequiel Scott" w:date="2019-12-29T19:36:00Z"/>
              <w:del w:id="3247" w:author="tedo gogoladze" w:date="2020-01-04T09:08:00Z"/>
              <w:rFonts w:cstheme="minorHAnsi"/>
              <w:lang w:val="en-GB"/>
            </w:rPr>
          </w:rPrChange>
        </w:rPr>
        <w:pPrChange w:id="3248" w:author="tedo gogoladze" w:date="2020-01-04T09:08:00Z">
          <w:pPr/>
        </w:pPrChange>
      </w:pPr>
      <w:ins w:id="3249" w:author="Mario Ezequiel Scott" w:date="2019-12-29T19:30:00Z">
        <w:r w:rsidRPr="001A10EA">
          <w:rPr>
            <w:rFonts w:cstheme="minorHAnsi"/>
            <w:lang w:val="en-GB"/>
          </w:rPr>
          <w:t xml:space="preserve">After applying the </w:t>
        </w:r>
        <w:r>
          <w:rPr>
            <w:rFonts w:cstheme="minorHAnsi"/>
            <w:lang w:val="en-GB"/>
          </w:rPr>
          <w:t>aforementioned</w:t>
        </w:r>
        <w:r w:rsidRPr="001A10EA">
          <w:rPr>
            <w:rFonts w:cstheme="minorHAnsi"/>
            <w:lang w:val="en-GB"/>
          </w:rPr>
          <w:t xml:space="preserve"> cleaning </w:t>
        </w:r>
        <w:r>
          <w:rPr>
            <w:rFonts w:cstheme="minorHAnsi"/>
            <w:lang w:val="en-GB"/>
          </w:rPr>
          <w:t>steps</w:t>
        </w:r>
        <w:r w:rsidRPr="001A10EA">
          <w:rPr>
            <w:rFonts w:cstheme="minorHAnsi"/>
            <w:lang w:val="en-GB"/>
          </w:rPr>
          <w:t xml:space="preserve">, </w:t>
        </w:r>
      </w:ins>
      <w:ins w:id="3250" w:author="Mario Ezequiel Scott" w:date="2019-12-29T19:31:00Z">
        <w:r>
          <w:rPr>
            <w:rFonts w:cstheme="minorHAnsi"/>
            <w:lang w:val="en-GB"/>
          </w:rPr>
          <w:t xml:space="preserve">all </w:t>
        </w:r>
      </w:ins>
      <w:ins w:id="3251" w:author="Mario Ezequiel Scott" w:date="2019-12-29T19:32:00Z">
        <w:r>
          <w:rPr>
            <w:rFonts w:cstheme="minorHAnsi"/>
            <w:lang w:val="en-GB"/>
          </w:rPr>
          <w:t xml:space="preserve">the </w:t>
        </w:r>
      </w:ins>
      <w:ins w:id="3252" w:author="Mario Ezequiel Scott" w:date="2019-12-29T19:31:00Z">
        <w:r>
          <w:rPr>
            <w:rFonts w:cstheme="minorHAnsi"/>
            <w:lang w:val="en-GB"/>
          </w:rPr>
          <w:t xml:space="preserve">text written by </w:t>
        </w:r>
      </w:ins>
      <w:ins w:id="3253" w:author="Mario Ezequiel Scott" w:date="2019-12-29T19:35:00Z">
        <w:r>
          <w:rPr>
            <w:rFonts w:cstheme="minorHAnsi"/>
            <w:lang w:val="en-GB"/>
          </w:rPr>
          <w:t>a given</w:t>
        </w:r>
      </w:ins>
      <w:ins w:id="3254" w:author="Mario Ezequiel Scott" w:date="2019-12-29T19:31:00Z">
        <w:r>
          <w:rPr>
            <w:rFonts w:cstheme="minorHAnsi"/>
            <w:lang w:val="en-GB"/>
          </w:rPr>
          <w:t xml:space="preserve"> developer were put together</w:t>
        </w:r>
      </w:ins>
      <w:ins w:id="3255" w:author="Mario Ezequiel Scott" w:date="2019-12-29T19:32:00Z">
        <w:r>
          <w:rPr>
            <w:rFonts w:cstheme="minorHAnsi"/>
            <w:lang w:val="en-GB"/>
          </w:rPr>
          <w:t xml:space="preserve"> in a single </w:t>
        </w:r>
      </w:ins>
      <w:ins w:id="3256" w:author="Mario Ezequiel Scott" w:date="2019-12-29T19:34:00Z">
        <w:r>
          <w:rPr>
            <w:rFonts w:cstheme="minorHAnsi"/>
            <w:lang w:val="en-GB"/>
          </w:rPr>
          <w:t>corpus</w:t>
        </w:r>
      </w:ins>
      <w:ins w:id="3257" w:author="Mario Ezequiel Scott" w:date="2019-12-29T19:31:00Z">
        <w:r>
          <w:rPr>
            <w:rFonts w:cstheme="minorHAnsi"/>
            <w:lang w:val="en-GB"/>
          </w:rPr>
          <w:t>.</w:t>
        </w:r>
      </w:ins>
      <w:ins w:id="3258" w:author="Mario Ezequiel Scott" w:date="2019-12-29T19:32:00Z">
        <w:r>
          <w:rPr>
            <w:rFonts w:cstheme="minorHAnsi"/>
            <w:lang w:val="en-GB"/>
          </w:rPr>
          <w:t xml:space="preserve"> </w:t>
        </w:r>
      </w:ins>
      <w:ins w:id="3259" w:author="Mario Ezequiel Scott" w:date="2019-12-29T19:34:00Z">
        <w:r>
          <w:rPr>
            <w:rFonts w:cstheme="minorHAnsi"/>
            <w:lang w:val="en-GB"/>
          </w:rPr>
          <w:t>Th</w:t>
        </w:r>
      </w:ins>
      <w:ins w:id="3260" w:author="Mario Ezequiel Scott" w:date="2019-12-29T19:35:00Z">
        <w:r>
          <w:rPr>
            <w:rFonts w:cstheme="minorHAnsi"/>
            <w:lang w:val="en-GB"/>
          </w:rPr>
          <w:t>e</w:t>
        </w:r>
      </w:ins>
      <w:ins w:id="3261" w:author="tedo gogoladze" w:date="2020-01-04T09:05:00Z">
        <w:r w:rsidR="00A75DCB">
          <w:rPr>
            <w:rFonts w:cstheme="minorHAnsi"/>
            <w:lang w:val="en-GB"/>
          </w:rPr>
          <w:t>n</w:t>
        </w:r>
      </w:ins>
      <w:ins w:id="3262" w:author="Mario Ezequiel Scott" w:date="2019-12-29T19:35:00Z">
        <w:del w:id="3263" w:author="tedo gogoladze" w:date="2020-01-04T09:05:00Z">
          <w:r w:rsidDel="00A75DCB">
            <w:rPr>
              <w:rFonts w:cstheme="minorHAnsi"/>
              <w:lang w:val="en-GB"/>
            </w:rPr>
            <w:delText>m</w:delText>
          </w:r>
        </w:del>
        <w:r>
          <w:rPr>
            <w:rFonts w:cstheme="minorHAnsi"/>
            <w:lang w:val="en-GB"/>
          </w:rPr>
          <w:t>, th</w:t>
        </w:r>
      </w:ins>
      <w:ins w:id="3264" w:author="Mario Ezequiel Scott" w:date="2019-12-29T19:34:00Z">
        <w:r>
          <w:rPr>
            <w:rFonts w:cstheme="minorHAnsi"/>
            <w:lang w:val="en-GB"/>
          </w:rPr>
          <w:t xml:space="preserve">is corpus </w:t>
        </w:r>
      </w:ins>
      <w:ins w:id="3265" w:author="Mario Ezequiel Scott" w:date="2019-12-29T19:35:00Z">
        <w:r>
          <w:rPr>
            <w:rFonts w:cstheme="minorHAnsi"/>
            <w:lang w:val="en-GB"/>
          </w:rPr>
          <w:t xml:space="preserve">represents all the text written by </w:t>
        </w:r>
      </w:ins>
      <w:ins w:id="3266" w:author="Mario Ezequiel Scott" w:date="2019-12-29T19:36:00Z">
        <w:r>
          <w:rPr>
            <w:rFonts w:cstheme="minorHAnsi"/>
            <w:lang w:val="en-GB"/>
          </w:rPr>
          <w:t xml:space="preserve">the developer during the project and it will be used to automatically calculate their personality traits. </w:t>
        </w:r>
      </w:ins>
      <w:ins w:id="3267" w:author="tedo gogoladze" w:date="2020-01-04T08:00:00Z">
        <w:r w:rsidR="007C0F3A">
          <w:rPr>
            <w:rFonts w:cstheme="minorHAnsi"/>
            <w:lang w:val="en-GB"/>
          </w:rPr>
          <w:t xml:space="preserve">Furthermore, we introduced </w:t>
        </w:r>
      </w:ins>
      <w:ins w:id="3268" w:author="tedo gogoladze" w:date="2020-01-04T08:01:00Z">
        <w:r w:rsidR="007C0F3A">
          <w:rPr>
            <w:rFonts w:cstheme="minorHAnsi"/>
            <w:lang w:val="en-GB"/>
          </w:rPr>
          <w:t xml:space="preserve">variable number of </w:t>
        </w:r>
      </w:ins>
      <w:ins w:id="3269" w:author="tedo gogoladze" w:date="2020-01-04T08:00:00Z">
        <w:r w:rsidR="007C0F3A">
          <w:rPr>
            <w:rFonts w:cstheme="minorHAnsi"/>
            <w:lang w:val="en-GB"/>
          </w:rPr>
          <w:t>wor</w:t>
        </w:r>
      </w:ins>
      <w:ins w:id="3270" w:author="tedo gogoladze" w:date="2020-01-04T08:01:00Z">
        <w:r w:rsidR="007C0F3A">
          <w:rPr>
            <w:rFonts w:cstheme="minorHAnsi"/>
            <w:lang w:val="en-GB"/>
          </w:rPr>
          <w:t>ds in corpus, in order to meet the criteria</w:t>
        </w:r>
      </w:ins>
      <w:ins w:id="3271" w:author="tedo gogoladze" w:date="2020-01-04T08:40:00Z">
        <w:r w:rsidR="006A3DE1">
          <w:rPr>
            <w:rFonts w:cstheme="minorHAnsi"/>
            <w:lang w:val="en-US"/>
          </w:rPr>
          <w:t xml:space="preserve"> of</w:t>
        </w:r>
        <w:r w:rsidR="006A3DE1">
          <w:rPr>
            <w:rFonts w:cstheme="minorHAnsi"/>
            <w:lang w:val="en-GB"/>
          </w:rPr>
          <w:t xml:space="preserve"> </w:t>
        </w:r>
      </w:ins>
      <w:ins w:id="3272" w:author="tedo gogoladze" w:date="2020-01-04T08:01:00Z">
        <w:r w:rsidR="007C0F3A">
          <w:rPr>
            <w:rFonts w:cstheme="minorHAnsi"/>
            <w:lang w:val="en-GB"/>
          </w:rPr>
          <w:t>IBM Watson Personality Insig</w:t>
        </w:r>
      </w:ins>
      <w:ins w:id="3273" w:author="tedo gogoladze" w:date="2020-01-04T08:02:00Z">
        <w:r w:rsidR="007C0F3A">
          <w:rPr>
            <w:rFonts w:cstheme="minorHAnsi"/>
            <w:lang w:val="en-GB"/>
          </w:rPr>
          <w:t xml:space="preserve">hts </w:t>
        </w:r>
      </w:ins>
      <w:ins w:id="3274" w:author="tedo gogoladze" w:date="2020-01-04T08:01:00Z">
        <w:r w:rsidR="007C0F3A">
          <w:rPr>
            <w:rFonts w:cstheme="minorHAnsi"/>
            <w:lang w:val="en-GB"/>
          </w:rPr>
          <w:t>tool</w:t>
        </w:r>
      </w:ins>
      <w:ins w:id="3275" w:author="tedo gogoladze" w:date="2020-01-04T09:06:00Z">
        <w:r w:rsidR="00EF4A25">
          <w:rPr>
            <w:rFonts w:cstheme="minorHAnsi"/>
            <w:lang w:val="en-GB"/>
          </w:rPr>
          <w:t>. For having the developer corpuses with enough written texts, as stated in the beginning of this paragraph, it is necessary to filter the d</w:t>
        </w:r>
      </w:ins>
      <w:ins w:id="3276" w:author="tedo gogoladze" w:date="2020-01-04T09:07:00Z">
        <w:r w:rsidR="00EF4A25">
          <w:rPr>
            <w:rFonts w:cstheme="minorHAnsi"/>
            <w:lang w:val="en-GB"/>
          </w:rPr>
          <w:t>ataset and keep only the corpuses with 600 or more words</w:t>
        </w:r>
      </w:ins>
      <w:ins w:id="3277" w:author="tedo gogoladze" w:date="2020-01-04T09:08:00Z">
        <w:r w:rsidR="00EF4A25">
          <w:rPr>
            <w:rFonts w:cstheme="minorHAnsi"/>
            <w:lang w:val="en-GB"/>
          </w:rPr>
          <w:t xml:space="preserve">. Dataset filtered with 600 or more words in corpuses is calculated and </w:t>
        </w:r>
      </w:ins>
    </w:p>
    <w:p w14:paraId="470E4D0E" w14:textId="295B2230" w:rsidR="0028042E" w:rsidRDefault="00EF5F17" w:rsidP="00EF4A25">
      <w:pPr>
        <w:rPr>
          <w:ins w:id="3278" w:author="tedo gogoladze" w:date="2020-01-04T09:12:00Z"/>
          <w:rFonts w:cstheme="minorHAnsi"/>
          <w:lang w:val="en-GB"/>
        </w:rPr>
      </w:pPr>
      <w:ins w:id="3279" w:author="Mario Ezequiel Scott" w:date="2019-12-29T19:37:00Z">
        <w:del w:id="3280" w:author="tedo gogoladze" w:date="2020-01-04T09:08:00Z">
          <w:r w:rsidDel="00EF4A25">
            <w:rPr>
              <w:rFonts w:cstheme="minorHAnsi"/>
              <w:lang w:val="en-GB"/>
            </w:rPr>
            <w:delText xml:space="preserve">The word </w:delText>
          </w:r>
        </w:del>
        <w:del w:id="3281" w:author="tedo gogoladze" w:date="2020-01-04T08:00:00Z">
          <w:r w:rsidDel="007C0F3A">
            <w:rPr>
              <w:rFonts w:cstheme="minorHAnsi"/>
              <w:lang w:val="en-GB"/>
            </w:rPr>
            <w:delText>l</w:delText>
          </w:r>
        </w:del>
      </w:ins>
      <w:del w:id="3282" w:author="tedo gogoladze" w:date="2020-01-04T08:00:00Z">
        <w:r w:rsidR="0028042E" w:rsidRPr="004A4B49" w:rsidDel="007C0F3A">
          <w:rPr>
            <w:rFonts w:cstheme="minorHAnsi"/>
            <w:lang w:val="en-GB"/>
            <w:rPrChange w:id="3283" w:author="Mario Ezequiel Scott" w:date="2019-12-29T19:14:00Z">
              <w:rPr>
                <w:rFonts w:cstheme="minorHAnsi"/>
              </w:rPr>
            </w:rPrChange>
          </w:rPr>
          <w:delText xml:space="preserve">Length of </w:delText>
        </w:r>
      </w:del>
      <w:del w:id="3284" w:author="tedo gogoladze" w:date="2020-01-04T09:08:00Z">
        <w:r w:rsidR="0028042E" w:rsidRPr="004A4B49" w:rsidDel="00EF4A25">
          <w:rPr>
            <w:rFonts w:cstheme="minorHAnsi"/>
            <w:lang w:val="en-GB"/>
            <w:rPrChange w:id="3285" w:author="Mario Ezequiel Scott" w:date="2019-12-29T19:14:00Z">
              <w:rPr>
                <w:rFonts w:cstheme="minorHAnsi"/>
              </w:rPr>
            </w:rPrChange>
          </w:rPr>
          <w:delText xml:space="preserve">the text </w:delText>
        </w:r>
      </w:del>
      <w:ins w:id="3286" w:author="Mario Ezequiel Scott" w:date="2019-12-29T19:37:00Z">
        <w:del w:id="3287" w:author="tedo gogoladze" w:date="2020-01-04T09:08:00Z">
          <w:r w:rsidDel="00EF4A25">
            <w:rPr>
              <w:rFonts w:cstheme="minorHAnsi"/>
              <w:lang w:val="en-GB"/>
            </w:rPr>
            <w:delText xml:space="preserve">corpus </w:delText>
          </w:r>
        </w:del>
      </w:ins>
      <w:del w:id="3288" w:author="tedo gogoladze" w:date="2020-01-04T09:08:00Z">
        <w:r w:rsidR="003D5095" w:rsidRPr="004A4B49" w:rsidDel="00EF4A25">
          <w:rPr>
            <w:rFonts w:cstheme="minorHAnsi"/>
            <w:lang w:val="en-GB"/>
            <w:rPrChange w:id="3289" w:author="Mario Ezequiel Scott" w:date="2019-12-29T19:14:00Z">
              <w:rPr>
                <w:rFonts w:cstheme="minorHAnsi"/>
              </w:rPr>
            </w:rPrChange>
          </w:rPr>
          <w:delText xml:space="preserve">in words </w:delText>
        </w:r>
        <w:r w:rsidR="00FD43FA" w:rsidRPr="004A4B49" w:rsidDel="00EF4A25">
          <w:rPr>
            <w:rFonts w:cstheme="minorHAnsi"/>
            <w:lang w:val="en-GB"/>
            <w:rPrChange w:id="3290" w:author="Mario Ezequiel Scott" w:date="2019-12-29T19:14:00Z">
              <w:rPr>
                <w:rFonts w:cstheme="minorHAnsi"/>
              </w:rPr>
            </w:rPrChange>
          </w:rPr>
          <w:delText>is</w:delText>
        </w:r>
      </w:del>
      <w:ins w:id="3291" w:author="Mario Ezequiel Scott" w:date="2019-12-29T19:37:00Z">
        <w:del w:id="3292" w:author="tedo gogoladze" w:date="2020-01-04T08:01:00Z">
          <w:r w:rsidDel="007C0F3A">
            <w:rPr>
              <w:rFonts w:cstheme="minorHAnsi"/>
              <w:lang w:val="en-GB"/>
            </w:rPr>
            <w:delText xml:space="preserve"> </w:delText>
          </w:r>
        </w:del>
        <w:del w:id="3293" w:author="tedo gogoladze" w:date="2020-01-04T09:08:00Z">
          <w:r w:rsidDel="00EF4A25">
            <w:rPr>
              <w:rFonts w:cstheme="minorHAnsi"/>
              <w:lang w:val="en-GB"/>
            </w:rPr>
            <w:delText>calcula</w:delText>
          </w:r>
        </w:del>
      </w:ins>
      <w:ins w:id="3294" w:author="Mario Ezequiel Scott" w:date="2019-12-29T19:38:00Z">
        <w:del w:id="3295" w:author="tedo gogoladze" w:date="2020-01-04T09:08:00Z">
          <w:r w:rsidDel="00EF4A25">
            <w:rPr>
              <w:rFonts w:cstheme="minorHAnsi"/>
              <w:lang w:val="en-GB"/>
            </w:rPr>
            <w:delText xml:space="preserve">te and </w:delText>
          </w:r>
        </w:del>
        <w:r>
          <w:rPr>
            <w:rFonts w:cstheme="minorHAnsi"/>
            <w:lang w:val="en-GB"/>
          </w:rPr>
          <w:t>the descriptive statistics are</w:t>
        </w:r>
      </w:ins>
      <w:r w:rsidR="0028042E" w:rsidRPr="004A4B49">
        <w:rPr>
          <w:rFonts w:cstheme="minorHAnsi"/>
          <w:lang w:val="en-GB"/>
          <w:rPrChange w:id="3296" w:author="Mario Ezequiel Scott" w:date="2019-12-29T19:14:00Z">
            <w:rPr>
              <w:rFonts w:cstheme="minorHAnsi"/>
            </w:rPr>
          </w:rPrChange>
        </w:rPr>
        <w:t xml:space="preserve"> </w:t>
      </w:r>
      <w:del w:id="3297" w:author="Mario Ezequiel Scott" w:date="2019-12-29T19:37:00Z">
        <w:r w:rsidR="0028042E" w:rsidRPr="004A4B49" w:rsidDel="00EF5F17">
          <w:rPr>
            <w:rFonts w:cstheme="minorHAnsi"/>
            <w:lang w:val="en-GB"/>
            <w:rPrChange w:id="3298" w:author="Mario Ezequiel Scott" w:date="2019-12-29T19:14:00Z">
              <w:rPr>
                <w:rFonts w:cstheme="minorHAnsi"/>
              </w:rPr>
            </w:rPrChange>
          </w:rPr>
          <w:delText xml:space="preserve">an important variable, </w:delText>
        </w:r>
      </w:del>
      <w:ins w:id="3299" w:author="Mario Ezequiel Scott" w:date="2019-12-29T19:37:00Z">
        <w:r>
          <w:rPr>
            <w:rFonts w:cstheme="minorHAnsi"/>
            <w:lang w:val="en-GB"/>
          </w:rPr>
          <w:t xml:space="preserve">shown in Table </w:t>
        </w:r>
      </w:ins>
      <w:ins w:id="3300" w:author="Mario Ezequiel Scott" w:date="2019-12-29T19:38:00Z">
        <w:r>
          <w:rPr>
            <w:rFonts w:cstheme="minorHAnsi"/>
            <w:lang w:val="en-GB"/>
          </w:rPr>
          <w:t xml:space="preserve">6. </w:t>
        </w:r>
      </w:ins>
      <w:del w:id="3301" w:author="Mario Ezequiel Scott" w:date="2019-12-29T19:38:00Z">
        <w:r w:rsidR="0028042E" w:rsidRPr="004A4B49" w:rsidDel="00EF5F17">
          <w:rPr>
            <w:rFonts w:cstheme="minorHAnsi"/>
            <w:lang w:val="en-GB"/>
            <w:rPrChange w:id="3302" w:author="Mario Ezequiel Scott" w:date="2019-12-29T19:14:00Z">
              <w:rPr>
                <w:rFonts w:cstheme="minorHAnsi"/>
              </w:rPr>
            </w:rPrChange>
          </w:rPr>
          <w:delText>since the tool that will be used for personality traits assessments – `IBM Watson Personality Insights` demands at least 600 words as an input.</w:delText>
        </w:r>
      </w:del>
    </w:p>
    <w:tbl>
      <w:tblPr>
        <w:tblW w:w="3505" w:type="dxa"/>
        <w:tblLook w:val="04A0" w:firstRow="1" w:lastRow="0" w:firstColumn="1" w:lastColumn="0" w:noHBand="0" w:noVBand="1"/>
        <w:tblPrChange w:id="3303" w:author="tedo gogoladze" w:date="2020-01-04T09:14:00Z">
          <w:tblPr>
            <w:tblW w:w="1920" w:type="dxa"/>
            <w:tblLook w:val="04A0" w:firstRow="1" w:lastRow="0" w:firstColumn="1" w:lastColumn="0" w:noHBand="0" w:noVBand="1"/>
          </w:tblPr>
        </w:tblPrChange>
      </w:tblPr>
      <w:tblGrid>
        <w:gridCol w:w="706"/>
        <w:gridCol w:w="2799"/>
        <w:tblGridChange w:id="3304">
          <w:tblGrid>
            <w:gridCol w:w="706"/>
            <w:gridCol w:w="2097"/>
          </w:tblGrid>
        </w:tblGridChange>
      </w:tblGrid>
      <w:tr w:rsidR="00680D74" w:rsidRPr="00EF4A25" w14:paraId="329AB462" w14:textId="77777777" w:rsidTr="001C6784">
        <w:trPr>
          <w:trHeight w:val="480"/>
          <w:ins w:id="3305" w:author="tedo gogoladze" w:date="2020-01-04T09:12:00Z"/>
          <w:trPrChange w:id="3306" w:author="tedo gogoladze" w:date="2020-01-04T09:14:00Z">
            <w:trPr>
              <w:trHeight w:val="480"/>
            </w:trPr>
          </w:trPrChange>
        </w:trPr>
        <w:tc>
          <w:tcPr>
            <w:tcW w:w="706" w:type="dxa"/>
            <w:tcBorders>
              <w:top w:val="single" w:sz="4" w:space="0" w:color="auto"/>
              <w:left w:val="single" w:sz="4" w:space="0" w:color="auto"/>
              <w:bottom w:val="single" w:sz="4" w:space="0" w:color="auto"/>
              <w:right w:val="single" w:sz="4" w:space="0" w:color="auto"/>
            </w:tcBorders>
            <w:shd w:val="clear" w:color="000000" w:fill="FFFFFF"/>
            <w:vAlign w:val="center"/>
            <w:hideMark/>
            <w:tcPrChange w:id="3307" w:author="tedo gogoladze" w:date="2020-01-04T09:14:00Z">
              <w:tcPr>
                <w:tcW w:w="679" w:type="dxa"/>
                <w:tcBorders>
                  <w:top w:val="single" w:sz="4" w:space="0" w:color="auto"/>
                  <w:left w:val="single" w:sz="4" w:space="0" w:color="auto"/>
                  <w:bottom w:val="single" w:sz="4" w:space="0" w:color="auto"/>
                  <w:right w:val="single" w:sz="4" w:space="0" w:color="auto"/>
                </w:tcBorders>
                <w:shd w:val="clear" w:color="000000" w:fill="FFFFFF"/>
                <w:vAlign w:val="center"/>
                <w:hideMark/>
              </w:tcPr>
            </w:tcPrChange>
          </w:tcPr>
          <w:p w14:paraId="3100E780" w14:textId="77777777" w:rsidR="00EF4A25" w:rsidRPr="00EF4A25" w:rsidRDefault="00EF4A25" w:rsidP="00EF4A25">
            <w:pPr>
              <w:autoSpaceDE/>
              <w:spacing w:before="0" w:after="0"/>
              <w:jc w:val="right"/>
              <w:rPr>
                <w:ins w:id="3308" w:author="tedo gogoladze" w:date="2020-01-04T09:12:00Z"/>
                <w:rFonts w:ascii="Arial" w:eastAsia="Times New Roman" w:hAnsi="Arial" w:cs="Arial"/>
                <w:b/>
                <w:bCs/>
                <w:color w:val="000000"/>
                <w:sz w:val="18"/>
                <w:szCs w:val="18"/>
                <w:lang w:val="en-US" w:eastAsia="en-US"/>
              </w:rPr>
            </w:pPr>
            <w:ins w:id="3309" w:author="tedo gogoladze" w:date="2020-01-04T09:12:00Z">
              <w:r w:rsidRPr="00EF4A25">
                <w:rPr>
                  <w:rFonts w:ascii="Arial" w:eastAsia="Times New Roman" w:hAnsi="Arial" w:cs="Arial"/>
                  <w:b/>
                  <w:bCs/>
                  <w:color w:val="000000"/>
                  <w:sz w:val="18"/>
                  <w:szCs w:val="18"/>
                  <w:lang w:val="en-US" w:eastAsia="en-US"/>
                </w:rPr>
                <w:t> </w:t>
              </w:r>
            </w:ins>
          </w:p>
        </w:tc>
        <w:tc>
          <w:tcPr>
            <w:tcW w:w="2799" w:type="dxa"/>
            <w:tcBorders>
              <w:top w:val="single" w:sz="4" w:space="0" w:color="auto"/>
              <w:left w:val="nil"/>
              <w:bottom w:val="single" w:sz="4" w:space="0" w:color="auto"/>
              <w:right w:val="single" w:sz="4" w:space="0" w:color="auto"/>
            </w:tcBorders>
            <w:shd w:val="clear" w:color="000000" w:fill="FFFFFF"/>
            <w:vAlign w:val="center"/>
            <w:hideMark/>
            <w:tcPrChange w:id="3310" w:author="tedo gogoladze" w:date="2020-01-04T09:14:00Z">
              <w:tcPr>
                <w:tcW w:w="1241" w:type="dxa"/>
                <w:tcBorders>
                  <w:top w:val="single" w:sz="4" w:space="0" w:color="auto"/>
                  <w:left w:val="nil"/>
                  <w:bottom w:val="single" w:sz="4" w:space="0" w:color="auto"/>
                  <w:right w:val="single" w:sz="4" w:space="0" w:color="auto"/>
                </w:tcBorders>
                <w:shd w:val="clear" w:color="000000" w:fill="FFFFFF"/>
                <w:vAlign w:val="center"/>
                <w:hideMark/>
              </w:tcPr>
            </w:tcPrChange>
          </w:tcPr>
          <w:p w14:paraId="0ABDE8DA" w14:textId="12D98A88" w:rsidR="00EF4A25" w:rsidRPr="00EF4A25" w:rsidRDefault="00680D74" w:rsidP="00EF4A25">
            <w:pPr>
              <w:autoSpaceDE/>
              <w:spacing w:before="0" w:after="0"/>
              <w:jc w:val="right"/>
              <w:rPr>
                <w:ins w:id="3311" w:author="tedo gogoladze" w:date="2020-01-04T09:12:00Z"/>
                <w:rFonts w:ascii="Arial" w:eastAsia="Times New Roman" w:hAnsi="Arial" w:cs="Arial"/>
                <w:b/>
                <w:bCs/>
                <w:color w:val="000000"/>
                <w:sz w:val="18"/>
                <w:szCs w:val="18"/>
                <w:lang w:val="en-US" w:eastAsia="en-US"/>
              </w:rPr>
            </w:pPr>
            <w:proofErr w:type="spellStart"/>
            <w:ins w:id="3312" w:author="tedo gogoladze" w:date="2020-01-04T09:13:00Z">
              <w:r>
                <w:rPr>
                  <w:rFonts w:ascii="Arial" w:eastAsia="Times New Roman" w:hAnsi="Arial" w:cs="Arial"/>
                  <w:b/>
                  <w:bCs/>
                  <w:color w:val="000000"/>
                  <w:sz w:val="18"/>
                  <w:szCs w:val="18"/>
                  <w:lang w:val="en-US" w:eastAsia="en-US"/>
                </w:rPr>
                <w:t>Number_of_</w:t>
              </w:r>
            </w:ins>
            <w:ins w:id="3313" w:author="tedo gogoladze" w:date="2020-01-04T09:12:00Z">
              <w:r w:rsidR="00EF4A25" w:rsidRPr="00EF4A25">
                <w:rPr>
                  <w:rFonts w:ascii="Arial" w:eastAsia="Times New Roman" w:hAnsi="Arial" w:cs="Arial"/>
                  <w:b/>
                  <w:bCs/>
                  <w:color w:val="000000"/>
                  <w:sz w:val="18"/>
                  <w:szCs w:val="18"/>
                  <w:lang w:val="en-US" w:eastAsia="en-US"/>
                </w:rPr>
                <w:t>words_in_</w:t>
              </w:r>
            </w:ins>
            <w:ins w:id="3314" w:author="tedo gogoladze" w:date="2020-01-04T09:13:00Z">
              <w:r>
                <w:rPr>
                  <w:rFonts w:ascii="Arial" w:eastAsia="Times New Roman" w:hAnsi="Arial" w:cs="Arial"/>
                  <w:b/>
                  <w:bCs/>
                  <w:color w:val="000000"/>
                  <w:sz w:val="18"/>
                  <w:szCs w:val="18"/>
                  <w:lang w:val="en-US" w:eastAsia="en-US"/>
                </w:rPr>
                <w:t>corpus</w:t>
              </w:r>
            </w:ins>
            <w:proofErr w:type="spellEnd"/>
          </w:p>
        </w:tc>
      </w:tr>
      <w:tr w:rsidR="00680D74" w:rsidRPr="00EF4A25" w14:paraId="70BA3210" w14:textId="77777777" w:rsidTr="001C6784">
        <w:trPr>
          <w:trHeight w:val="300"/>
          <w:ins w:id="3315" w:author="tedo gogoladze" w:date="2020-01-04T09:12:00Z"/>
          <w:trPrChange w:id="3316" w:author="tedo gogoladze" w:date="2020-01-04T09:14:00Z">
            <w:trPr>
              <w:trHeight w:val="300"/>
            </w:trPr>
          </w:trPrChange>
        </w:trPr>
        <w:tc>
          <w:tcPr>
            <w:tcW w:w="706" w:type="dxa"/>
            <w:tcBorders>
              <w:top w:val="nil"/>
              <w:left w:val="single" w:sz="4" w:space="0" w:color="auto"/>
              <w:bottom w:val="single" w:sz="4" w:space="0" w:color="auto"/>
              <w:right w:val="single" w:sz="4" w:space="0" w:color="auto"/>
            </w:tcBorders>
            <w:shd w:val="clear" w:color="000000" w:fill="F5F5F5"/>
            <w:vAlign w:val="center"/>
            <w:hideMark/>
            <w:tcPrChange w:id="3317" w:author="tedo gogoladze" w:date="2020-01-04T09:14:00Z">
              <w:tcPr>
                <w:tcW w:w="679" w:type="dxa"/>
                <w:tcBorders>
                  <w:top w:val="nil"/>
                  <w:left w:val="single" w:sz="4" w:space="0" w:color="auto"/>
                  <w:bottom w:val="single" w:sz="4" w:space="0" w:color="auto"/>
                  <w:right w:val="single" w:sz="4" w:space="0" w:color="auto"/>
                </w:tcBorders>
                <w:shd w:val="clear" w:color="000000" w:fill="F5F5F5"/>
                <w:vAlign w:val="center"/>
                <w:hideMark/>
              </w:tcPr>
            </w:tcPrChange>
          </w:tcPr>
          <w:p w14:paraId="7406EE7D" w14:textId="77777777" w:rsidR="00EF4A25" w:rsidRPr="00EF4A25" w:rsidRDefault="00EF4A25" w:rsidP="00EF4A25">
            <w:pPr>
              <w:autoSpaceDE/>
              <w:spacing w:before="0" w:after="0"/>
              <w:jc w:val="right"/>
              <w:rPr>
                <w:ins w:id="3318" w:author="tedo gogoladze" w:date="2020-01-04T09:12:00Z"/>
                <w:rFonts w:ascii="Arial" w:eastAsia="Times New Roman" w:hAnsi="Arial" w:cs="Arial"/>
                <w:b/>
                <w:bCs/>
                <w:color w:val="000000"/>
                <w:sz w:val="18"/>
                <w:szCs w:val="18"/>
                <w:lang w:val="en-US" w:eastAsia="en-US"/>
              </w:rPr>
            </w:pPr>
            <w:ins w:id="3319" w:author="tedo gogoladze" w:date="2020-01-04T09:12:00Z">
              <w:r w:rsidRPr="00EF4A25">
                <w:rPr>
                  <w:rFonts w:ascii="Arial" w:eastAsia="Times New Roman" w:hAnsi="Arial" w:cs="Arial"/>
                  <w:b/>
                  <w:bCs/>
                  <w:color w:val="000000"/>
                  <w:sz w:val="18"/>
                  <w:szCs w:val="18"/>
                  <w:lang w:val="en-US" w:eastAsia="en-US"/>
                </w:rPr>
                <w:t>count</w:t>
              </w:r>
            </w:ins>
          </w:p>
        </w:tc>
        <w:tc>
          <w:tcPr>
            <w:tcW w:w="2799" w:type="dxa"/>
            <w:tcBorders>
              <w:top w:val="nil"/>
              <w:left w:val="nil"/>
              <w:bottom w:val="single" w:sz="4" w:space="0" w:color="auto"/>
              <w:right w:val="single" w:sz="4" w:space="0" w:color="auto"/>
            </w:tcBorders>
            <w:shd w:val="clear" w:color="000000" w:fill="F5F5F5"/>
            <w:vAlign w:val="center"/>
            <w:hideMark/>
            <w:tcPrChange w:id="3320" w:author="tedo gogoladze" w:date="2020-01-04T09:14:00Z">
              <w:tcPr>
                <w:tcW w:w="1241" w:type="dxa"/>
                <w:tcBorders>
                  <w:top w:val="nil"/>
                  <w:left w:val="nil"/>
                  <w:bottom w:val="single" w:sz="4" w:space="0" w:color="auto"/>
                  <w:right w:val="single" w:sz="4" w:space="0" w:color="auto"/>
                </w:tcBorders>
                <w:shd w:val="clear" w:color="000000" w:fill="F5F5F5"/>
                <w:vAlign w:val="center"/>
                <w:hideMark/>
              </w:tcPr>
            </w:tcPrChange>
          </w:tcPr>
          <w:p w14:paraId="48F817E9" w14:textId="77777777" w:rsidR="00EF4A25" w:rsidRPr="00EF4A25" w:rsidRDefault="00EF4A25" w:rsidP="00EF4A25">
            <w:pPr>
              <w:autoSpaceDE/>
              <w:spacing w:before="0" w:after="0"/>
              <w:jc w:val="right"/>
              <w:rPr>
                <w:ins w:id="3321" w:author="tedo gogoladze" w:date="2020-01-04T09:12:00Z"/>
                <w:rFonts w:ascii="Arial" w:eastAsia="Times New Roman" w:hAnsi="Arial" w:cs="Arial"/>
                <w:color w:val="000000"/>
                <w:sz w:val="18"/>
                <w:szCs w:val="18"/>
                <w:lang w:val="en-US" w:eastAsia="en-US"/>
              </w:rPr>
            </w:pPr>
            <w:ins w:id="3322" w:author="tedo gogoladze" w:date="2020-01-04T09:12:00Z">
              <w:r w:rsidRPr="00EF4A25">
                <w:rPr>
                  <w:rFonts w:ascii="Arial" w:eastAsia="Times New Roman" w:hAnsi="Arial" w:cs="Arial"/>
                  <w:color w:val="000000"/>
                  <w:sz w:val="18"/>
                  <w:szCs w:val="18"/>
                  <w:lang w:val="en-US" w:eastAsia="en-US"/>
                </w:rPr>
                <w:t>100</w:t>
              </w:r>
            </w:ins>
          </w:p>
        </w:tc>
      </w:tr>
      <w:tr w:rsidR="00680D74" w:rsidRPr="00EF4A25" w14:paraId="67902B0C" w14:textId="77777777" w:rsidTr="001C6784">
        <w:trPr>
          <w:trHeight w:val="300"/>
          <w:ins w:id="3323" w:author="tedo gogoladze" w:date="2020-01-04T09:12:00Z"/>
          <w:trPrChange w:id="3324" w:author="tedo gogoladze" w:date="2020-01-04T09:14:00Z">
            <w:trPr>
              <w:trHeight w:val="300"/>
            </w:trPr>
          </w:trPrChange>
        </w:trPr>
        <w:tc>
          <w:tcPr>
            <w:tcW w:w="706" w:type="dxa"/>
            <w:tcBorders>
              <w:top w:val="nil"/>
              <w:left w:val="single" w:sz="4" w:space="0" w:color="auto"/>
              <w:bottom w:val="single" w:sz="4" w:space="0" w:color="auto"/>
              <w:right w:val="single" w:sz="4" w:space="0" w:color="auto"/>
            </w:tcBorders>
            <w:shd w:val="clear" w:color="000000" w:fill="FFFFFF"/>
            <w:vAlign w:val="center"/>
            <w:hideMark/>
            <w:tcPrChange w:id="3325" w:author="tedo gogoladze" w:date="2020-01-04T09:14:00Z">
              <w:tcPr>
                <w:tcW w:w="679" w:type="dxa"/>
                <w:tcBorders>
                  <w:top w:val="nil"/>
                  <w:left w:val="single" w:sz="4" w:space="0" w:color="auto"/>
                  <w:bottom w:val="single" w:sz="4" w:space="0" w:color="auto"/>
                  <w:right w:val="single" w:sz="4" w:space="0" w:color="auto"/>
                </w:tcBorders>
                <w:shd w:val="clear" w:color="000000" w:fill="FFFFFF"/>
                <w:vAlign w:val="center"/>
                <w:hideMark/>
              </w:tcPr>
            </w:tcPrChange>
          </w:tcPr>
          <w:p w14:paraId="321F89A6" w14:textId="77777777" w:rsidR="00EF4A25" w:rsidRPr="00EF4A25" w:rsidRDefault="00EF4A25" w:rsidP="00EF4A25">
            <w:pPr>
              <w:autoSpaceDE/>
              <w:spacing w:before="0" w:after="0"/>
              <w:jc w:val="right"/>
              <w:rPr>
                <w:ins w:id="3326" w:author="tedo gogoladze" w:date="2020-01-04T09:12:00Z"/>
                <w:rFonts w:ascii="Arial" w:eastAsia="Times New Roman" w:hAnsi="Arial" w:cs="Arial"/>
                <w:b/>
                <w:bCs/>
                <w:color w:val="000000"/>
                <w:sz w:val="18"/>
                <w:szCs w:val="18"/>
                <w:lang w:val="en-US" w:eastAsia="en-US"/>
              </w:rPr>
            </w:pPr>
            <w:ins w:id="3327" w:author="tedo gogoladze" w:date="2020-01-04T09:12:00Z">
              <w:r w:rsidRPr="00EF4A25">
                <w:rPr>
                  <w:rFonts w:ascii="Arial" w:eastAsia="Times New Roman" w:hAnsi="Arial" w:cs="Arial"/>
                  <w:b/>
                  <w:bCs/>
                  <w:color w:val="000000"/>
                  <w:sz w:val="18"/>
                  <w:szCs w:val="18"/>
                  <w:lang w:val="en-US" w:eastAsia="en-US"/>
                </w:rPr>
                <w:t>mean</w:t>
              </w:r>
            </w:ins>
          </w:p>
        </w:tc>
        <w:tc>
          <w:tcPr>
            <w:tcW w:w="2799" w:type="dxa"/>
            <w:tcBorders>
              <w:top w:val="nil"/>
              <w:left w:val="nil"/>
              <w:bottom w:val="single" w:sz="4" w:space="0" w:color="auto"/>
              <w:right w:val="single" w:sz="4" w:space="0" w:color="auto"/>
            </w:tcBorders>
            <w:shd w:val="clear" w:color="000000" w:fill="FFFFFF"/>
            <w:vAlign w:val="center"/>
            <w:hideMark/>
            <w:tcPrChange w:id="3328" w:author="tedo gogoladze" w:date="2020-01-04T09:14:00Z">
              <w:tcPr>
                <w:tcW w:w="1241" w:type="dxa"/>
                <w:tcBorders>
                  <w:top w:val="nil"/>
                  <w:left w:val="nil"/>
                  <w:bottom w:val="single" w:sz="4" w:space="0" w:color="auto"/>
                  <w:right w:val="single" w:sz="4" w:space="0" w:color="auto"/>
                </w:tcBorders>
                <w:shd w:val="clear" w:color="000000" w:fill="FFFFFF"/>
                <w:vAlign w:val="center"/>
                <w:hideMark/>
              </w:tcPr>
            </w:tcPrChange>
          </w:tcPr>
          <w:p w14:paraId="7EF06644" w14:textId="77777777" w:rsidR="00EF4A25" w:rsidRPr="00EF4A25" w:rsidRDefault="00EF4A25" w:rsidP="00EF4A25">
            <w:pPr>
              <w:autoSpaceDE/>
              <w:spacing w:before="0" w:after="0"/>
              <w:jc w:val="right"/>
              <w:rPr>
                <w:ins w:id="3329" w:author="tedo gogoladze" w:date="2020-01-04T09:12:00Z"/>
                <w:rFonts w:ascii="Arial" w:eastAsia="Times New Roman" w:hAnsi="Arial" w:cs="Arial"/>
                <w:color w:val="000000"/>
                <w:sz w:val="18"/>
                <w:szCs w:val="18"/>
                <w:lang w:val="en-US" w:eastAsia="en-US"/>
              </w:rPr>
            </w:pPr>
            <w:ins w:id="3330" w:author="tedo gogoladze" w:date="2020-01-04T09:12:00Z">
              <w:r w:rsidRPr="00EF4A25">
                <w:rPr>
                  <w:rFonts w:ascii="Arial" w:eastAsia="Times New Roman" w:hAnsi="Arial" w:cs="Arial"/>
                  <w:color w:val="000000"/>
                  <w:sz w:val="18"/>
                  <w:szCs w:val="18"/>
                  <w:lang w:val="en-US" w:eastAsia="en-US"/>
                </w:rPr>
                <w:t>2568.81</w:t>
              </w:r>
            </w:ins>
          </w:p>
        </w:tc>
      </w:tr>
      <w:tr w:rsidR="00680D74" w:rsidRPr="00EF4A25" w14:paraId="38E9842E" w14:textId="77777777" w:rsidTr="001C6784">
        <w:trPr>
          <w:trHeight w:val="300"/>
          <w:ins w:id="3331" w:author="tedo gogoladze" w:date="2020-01-04T09:12:00Z"/>
          <w:trPrChange w:id="3332" w:author="tedo gogoladze" w:date="2020-01-04T09:14:00Z">
            <w:trPr>
              <w:trHeight w:val="300"/>
            </w:trPr>
          </w:trPrChange>
        </w:trPr>
        <w:tc>
          <w:tcPr>
            <w:tcW w:w="706" w:type="dxa"/>
            <w:tcBorders>
              <w:top w:val="nil"/>
              <w:left w:val="single" w:sz="4" w:space="0" w:color="auto"/>
              <w:bottom w:val="single" w:sz="4" w:space="0" w:color="auto"/>
              <w:right w:val="single" w:sz="4" w:space="0" w:color="auto"/>
            </w:tcBorders>
            <w:shd w:val="clear" w:color="000000" w:fill="F5F5F5"/>
            <w:vAlign w:val="center"/>
            <w:hideMark/>
            <w:tcPrChange w:id="3333" w:author="tedo gogoladze" w:date="2020-01-04T09:14:00Z">
              <w:tcPr>
                <w:tcW w:w="679" w:type="dxa"/>
                <w:tcBorders>
                  <w:top w:val="nil"/>
                  <w:left w:val="single" w:sz="4" w:space="0" w:color="auto"/>
                  <w:bottom w:val="single" w:sz="4" w:space="0" w:color="auto"/>
                  <w:right w:val="single" w:sz="4" w:space="0" w:color="auto"/>
                </w:tcBorders>
                <w:shd w:val="clear" w:color="000000" w:fill="F5F5F5"/>
                <w:vAlign w:val="center"/>
                <w:hideMark/>
              </w:tcPr>
            </w:tcPrChange>
          </w:tcPr>
          <w:p w14:paraId="20D05E60" w14:textId="77777777" w:rsidR="00EF4A25" w:rsidRPr="00EF4A25" w:rsidRDefault="00EF4A25" w:rsidP="00EF4A25">
            <w:pPr>
              <w:autoSpaceDE/>
              <w:spacing w:before="0" w:after="0"/>
              <w:jc w:val="right"/>
              <w:rPr>
                <w:ins w:id="3334" w:author="tedo gogoladze" w:date="2020-01-04T09:12:00Z"/>
                <w:rFonts w:ascii="Arial" w:eastAsia="Times New Roman" w:hAnsi="Arial" w:cs="Arial"/>
                <w:b/>
                <w:bCs/>
                <w:color w:val="000000"/>
                <w:sz w:val="18"/>
                <w:szCs w:val="18"/>
                <w:lang w:val="en-US" w:eastAsia="en-US"/>
              </w:rPr>
            </w:pPr>
            <w:ins w:id="3335" w:author="tedo gogoladze" w:date="2020-01-04T09:12:00Z">
              <w:r w:rsidRPr="00EF4A25">
                <w:rPr>
                  <w:rFonts w:ascii="Arial" w:eastAsia="Times New Roman" w:hAnsi="Arial" w:cs="Arial"/>
                  <w:b/>
                  <w:bCs/>
                  <w:color w:val="000000"/>
                  <w:sz w:val="18"/>
                  <w:szCs w:val="18"/>
                  <w:lang w:val="en-US" w:eastAsia="en-US"/>
                </w:rPr>
                <w:t>std</w:t>
              </w:r>
            </w:ins>
          </w:p>
        </w:tc>
        <w:tc>
          <w:tcPr>
            <w:tcW w:w="2799" w:type="dxa"/>
            <w:tcBorders>
              <w:top w:val="nil"/>
              <w:left w:val="nil"/>
              <w:bottom w:val="single" w:sz="4" w:space="0" w:color="auto"/>
              <w:right w:val="single" w:sz="4" w:space="0" w:color="auto"/>
            </w:tcBorders>
            <w:shd w:val="clear" w:color="000000" w:fill="F5F5F5"/>
            <w:vAlign w:val="center"/>
            <w:hideMark/>
            <w:tcPrChange w:id="3336" w:author="tedo gogoladze" w:date="2020-01-04T09:14:00Z">
              <w:tcPr>
                <w:tcW w:w="1241" w:type="dxa"/>
                <w:tcBorders>
                  <w:top w:val="nil"/>
                  <w:left w:val="nil"/>
                  <w:bottom w:val="single" w:sz="4" w:space="0" w:color="auto"/>
                  <w:right w:val="single" w:sz="4" w:space="0" w:color="auto"/>
                </w:tcBorders>
                <w:shd w:val="clear" w:color="000000" w:fill="F5F5F5"/>
                <w:vAlign w:val="center"/>
                <w:hideMark/>
              </w:tcPr>
            </w:tcPrChange>
          </w:tcPr>
          <w:p w14:paraId="74C15BBE" w14:textId="77777777" w:rsidR="00EF4A25" w:rsidRPr="00EF4A25" w:rsidRDefault="00EF4A25" w:rsidP="00EF4A25">
            <w:pPr>
              <w:autoSpaceDE/>
              <w:spacing w:before="0" w:after="0"/>
              <w:jc w:val="right"/>
              <w:rPr>
                <w:ins w:id="3337" w:author="tedo gogoladze" w:date="2020-01-04T09:12:00Z"/>
                <w:rFonts w:ascii="Arial" w:eastAsia="Times New Roman" w:hAnsi="Arial" w:cs="Arial"/>
                <w:color w:val="000000"/>
                <w:sz w:val="18"/>
                <w:szCs w:val="18"/>
                <w:lang w:val="en-US" w:eastAsia="en-US"/>
              </w:rPr>
            </w:pPr>
            <w:ins w:id="3338" w:author="tedo gogoladze" w:date="2020-01-04T09:12:00Z">
              <w:r w:rsidRPr="00EF4A25">
                <w:rPr>
                  <w:rFonts w:ascii="Arial" w:eastAsia="Times New Roman" w:hAnsi="Arial" w:cs="Arial"/>
                  <w:color w:val="000000"/>
                  <w:sz w:val="18"/>
                  <w:szCs w:val="18"/>
                  <w:lang w:val="en-US" w:eastAsia="en-US"/>
                </w:rPr>
                <w:t>3987.884</w:t>
              </w:r>
            </w:ins>
          </w:p>
        </w:tc>
      </w:tr>
      <w:tr w:rsidR="00680D74" w:rsidRPr="00EF4A25" w14:paraId="2125B3AD" w14:textId="77777777" w:rsidTr="001C6784">
        <w:trPr>
          <w:trHeight w:val="300"/>
          <w:ins w:id="3339" w:author="tedo gogoladze" w:date="2020-01-04T09:12:00Z"/>
          <w:trPrChange w:id="3340" w:author="tedo gogoladze" w:date="2020-01-04T09:14:00Z">
            <w:trPr>
              <w:trHeight w:val="300"/>
            </w:trPr>
          </w:trPrChange>
        </w:trPr>
        <w:tc>
          <w:tcPr>
            <w:tcW w:w="706" w:type="dxa"/>
            <w:tcBorders>
              <w:top w:val="nil"/>
              <w:left w:val="single" w:sz="4" w:space="0" w:color="auto"/>
              <w:bottom w:val="single" w:sz="4" w:space="0" w:color="auto"/>
              <w:right w:val="single" w:sz="4" w:space="0" w:color="auto"/>
            </w:tcBorders>
            <w:shd w:val="clear" w:color="000000" w:fill="FFFFFF"/>
            <w:vAlign w:val="center"/>
            <w:hideMark/>
            <w:tcPrChange w:id="3341" w:author="tedo gogoladze" w:date="2020-01-04T09:14:00Z">
              <w:tcPr>
                <w:tcW w:w="679" w:type="dxa"/>
                <w:tcBorders>
                  <w:top w:val="nil"/>
                  <w:left w:val="single" w:sz="4" w:space="0" w:color="auto"/>
                  <w:bottom w:val="single" w:sz="4" w:space="0" w:color="auto"/>
                  <w:right w:val="single" w:sz="4" w:space="0" w:color="auto"/>
                </w:tcBorders>
                <w:shd w:val="clear" w:color="000000" w:fill="FFFFFF"/>
                <w:vAlign w:val="center"/>
                <w:hideMark/>
              </w:tcPr>
            </w:tcPrChange>
          </w:tcPr>
          <w:p w14:paraId="7180B1CC" w14:textId="77777777" w:rsidR="00EF4A25" w:rsidRPr="00EF4A25" w:rsidRDefault="00EF4A25" w:rsidP="00EF4A25">
            <w:pPr>
              <w:autoSpaceDE/>
              <w:spacing w:before="0" w:after="0"/>
              <w:jc w:val="right"/>
              <w:rPr>
                <w:ins w:id="3342" w:author="tedo gogoladze" w:date="2020-01-04T09:12:00Z"/>
                <w:rFonts w:ascii="Arial" w:eastAsia="Times New Roman" w:hAnsi="Arial" w:cs="Arial"/>
                <w:b/>
                <w:bCs/>
                <w:color w:val="000000"/>
                <w:sz w:val="18"/>
                <w:szCs w:val="18"/>
                <w:lang w:val="en-US" w:eastAsia="en-US"/>
              </w:rPr>
            </w:pPr>
            <w:ins w:id="3343" w:author="tedo gogoladze" w:date="2020-01-04T09:12:00Z">
              <w:r w:rsidRPr="00EF4A25">
                <w:rPr>
                  <w:rFonts w:ascii="Arial" w:eastAsia="Times New Roman" w:hAnsi="Arial" w:cs="Arial"/>
                  <w:b/>
                  <w:bCs/>
                  <w:color w:val="000000"/>
                  <w:sz w:val="18"/>
                  <w:szCs w:val="18"/>
                  <w:lang w:val="en-US" w:eastAsia="en-US"/>
                </w:rPr>
                <w:t>min</w:t>
              </w:r>
            </w:ins>
          </w:p>
        </w:tc>
        <w:tc>
          <w:tcPr>
            <w:tcW w:w="2799" w:type="dxa"/>
            <w:tcBorders>
              <w:top w:val="nil"/>
              <w:left w:val="nil"/>
              <w:bottom w:val="single" w:sz="4" w:space="0" w:color="auto"/>
              <w:right w:val="single" w:sz="4" w:space="0" w:color="auto"/>
            </w:tcBorders>
            <w:shd w:val="clear" w:color="000000" w:fill="FFFFFF"/>
            <w:vAlign w:val="center"/>
            <w:hideMark/>
            <w:tcPrChange w:id="3344" w:author="tedo gogoladze" w:date="2020-01-04T09:14:00Z">
              <w:tcPr>
                <w:tcW w:w="1241" w:type="dxa"/>
                <w:tcBorders>
                  <w:top w:val="nil"/>
                  <w:left w:val="nil"/>
                  <w:bottom w:val="single" w:sz="4" w:space="0" w:color="auto"/>
                  <w:right w:val="single" w:sz="4" w:space="0" w:color="auto"/>
                </w:tcBorders>
                <w:shd w:val="clear" w:color="000000" w:fill="FFFFFF"/>
                <w:vAlign w:val="center"/>
                <w:hideMark/>
              </w:tcPr>
            </w:tcPrChange>
          </w:tcPr>
          <w:p w14:paraId="7131DE2F" w14:textId="77777777" w:rsidR="00EF4A25" w:rsidRPr="00EF4A25" w:rsidRDefault="00EF4A25" w:rsidP="00EF4A25">
            <w:pPr>
              <w:autoSpaceDE/>
              <w:spacing w:before="0" w:after="0"/>
              <w:jc w:val="right"/>
              <w:rPr>
                <w:ins w:id="3345" w:author="tedo gogoladze" w:date="2020-01-04T09:12:00Z"/>
                <w:rFonts w:ascii="Arial" w:eastAsia="Times New Roman" w:hAnsi="Arial" w:cs="Arial"/>
                <w:color w:val="000000"/>
                <w:sz w:val="18"/>
                <w:szCs w:val="18"/>
                <w:lang w:val="en-US" w:eastAsia="en-US"/>
              </w:rPr>
            </w:pPr>
            <w:ins w:id="3346" w:author="tedo gogoladze" w:date="2020-01-04T09:12:00Z">
              <w:r w:rsidRPr="00EF4A25">
                <w:rPr>
                  <w:rFonts w:ascii="Arial" w:eastAsia="Times New Roman" w:hAnsi="Arial" w:cs="Arial"/>
                  <w:color w:val="000000"/>
                  <w:sz w:val="18"/>
                  <w:szCs w:val="18"/>
                  <w:lang w:val="en-US" w:eastAsia="en-US"/>
                </w:rPr>
                <w:t>603</w:t>
              </w:r>
            </w:ins>
          </w:p>
        </w:tc>
      </w:tr>
      <w:tr w:rsidR="00680D74" w:rsidRPr="00EF4A25" w14:paraId="37BE9A5E" w14:textId="77777777" w:rsidTr="001C6784">
        <w:trPr>
          <w:trHeight w:val="300"/>
          <w:ins w:id="3347" w:author="tedo gogoladze" w:date="2020-01-04T09:12:00Z"/>
          <w:trPrChange w:id="3348" w:author="tedo gogoladze" w:date="2020-01-04T09:14:00Z">
            <w:trPr>
              <w:trHeight w:val="300"/>
            </w:trPr>
          </w:trPrChange>
        </w:trPr>
        <w:tc>
          <w:tcPr>
            <w:tcW w:w="706" w:type="dxa"/>
            <w:tcBorders>
              <w:top w:val="nil"/>
              <w:left w:val="single" w:sz="4" w:space="0" w:color="auto"/>
              <w:bottom w:val="single" w:sz="4" w:space="0" w:color="auto"/>
              <w:right w:val="single" w:sz="4" w:space="0" w:color="auto"/>
            </w:tcBorders>
            <w:shd w:val="clear" w:color="000000" w:fill="F5F5F5"/>
            <w:vAlign w:val="center"/>
            <w:hideMark/>
            <w:tcPrChange w:id="3349" w:author="tedo gogoladze" w:date="2020-01-04T09:14:00Z">
              <w:tcPr>
                <w:tcW w:w="679" w:type="dxa"/>
                <w:tcBorders>
                  <w:top w:val="nil"/>
                  <w:left w:val="single" w:sz="4" w:space="0" w:color="auto"/>
                  <w:bottom w:val="single" w:sz="4" w:space="0" w:color="auto"/>
                  <w:right w:val="single" w:sz="4" w:space="0" w:color="auto"/>
                </w:tcBorders>
                <w:shd w:val="clear" w:color="000000" w:fill="F5F5F5"/>
                <w:vAlign w:val="center"/>
                <w:hideMark/>
              </w:tcPr>
            </w:tcPrChange>
          </w:tcPr>
          <w:p w14:paraId="3E6ABE67" w14:textId="77777777" w:rsidR="00EF4A25" w:rsidRPr="00EF4A25" w:rsidRDefault="00EF4A25" w:rsidP="00EF4A25">
            <w:pPr>
              <w:autoSpaceDE/>
              <w:spacing w:before="0" w:after="0"/>
              <w:jc w:val="right"/>
              <w:rPr>
                <w:ins w:id="3350" w:author="tedo gogoladze" w:date="2020-01-04T09:12:00Z"/>
                <w:rFonts w:ascii="Arial" w:eastAsia="Times New Roman" w:hAnsi="Arial" w:cs="Arial"/>
                <w:b/>
                <w:bCs/>
                <w:color w:val="000000"/>
                <w:sz w:val="18"/>
                <w:szCs w:val="18"/>
                <w:lang w:val="en-US" w:eastAsia="en-US"/>
              </w:rPr>
            </w:pPr>
            <w:ins w:id="3351" w:author="tedo gogoladze" w:date="2020-01-04T09:12:00Z">
              <w:r w:rsidRPr="00EF4A25">
                <w:rPr>
                  <w:rFonts w:ascii="Arial" w:eastAsia="Times New Roman" w:hAnsi="Arial" w:cs="Arial"/>
                  <w:b/>
                  <w:bCs/>
                  <w:color w:val="000000"/>
                  <w:sz w:val="18"/>
                  <w:szCs w:val="18"/>
                  <w:lang w:val="en-US" w:eastAsia="en-US"/>
                </w:rPr>
                <w:t>25%</w:t>
              </w:r>
            </w:ins>
          </w:p>
        </w:tc>
        <w:tc>
          <w:tcPr>
            <w:tcW w:w="2799" w:type="dxa"/>
            <w:tcBorders>
              <w:top w:val="nil"/>
              <w:left w:val="nil"/>
              <w:bottom w:val="single" w:sz="4" w:space="0" w:color="auto"/>
              <w:right w:val="single" w:sz="4" w:space="0" w:color="auto"/>
            </w:tcBorders>
            <w:shd w:val="clear" w:color="000000" w:fill="F5F5F5"/>
            <w:vAlign w:val="center"/>
            <w:hideMark/>
            <w:tcPrChange w:id="3352" w:author="tedo gogoladze" w:date="2020-01-04T09:14:00Z">
              <w:tcPr>
                <w:tcW w:w="1241" w:type="dxa"/>
                <w:tcBorders>
                  <w:top w:val="nil"/>
                  <w:left w:val="nil"/>
                  <w:bottom w:val="single" w:sz="4" w:space="0" w:color="auto"/>
                  <w:right w:val="single" w:sz="4" w:space="0" w:color="auto"/>
                </w:tcBorders>
                <w:shd w:val="clear" w:color="000000" w:fill="F5F5F5"/>
                <w:vAlign w:val="center"/>
                <w:hideMark/>
              </w:tcPr>
            </w:tcPrChange>
          </w:tcPr>
          <w:p w14:paraId="201744FE" w14:textId="77777777" w:rsidR="00EF4A25" w:rsidRPr="00EF4A25" w:rsidRDefault="00EF4A25" w:rsidP="00EF4A25">
            <w:pPr>
              <w:autoSpaceDE/>
              <w:spacing w:before="0" w:after="0"/>
              <w:jc w:val="right"/>
              <w:rPr>
                <w:ins w:id="3353" w:author="tedo gogoladze" w:date="2020-01-04T09:12:00Z"/>
                <w:rFonts w:ascii="Arial" w:eastAsia="Times New Roman" w:hAnsi="Arial" w:cs="Arial"/>
                <w:color w:val="000000"/>
                <w:sz w:val="18"/>
                <w:szCs w:val="18"/>
                <w:lang w:val="en-US" w:eastAsia="en-US"/>
              </w:rPr>
            </w:pPr>
            <w:ins w:id="3354" w:author="tedo gogoladze" w:date="2020-01-04T09:12:00Z">
              <w:r w:rsidRPr="00EF4A25">
                <w:rPr>
                  <w:rFonts w:ascii="Arial" w:eastAsia="Times New Roman" w:hAnsi="Arial" w:cs="Arial"/>
                  <w:color w:val="000000"/>
                  <w:sz w:val="18"/>
                  <w:szCs w:val="18"/>
                  <w:lang w:val="en-US" w:eastAsia="en-US"/>
                </w:rPr>
                <w:t>942.5</w:t>
              </w:r>
            </w:ins>
          </w:p>
        </w:tc>
      </w:tr>
      <w:tr w:rsidR="00680D74" w:rsidRPr="00EF4A25" w14:paraId="616C5007" w14:textId="77777777" w:rsidTr="001C6784">
        <w:trPr>
          <w:trHeight w:val="300"/>
          <w:ins w:id="3355" w:author="tedo gogoladze" w:date="2020-01-04T09:12:00Z"/>
          <w:trPrChange w:id="3356" w:author="tedo gogoladze" w:date="2020-01-04T09:14:00Z">
            <w:trPr>
              <w:trHeight w:val="300"/>
            </w:trPr>
          </w:trPrChange>
        </w:trPr>
        <w:tc>
          <w:tcPr>
            <w:tcW w:w="706" w:type="dxa"/>
            <w:tcBorders>
              <w:top w:val="nil"/>
              <w:left w:val="single" w:sz="4" w:space="0" w:color="auto"/>
              <w:bottom w:val="single" w:sz="4" w:space="0" w:color="auto"/>
              <w:right w:val="single" w:sz="4" w:space="0" w:color="auto"/>
            </w:tcBorders>
            <w:shd w:val="clear" w:color="000000" w:fill="FFFFFF"/>
            <w:vAlign w:val="center"/>
            <w:hideMark/>
            <w:tcPrChange w:id="3357" w:author="tedo gogoladze" w:date="2020-01-04T09:14:00Z">
              <w:tcPr>
                <w:tcW w:w="679" w:type="dxa"/>
                <w:tcBorders>
                  <w:top w:val="nil"/>
                  <w:left w:val="single" w:sz="4" w:space="0" w:color="auto"/>
                  <w:bottom w:val="single" w:sz="4" w:space="0" w:color="auto"/>
                  <w:right w:val="single" w:sz="4" w:space="0" w:color="auto"/>
                </w:tcBorders>
                <w:shd w:val="clear" w:color="000000" w:fill="FFFFFF"/>
                <w:vAlign w:val="center"/>
                <w:hideMark/>
              </w:tcPr>
            </w:tcPrChange>
          </w:tcPr>
          <w:p w14:paraId="2634D6AD" w14:textId="77777777" w:rsidR="00EF4A25" w:rsidRPr="00EF4A25" w:rsidRDefault="00EF4A25" w:rsidP="00EF4A25">
            <w:pPr>
              <w:autoSpaceDE/>
              <w:spacing w:before="0" w:after="0"/>
              <w:jc w:val="right"/>
              <w:rPr>
                <w:ins w:id="3358" w:author="tedo gogoladze" w:date="2020-01-04T09:12:00Z"/>
                <w:rFonts w:ascii="Arial" w:eastAsia="Times New Roman" w:hAnsi="Arial" w:cs="Arial"/>
                <w:b/>
                <w:bCs/>
                <w:color w:val="000000"/>
                <w:sz w:val="18"/>
                <w:szCs w:val="18"/>
                <w:lang w:val="en-US" w:eastAsia="en-US"/>
              </w:rPr>
            </w:pPr>
            <w:ins w:id="3359" w:author="tedo gogoladze" w:date="2020-01-04T09:12:00Z">
              <w:r w:rsidRPr="00EF4A25">
                <w:rPr>
                  <w:rFonts w:ascii="Arial" w:eastAsia="Times New Roman" w:hAnsi="Arial" w:cs="Arial"/>
                  <w:b/>
                  <w:bCs/>
                  <w:color w:val="000000"/>
                  <w:sz w:val="18"/>
                  <w:szCs w:val="18"/>
                  <w:lang w:val="en-US" w:eastAsia="en-US"/>
                </w:rPr>
                <w:t>50%</w:t>
              </w:r>
            </w:ins>
          </w:p>
        </w:tc>
        <w:tc>
          <w:tcPr>
            <w:tcW w:w="2799" w:type="dxa"/>
            <w:tcBorders>
              <w:top w:val="nil"/>
              <w:left w:val="nil"/>
              <w:bottom w:val="single" w:sz="4" w:space="0" w:color="auto"/>
              <w:right w:val="single" w:sz="4" w:space="0" w:color="auto"/>
            </w:tcBorders>
            <w:shd w:val="clear" w:color="000000" w:fill="FFFFFF"/>
            <w:vAlign w:val="center"/>
            <w:hideMark/>
            <w:tcPrChange w:id="3360" w:author="tedo gogoladze" w:date="2020-01-04T09:14:00Z">
              <w:tcPr>
                <w:tcW w:w="1241" w:type="dxa"/>
                <w:tcBorders>
                  <w:top w:val="nil"/>
                  <w:left w:val="nil"/>
                  <w:bottom w:val="single" w:sz="4" w:space="0" w:color="auto"/>
                  <w:right w:val="single" w:sz="4" w:space="0" w:color="auto"/>
                </w:tcBorders>
                <w:shd w:val="clear" w:color="000000" w:fill="FFFFFF"/>
                <w:vAlign w:val="center"/>
                <w:hideMark/>
              </w:tcPr>
            </w:tcPrChange>
          </w:tcPr>
          <w:p w14:paraId="541C6C1C" w14:textId="77777777" w:rsidR="00EF4A25" w:rsidRPr="00EF4A25" w:rsidRDefault="00EF4A25" w:rsidP="00EF4A25">
            <w:pPr>
              <w:autoSpaceDE/>
              <w:spacing w:before="0" w:after="0"/>
              <w:jc w:val="right"/>
              <w:rPr>
                <w:ins w:id="3361" w:author="tedo gogoladze" w:date="2020-01-04T09:12:00Z"/>
                <w:rFonts w:ascii="Arial" w:eastAsia="Times New Roman" w:hAnsi="Arial" w:cs="Arial"/>
                <w:color w:val="000000"/>
                <w:sz w:val="18"/>
                <w:szCs w:val="18"/>
                <w:lang w:val="en-US" w:eastAsia="en-US"/>
              </w:rPr>
            </w:pPr>
            <w:ins w:id="3362" w:author="tedo gogoladze" w:date="2020-01-04T09:12:00Z">
              <w:r w:rsidRPr="00EF4A25">
                <w:rPr>
                  <w:rFonts w:ascii="Arial" w:eastAsia="Times New Roman" w:hAnsi="Arial" w:cs="Arial"/>
                  <w:color w:val="000000"/>
                  <w:sz w:val="18"/>
                  <w:szCs w:val="18"/>
                  <w:lang w:val="en-US" w:eastAsia="en-US"/>
                </w:rPr>
                <w:t>1419.5</w:t>
              </w:r>
            </w:ins>
          </w:p>
        </w:tc>
      </w:tr>
      <w:tr w:rsidR="00680D74" w:rsidRPr="00EF4A25" w14:paraId="34EB815B" w14:textId="77777777" w:rsidTr="001C6784">
        <w:trPr>
          <w:trHeight w:val="300"/>
          <w:ins w:id="3363" w:author="tedo gogoladze" w:date="2020-01-04T09:12:00Z"/>
          <w:trPrChange w:id="3364" w:author="tedo gogoladze" w:date="2020-01-04T09:14:00Z">
            <w:trPr>
              <w:trHeight w:val="300"/>
            </w:trPr>
          </w:trPrChange>
        </w:trPr>
        <w:tc>
          <w:tcPr>
            <w:tcW w:w="706" w:type="dxa"/>
            <w:tcBorders>
              <w:top w:val="nil"/>
              <w:left w:val="single" w:sz="4" w:space="0" w:color="auto"/>
              <w:bottom w:val="single" w:sz="4" w:space="0" w:color="auto"/>
              <w:right w:val="single" w:sz="4" w:space="0" w:color="auto"/>
            </w:tcBorders>
            <w:shd w:val="clear" w:color="000000" w:fill="F5F5F5"/>
            <w:vAlign w:val="center"/>
            <w:hideMark/>
            <w:tcPrChange w:id="3365" w:author="tedo gogoladze" w:date="2020-01-04T09:14:00Z">
              <w:tcPr>
                <w:tcW w:w="679" w:type="dxa"/>
                <w:tcBorders>
                  <w:top w:val="nil"/>
                  <w:left w:val="single" w:sz="4" w:space="0" w:color="auto"/>
                  <w:bottom w:val="single" w:sz="4" w:space="0" w:color="auto"/>
                  <w:right w:val="single" w:sz="4" w:space="0" w:color="auto"/>
                </w:tcBorders>
                <w:shd w:val="clear" w:color="000000" w:fill="F5F5F5"/>
                <w:vAlign w:val="center"/>
                <w:hideMark/>
              </w:tcPr>
            </w:tcPrChange>
          </w:tcPr>
          <w:p w14:paraId="1346FEED" w14:textId="77777777" w:rsidR="00EF4A25" w:rsidRPr="00EF4A25" w:rsidRDefault="00EF4A25" w:rsidP="00EF4A25">
            <w:pPr>
              <w:autoSpaceDE/>
              <w:spacing w:before="0" w:after="0"/>
              <w:jc w:val="right"/>
              <w:rPr>
                <w:ins w:id="3366" w:author="tedo gogoladze" w:date="2020-01-04T09:12:00Z"/>
                <w:rFonts w:ascii="Arial" w:eastAsia="Times New Roman" w:hAnsi="Arial" w:cs="Arial"/>
                <w:b/>
                <w:bCs/>
                <w:color w:val="000000"/>
                <w:sz w:val="18"/>
                <w:szCs w:val="18"/>
                <w:lang w:val="en-US" w:eastAsia="en-US"/>
              </w:rPr>
            </w:pPr>
            <w:ins w:id="3367" w:author="tedo gogoladze" w:date="2020-01-04T09:12:00Z">
              <w:r w:rsidRPr="00EF4A25">
                <w:rPr>
                  <w:rFonts w:ascii="Arial" w:eastAsia="Times New Roman" w:hAnsi="Arial" w:cs="Arial"/>
                  <w:b/>
                  <w:bCs/>
                  <w:color w:val="000000"/>
                  <w:sz w:val="18"/>
                  <w:szCs w:val="18"/>
                  <w:lang w:val="en-US" w:eastAsia="en-US"/>
                </w:rPr>
                <w:lastRenderedPageBreak/>
                <w:t>75%</w:t>
              </w:r>
            </w:ins>
          </w:p>
        </w:tc>
        <w:tc>
          <w:tcPr>
            <w:tcW w:w="2799" w:type="dxa"/>
            <w:tcBorders>
              <w:top w:val="nil"/>
              <w:left w:val="nil"/>
              <w:bottom w:val="single" w:sz="4" w:space="0" w:color="auto"/>
              <w:right w:val="single" w:sz="4" w:space="0" w:color="auto"/>
            </w:tcBorders>
            <w:shd w:val="clear" w:color="000000" w:fill="F5F5F5"/>
            <w:vAlign w:val="center"/>
            <w:hideMark/>
            <w:tcPrChange w:id="3368" w:author="tedo gogoladze" w:date="2020-01-04T09:14:00Z">
              <w:tcPr>
                <w:tcW w:w="1241" w:type="dxa"/>
                <w:tcBorders>
                  <w:top w:val="nil"/>
                  <w:left w:val="nil"/>
                  <w:bottom w:val="single" w:sz="4" w:space="0" w:color="auto"/>
                  <w:right w:val="single" w:sz="4" w:space="0" w:color="auto"/>
                </w:tcBorders>
                <w:shd w:val="clear" w:color="000000" w:fill="F5F5F5"/>
                <w:vAlign w:val="center"/>
                <w:hideMark/>
              </w:tcPr>
            </w:tcPrChange>
          </w:tcPr>
          <w:p w14:paraId="25AE9088" w14:textId="77777777" w:rsidR="00EF4A25" w:rsidRPr="00EF4A25" w:rsidRDefault="00EF4A25" w:rsidP="00EF4A25">
            <w:pPr>
              <w:autoSpaceDE/>
              <w:spacing w:before="0" w:after="0"/>
              <w:jc w:val="right"/>
              <w:rPr>
                <w:ins w:id="3369" w:author="tedo gogoladze" w:date="2020-01-04T09:12:00Z"/>
                <w:rFonts w:ascii="Arial" w:eastAsia="Times New Roman" w:hAnsi="Arial" w:cs="Arial"/>
                <w:color w:val="000000"/>
                <w:sz w:val="18"/>
                <w:szCs w:val="18"/>
                <w:lang w:val="en-US" w:eastAsia="en-US"/>
              </w:rPr>
            </w:pPr>
            <w:ins w:id="3370" w:author="tedo gogoladze" w:date="2020-01-04T09:12:00Z">
              <w:r w:rsidRPr="00EF4A25">
                <w:rPr>
                  <w:rFonts w:ascii="Arial" w:eastAsia="Times New Roman" w:hAnsi="Arial" w:cs="Arial"/>
                  <w:color w:val="000000"/>
                  <w:sz w:val="18"/>
                  <w:szCs w:val="18"/>
                  <w:lang w:val="en-US" w:eastAsia="en-US"/>
                </w:rPr>
                <w:t>2339.5</w:t>
              </w:r>
            </w:ins>
          </w:p>
        </w:tc>
      </w:tr>
      <w:tr w:rsidR="00680D74" w:rsidRPr="00EF4A25" w14:paraId="6923D110" w14:textId="77777777" w:rsidTr="001C6784">
        <w:trPr>
          <w:trHeight w:val="300"/>
          <w:ins w:id="3371" w:author="tedo gogoladze" w:date="2020-01-04T09:12:00Z"/>
          <w:trPrChange w:id="3372" w:author="tedo gogoladze" w:date="2020-01-04T09:14:00Z">
            <w:trPr>
              <w:trHeight w:val="300"/>
            </w:trPr>
          </w:trPrChange>
        </w:trPr>
        <w:tc>
          <w:tcPr>
            <w:tcW w:w="706" w:type="dxa"/>
            <w:tcBorders>
              <w:top w:val="nil"/>
              <w:left w:val="single" w:sz="4" w:space="0" w:color="auto"/>
              <w:bottom w:val="single" w:sz="4" w:space="0" w:color="auto"/>
              <w:right w:val="single" w:sz="4" w:space="0" w:color="auto"/>
            </w:tcBorders>
            <w:shd w:val="clear" w:color="000000" w:fill="FFFFFF"/>
            <w:vAlign w:val="center"/>
            <w:hideMark/>
            <w:tcPrChange w:id="3373" w:author="tedo gogoladze" w:date="2020-01-04T09:14:00Z">
              <w:tcPr>
                <w:tcW w:w="679" w:type="dxa"/>
                <w:tcBorders>
                  <w:top w:val="nil"/>
                  <w:left w:val="single" w:sz="4" w:space="0" w:color="auto"/>
                  <w:bottom w:val="single" w:sz="4" w:space="0" w:color="auto"/>
                  <w:right w:val="single" w:sz="4" w:space="0" w:color="auto"/>
                </w:tcBorders>
                <w:shd w:val="clear" w:color="000000" w:fill="FFFFFF"/>
                <w:vAlign w:val="center"/>
                <w:hideMark/>
              </w:tcPr>
            </w:tcPrChange>
          </w:tcPr>
          <w:p w14:paraId="49CE52A1" w14:textId="77777777" w:rsidR="00EF4A25" w:rsidRPr="00EF4A25" w:rsidRDefault="00EF4A25" w:rsidP="00EF4A25">
            <w:pPr>
              <w:autoSpaceDE/>
              <w:spacing w:before="0" w:after="0"/>
              <w:jc w:val="right"/>
              <w:rPr>
                <w:ins w:id="3374" w:author="tedo gogoladze" w:date="2020-01-04T09:12:00Z"/>
                <w:rFonts w:ascii="Arial" w:eastAsia="Times New Roman" w:hAnsi="Arial" w:cs="Arial"/>
                <w:b/>
                <w:bCs/>
                <w:color w:val="000000"/>
                <w:sz w:val="18"/>
                <w:szCs w:val="18"/>
                <w:lang w:val="en-US" w:eastAsia="en-US"/>
              </w:rPr>
            </w:pPr>
            <w:ins w:id="3375" w:author="tedo gogoladze" w:date="2020-01-04T09:12:00Z">
              <w:r w:rsidRPr="00EF4A25">
                <w:rPr>
                  <w:rFonts w:ascii="Arial" w:eastAsia="Times New Roman" w:hAnsi="Arial" w:cs="Arial"/>
                  <w:b/>
                  <w:bCs/>
                  <w:color w:val="000000"/>
                  <w:sz w:val="18"/>
                  <w:szCs w:val="18"/>
                  <w:lang w:val="en-US" w:eastAsia="en-US"/>
                </w:rPr>
                <w:t>max</w:t>
              </w:r>
            </w:ins>
          </w:p>
        </w:tc>
        <w:tc>
          <w:tcPr>
            <w:tcW w:w="2799" w:type="dxa"/>
            <w:tcBorders>
              <w:top w:val="nil"/>
              <w:left w:val="nil"/>
              <w:bottom w:val="single" w:sz="4" w:space="0" w:color="auto"/>
              <w:right w:val="single" w:sz="4" w:space="0" w:color="auto"/>
            </w:tcBorders>
            <w:shd w:val="clear" w:color="000000" w:fill="FFFFFF"/>
            <w:vAlign w:val="center"/>
            <w:hideMark/>
            <w:tcPrChange w:id="3376" w:author="tedo gogoladze" w:date="2020-01-04T09:14:00Z">
              <w:tcPr>
                <w:tcW w:w="1241" w:type="dxa"/>
                <w:tcBorders>
                  <w:top w:val="nil"/>
                  <w:left w:val="nil"/>
                  <w:bottom w:val="single" w:sz="4" w:space="0" w:color="auto"/>
                  <w:right w:val="single" w:sz="4" w:space="0" w:color="auto"/>
                </w:tcBorders>
                <w:shd w:val="clear" w:color="000000" w:fill="FFFFFF"/>
                <w:vAlign w:val="center"/>
                <w:hideMark/>
              </w:tcPr>
            </w:tcPrChange>
          </w:tcPr>
          <w:p w14:paraId="0B44CAC6" w14:textId="77777777" w:rsidR="00EF4A25" w:rsidRPr="00EF4A25" w:rsidRDefault="00EF4A25" w:rsidP="00EF4A25">
            <w:pPr>
              <w:autoSpaceDE/>
              <w:spacing w:before="0" w:after="0"/>
              <w:jc w:val="right"/>
              <w:rPr>
                <w:ins w:id="3377" w:author="tedo gogoladze" w:date="2020-01-04T09:12:00Z"/>
                <w:rFonts w:ascii="Arial" w:eastAsia="Times New Roman" w:hAnsi="Arial" w:cs="Arial"/>
                <w:color w:val="000000"/>
                <w:sz w:val="18"/>
                <w:szCs w:val="18"/>
                <w:lang w:val="en-US" w:eastAsia="en-US"/>
              </w:rPr>
            </w:pPr>
            <w:ins w:id="3378" w:author="tedo gogoladze" w:date="2020-01-04T09:12:00Z">
              <w:r w:rsidRPr="00EF4A25">
                <w:rPr>
                  <w:rFonts w:ascii="Arial" w:eastAsia="Times New Roman" w:hAnsi="Arial" w:cs="Arial"/>
                  <w:color w:val="000000"/>
                  <w:sz w:val="18"/>
                  <w:szCs w:val="18"/>
                  <w:lang w:val="en-US" w:eastAsia="en-US"/>
                </w:rPr>
                <w:t>34135</w:t>
              </w:r>
            </w:ins>
          </w:p>
        </w:tc>
      </w:tr>
    </w:tbl>
    <w:p w14:paraId="283B5BFD" w14:textId="633F7141" w:rsidR="00EF4A25" w:rsidRPr="004A4B49" w:rsidDel="004B5082" w:rsidRDefault="00EF4A25" w:rsidP="00EF4A25">
      <w:pPr>
        <w:rPr>
          <w:del w:id="3379" w:author="tedo gogoladze" w:date="2020-01-04T09:16:00Z"/>
          <w:rFonts w:cstheme="minorHAnsi"/>
          <w:lang w:val="en-GB"/>
          <w:rPrChange w:id="3380" w:author="Mario Ezequiel Scott" w:date="2019-12-29T19:14:00Z">
            <w:rPr>
              <w:del w:id="3381" w:author="tedo gogoladze" w:date="2020-01-04T09:16:00Z"/>
              <w:rFonts w:cstheme="minorHAnsi"/>
            </w:rPr>
          </w:rPrChange>
        </w:rPr>
        <w:pPrChange w:id="3382" w:author="tedo gogoladze" w:date="2020-01-04T09:08:00Z">
          <w:pPr/>
        </w:pPrChange>
      </w:pPr>
    </w:p>
    <w:p w14:paraId="32116222" w14:textId="6407605B" w:rsidR="00CC7B9B" w:rsidRPr="004A4B49" w:rsidDel="007D002B" w:rsidRDefault="0028042E" w:rsidP="007D002B">
      <w:pPr>
        <w:rPr>
          <w:del w:id="3383" w:author="tedo gogoladze" w:date="2020-01-04T08:04:00Z"/>
          <w:rFonts w:cstheme="minorHAnsi"/>
          <w:lang w:val="en-GB"/>
          <w:rPrChange w:id="3384" w:author="Mario Ezequiel Scott" w:date="2019-12-29T19:14:00Z">
            <w:rPr>
              <w:del w:id="3385" w:author="tedo gogoladze" w:date="2020-01-04T08:04:00Z"/>
              <w:rFonts w:cstheme="minorHAnsi"/>
            </w:rPr>
          </w:rPrChange>
        </w:rPr>
        <w:pPrChange w:id="3386" w:author="tedo gogoladze" w:date="2020-01-04T08:04:00Z">
          <w:pPr/>
        </w:pPrChange>
      </w:pPr>
      <w:del w:id="3387" w:author="tedo gogoladze" w:date="2020-01-04T09:16:00Z">
        <w:r w:rsidRPr="004A4B49" w:rsidDel="004B5082">
          <w:rPr>
            <w:rFonts w:cstheme="minorHAnsi"/>
            <w:lang w:val="en-GB"/>
            <w:rPrChange w:id="3388" w:author="Mario Ezequiel Scott" w:date="2019-12-29T19:14:00Z">
              <w:rPr>
                <w:rFonts w:cstheme="minorHAnsi"/>
              </w:rPr>
            </w:rPrChange>
          </w:rPr>
          <w:delText xml:space="preserve">Before combining all the texts of each developer, </w:delText>
        </w:r>
        <w:r w:rsidR="004E44E5" w:rsidRPr="004A4B49" w:rsidDel="004B5082">
          <w:rPr>
            <w:rFonts w:cstheme="minorHAnsi"/>
            <w:lang w:val="en-GB"/>
            <w:rPrChange w:id="3389" w:author="Mario Ezequiel Scott" w:date="2019-12-29T19:14:00Z">
              <w:rPr>
                <w:rFonts w:cstheme="minorHAnsi"/>
              </w:rPr>
            </w:rPrChange>
          </w:rPr>
          <w:delText xml:space="preserve">it`s important to </w:delText>
        </w:r>
        <w:r w:rsidRPr="004A4B49" w:rsidDel="004B5082">
          <w:rPr>
            <w:rFonts w:cstheme="minorHAnsi"/>
            <w:lang w:val="en-GB"/>
            <w:rPrChange w:id="3390" w:author="Mario Ezequiel Scott" w:date="2019-12-29T19:14:00Z">
              <w:rPr>
                <w:rFonts w:cstheme="minorHAnsi"/>
              </w:rPr>
            </w:rPrChange>
          </w:rPr>
          <w:delText xml:space="preserve">check the </w:delText>
        </w:r>
        <w:r w:rsidR="0029650C" w:rsidRPr="004A4B49" w:rsidDel="004B5082">
          <w:rPr>
            <w:rFonts w:cstheme="minorHAnsi"/>
            <w:lang w:val="en-GB"/>
            <w:rPrChange w:id="3391" w:author="Mario Ezequiel Scott" w:date="2019-12-29T19:14:00Z">
              <w:rPr>
                <w:rFonts w:cstheme="minorHAnsi"/>
              </w:rPr>
            </w:rPrChange>
          </w:rPr>
          <w:delText xml:space="preserve">basic statistical describtion of textLength field and distribution of </w:delText>
        </w:r>
        <w:r w:rsidR="00CC7B9B" w:rsidRPr="004A4B49" w:rsidDel="004B5082">
          <w:rPr>
            <w:rFonts w:cstheme="minorHAnsi"/>
            <w:lang w:val="en-GB"/>
            <w:rPrChange w:id="3392" w:author="Mario Ezequiel Scott" w:date="2019-12-29T19:14:00Z">
              <w:rPr>
                <w:rFonts w:cstheme="minorHAnsi"/>
              </w:rPr>
            </w:rPrChange>
          </w:rPr>
          <w:delText xml:space="preserve">of these </w:delText>
        </w:r>
        <w:r w:rsidR="0029650C" w:rsidRPr="004A4B49" w:rsidDel="004B5082">
          <w:rPr>
            <w:rFonts w:cstheme="minorHAnsi"/>
            <w:lang w:val="en-GB"/>
            <w:rPrChange w:id="3393" w:author="Mario Ezequiel Scott" w:date="2019-12-29T19:14:00Z">
              <w:rPr>
                <w:rFonts w:cstheme="minorHAnsi"/>
              </w:rPr>
            </w:rPrChange>
          </w:rPr>
          <w:delText>length values.</w:delText>
        </w:r>
        <w:r w:rsidR="004E44E5" w:rsidRPr="004A4B49" w:rsidDel="004B5082">
          <w:rPr>
            <w:rFonts w:cstheme="minorHAnsi"/>
            <w:lang w:val="en-GB"/>
            <w:rPrChange w:id="3394" w:author="Mario Ezequiel Scott" w:date="2019-12-29T19:14:00Z">
              <w:rPr>
                <w:rFonts w:cstheme="minorHAnsi"/>
              </w:rPr>
            </w:rPrChange>
          </w:rPr>
          <w:delText xml:space="preserve">Table </w:delText>
        </w:r>
        <w:r w:rsidR="0025576F" w:rsidRPr="004A4B49" w:rsidDel="004B5082">
          <w:rPr>
            <w:rFonts w:cstheme="minorHAnsi"/>
            <w:lang w:val="en-GB"/>
            <w:rPrChange w:id="3395" w:author="Mario Ezequiel Scott" w:date="2019-12-29T19:14:00Z">
              <w:rPr>
                <w:rFonts w:cstheme="minorHAnsi"/>
              </w:rPr>
            </w:rPrChange>
          </w:rPr>
          <w:delText>6</w:delText>
        </w:r>
        <w:r w:rsidR="004E44E5" w:rsidRPr="004A4B49" w:rsidDel="004B5082">
          <w:rPr>
            <w:rFonts w:cstheme="minorHAnsi"/>
            <w:lang w:val="en-GB"/>
            <w:rPrChange w:id="3396" w:author="Mario Ezequiel Scott" w:date="2019-12-29T19:14:00Z">
              <w:rPr>
                <w:rFonts w:cstheme="minorHAnsi"/>
              </w:rPr>
            </w:rPrChange>
          </w:rPr>
          <w:delText xml:space="preserve"> shows such statistical description</w:delText>
        </w:r>
        <w:r w:rsidR="00F8384F" w:rsidRPr="004A4B49" w:rsidDel="004B5082">
          <w:rPr>
            <w:rFonts w:cstheme="minorHAnsi"/>
            <w:lang w:val="en-GB"/>
            <w:rPrChange w:id="3397" w:author="Mario Ezequiel Scott" w:date="2019-12-29T19:14:00Z">
              <w:rPr>
                <w:rFonts w:cstheme="minorHAnsi"/>
              </w:rPr>
            </w:rPrChange>
          </w:rPr>
          <w:delText>.</w:delText>
        </w:r>
      </w:del>
    </w:p>
    <w:tbl>
      <w:tblPr>
        <w:tblW w:w="2480" w:type="dxa"/>
        <w:tblLook w:val="04A0" w:firstRow="1" w:lastRow="0" w:firstColumn="1" w:lastColumn="0" w:noHBand="0" w:noVBand="1"/>
      </w:tblPr>
      <w:tblGrid>
        <w:gridCol w:w="920"/>
        <w:gridCol w:w="1560"/>
      </w:tblGrid>
      <w:tr w:rsidR="00B95389" w:rsidRPr="004A4B49" w:rsidDel="007D002B" w14:paraId="673F5077" w14:textId="45ED1CAA" w:rsidTr="00B95389">
        <w:trPr>
          <w:trHeight w:val="285"/>
          <w:del w:id="3398" w:author="tedo gogoladze" w:date="2020-01-04T08:04:00Z"/>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1AB003" w14:textId="52689E61" w:rsidR="00B95389" w:rsidRPr="004A4B49" w:rsidDel="007D002B" w:rsidRDefault="00B95389" w:rsidP="007D002B">
            <w:pPr>
              <w:rPr>
                <w:del w:id="3399" w:author="tedo gogoladze" w:date="2020-01-04T08:04:00Z"/>
                <w:rFonts w:ascii="Calibri" w:eastAsia="Times New Roman" w:hAnsi="Calibri" w:cs="Calibri"/>
                <w:color w:val="000000"/>
                <w:sz w:val="22"/>
                <w:szCs w:val="22"/>
                <w:lang w:val="en-GB" w:eastAsia="en-US"/>
                <w:rPrChange w:id="3400" w:author="Mario Ezequiel Scott" w:date="2019-12-29T19:14:00Z">
                  <w:rPr>
                    <w:del w:id="3401" w:author="tedo gogoladze" w:date="2020-01-04T08:04:00Z"/>
                    <w:rFonts w:ascii="Calibri" w:eastAsia="Times New Roman" w:hAnsi="Calibri" w:cs="Calibri"/>
                    <w:color w:val="000000"/>
                    <w:sz w:val="22"/>
                    <w:szCs w:val="22"/>
                    <w:lang w:val="en-US" w:eastAsia="en-US"/>
                  </w:rPr>
                </w:rPrChange>
              </w:rPr>
              <w:pPrChange w:id="3402" w:author="tedo gogoladze" w:date="2020-01-04T08:04:00Z">
                <w:pPr>
                  <w:autoSpaceDE/>
                  <w:spacing w:before="0" w:after="0"/>
                  <w:jc w:val="left"/>
                </w:pPr>
              </w:pPrChange>
            </w:pPr>
            <w:del w:id="3403" w:author="tedo gogoladze" w:date="2020-01-04T08:04:00Z">
              <w:r w:rsidRPr="004A4B49" w:rsidDel="007D002B">
                <w:rPr>
                  <w:rFonts w:ascii="Calibri" w:eastAsia="Times New Roman" w:hAnsi="Calibri" w:cs="Calibri"/>
                  <w:color w:val="000000"/>
                  <w:sz w:val="22"/>
                  <w:szCs w:val="22"/>
                  <w:lang w:val="en-GB" w:eastAsia="en-US"/>
                  <w:rPrChange w:id="3404" w:author="Mario Ezequiel Scott" w:date="2019-12-29T19:14:00Z">
                    <w:rPr>
                      <w:rFonts w:ascii="Calibri" w:eastAsia="Times New Roman" w:hAnsi="Calibri" w:cs="Calibri"/>
                      <w:color w:val="000000"/>
                      <w:sz w:val="22"/>
                      <w:szCs w:val="22"/>
                      <w:lang w:val="en-US" w:eastAsia="en-US"/>
                    </w:rPr>
                  </w:rPrChange>
                </w:rPr>
                <w:delText> </w:delText>
              </w:r>
            </w:del>
          </w:p>
        </w:tc>
        <w:tc>
          <w:tcPr>
            <w:tcW w:w="1560" w:type="dxa"/>
            <w:tcBorders>
              <w:top w:val="single" w:sz="4" w:space="0" w:color="auto"/>
              <w:left w:val="nil"/>
              <w:bottom w:val="single" w:sz="4" w:space="0" w:color="auto"/>
              <w:right w:val="single" w:sz="4" w:space="0" w:color="auto"/>
            </w:tcBorders>
            <w:shd w:val="clear" w:color="000000" w:fill="FFFFFF"/>
            <w:vAlign w:val="center"/>
            <w:hideMark/>
          </w:tcPr>
          <w:p w14:paraId="4EDF4AA4" w14:textId="55F227C9" w:rsidR="00B95389" w:rsidRPr="004A4B49" w:rsidDel="007D002B" w:rsidRDefault="00B95389" w:rsidP="007D002B">
            <w:pPr>
              <w:rPr>
                <w:del w:id="3405" w:author="tedo gogoladze" w:date="2020-01-04T08:04:00Z"/>
                <w:rFonts w:ascii="Arial" w:eastAsia="Times New Roman" w:hAnsi="Arial" w:cs="Arial"/>
                <w:b/>
                <w:bCs/>
                <w:color w:val="000000"/>
                <w:sz w:val="18"/>
                <w:szCs w:val="18"/>
                <w:lang w:val="en-GB" w:eastAsia="en-US"/>
                <w:rPrChange w:id="3406" w:author="Mario Ezequiel Scott" w:date="2019-12-29T19:14:00Z">
                  <w:rPr>
                    <w:del w:id="3407" w:author="tedo gogoladze" w:date="2020-01-04T08:04:00Z"/>
                    <w:rFonts w:ascii="Arial" w:eastAsia="Times New Roman" w:hAnsi="Arial" w:cs="Arial"/>
                    <w:b/>
                    <w:bCs/>
                    <w:color w:val="000000"/>
                    <w:sz w:val="18"/>
                    <w:szCs w:val="18"/>
                    <w:lang w:val="en-US" w:eastAsia="en-US"/>
                  </w:rPr>
                </w:rPrChange>
              </w:rPr>
              <w:pPrChange w:id="3408" w:author="tedo gogoladze" w:date="2020-01-04T08:04:00Z">
                <w:pPr>
                  <w:autoSpaceDE/>
                  <w:spacing w:before="0" w:after="0"/>
                  <w:jc w:val="right"/>
                </w:pPr>
              </w:pPrChange>
            </w:pPr>
            <w:del w:id="3409" w:author="tedo gogoladze" w:date="2020-01-04T08:04:00Z">
              <w:r w:rsidRPr="004A4B49" w:rsidDel="007D002B">
                <w:rPr>
                  <w:rFonts w:ascii="Arial" w:eastAsia="Times New Roman" w:hAnsi="Arial" w:cs="Arial"/>
                  <w:b/>
                  <w:bCs/>
                  <w:color w:val="000000"/>
                  <w:sz w:val="18"/>
                  <w:szCs w:val="18"/>
                  <w:lang w:val="en-GB" w:eastAsia="en-US"/>
                  <w:rPrChange w:id="3410" w:author="Mario Ezequiel Scott" w:date="2019-12-29T19:14:00Z">
                    <w:rPr>
                      <w:rFonts w:ascii="Arial" w:eastAsia="Times New Roman" w:hAnsi="Arial" w:cs="Arial"/>
                      <w:b/>
                      <w:bCs/>
                      <w:color w:val="000000"/>
                      <w:sz w:val="18"/>
                      <w:szCs w:val="18"/>
                      <w:lang w:val="en-US" w:eastAsia="en-US"/>
                    </w:rPr>
                  </w:rPrChange>
                </w:rPr>
                <w:delText>text Length</w:delText>
              </w:r>
            </w:del>
          </w:p>
        </w:tc>
      </w:tr>
      <w:tr w:rsidR="00B95389" w:rsidRPr="004A4B49" w:rsidDel="007D002B" w14:paraId="77D2C387" w14:textId="556AB7A9" w:rsidTr="00B95389">
        <w:trPr>
          <w:trHeight w:val="300"/>
          <w:del w:id="3411" w:author="tedo gogoladze" w:date="2020-01-04T08:04:00Z"/>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02FECBBD" w14:textId="033B6B1C" w:rsidR="00B95389" w:rsidRPr="004A4B49" w:rsidDel="007D002B" w:rsidRDefault="00B95389" w:rsidP="007D002B">
            <w:pPr>
              <w:rPr>
                <w:del w:id="3412" w:author="tedo gogoladze" w:date="2020-01-04T08:04:00Z"/>
                <w:rFonts w:ascii="Arial" w:eastAsia="Times New Roman" w:hAnsi="Arial" w:cs="Arial"/>
                <w:b/>
                <w:bCs/>
                <w:color w:val="000000"/>
                <w:sz w:val="18"/>
                <w:szCs w:val="18"/>
                <w:lang w:val="en-GB" w:eastAsia="en-US"/>
                <w:rPrChange w:id="3413" w:author="Mario Ezequiel Scott" w:date="2019-12-29T19:14:00Z">
                  <w:rPr>
                    <w:del w:id="3414" w:author="tedo gogoladze" w:date="2020-01-04T08:04:00Z"/>
                    <w:rFonts w:ascii="Arial" w:eastAsia="Times New Roman" w:hAnsi="Arial" w:cs="Arial"/>
                    <w:b/>
                    <w:bCs/>
                    <w:color w:val="000000"/>
                    <w:sz w:val="18"/>
                    <w:szCs w:val="18"/>
                    <w:lang w:val="en-US" w:eastAsia="en-US"/>
                  </w:rPr>
                </w:rPrChange>
              </w:rPr>
              <w:pPrChange w:id="3415" w:author="tedo gogoladze" w:date="2020-01-04T08:04:00Z">
                <w:pPr>
                  <w:autoSpaceDE/>
                  <w:spacing w:before="0" w:after="0"/>
                  <w:jc w:val="right"/>
                </w:pPr>
              </w:pPrChange>
            </w:pPr>
            <w:del w:id="3416" w:author="tedo gogoladze" w:date="2020-01-04T08:04:00Z">
              <w:r w:rsidRPr="004A4B49" w:rsidDel="007D002B">
                <w:rPr>
                  <w:rFonts w:ascii="Arial" w:eastAsia="Times New Roman" w:hAnsi="Arial" w:cs="Arial"/>
                  <w:b/>
                  <w:bCs/>
                  <w:color w:val="000000"/>
                  <w:sz w:val="18"/>
                  <w:szCs w:val="18"/>
                  <w:lang w:val="en-GB" w:eastAsia="en-US"/>
                  <w:rPrChange w:id="3417" w:author="Mario Ezequiel Scott" w:date="2019-12-29T19:14:00Z">
                    <w:rPr>
                      <w:rFonts w:ascii="Arial" w:eastAsia="Times New Roman" w:hAnsi="Arial" w:cs="Arial"/>
                      <w:b/>
                      <w:bCs/>
                      <w:color w:val="000000"/>
                      <w:sz w:val="18"/>
                      <w:szCs w:val="18"/>
                      <w:lang w:val="en-US" w:eastAsia="en-US"/>
                    </w:rPr>
                  </w:rPrChange>
                </w:rPr>
                <w:delText>count</w:delText>
              </w:r>
            </w:del>
          </w:p>
        </w:tc>
        <w:tc>
          <w:tcPr>
            <w:tcW w:w="1560" w:type="dxa"/>
            <w:tcBorders>
              <w:top w:val="nil"/>
              <w:left w:val="nil"/>
              <w:bottom w:val="single" w:sz="4" w:space="0" w:color="auto"/>
              <w:right w:val="single" w:sz="4" w:space="0" w:color="auto"/>
            </w:tcBorders>
            <w:shd w:val="clear" w:color="000000" w:fill="F5F5F5"/>
            <w:vAlign w:val="center"/>
            <w:hideMark/>
          </w:tcPr>
          <w:p w14:paraId="03DAB15C" w14:textId="2D8B55E3" w:rsidR="00B95389" w:rsidRPr="004A4B49" w:rsidDel="007D002B" w:rsidRDefault="00B95389" w:rsidP="007D002B">
            <w:pPr>
              <w:rPr>
                <w:del w:id="3418" w:author="tedo gogoladze" w:date="2020-01-04T08:04:00Z"/>
                <w:rFonts w:ascii="Arial" w:eastAsia="Times New Roman" w:hAnsi="Arial" w:cs="Arial"/>
                <w:color w:val="000000"/>
                <w:sz w:val="18"/>
                <w:szCs w:val="18"/>
                <w:lang w:val="en-GB" w:eastAsia="en-US"/>
                <w:rPrChange w:id="3419" w:author="Mario Ezequiel Scott" w:date="2019-12-29T19:14:00Z">
                  <w:rPr>
                    <w:del w:id="3420" w:author="tedo gogoladze" w:date="2020-01-04T08:04:00Z"/>
                    <w:rFonts w:ascii="Arial" w:eastAsia="Times New Roman" w:hAnsi="Arial" w:cs="Arial"/>
                    <w:color w:val="000000"/>
                    <w:sz w:val="18"/>
                    <w:szCs w:val="18"/>
                    <w:lang w:val="en-US" w:eastAsia="en-US"/>
                  </w:rPr>
                </w:rPrChange>
              </w:rPr>
              <w:pPrChange w:id="3421" w:author="tedo gogoladze" w:date="2020-01-04T08:04:00Z">
                <w:pPr>
                  <w:autoSpaceDE/>
                  <w:spacing w:before="0" w:after="0"/>
                  <w:jc w:val="right"/>
                </w:pPr>
              </w:pPrChange>
            </w:pPr>
            <w:del w:id="3422" w:author="tedo gogoladze" w:date="2020-01-04T08:04:00Z">
              <w:r w:rsidRPr="004A4B49" w:rsidDel="007D002B">
                <w:rPr>
                  <w:rFonts w:ascii="Arial" w:eastAsia="Times New Roman" w:hAnsi="Arial" w:cs="Arial"/>
                  <w:color w:val="000000"/>
                  <w:sz w:val="18"/>
                  <w:szCs w:val="18"/>
                  <w:lang w:val="en-GB" w:eastAsia="en-US"/>
                  <w:rPrChange w:id="3423" w:author="Mario Ezequiel Scott" w:date="2019-12-29T19:14:00Z">
                    <w:rPr>
                      <w:rFonts w:ascii="Arial" w:eastAsia="Times New Roman" w:hAnsi="Arial" w:cs="Arial"/>
                      <w:color w:val="000000"/>
                      <w:sz w:val="18"/>
                      <w:szCs w:val="18"/>
                      <w:lang w:val="en-US" w:eastAsia="en-US"/>
                    </w:rPr>
                  </w:rPrChange>
                </w:rPr>
                <w:delText>8578</w:delText>
              </w:r>
            </w:del>
          </w:p>
        </w:tc>
      </w:tr>
      <w:tr w:rsidR="00B95389" w:rsidRPr="004A4B49" w:rsidDel="007D002B" w14:paraId="23EF16EC" w14:textId="403819CD" w:rsidTr="00B95389">
        <w:trPr>
          <w:trHeight w:val="300"/>
          <w:del w:id="3424" w:author="tedo gogoladze" w:date="2020-01-04T08:04:00Z"/>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6BA41036" w14:textId="07052646" w:rsidR="00B95389" w:rsidRPr="004A4B49" w:rsidDel="007D002B" w:rsidRDefault="00B95389" w:rsidP="007D002B">
            <w:pPr>
              <w:rPr>
                <w:del w:id="3425" w:author="tedo gogoladze" w:date="2020-01-04T08:04:00Z"/>
                <w:rFonts w:ascii="Arial" w:eastAsia="Times New Roman" w:hAnsi="Arial" w:cs="Arial"/>
                <w:b/>
                <w:bCs/>
                <w:color w:val="000000"/>
                <w:sz w:val="18"/>
                <w:szCs w:val="18"/>
                <w:lang w:val="en-GB" w:eastAsia="en-US"/>
                <w:rPrChange w:id="3426" w:author="Mario Ezequiel Scott" w:date="2019-12-29T19:14:00Z">
                  <w:rPr>
                    <w:del w:id="3427" w:author="tedo gogoladze" w:date="2020-01-04T08:04:00Z"/>
                    <w:rFonts w:ascii="Arial" w:eastAsia="Times New Roman" w:hAnsi="Arial" w:cs="Arial"/>
                    <w:b/>
                    <w:bCs/>
                    <w:color w:val="000000"/>
                    <w:sz w:val="18"/>
                    <w:szCs w:val="18"/>
                    <w:lang w:val="en-US" w:eastAsia="en-US"/>
                  </w:rPr>
                </w:rPrChange>
              </w:rPr>
              <w:pPrChange w:id="3428" w:author="tedo gogoladze" w:date="2020-01-04T08:04:00Z">
                <w:pPr>
                  <w:autoSpaceDE/>
                  <w:spacing w:before="0" w:after="0"/>
                  <w:jc w:val="right"/>
                </w:pPr>
              </w:pPrChange>
            </w:pPr>
            <w:del w:id="3429" w:author="tedo gogoladze" w:date="2020-01-04T08:04:00Z">
              <w:r w:rsidRPr="004A4B49" w:rsidDel="007D002B">
                <w:rPr>
                  <w:rFonts w:ascii="Arial" w:eastAsia="Times New Roman" w:hAnsi="Arial" w:cs="Arial"/>
                  <w:b/>
                  <w:bCs/>
                  <w:color w:val="000000"/>
                  <w:sz w:val="18"/>
                  <w:szCs w:val="18"/>
                  <w:lang w:val="en-GB" w:eastAsia="en-US"/>
                  <w:rPrChange w:id="3430" w:author="Mario Ezequiel Scott" w:date="2019-12-29T19:14:00Z">
                    <w:rPr>
                      <w:rFonts w:ascii="Arial" w:eastAsia="Times New Roman" w:hAnsi="Arial" w:cs="Arial"/>
                      <w:b/>
                      <w:bCs/>
                      <w:color w:val="000000"/>
                      <w:sz w:val="18"/>
                      <w:szCs w:val="18"/>
                      <w:lang w:val="en-US" w:eastAsia="en-US"/>
                    </w:rPr>
                  </w:rPrChange>
                </w:rPr>
                <w:delText>mean</w:delText>
              </w:r>
            </w:del>
          </w:p>
        </w:tc>
        <w:tc>
          <w:tcPr>
            <w:tcW w:w="1560" w:type="dxa"/>
            <w:tcBorders>
              <w:top w:val="nil"/>
              <w:left w:val="nil"/>
              <w:bottom w:val="single" w:sz="4" w:space="0" w:color="auto"/>
              <w:right w:val="single" w:sz="4" w:space="0" w:color="auto"/>
            </w:tcBorders>
            <w:shd w:val="clear" w:color="000000" w:fill="FFFFFF"/>
            <w:vAlign w:val="center"/>
            <w:hideMark/>
          </w:tcPr>
          <w:p w14:paraId="100ED431" w14:textId="0C1FEF9D" w:rsidR="00B95389" w:rsidRPr="004A4B49" w:rsidDel="007D002B" w:rsidRDefault="00B95389" w:rsidP="007D002B">
            <w:pPr>
              <w:rPr>
                <w:del w:id="3431" w:author="tedo gogoladze" w:date="2020-01-04T08:04:00Z"/>
                <w:rFonts w:ascii="Arial" w:eastAsia="Times New Roman" w:hAnsi="Arial" w:cs="Arial"/>
                <w:color w:val="000000"/>
                <w:sz w:val="18"/>
                <w:szCs w:val="18"/>
                <w:lang w:val="en-GB" w:eastAsia="en-US"/>
                <w:rPrChange w:id="3432" w:author="Mario Ezequiel Scott" w:date="2019-12-29T19:14:00Z">
                  <w:rPr>
                    <w:del w:id="3433" w:author="tedo gogoladze" w:date="2020-01-04T08:04:00Z"/>
                    <w:rFonts w:ascii="Arial" w:eastAsia="Times New Roman" w:hAnsi="Arial" w:cs="Arial"/>
                    <w:color w:val="000000"/>
                    <w:sz w:val="18"/>
                    <w:szCs w:val="18"/>
                    <w:lang w:val="en-US" w:eastAsia="en-US"/>
                  </w:rPr>
                </w:rPrChange>
              </w:rPr>
              <w:pPrChange w:id="3434" w:author="tedo gogoladze" w:date="2020-01-04T08:04:00Z">
                <w:pPr>
                  <w:autoSpaceDE/>
                  <w:spacing w:before="0" w:after="0"/>
                  <w:jc w:val="right"/>
                </w:pPr>
              </w:pPrChange>
            </w:pPr>
            <w:del w:id="3435" w:author="tedo gogoladze" w:date="2020-01-04T08:04:00Z">
              <w:r w:rsidRPr="004A4B49" w:rsidDel="007D002B">
                <w:rPr>
                  <w:rFonts w:ascii="Arial" w:eastAsia="Times New Roman" w:hAnsi="Arial" w:cs="Arial"/>
                  <w:color w:val="000000"/>
                  <w:sz w:val="18"/>
                  <w:szCs w:val="18"/>
                  <w:lang w:val="en-GB" w:eastAsia="en-US"/>
                  <w:rPrChange w:id="3436" w:author="Mario Ezequiel Scott" w:date="2019-12-29T19:14:00Z">
                    <w:rPr>
                      <w:rFonts w:ascii="Arial" w:eastAsia="Times New Roman" w:hAnsi="Arial" w:cs="Arial"/>
                      <w:color w:val="000000"/>
                      <w:sz w:val="18"/>
                      <w:szCs w:val="18"/>
                      <w:lang w:val="en-US" w:eastAsia="en-US"/>
                    </w:rPr>
                  </w:rPrChange>
                </w:rPr>
                <w:delText>240.448</w:delText>
              </w:r>
            </w:del>
          </w:p>
        </w:tc>
      </w:tr>
      <w:tr w:rsidR="00B95389" w:rsidRPr="004A4B49" w:rsidDel="007D002B" w14:paraId="09B4F4AC" w14:textId="4EB987F0" w:rsidTr="00B95389">
        <w:trPr>
          <w:trHeight w:val="300"/>
          <w:del w:id="3437" w:author="tedo gogoladze" w:date="2020-01-04T08:04:00Z"/>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264F1B47" w14:textId="6CA9B5CC" w:rsidR="00B95389" w:rsidRPr="004A4B49" w:rsidDel="007D002B" w:rsidRDefault="00B95389" w:rsidP="007D002B">
            <w:pPr>
              <w:rPr>
                <w:del w:id="3438" w:author="tedo gogoladze" w:date="2020-01-04T08:04:00Z"/>
                <w:rFonts w:ascii="Arial" w:eastAsia="Times New Roman" w:hAnsi="Arial" w:cs="Arial"/>
                <w:b/>
                <w:bCs/>
                <w:color w:val="000000"/>
                <w:sz w:val="18"/>
                <w:szCs w:val="18"/>
                <w:lang w:val="en-GB" w:eastAsia="en-US"/>
                <w:rPrChange w:id="3439" w:author="Mario Ezequiel Scott" w:date="2019-12-29T19:14:00Z">
                  <w:rPr>
                    <w:del w:id="3440" w:author="tedo gogoladze" w:date="2020-01-04T08:04:00Z"/>
                    <w:rFonts w:ascii="Arial" w:eastAsia="Times New Roman" w:hAnsi="Arial" w:cs="Arial"/>
                    <w:b/>
                    <w:bCs/>
                    <w:color w:val="000000"/>
                    <w:sz w:val="18"/>
                    <w:szCs w:val="18"/>
                    <w:lang w:val="en-US" w:eastAsia="en-US"/>
                  </w:rPr>
                </w:rPrChange>
              </w:rPr>
              <w:pPrChange w:id="3441" w:author="tedo gogoladze" w:date="2020-01-04T08:04:00Z">
                <w:pPr>
                  <w:autoSpaceDE/>
                  <w:spacing w:before="0" w:after="0"/>
                  <w:jc w:val="right"/>
                </w:pPr>
              </w:pPrChange>
            </w:pPr>
            <w:del w:id="3442" w:author="tedo gogoladze" w:date="2020-01-04T08:04:00Z">
              <w:r w:rsidRPr="004A4B49" w:rsidDel="007D002B">
                <w:rPr>
                  <w:rFonts w:ascii="Arial" w:eastAsia="Times New Roman" w:hAnsi="Arial" w:cs="Arial"/>
                  <w:b/>
                  <w:bCs/>
                  <w:color w:val="000000"/>
                  <w:sz w:val="18"/>
                  <w:szCs w:val="18"/>
                  <w:lang w:val="en-GB" w:eastAsia="en-US"/>
                  <w:rPrChange w:id="3443" w:author="Mario Ezequiel Scott" w:date="2019-12-29T19:14:00Z">
                    <w:rPr>
                      <w:rFonts w:ascii="Arial" w:eastAsia="Times New Roman" w:hAnsi="Arial" w:cs="Arial"/>
                      <w:b/>
                      <w:bCs/>
                      <w:color w:val="000000"/>
                      <w:sz w:val="18"/>
                      <w:szCs w:val="18"/>
                      <w:lang w:val="en-US" w:eastAsia="en-US"/>
                    </w:rPr>
                  </w:rPrChange>
                </w:rPr>
                <w:delText>std</w:delText>
              </w:r>
            </w:del>
          </w:p>
        </w:tc>
        <w:tc>
          <w:tcPr>
            <w:tcW w:w="1560" w:type="dxa"/>
            <w:tcBorders>
              <w:top w:val="nil"/>
              <w:left w:val="nil"/>
              <w:bottom w:val="single" w:sz="4" w:space="0" w:color="auto"/>
              <w:right w:val="single" w:sz="4" w:space="0" w:color="auto"/>
            </w:tcBorders>
            <w:shd w:val="clear" w:color="000000" w:fill="F5F5F5"/>
            <w:vAlign w:val="center"/>
            <w:hideMark/>
          </w:tcPr>
          <w:p w14:paraId="43D62778" w14:textId="1471042A" w:rsidR="00B95389" w:rsidRPr="004A4B49" w:rsidDel="007D002B" w:rsidRDefault="00B95389" w:rsidP="007D002B">
            <w:pPr>
              <w:rPr>
                <w:del w:id="3444" w:author="tedo gogoladze" w:date="2020-01-04T08:04:00Z"/>
                <w:rFonts w:ascii="Arial" w:eastAsia="Times New Roman" w:hAnsi="Arial" w:cs="Arial"/>
                <w:color w:val="000000"/>
                <w:sz w:val="18"/>
                <w:szCs w:val="18"/>
                <w:lang w:val="en-GB" w:eastAsia="en-US"/>
                <w:rPrChange w:id="3445" w:author="Mario Ezequiel Scott" w:date="2019-12-29T19:14:00Z">
                  <w:rPr>
                    <w:del w:id="3446" w:author="tedo gogoladze" w:date="2020-01-04T08:04:00Z"/>
                    <w:rFonts w:ascii="Arial" w:eastAsia="Times New Roman" w:hAnsi="Arial" w:cs="Arial"/>
                    <w:color w:val="000000"/>
                    <w:sz w:val="18"/>
                    <w:szCs w:val="18"/>
                    <w:lang w:val="en-US" w:eastAsia="en-US"/>
                  </w:rPr>
                </w:rPrChange>
              </w:rPr>
              <w:pPrChange w:id="3447" w:author="tedo gogoladze" w:date="2020-01-04T08:04:00Z">
                <w:pPr>
                  <w:autoSpaceDE/>
                  <w:spacing w:before="0" w:after="0"/>
                  <w:jc w:val="right"/>
                </w:pPr>
              </w:pPrChange>
            </w:pPr>
            <w:del w:id="3448" w:author="tedo gogoladze" w:date="2020-01-04T08:04:00Z">
              <w:r w:rsidRPr="004A4B49" w:rsidDel="007D002B">
                <w:rPr>
                  <w:rFonts w:ascii="Arial" w:eastAsia="Times New Roman" w:hAnsi="Arial" w:cs="Arial"/>
                  <w:color w:val="000000"/>
                  <w:sz w:val="18"/>
                  <w:szCs w:val="18"/>
                  <w:lang w:val="en-GB" w:eastAsia="en-US"/>
                  <w:rPrChange w:id="3449" w:author="Mario Ezequiel Scott" w:date="2019-12-29T19:14:00Z">
                    <w:rPr>
                      <w:rFonts w:ascii="Arial" w:eastAsia="Times New Roman" w:hAnsi="Arial" w:cs="Arial"/>
                      <w:color w:val="000000"/>
                      <w:sz w:val="18"/>
                      <w:szCs w:val="18"/>
                      <w:lang w:val="en-US" w:eastAsia="en-US"/>
                    </w:rPr>
                  </w:rPrChange>
                </w:rPr>
                <w:delText>383.987</w:delText>
              </w:r>
            </w:del>
          </w:p>
        </w:tc>
      </w:tr>
      <w:tr w:rsidR="00B95389" w:rsidRPr="004A4B49" w:rsidDel="007D002B" w14:paraId="78BCC5EE" w14:textId="30213393" w:rsidTr="00B95389">
        <w:trPr>
          <w:trHeight w:val="300"/>
          <w:del w:id="3450" w:author="tedo gogoladze" w:date="2020-01-04T08:04:00Z"/>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7E1B284C" w14:textId="3D3F7D8B" w:rsidR="00B95389" w:rsidRPr="004A4B49" w:rsidDel="007D002B" w:rsidRDefault="00B95389" w:rsidP="007D002B">
            <w:pPr>
              <w:rPr>
                <w:del w:id="3451" w:author="tedo gogoladze" w:date="2020-01-04T08:04:00Z"/>
                <w:rFonts w:ascii="Arial" w:eastAsia="Times New Roman" w:hAnsi="Arial" w:cs="Arial"/>
                <w:b/>
                <w:bCs/>
                <w:color w:val="000000"/>
                <w:sz w:val="18"/>
                <w:szCs w:val="18"/>
                <w:lang w:val="en-GB" w:eastAsia="en-US"/>
                <w:rPrChange w:id="3452" w:author="Mario Ezequiel Scott" w:date="2019-12-29T19:14:00Z">
                  <w:rPr>
                    <w:del w:id="3453" w:author="tedo gogoladze" w:date="2020-01-04T08:04:00Z"/>
                    <w:rFonts w:ascii="Arial" w:eastAsia="Times New Roman" w:hAnsi="Arial" w:cs="Arial"/>
                    <w:b/>
                    <w:bCs/>
                    <w:color w:val="000000"/>
                    <w:sz w:val="18"/>
                    <w:szCs w:val="18"/>
                    <w:lang w:val="en-US" w:eastAsia="en-US"/>
                  </w:rPr>
                </w:rPrChange>
              </w:rPr>
              <w:pPrChange w:id="3454" w:author="tedo gogoladze" w:date="2020-01-04T08:04:00Z">
                <w:pPr>
                  <w:autoSpaceDE/>
                  <w:spacing w:before="0" w:after="0"/>
                  <w:jc w:val="right"/>
                </w:pPr>
              </w:pPrChange>
            </w:pPr>
            <w:del w:id="3455" w:author="tedo gogoladze" w:date="2020-01-04T08:04:00Z">
              <w:r w:rsidRPr="004A4B49" w:rsidDel="007D002B">
                <w:rPr>
                  <w:rFonts w:ascii="Arial" w:eastAsia="Times New Roman" w:hAnsi="Arial" w:cs="Arial"/>
                  <w:b/>
                  <w:bCs/>
                  <w:color w:val="000000"/>
                  <w:sz w:val="18"/>
                  <w:szCs w:val="18"/>
                  <w:lang w:val="en-GB" w:eastAsia="en-US"/>
                  <w:rPrChange w:id="3456" w:author="Mario Ezequiel Scott" w:date="2019-12-29T19:14:00Z">
                    <w:rPr>
                      <w:rFonts w:ascii="Arial" w:eastAsia="Times New Roman" w:hAnsi="Arial" w:cs="Arial"/>
                      <w:b/>
                      <w:bCs/>
                      <w:color w:val="000000"/>
                      <w:sz w:val="18"/>
                      <w:szCs w:val="18"/>
                      <w:lang w:val="en-US" w:eastAsia="en-US"/>
                    </w:rPr>
                  </w:rPrChange>
                </w:rPr>
                <w:delText>min</w:delText>
              </w:r>
            </w:del>
          </w:p>
        </w:tc>
        <w:tc>
          <w:tcPr>
            <w:tcW w:w="1560" w:type="dxa"/>
            <w:tcBorders>
              <w:top w:val="nil"/>
              <w:left w:val="nil"/>
              <w:bottom w:val="single" w:sz="4" w:space="0" w:color="auto"/>
              <w:right w:val="single" w:sz="4" w:space="0" w:color="auto"/>
            </w:tcBorders>
            <w:shd w:val="clear" w:color="000000" w:fill="FFFFFF"/>
            <w:vAlign w:val="center"/>
            <w:hideMark/>
          </w:tcPr>
          <w:p w14:paraId="72E5E630" w14:textId="2C32B39C" w:rsidR="00B95389" w:rsidRPr="004A4B49" w:rsidDel="007D002B" w:rsidRDefault="00B95389" w:rsidP="007D002B">
            <w:pPr>
              <w:rPr>
                <w:del w:id="3457" w:author="tedo gogoladze" w:date="2020-01-04T08:04:00Z"/>
                <w:rFonts w:ascii="Arial" w:eastAsia="Times New Roman" w:hAnsi="Arial" w:cs="Arial"/>
                <w:color w:val="000000"/>
                <w:sz w:val="18"/>
                <w:szCs w:val="18"/>
                <w:lang w:val="en-GB" w:eastAsia="en-US"/>
                <w:rPrChange w:id="3458" w:author="Mario Ezequiel Scott" w:date="2019-12-29T19:14:00Z">
                  <w:rPr>
                    <w:del w:id="3459" w:author="tedo gogoladze" w:date="2020-01-04T08:04:00Z"/>
                    <w:rFonts w:ascii="Arial" w:eastAsia="Times New Roman" w:hAnsi="Arial" w:cs="Arial"/>
                    <w:color w:val="000000"/>
                    <w:sz w:val="18"/>
                    <w:szCs w:val="18"/>
                    <w:lang w:val="en-US" w:eastAsia="en-US"/>
                  </w:rPr>
                </w:rPrChange>
              </w:rPr>
              <w:pPrChange w:id="3460" w:author="tedo gogoladze" w:date="2020-01-04T08:04:00Z">
                <w:pPr>
                  <w:autoSpaceDE/>
                  <w:spacing w:before="0" w:after="0"/>
                  <w:jc w:val="right"/>
                </w:pPr>
              </w:pPrChange>
            </w:pPr>
            <w:del w:id="3461" w:author="tedo gogoladze" w:date="2020-01-04T08:04:00Z">
              <w:r w:rsidRPr="004A4B49" w:rsidDel="007D002B">
                <w:rPr>
                  <w:rFonts w:ascii="Arial" w:eastAsia="Times New Roman" w:hAnsi="Arial" w:cs="Arial"/>
                  <w:color w:val="000000"/>
                  <w:sz w:val="18"/>
                  <w:szCs w:val="18"/>
                  <w:lang w:val="en-GB" w:eastAsia="en-US"/>
                  <w:rPrChange w:id="3462" w:author="Mario Ezequiel Scott" w:date="2019-12-29T19:14:00Z">
                    <w:rPr>
                      <w:rFonts w:ascii="Arial" w:eastAsia="Times New Roman" w:hAnsi="Arial" w:cs="Arial"/>
                      <w:color w:val="000000"/>
                      <w:sz w:val="18"/>
                      <w:szCs w:val="18"/>
                      <w:lang w:val="en-US" w:eastAsia="en-US"/>
                    </w:rPr>
                  </w:rPrChange>
                </w:rPr>
                <w:delText>0</w:delText>
              </w:r>
            </w:del>
          </w:p>
        </w:tc>
      </w:tr>
      <w:tr w:rsidR="00B95389" w:rsidRPr="004A4B49" w:rsidDel="007D002B" w14:paraId="4F14B4AC" w14:textId="0804F281" w:rsidTr="00B95389">
        <w:trPr>
          <w:trHeight w:val="300"/>
          <w:del w:id="3463" w:author="tedo gogoladze" w:date="2020-01-04T08:04:00Z"/>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7D023D75" w14:textId="7DE2C410" w:rsidR="00B95389" w:rsidRPr="004A4B49" w:rsidDel="007D002B" w:rsidRDefault="00B95389" w:rsidP="007D002B">
            <w:pPr>
              <w:rPr>
                <w:del w:id="3464" w:author="tedo gogoladze" w:date="2020-01-04T08:04:00Z"/>
                <w:rFonts w:ascii="Arial" w:eastAsia="Times New Roman" w:hAnsi="Arial" w:cs="Arial"/>
                <w:b/>
                <w:bCs/>
                <w:color w:val="000000"/>
                <w:sz w:val="18"/>
                <w:szCs w:val="18"/>
                <w:lang w:val="en-GB" w:eastAsia="en-US"/>
                <w:rPrChange w:id="3465" w:author="Mario Ezequiel Scott" w:date="2019-12-29T19:14:00Z">
                  <w:rPr>
                    <w:del w:id="3466" w:author="tedo gogoladze" w:date="2020-01-04T08:04:00Z"/>
                    <w:rFonts w:ascii="Arial" w:eastAsia="Times New Roman" w:hAnsi="Arial" w:cs="Arial"/>
                    <w:b/>
                    <w:bCs/>
                    <w:color w:val="000000"/>
                    <w:sz w:val="18"/>
                    <w:szCs w:val="18"/>
                    <w:lang w:val="en-US" w:eastAsia="en-US"/>
                  </w:rPr>
                </w:rPrChange>
              </w:rPr>
              <w:pPrChange w:id="3467" w:author="tedo gogoladze" w:date="2020-01-04T08:04:00Z">
                <w:pPr>
                  <w:autoSpaceDE/>
                  <w:spacing w:before="0" w:after="0"/>
                  <w:jc w:val="right"/>
                </w:pPr>
              </w:pPrChange>
            </w:pPr>
            <w:del w:id="3468" w:author="tedo gogoladze" w:date="2020-01-04T08:04:00Z">
              <w:r w:rsidRPr="004A4B49" w:rsidDel="007D002B">
                <w:rPr>
                  <w:rFonts w:ascii="Arial" w:eastAsia="Times New Roman" w:hAnsi="Arial" w:cs="Arial"/>
                  <w:b/>
                  <w:bCs/>
                  <w:color w:val="000000"/>
                  <w:sz w:val="18"/>
                  <w:szCs w:val="18"/>
                  <w:lang w:val="en-GB" w:eastAsia="en-US"/>
                  <w:rPrChange w:id="3469" w:author="Mario Ezequiel Scott" w:date="2019-12-29T19:14:00Z">
                    <w:rPr>
                      <w:rFonts w:ascii="Arial" w:eastAsia="Times New Roman" w:hAnsi="Arial" w:cs="Arial"/>
                      <w:b/>
                      <w:bCs/>
                      <w:color w:val="000000"/>
                      <w:sz w:val="18"/>
                      <w:szCs w:val="18"/>
                      <w:lang w:val="en-US" w:eastAsia="en-US"/>
                    </w:rPr>
                  </w:rPrChange>
                </w:rPr>
                <w:delText>25%</w:delText>
              </w:r>
            </w:del>
          </w:p>
        </w:tc>
        <w:tc>
          <w:tcPr>
            <w:tcW w:w="1560" w:type="dxa"/>
            <w:tcBorders>
              <w:top w:val="nil"/>
              <w:left w:val="nil"/>
              <w:bottom w:val="single" w:sz="4" w:space="0" w:color="auto"/>
              <w:right w:val="single" w:sz="4" w:space="0" w:color="auto"/>
            </w:tcBorders>
            <w:shd w:val="clear" w:color="000000" w:fill="F5F5F5"/>
            <w:vAlign w:val="center"/>
            <w:hideMark/>
          </w:tcPr>
          <w:p w14:paraId="59FCB766" w14:textId="35DA052A" w:rsidR="00B95389" w:rsidRPr="004A4B49" w:rsidDel="007D002B" w:rsidRDefault="00B95389" w:rsidP="007D002B">
            <w:pPr>
              <w:rPr>
                <w:del w:id="3470" w:author="tedo gogoladze" w:date="2020-01-04T08:04:00Z"/>
                <w:rFonts w:ascii="Arial" w:eastAsia="Times New Roman" w:hAnsi="Arial" w:cs="Arial"/>
                <w:color w:val="000000"/>
                <w:sz w:val="18"/>
                <w:szCs w:val="18"/>
                <w:lang w:val="en-GB" w:eastAsia="en-US"/>
                <w:rPrChange w:id="3471" w:author="Mario Ezequiel Scott" w:date="2019-12-29T19:14:00Z">
                  <w:rPr>
                    <w:del w:id="3472" w:author="tedo gogoladze" w:date="2020-01-04T08:04:00Z"/>
                    <w:rFonts w:ascii="Arial" w:eastAsia="Times New Roman" w:hAnsi="Arial" w:cs="Arial"/>
                    <w:color w:val="000000"/>
                    <w:sz w:val="18"/>
                    <w:szCs w:val="18"/>
                    <w:lang w:val="en-US" w:eastAsia="en-US"/>
                  </w:rPr>
                </w:rPrChange>
              </w:rPr>
              <w:pPrChange w:id="3473" w:author="tedo gogoladze" w:date="2020-01-04T08:04:00Z">
                <w:pPr>
                  <w:autoSpaceDE/>
                  <w:spacing w:before="0" w:after="0"/>
                  <w:jc w:val="right"/>
                </w:pPr>
              </w:pPrChange>
            </w:pPr>
            <w:del w:id="3474" w:author="tedo gogoladze" w:date="2020-01-04T08:04:00Z">
              <w:r w:rsidRPr="004A4B49" w:rsidDel="007D002B">
                <w:rPr>
                  <w:rFonts w:ascii="Arial" w:eastAsia="Times New Roman" w:hAnsi="Arial" w:cs="Arial"/>
                  <w:color w:val="000000"/>
                  <w:sz w:val="18"/>
                  <w:szCs w:val="18"/>
                  <w:lang w:val="en-GB" w:eastAsia="en-US"/>
                  <w:rPrChange w:id="3475" w:author="Mario Ezequiel Scott" w:date="2019-12-29T19:14:00Z">
                    <w:rPr>
                      <w:rFonts w:ascii="Arial" w:eastAsia="Times New Roman" w:hAnsi="Arial" w:cs="Arial"/>
                      <w:color w:val="000000"/>
                      <w:sz w:val="18"/>
                      <w:szCs w:val="18"/>
                      <w:lang w:val="en-US" w:eastAsia="en-US"/>
                    </w:rPr>
                  </w:rPrChange>
                </w:rPr>
                <w:delText>52</w:delText>
              </w:r>
            </w:del>
          </w:p>
        </w:tc>
      </w:tr>
      <w:tr w:rsidR="00B95389" w:rsidRPr="004A4B49" w:rsidDel="007D002B" w14:paraId="474D76B7" w14:textId="797F9AA3" w:rsidTr="00B95389">
        <w:trPr>
          <w:trHeight w:val="300"/>
          <w:del w:id="3476" w:author="tedo gogoladze" w:date="2020-01-04T08:04:00Z"/>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6864048C" w14:textId="37DD60C0" w:rsidR="00B95389" w:rsidRPr="004A4B49" w:rsidDel="007D002B" w:rsidRDefault="00B95389" w:rsidP="007D002B">
            <w:pPr>
              <w:rPr>
                <w:del w:id="3477" w:author="tedo gogoladze" w:date="2020-01-04T08:04:00Z"/>
                <w:rFonts w:ascii="Arial" w:eastAsia="Times New Roman" w:hAnsi="Arial" w:cs="Arial"/>
                <w:b/>
                <w:bCs/>
                <w:color w:val="000000"/>
                <w:sz w:val="18"/>
                <w:szCs w:val="18"/>
                <w:lang w:val="en-GB" w:eastAsia="en-US"/>
                <w:rPrChange w:id="3478" w:author="Mario Ezequiel Scott" w:date="2019-12-29T19:14:00Z">
                  <w:rPr>
                    <w:del w:id="3479" w:author="tedo gogoladze" w:date="2020-01-04T08:04:00Z"/>
                    <w:rFonts w:ascii="Arial" w:eastAsia="Times New Roman" w:hAnsi="Arial" w:cs="Arial"/>
                    <w:b/>
                    <w:bCs/>
                    <w:color w:val="000000"/>
                    <w:sz w:val="18"/>
                    <w:szCs w:val="18"/>
                    <w:lang w:val="en-US" w:eastAsia="en-US"/>
                  </w:rPr>
                </w:rPrChange>
              </w:rPr>
              <w:pPrChange w:id="3480" w:author="tedo gogoladze" w:date="2020-01-04T08:04:00Z">
                <w:pPr>
                  <w:autoSpaceDE/>
                  <w:spacing w:before="0" w:after="0"/>
                  <w:jc w:val="right"/>
                </w:pPr>
              </w:pPrChange>
            </w:pPr>
            <w:del w:id="3481" w:author="tedo gogoladze" w:date="2020-01-04T08:04:00Z">
              <w:r w:rsidRPr="004A4B49" w:rsidDel="007D002B">
                <w:rPr>
                  <w:rFonts w:ascii="Arial" w:eastAsia="Times New Roman" w:hAnsi="Arial" w:cs="Arial"/>
                  <w:b/>
                  <w:bCs/>
                  <w:color w:val="000000"/>
                  <w:sz w:val="18"/>
                  <w:szCs w:val="18"/>
                  <w:lang w:val="en-GB" w:eastAsia="en-US"/>
                  <w:rPrChange w:id="3482" w:author="Mario Ezequiel Scott" w:date="2019-12-29T19:14:00Z">
                    <w:rPr>
                      <w:rFonts w:ascii="Arial" w:eastAsia="Times New Roman" w:hAnsi="Arial" w:cs="Arial"/>
                      <w:b/>
                      <w:bCs/>
                      <w:color w:val="000000"/>
                      <w:sz w:val="18"/>
                      <w:szCs w:val="18"/>
                      <w:lang w:val="en-US" w:eastAsia="en-US"/>
                    </w:rPr>
                  </w:rPrChange>
                </w:rPr>
                <w:delText>50%</w:delText>
              </w:r>
            </w:del>
          </w:p>
        </w:tc>
        <w:tc>
          <w:tcPr>
            <w:tcW w:w="1560" w:type="dxa"/>
            <w:tcBorders>
              <w:top w:val="nil"/>
              <w:left w:val="nil"/>
              <w:bottom w:val="single" w:sz="4" w:space="0" w:color="auto"/>
              <w:right w:val="single" w:sz="4" w:space="0" w:color="auto"/>
            </w:tcBorders>
            <w:shd w:val="clear" w:color="000000" w:fill="FFFFFF"/>
            <w:vAlign w:val="center"/>
            <w:hideMark/>
          </w:tcPr>
          <w:p w14:paraId="600F556F" w14:textId="14DCE666" w:rsidR="00B95389" w:rsidRPr="004A4B49" w:rsidDel="007D002B" w:rsidRDefault="00B95389" w:rsidP="007D002B">
            <w:pPr>
              <w:rPr>
                <w:del w:id="3483" w:author="tedo gogoladze" w:date="2020-01-04T08:04:00Z"/>
                <w:rFonts w:ascii="Arial" w:eastAsia="Times New Roman" w:hAnsi="Arial" w:cs="Arial"/>
                <w:color w:val="000000"/>
                <w:sz w:val="18"/>
                <w:szCs w:val="18"/>
                <w:lang w:val="en-GB" w:eastAsia="en-US"/>
                <w:rPrChange w:id="3484" w:author="Mario Ezequiel Scott" w:date="2019-12-29T19:14:00Z">
                  <w:rPr>
                    <w:del w:id="3485" w:author="tedo gogoladze" w:date="2020-01-04T08:04:00Z"/>
                    <w:rFonts w:ascii="Arial" w:eastAsia="Times New Roman" w:hAnsi="Arial" w:cs="Arial"/>
                    <w:color w:val="000000"/>
                    <w:sz w:val="18"/>
                    <w:szCs w:val="18"/>
                    <w:lang w:val="en-US" w:eastAsia="en-US"/>
                  </w:rPr>
                </w:rPrChange>
              </w:rPr>
              <w:pPrChange w:id="3486" w:author="tedo gogoladze" w:date="2020-01-04T08:04:00Z">
                <w:pPr>
                  <w:autoSpaceDE/>
                  <w:spacing w:before="0" w:after="0"/>
                  <w:jc w:val="right"/>
                </w:pPr>
              </w:pPrChange>
            </w:pPr>
            <w:del w:id="3487" w:author="tedo gogoladze" w:date="2020-01-04T08:04:00Z">
              <w:r w:rsidRPr="004A4B49" w:rsidDel="007D002B">
                <w:rPr>
                  <w:rFonts w:ascii="Arial" w:eastAsia="Times New Roman" w:hAnsi="Arial" w:cs="Arial"/>
                  <w:color w:val="000000"/>
                  <w:sz w:val="18"/>
                  <w:szCs w:val="18"/>
                  <w:lang w:val="en-GB" w:eastAsia="en-US"/>
                  <w:rPrChange w:id="3488" w:author="Mario Ezequiel Scott" w:date="2019-12-29T19:14:00Z">
                    <w:rPr>
                      <w:rFonts w:ascii="Arial" w:eastAsia="Times New Roman" w:hAnsi="Arial" w:cs="Arial"/>
                      <w:color w:val="000000"/>
                      <w:sz w:val="18"/>
                      <w:szCs w:val="18"/>
                      <w:lang w:val="en-US" w:eastAsia="en-US"/>
                    </w:rPr>
                  </w:rPrChange>
                </w:rPr>
                <w:delText>92</w:delText>
              </w:r>
            </w:del>
          </w:p>
        </w:tc>
      </w:tr>
      <w:tr w:rsidR="00B95389" w:rsidRPr="004A4B49" w:rsidDel="007D002B" w14:paraId="51BDB291" w14:textId="03C99601" w:rsidTr="00B95389">
        <w:trPr>
          <w:trHeight w:val="300"/>
          <w:del w:id="3489" w:author="tedo gogoladze" w:date="2020-01-04T08:04:00Z"/>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01D019D5" w14:textId="04D9A83A" w:rsidR="00B95389" w:rsidRPr="004A4B49" w:rsidDel="007D002B" w:rsidRDefault="00B95389" w:rsidP="007D002B">
            <w:pPr>
              <w:rPr>
                <w:del w:id="3490" w:author="tedo gogoladze" w:date="2020-01-04T08:04:00Z"/>
                <w:rFonts w:ascii="Arial" w:eastAsia="Times New Roman" w:hAnsi="Arial" w:cs="Arial"/>
                <w:b/>
                <w:bCs/>
                <w:color w:val="000000"/>
                <w:sz w:val="18"/>
                <w:szCs w:val="18"/>
                <w:lang w:val="en-GB" w:eastAsia="en-US"/>
                <w:rPrChange w:id="3491" w:author="Mario Ezequiel Scott" w:date="2019-12-29T19:14:00Z">
                  <w:rPr>
                    <w:del w:id="3492" w:author="tedo gogoladze" w:date="2020-01-04T08:04:00Z"/>
                    <w:rFonts w:ascii="Arial" w:eastAsia="Times New Roman" w:hAnsi="Arial" w:cs="Arial"/>
                    <w:b/>
                    <w:bCs/>
                    <w:color w:val="000000"/>
                    <w:sz w:val="18"/>
                    <w:szCs w:val="18"/>
                    <w:lang w:val="en-US" w:eastAsia="en-US"/>
                  </w:rPr>
                </w:rPrChange>
              </w:rPr>
              <w:pPrChange w:id="3493" w:author="tedo gogoladze" w:date="2020-01-04T08:04:00Z">
                <w:pPr>
                  <w:autoSpaceDE/>
                  <w:spacing w:before="0" w:after="0"/>
                  <w:jc w:val="right"/>
                </w:pPr>
              </w:pPrChange>
            </w:pPr>
            <w:del w:id="3494" w:author="tedo gogoladze" w:date="2020-01-04T08:04:00Z">
              <w:r w:rsidRPr="004A4B49" w:rsidDel="007D002B">
                <w:rPr>
                  <w:rFonts w:ascii="Arial" w:eastAsia="Times New Roman" w:hAnsi="Arial" w:cs="Arial"/>
                  <w:b/>
                  <w:bCs/>
                  <w:color w:val="000000"/>
                  <w:sz w:val="18"/>
                  <w:szCs w:val="18"/>
                  <w:lang w:val="en-GB" w:eastAsia="en-US"/>
                  <w:rPrChange w:id="3495" w:author="Mario Ezequiel Scott" w:date="2019-12-29T19:14:00Z">
                    <w:rPr>
                      <w:rFonts w:ascii="Arial" w:eastAsia="Times New Roman" w:hAnsi="Arial" w:cs="Arial"/>
                      <w:b/>
                      <w:bCs/>
                      <w:color w:val="000000"/>
                      <w:sz w:val="18"/>
                      <w:szCs w:val="18"/>
                      <w:lang w:val="en-US" w:eastAsia="en-US"/>
                    </w:rPr>
                  </w:rPrChange>
                </w:rPr>
                <w:delText>75%</w:delText>
              </w:r>
            </w:del>
          </w:p>
        </w:tc>
        <w:tc>
          <w:tcPr>
            <w:tcW w:w="1560" w:type="dxa"/>
            <w:tcBorders>
              <w:top w:val="nil"/>
              <w:left w:val="nil"/>
              <w:bottom w:val="single" w:sz="4" w:space="0" w:color="auto"/>
              <w:right w:val="single" w:sz="4" w:space="0" w:color="auto"/>
            </w:tcBorders>
            <w:shd w:val="clear" w:color="000000" w:fill="F5F5F5"/>
            <w:vAlign w:val="center"/>
            <w:hideMark/>
          </w:tcPr>
          <w:p w14:paraId="277BC191" w14:textId="768C69F3" w:rsidR="00B95389" w:rsidRPr="004A4B49" w:rsidDel="007D002B" w:rsidRDefault="00B95389" w:rsidP="007D002B">
            <w:pPr>
              <w:rPr>
                <w:del w:id="3496" w:author="tedo gogoladze" w:date="2020-01-04T08:04:00Z"/>
                <w:rFonts w:ascii="Arial" w:eastAsia="Times New Roman" w:hAnsi="Arial" w:cs="Arial"/>
                <w:color w:val="000000"/>
                <w:sz w:val="18"/>
                <w:szCs w:val="18"/>
                <w:lang w:val="en-GB" w:eastAsia="en-US"/>
                <w:rPrChange w:id="3497" w:author="Mario Ezequiel Scott" w:date="2019-12-29T19:14:00Z">
                  <w:rPr>
                    <w:del w:id="3498" w:author="tedo gogoladze" w:date="2020-01-04T08:04:00Z"/>
                    <w:rFonts w:ascii="Arial" w:eastAsia="Times New Roman" w:hAnsi="Arial" w:cs="Arial"/>
                    <w:color w:val="000000"/>
                    <w:sz w:val="18"/>
                    <w:szCs w:val="18"/>
                    <w:lang w:val="en-US" w:eastAsia="en-US"/>
                  </w:rPr>
                </w:rPrChange>
              </w:rPr>
              <w:pPrChange w:id="3499" w:author="tedo gogoladze" w:date="2020-01-04T08:04:00Z">
                <w:pPr>
                  <w:autoSpaceDE/>
                  <w:spacing w:before="0" w:after="0"/>
                  <w:jc w:val="right"/>
                </w:pPr>
              </w:pPrChange>
            </w:pPr>
            <w:del w:id="3500" w:author="tedo gogoladze" w:date="2020-01-04T08:04:00Z">
              <w:r w:rsidRPr="004A4B49" w:rsidDel="007D002B">
                <w:rPr>
                  <w:rFonts w:ascii="Arial" w:eastAsia="Times New Roman" w:hAnsi="Arial" w:cs="Arial"/>
                  <w:color w:val="000000"/>
                  <w:sz w:val="18"/>
                  <w:szCs w:val="18"/>
                  <w:lang w:val="en-GB" w:eastAsia="en-US"/>
                  <w:rPrChange w:id="3501" w:author="Mario Ezequiel Scott" w:date="2019-12-29T19:14:00Z">
                    <w:rPr>
                      <w:rFonts w:ascii="Arial" w:eastAsia="Times New Roman" w:hAnsi="Arial" w:cs="Arial"/>
                      <w:color w:val="000000"/>
                      <w:sz w:val="18"/>
                      <w:szCs w:val="18"/>
                      <w:lang w:val="en-US" w:eastAsia="en-US"/>
                    </w:rPr>
                  </w:rPrChange>
                </w:rPr>
                <w:delText>322</w:delText>
              </w:r>
            </w:del>
          </w:p>
        </w:tc>
      </w:tr>
      <w:tr w:rsidR="00B95389" w:rsidRPr="004A4B49" w:rsidDel="007D002B" w14:paraId="0DFA329B" w14:textId="4CF08979" w:rsidTr="00B95389">
        <w:trPr>
          <w:trHeight w:val="300"/>
          <w:del w:id="3502" w:author="tedo gogoladze" w:date="2020-01-04T08:04:00Z"/>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75783BD0" w14:textId="0BBCBFAE" w:rsidR="00B95389" w:rsidRPr="004A4B49" w:rsidDel="007D002B" w:rsidRDefault="00B95389" w:rsidP="007D002B">
            <w:pPr>
              <w:rPr>
                <w:del w:id="3503" w:author="tedo gogoladze" w:date="2020-01-04T08:04:00Z"/>
                <w:rFonts w:ascii="Arial" w:eastAsia="Times New Roman" w:hAnsi="Arial" w:cs="Arial"/>
                <w:b/>
                <w:bCs/>
                <w:color w:val="000000"/>
                <w:sz w:val="18"/>
                <w:szCs w:val="18"/>
                <w:lang w:val="en-GB" w:eastAsia="en-US"/>
                <w:rPrChange w:id="3504" w:author="Mario Ezequiel Scott" w:date="2019-12-29T19:14:00Z">
                  <w:rPr>
                    <w:del w:id="3505" w:author="tedo gogoladze" w:date="2020-01-04T08:04:00Z"/>
                    <w:rFonts w:ascii="Arial" w:eastAsia="Times New Roman" w:hAnsi="Arial" w:cs="Arial"/>
                    <w:b/>
                    <w:bCs/>
                    <w:color w:val="000000"/>
                    <w:sz w:val="18"/>
                    <w:szCs w:val="18"/>
                    <w:lang w:val="en-US" w:eastAsia="en-US"/>
                  </w:rPr>
                </w:rPrChange>
              </w:rPr>
              <w:pPrChange w:id="3506" w:author="tedo gogoladze" w:date="2020-01-04T08:04:00Z">
                <w:pPr>
                  <w:autoSpaceDE/>
                  <w:spacing w:before="0" w:after="0"/>
                  <w:jc w:val="right"/>
                </w:pPr>
              </w:pPrChange>
            </w:pPr>
            <w:del w:id="3507" w:author="tedo gogoladze" w:date="2020-01-04T08:04:00Z">
              <w:r w:rsidRPr="004A4B49" w:rsidDel="007D002B">
                <w:rPr>
                  <w:rFonts w:ascii="Arial" w:eastAsia="Times New Roman" w:hAnsi="Arial" w:cs="Arial"/>
                  <w:b/>
                  <w:bCs/>
                  <w:color w:val="000000"/>
                  <w:sz w:val="18"/>
                  <w:szCs w:val="18"/>
                  <w:lang w:val="en-GB" w:eastAsia="en-US"/>
                  <w:rPrChange w:id="3508" w:author="Mario Ezequiel Scott" w:date="2019-12-29T19:14:00Z">
                    <w:rPr>
                      <w:rFonts w:ascii="Arial" w:eastAsia="Times New Roman" w:hAnsi="Arial" w:cs="Arial"/>
                      <w:b/>
                      <w:bCs/>
                      <w:color w:val="000000"/>
                      <w:sz w:val="18"/>
                      <w:szCs w:val="18"/>
                      <w:lang w:val="en-US" w:eastAsia="en-US"/>
                    </w:rPr>
                  </w:rPrChange>
                </w:rPr>
                <w:delText>max</w:delText>
              </w:r>
            </w:del>
          </w:p>
        </w:tc>
        <w:tc>
          <w:tcPr>
            <w:tcW w:w="1560" w:type="dxa"/>
            <w:tcBorders>
              <w:top w:val="nil"/>
              <w:left w:val="nil"/>
              <w:bottom w:val="single" w:sz="4" w:space="0" w:color="auto"/>
              <w:right w:val="single" w:sz="4" w:space="0" w:color="auto"/>
            </w:tcBorders>
            <w:shd w:val="clear" w:color="000000" w:fill="FFFFFF"/>
            <w:vAlign w:val="center"/>
            <w:hideMark/>
          </w:tcPr>
          <w:p w14:paraId="209BA448" w14:textId="4CBEC0A0" w:rsidR="00B95389" w:rsidRPr="004A4B49" w:rsidDel="007D002B" w:rsidRDefault="00B95389" w:rsidP="007D002B">
            <w:pPr>
              <w:rPr>
                <w:del w:id="3509" w:author="tedo gogoladze" w:date="2020-01-04T08:04:00Z"/>
                <w:rFonts w:ascii="Arial" w:eastAsia="Times New Roman" w:hAnsi="Arial" w:cs="Arial"/>
                <w:color w:val="000000"/>
                <w:sz w:val="18"/>
                <w:szCs w:val="18"/>
                <w:lang w:val="en-GB" w:eastAsia="en-US"/>
                <w:rPrChange w:id="3510" w:author="Mario Ezequiel Scott" w:date="2019-12-29T19:14:00Z">
                  <w:rPr>
                    <w:del w:id="3511" w:author="tedo gogoladze" w:date="2020-01-04T08:04:00Z"/>
                    <w:rFonts w:ascii="Arial" w:eastAsia="Times New Roman" w:hAnsi="Arial" w:cs="Arial"/>
                    <w:color w:val="000000"/>
                    <w:sz w:val="18"/>
                    <w:szCs w:val="18"/>
                    <w:lang w:val="en-US" w:eastAsia="en-US"/>
                  </w:rPr>
                </w:rPrChange>
              </w:rPr>
              <w:pPrChange w:id="3512" w:author="tedo gogoladze" w:date="2020-01-04T08:04:00Z">
                <w:pPr>
                  <w:autoSpaceDE/>
                  <w:spacing w:before="0" w:after="0"/>
                  <w:jc w:val="right"/>
                </w:pPr>
              </w:pPrChange>
            </w:pPr>
            <w:del w:id="3513" w:author="tedo gogoladze" w:date="2020-01-04T08:04:00Z">
              <w:r w:rsidRPr="004A4B49" w:rsidDel="007D002B">
                <w:rPr>
                  <w:rFonts w:ascii="Arial" w:eastAsia="Times New Roman" w:hAnsi="Arial" w:cs="Arial"/>
                  <w:color w:val="000000"/>
                  <w:sz w:val="18"/>
                  <w:szCs w:val="18"/>
                  <w:lang w:val="en-GB" w:eastAsia="en-US"/>
                  <w:rPrChange w:id="3514" w:author="Mario Ezequiel Scott" w:date="2019-12-29T19:14:00Z">
                    <w:rPr>
                      <w:rFonts w:ascii="Arial" w:eastAsia="Times New Roman" w:hAnsi="Arial" w:cs="Arial"/>
                      <w:color w:val="000000"/>
                      <w:sz w:val="18"/>
                      <w:szCs w:val="18"/>
                      <w:lang w:val="en-US" w:eastAsia="en-US"/>
                    </w:rPr>
                  </w:rPrChange>
                </w:rPr>
                <w:delText>13503</w:delText>
              </w:r>
            </w:del>
          </w:p>
        </w:tc>
      </w:tr>
    </w:tbl>
    <w:p w14:paraId="63B9077A" w14:textId="0F201527" w:rsidR="00B95389" w:rsidRPr="004A4B49" w:rsidDel="005D7F37" w:rsidRDefault="00B95389" w:rsidP="004B5082">
      <w:pPr>
        <w:rPr>
          <w:del w:id="3515" w:author="tedo gogoladze" w:date="2020-01-03T17:47:00Z"/>
          <w:rFonts w:cstheme="minorHAnsi"/>
          <w:lang w:val="en-GB"/>
          <w:rPrChange w:id="3516" w:author="Mario Ezequiel Scott" w:date="2019-12-29T19:14:00Z">
            <w:rPr>
              <w:del w:id="3517" w:author="tedo gogoladze" w:date="2020-01-03T17:47:00Z"/>
              <w:rFonts w:cstheme="minorHAnsi"/>
            </w:rPr>
          </w:rPrChange>
        </w:rPr>
        <w:pPrChange w:id="3518" w:author="tedo gogoladze" w:date="2020-01-04T09:16:00Z">
          <w:pPr/>
        </w:pPrChange>
      </w:pPr>
      <w:r w:rsidRPr="004A4B49">
        <w:rPr>
          <w:rFonts w:cstheme="minorHAnsi"/>
          <w:lang w:val="en-GB"/>
          <w:rPrChange w:id="3519" w:author="Mario Ezequiel Scott" w:date="2019-12-29T19:14:00Z">
            <w:rPr>
              <w:rFonts w:cstheme="minorHAnsi"/>
            </w:rPr>
          </w:rPrChange>
        </w:rPr>
        <w:t xml:space="preserve">Table </w:t>
      </w:r>
      <w:r w:rsidR="0025576F" w:rsidRPr="004A4B49">
        <w:rPr>
          <w:rFonts w:cstheme="minorHAnsi"/>
          <w:lang w:val="en-GB"/>
          <w:rPrChange w:id="3520" w:author="Mario Ezequiel Scott" w:date="2019-12-29T19:14:00Z">
            <w:rPr>
              <w:rFonts w:cstheme="minorHAnsi"/>
            </w:rPr>
          </w:rPrChange>
        </w:rPr>
        <w:t>6</w:t>
      </w:r>
      <w:r w:rsidRPr="004A4B49">
        <w:rPr>
          <w:rFonts w:cstheme="minorHAnsi"/>
          <w:lang w:val="en-GB"/>
          <w:rPrChange w:id="3521" w:author="Mario Ezequiel Scott" w:date="2019-12-29T19:14:00Z">
            <w:rPr>
              <w:rFonts w:cstheme="minorHAnsi"/>
            </w:rPr>
          </w:rPrChange>
        </w:rPr>
        <w:t xml:space="preserve">: description of </w:t>
      </w:r>
      <w:ins w:id="3522" w:author="tedo gogoladze" w:date="2020-01-04T08:05:00Z">
        <w:r w:rsidR="007D002B">
          <w:rPr>
            <w:rFonts w:cstheme="minorHAnsi"/>
            <w:lang w:val="en-GB"/>
          </w:rPr>
          <w:t xml:space="preserve">number of words in corpus </w:t>
        </w:r>
      </w:ins>
      <w:del w:id="3523" w:author="tedo gogoladze" w:date="2020-01-04T07:58:00Z">
        <w:r w:rsidRPr="004A4B49" w:rsidDel="007C0F3A">
          <w:rPr>
            <w:rFonts w:cstheme="minorHAnsi"/>
            <w:lang w:val="en-GB"/>
            <w:rPrChange w:id="3524" w:author="Mario Ezequiel Scott" w:date="2019-12-29T19:14:00Z">
              <w:rPr>
                <w:rFonts w:cstheme="minorHAnsi"/>
              </w:rPr>
            </w:rPrChange>
          </w:rPr>
          <w:delText>t</w:delText>
        </w:r>
      </w:del>
      <w:del w:id="3525" w:author="tedo gogoladze" w:date="2020-01-04T08:05:00Z">
        <w:r w:rsidRPr="004A4B49" w:rsidDel="007D002B">
          <w:rPr>
            <w:rFonts w:cstheme="minorHAnsi"/>
            <w:lang w:val="en-GB"/>
            <w:rPrChange w:id="3526" w:author="Mario Ezequiel Scott" w:date="2019-12-29T19:14:00Z">
              <w:rPr>
                <w:rFonts w:cstheme="minorHAnsi"/>
              </w:rPr>
            </w:rPrChange>
          </w:rPr>
          <w:delText xml:space="preserve">extLength </w:delText>
        </w:r>
      </w:del>
      <w:r w:rsidRPr="004A4B49">
        <w:rPr>
          <w:rFonts w:cstheme="minorHAnsi"/>
          <w:lang w:val="en-GB"/>
          <w:rPrChange w:id="3527" w:author="Mario Ezequiel Scott" w:date="2019-12-29T19:14:00Z">
            <w:rPr>
              <w:rFonts w:cstheme="minorHAnsi"/>
            </w:rPr>
          </w:rPrChange>
        </w:rPr>
        <w:t xml:space="preserve">variable from the </w:t>
      </w:r>
      <w:proofErr w:type="gramStart"/>
      <w:r w:rsidRPr="004A4B49">
        <w:rPr>
          <w:rFonts w:cstheme="minorHAnsi"/>
          <w:lang w:val="en-GB"/>
          <w:rPrChange w:id="3528" w:author="Mario Ezequiel Scott" w:date="2019-12-29T19:14:00Z">
            <w:rPr>
              <w:rFonts w:cstheme="minorHAnsi"/>
            </w:rPr>
          </w:rPrChange>
        </w:rPr>
        <w:t>texts</w:t>
      </w:r>
      <w:proofErr w:type="gramEnd"/>
      <w:r w:rsidRPr="004A4B49">
        <w:rPr>
          <w:rFonts w:cstheme="minorHAnsi"/>
          <w:lang w:val="en-GB"/>
          <w:rPrChange w:id="3529" w:author="Mario Ezequiel Scott" w:date="2019-12-29T19:14:00Z">
            <w:rPr>
              <w:rFonts w:cstheme="minorHAnsi"/>
            </w:rPr>
          </w:rPrChange>
        </w:rPr>
        <w:t xml:space="preserve"> </w:t>
      </w:r>
      <w:proofErr w:type="spellStart"/>
      <w:r w:rsidRPr="004A4B49">
        <w:rPr>
          <w:rFonts w:cstheme="minorHAnsi"/>
          <w:lang w:val="en-GB"/>
          <w:rPrChange w:id="3530" w:author="Mario Ezequiel Scott" w:date="2019-12-29T19:14:00Z">
            <w:rPr>
              <w:rFonts w:cstheme="minorHAnsi"/>
            </w:rPr>
          </w:rPrChange>
        </w:rPr>
        <w:t>datas</w:t>
      </w:r>
      <w:ins w:id="3531" w:author="tedo gogoladze" w:date="2020-01-04T09:17:00Z">
        <w:r w:rsidR="004B5082">
          <w:rPr>
            <w:rFonts w:cstheme="minorHAnsi"/>
            <w:lang w:val="en-GB"/>
          </w:rPr>
          <w:t>et</w:t>
        </w:r>
      </w:ins>
      <w:del w:id="3532" w:author="tedo gogoladze" w:date="2020-01-04T09:17:00Z">
        <w:r w:rsidRPr="004A4B49" w:rsidDel="004B5082">
          <w:rPr>
            <w:rFonts w:cstheme="minorHAnsi"/>
            <w:lang w:val="en-GB"/>
            <w:rPrChange w:id="3533" w:author="Mario Ezequiel Scott" w:date="2019-12-29T19:14:00Z">
              <w:rPr>
                <w:rFonts w:cstheme="minorHAnsi"/>
              </w:rPr>
            </w:rPrChange>
          </w:rPr>
          <w:delText>e</w:delText>
        </w:r>
      </w:del>
      <w:del w:id="3534" w:author="tedo gogoladze" w:date="2020-01-04T09:16:00Z">
        <w:r w:rsidRPr="004A4B49" w:rsidDel="004B5082">
          <w:rPr>
            <w:rFonts w:cstheme="minorHAnsi"/>
            <w:lang w:val="en-GB"/>
            <w:rPrChange w:id="3535" w:author="Mario Ezequiel Scott" w:date="2019-12-29T19:14:00Z">
              <w:rPr>
                <w:rFonts w:cstheme="minorHAnsi"/>
              </w:rPr>
            </w:rPrChange>
          </w:rPr>
          <w:delText>t</w:delText>
        </w:r>
        <w:r w:rsidRPr="004A4B49" w:rsidDel="001C6784">
          <w:rPr>
            <w:rFonts w:cstheme="minorHAnsi"/>
            <w:lang w:val="en-GB"/>
            <w:rPrChange w:id="3536" w:author="Mario Ezequiel Scott" w:date="2019-12-29T19:14:00Z">
              <w:rPr>
                <w:rFonts w:cstheme="minorHAnsi"/>
              </w:rPr>
            </w:rPrChange>
          </w:rPr>
          <w:delText>.</w:delText>
        </w:r>
      </w:del>
    </w:p>
    <w:p w14:paraId="36CCA6D0" w14:textId="63B78A89" w:rsidR="00843FB7" w:rsidRPr="004A4B49" w:rsidDel="005D7F37" w:rsidRDefault="00843FB7" w:rsidP="004B5082">
      <w:pPr>
        <w:rPr>
          <w:del w:id="3537" w:author="tedo gogoladze" w:date="2020-01-03T17:47:00Z"/>
          <w:rFonts w:cstheme="minorHAnsi"/>
          <w:lang w:val="en-GB"/>
          <w:rPrChange w:id="3538" w:author="Mario Ezequiel Scott" w:date="2019-12-29T19:14:00Z">
            <w:rPr>
              <w:del w:id="3539" w:author="tedo gogoladze" w:date="2020-01-03T17:47:00Z"/>
              <w:rFonts w:cstheme="minorHAnsi"/>
            </w:rPr>
          </w:rPrChange>
        </w:rPr>
        <w:pPrChange w:id="3540" w:author="tedo gogoladze" w:date="2020-01-04T09:16:00Z">
          <w:pPr/>
        </w:pPrChange>
      </w:pPr>
    </w:p>
    <w:p w14:paraId="593DD6BF" w14:textId="49F87F12" w:rsidR="00CC7B9B" w:rsidRPr="004A4B49" w:rsidDel="005D7F37" w:rsidRDefault="00CC7B9B" w:rsidP="004B5082">
      <w:pPr>
        <w:rPr>
          <w:del w:id="3541" w:author="tedo gogoladze" w:date="2020-01-03T17:47:00Z"/>
          <w:rFonts w:cstheme="minorHAnsi"/>
          <w:lang w:val="en-GB"/>
          <w:rPrChange w:id="3542" w:author="Mario Ezequiel Scott" w:date="2019-12-29T19:14:00Z">
            <w:rPr>
              <w:del w:id="3543" w:author="tedo gogoladze" w:date="2020-01-03T17:47:00Z"/>
              <w:rFonts w:cstheme="minorHAnsi"/>
            </w:rPr>
          </w:rPrChange>
        </w:rPr>
        <w:pPrChange w:id="3544" w:author="tedo gogoladze" w:date="2020-01-04T09:16:00Z">
          <w:pPr/>
        </w:pPrChange>
      </w:pPr>
      <w:del w:id="3545" w:author="tedo gogoladze" w:date="2020-01-03T17:47:00Z">
        <w:r w:rsidRPr="004A4B49" w:rsidDel="005D7F37">
          <w:rPr>
            <w:rFonts w:cstheme="minorHAnsi"/>
            <w:noProof/>
            <w:lang w:val="en-GB"/>
            <w:rPrChange w:id="3546" w:author="Mario Ezequiel Scott" w:date="2019-12-29T19:14:00Z">
              <w:rPr>
                <w:rFonts w:cstheme="minorHAnsi"/>
                <w:noProof/>
              </w:rPr>
            </w:rPrChange>
          </w:rPr>
          <w:drawing>
            <wp:inline distT="0" distB="0" distL="0" distR="0" wp14:anchorId="33571DB8" wp14:editId="3083C99B">
              <wp:extent cx="5553075" cy="2847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075" cy="2847975"/>
                      </a:xfrm>
                      <a:prstGeom prst="rect">
                        <a:avLst/>
                      </a:prstGeom>
                      <a:noFill/>
                      <a:ln>
                        <a:noFill/>
                      </a:ln>
                    </pic:spPr>
                  </pic:pic>
                </a:graphicData>
              </a:graphic>
            </wp:inline>
          </w:drawing>
        </w:r>
      </w:del>
    </w:p>
    <w:p w14:paraId="45BBF21D" w14:textId="469A5064" w:rsidR="00CC7B9B" w:rsidRPr="004A4B49" w:rsidDel="005D7F37" w:rsidRDefault="00AA3103" w:rsidP="004B5082">
      <w:pPr>
        <w:rPr>
          <w:del w:id="3547" w:author="tedo gogoladze" w:date="2020-01-03T17:47:00Z"/>
          <w:rFonts w:cstheme="minorHAnsi"/>
          <w:lang w:val="en-GB"/>
          <w:rPrChange w:id="3548" w:author="Mario Ezequiel Scott" w:date="2019-12-29T19:14:00Z">
            <w:rPr>
              <w:del w:id="3549" w:author="tedo gogoladze" w:date="2020-01-03T17:47:00Z"/>
              <w:rFonts w:cstheme="minorHAnsi"/>
            </w:rPr>
          </w:rPrChange>
        </w:rPr>
        <w:pPrChange w:id="3550" w:author="tedo gogoladze" w:date="2020-01-04T09:16:00Z">
          <w:pPr/>
        </w:pPrChange>
      </w:pPr>
      <w:del w:id="3551" w:author="tedo gogoladze" w:date="2020-01-03T17:47:00Z">
        <w:r w:rsidRPr="004A4B49" w:rsidDel="005D7F37">
          <w:rPr>
            <w:rFonts w:cstheme="minorHAnsi"/>
            <w:lang w:val="en-GB"/>
            <w:rPrChange w:id="3552" w:author="Mario Ezequiel Scott" w:date="2019-12-29T19:14:00Z">
              <w:rPr>
                <w:rFonts w:cstheme="minorHAnsi"/>
              </w:rPr>
            </w:rPrChange>
          </w:rPr>
          <w:delText>Figure</w:delText>
        </w:r>
        <w:r w:rsidR="00CC7B9B" w:rsidRPr="004A4B49" w:rsidDel="005D7F37">
          <w:rPr>
            <w:rFonts w:cstheme="minorHAnsi"/>
            <w:lang w:val="en-GB"/>
            <w:rPrChange w:id="3553" w:author="Mario Ezequiel Scott" w:date="2019-12-29T19:14:00Z">
              <w:rPr>
                <w:rFonts w:cstheme="minorHAnsi"/>
              </w:rPr>
            </w:rPrChange>
          </w:rPr>
          <w:delText xml:space="preserve"> </w:delText>
        </w:r>
        <w:r w:rsidRPr="004A4B49" w:rsidDel="005D7F37">
          <w:rPr>
            <w:rFonts w:cstheme="minorHAnsi"/>
            <w:lang w:val="en-GB"/>
            <w:rPrChange w:id="3554" w:author="Mario Ezequiel Scott" w:date="2019-12-29T19:14:00Z">
              <w:rPr>
                <w:rFonts w:cstheme="minorHAnsi"/>
              </w:rPr>
            </w:rPrChange>
          </w:rPr>
          <w:delText>2</w:delText>
        </w:r>
        <w:r w:rsidR="00CC7B9B" w:rsidRPr="004A4B49" w:rsidDel="005D7F37">
          <w:rPr>
            <w:rFonts w:cstheme="minorHAnsi"/>
            <w:lang w:val="en-GB"/>
            <w:rPrChange w:id="3555" w:author="Mario Ezequiel Scott" w:date="2019-12-29T19:14:00Z">
              <w:rPr>
                <w:rFonts w:cstheme="minorHAnsi"/>
              </w:rPr>
            </w:rPrChange>
          </w:rPr>
          <w:delText>: Distributi</w:delText>
        </w:r>
      </w:del>
      <w:ins w:id="3556" w:author="Mario Ezequiel Scott" w:date="2019-12-29T19:41:00Z">
        <w:del w:id="3557" w:author="tedo gogoladze" w:date="2020-01-03T17:47:00Z">
          <w:r w:rsidR="00F30BEC" w:rsidDel="005D7F37">
            <w:rPr>
              <w:rFonts w:cstheme="minorHAnsi"/>
              <w:lang w:val="en-GB"/>
            </w:rPr>
            <w:delText>o</w:delText>
          </w:r>
        </w:del>
      </w:ins>
      <w:del w:id="3558" w:author="tedo gogoladze" w:date="2020-01-03T17:47:00Z">
        <w:r w:rsidR="00CC7B9B" w:rsidRPr="004A4B49" w:rsidDel="005D7F37">
          <w:rPr>
            <w:rFonts w:cstheme="minorHAnsi"/>
            <w:lang w:val="en-GB"/>
            <w:rPrChange w:id="3559" w:author="Mario Ezequiel Scott" w:date="2019-12-29T19:14:00Z">
              <w:rPr>
                <w:rFonts w:cstheme="minorHAnsi"/>
              </w:rPr>
            </w:rPrChange>
          </w:rPr>
          <w:delText xml:space="preserve">no of text field </w:delText>
        </w:r>
      </w:del>
      <w:ins w:id="3560" w:author="Mario Ezequiel Scott" w:date="2019-12-29T19:41:00Z">
        <w:del w:id="3561" w:author="tedo gogoladze" w:date="2020-01-03T17:47:00Z">
          <w:r w:rsidR="00F30BEC" w:rsidDel="005D7F37">
            <w:rPr>
              <w:rFonts w:cstheme="minorHAnsi"/>
              <w:lang w:val="en-GB"/>
            </w:rPr>
            <w:delText xml:space="preserve">word </w:delText>
          </w:r>
        </w:del>
      </w:ins>
      <w:del w:id="3562" w:author="tedo gogoladze" w:date="2020-01-03T17:47:00Z">
        <w:r w:rsidR="00CC7B9B" w:rsidRPr="004A4B49" w:rsidDel="005D7F37">
          <w:rPr>
            <w:rFonts w:cstheme="minorHAnsi"/>
            <w:lang w:val="en-GB"/>
            <w:rPrChange w:id="3563" w:author="Mario Ezequiel Scott" w:date="2019-12-29T19:14:00Z">
              <w:rPr>
                <w:rFonts w:cstheme="minorHAnsi"/>
              </w:rPr>
            </w:rPrChange>
          </w:rPr>
          <w:delText>lengths.</w:delText>
        </w:r>
      </w:del>
    </w:p>
    <w:p w14:paraId="567799D3" w14:textId="42297598" w:rsidR="00F30BEC" w:rsidDel="005D7F37" w:rsidRDefault="00AA3103" w:rsidP="004B5082">
      <w:pPr>
        <w:rPr>
          <w:ins w:id="3564" w:author="Mario Ezequiel Scott" w:date="2019-12-29T19:45:00Z"/>
          <w:del w:id="3565" w:author="tedo gogoladze" w:date="2020-01-03T17:47:00Z"/>
          <w:rFonts w:cstheme="minorHAnsi"/>
          <w:lang w:val="en-GB"/>
        </w:rPr>
        <w:pPrChange w:id="3566" w:author="tedo gogoladze" w:date="2020-01-04T09:16:00Z">
          <w:pPr/>
        </w:pPrChange>
      </w:pPr>
      <w:del w:id="3567" w:author="tedo gogoladze" w:date="2020-01-03T17:47:00Z">
        <w:r w:rsidRPr="004A4B49" w:rsidDel="005D7F37">
          <w:rPr>
            <w:rFonts w:cstheme="minorHAnsi"/>
            <w:lang w:val="en-GB"/>
            <w:rPrChange w:id="3568" w:author="Mario Ezequiel Scott" w:date="2019-12-29T19:14:00Z">
              <w:rPr>
                <w:rFonts w:cstheme="minorHAnsi"/>
              </w:rPr>
            </w:rPrChange>
          </w:rPr>
          <w:delText>Figure 2</w:delText>
        </w:r>
        <w:r w:rsidR="00CC7B9B" w:rsidRPr="004A4B49" w:rsidDel="005D7F37">
          <w:rPr>
            <w:rFonts w:cstheme="minorHAnsi"/>
            <w:lang w:val="en-GB"/>
            <w:rPrChange w:id="3569" w:author="Mario Ezequiel Scott" w:date="2019-12-29T19:14:00Z">
              <w:rPr>
                <w:rFonts w:cstheme="minorHAnsi"/>
              </w:rPr>
            </w:rPrChange>
          </w:rPr>
          <w:delText xml:space="preserve"> shows the histogram of the fields text </w:delText>
        </w:r>
      </w:del>
      <w:ins w:id="3570" w:author="Mario Ezequiel Scott" w:date="2019-12-29T19:39:00Z">
        <w:del w:id="3571" w:author="tedo gogoladze" w:date="2020-01-03T17:47:00Z">
          <w:r w:rsidR="00F30BEC" w:rsidDel="005D7F37">
            <w:rPr>
              <w:rFonts w:cstheme="minorHAnsi"/>
              <w:lang w:val="en-GB"/>
            </w:rPr>
            <w:delText xml:space="preserve">word </w:delText>
          </w:r>
        </w:del>
      </w:ins>
      <w:del w:id="3572" w:author="tedo gogoladze" w:date="2020-01-03T17:47:00Z">
        <w:r w:rsidR="00CC7B9B" w:rsidRPr="004A4B49" w:rsidDel="005D7F37">
          <w:rPr>
            <w:rFonts w:cstheme="minorHAnsi"/>
            <w:lang w:val="en-GB"/>
            <w:rPrChange w:id="3573" w:author="Mario Ezequiel Scott" w:date="2019-12-29T19:14:00Z">
              <w:rPr>
                <w:rFonts w:cstheme="minorHAnsi"/>
              </w:rPr>
            </w:rPrChange>
          </w:rPr>
          <w:delText xml:space="preserve">lengths distribution. It is obvious that </w:delText>
        </w:r>
      </w:del>
      <w:ins w:id="3574" w:author="Mario Ezequiel Scott" w:date="2019-12-29T19:39:00Z">
        <w:del w:id="3575" w:author="tedo gogoladze" w:date="2020-01-03T17:47:00Z">
          <w:r w:rsidR="00F30BEC" w:rsidDel="005D7F37">
            <w:rPr>
              <w:rFonts w:cstheme="minorHAnsi"/>
              <w:lang w:val="en-GB"/>
            </w:rPr>
            <w:delText>As it can be see</w:delText>
          </w:r>
        </w:del>
      </w:ins>
      <w:ins w:id="3576" w:author="Mario Ezequiel Scott" w:date="2019-12-29T19:40:00Z">
        <w:del w:id="3577" w:author="tedo gogoladze" w:date="2020-01-03T17:47:00Z">
          <w:r w:rsidR="00F30BEC" w:rsidDel="005D7F37">
            <w:rPr>
              <w:rFonts w:cstheme="minorHAnsi"/>
              <w:lang w:val="en-GB"/>
            </w:rPr>
            <w:delText xml:space="preserve">n, </w:delText>
          </w:r>
        </w:del>
      </w:ins>
      <w:del w:id="3578" w:author="tedo gogoladze" w:date="2020-01-03T17:47:00Z">
        <w:r w:rsidR="00CC7B9B" w:rsidRPr="004A4B49" w:rsidDel="005D7F37">
          <w:rPr>
            <w:rFonts w:cstheme="minorHAnsi"/>
            <w:lang w:val="en-GB"/>
            <w:rPrChange w:id="3579" w:author="Mario Ezequiel Scott" w:date="2019-12-29T19:14:00Z">
              <w:rPr>
                <w:rFonts w:cstheme="minorHAnsi"/>
              </w:rPr>
            </w:rPrChange>
          </w:rPr>
          <w:delText xml:space="preserve">there are outliers in the dataset – very few number of </w:delText>
        </w:r>
      </w:del>
      <w:ins w:id="3580" w:author="Mario Ezequiel Scott" w:date="2019-12-29T19:43:00Z">
        <w:del w:id="3581" w:author="tedo gogoladze" w:date="2020-01-03T17:47:00Z">
          <w:r w:rsidR="00F30BEC" w:rsidDel="005D7F37">
            <w:rPr>
              <w:rFonts w:cstheme="minorHAnsi"/>
              <w:lang w:val="en-GB"/>
            </w:rPr>
            <w:delText>corpuses</w:delText>
          </w:r>
        </w:del>
      </w:ins>
      <w:del w:id="3582" w:author="tedo gogoladze" w:date="2020-01-03T17:47:00Z">
        <w:r w:rsidR="00CC7B9B" w:rsidRPr="004A4B49" w:rsidDel="005D7F37">
          <w:rPr>
            <w:rFonts w:cstheme="minorHAnsi"/>
            <w:lang w:val="en-GB"/>
            <w:rPrChange w:id="3583" w:author="Mario Ezequiel Scott" w:date="2019-12-29T19:14:00Z">
              <w:rPr>
                <w:rFonts w:cstheme="minorHAnsi"/>
              </w:rPr>
            </w:rPrChange>
          </w:rPr>
          <w:delText>text fields, that have suspiciously long texts</w:delText>
        </w:r>
      </w:del>
      <w:ins w:id="3584" w:author="Mario Ezequiel Scott" w:date="2019-12-29T19:44:00Z">
        <w:del w:id="3585" w:author="tedo gogoladze" w:date="2020-01-03T17:47:00Z">
          <w:r w:rsidR="00F30BEC" w:rsidDel="005D7F37">
            <w:rPr>
              <w:rFonts w:cstheme="minorHAnsi"/>
              <w:lang w:val="en-GB"/>
            </w:rPr>
            <w:delText>word lenghts</w:delText>
          </w:r>
        </w:del>
      </w:ins>
      <w:del w:id="3586" w:author="tedo gogoladze" w:date="2020-01-03T17:47:00Z">
        <w:r w:rsidR="00CC7B9B" w:rsidRPr="004A4B49" w:rsidDel="005D7F37">
          <w:rPr>
            <w:rFonts w:cstheme="minorHAnsi"/>
            <w:lang w:val="en-GB"/>
            <w:rPrChange w:id="3587" w:author="Mario Ezequiel Scott" w:date="2019-12-29T19:14:00Z">
              <w:rPr>
                <w:rFonts w:cstheme="minorHAnsi"/>
              </w:rPr>
            </w:rPrChange>
          </w:rPr>
          <w:delText xml:space="preserve">. </w:delText>
        </w:r>
      </w:del>
      <w:commentRangeStart w:id="3588"/>
      <w:ins w:id="3589" w:author="Mario Ezequiel Scott" w:date="2019-12-29T19:44:00Z">
        <w:del w:id="3590" w:author="tedo gogoladze" w:date="2020-01-03T17:47:00Z">
          <w:r w:rsidR="00F30BEC" w:rsidDel="005D7F37">
            <w:rPr>
              <w:rFonts w:cstheme="minorHAnsi"/>
              <w:lang w:val="en-GB"/>
            </w:rPr>
            <w:delText xml:space="preserve">These outliers were removed. </w:delText>
          </w:r>
          <w:commentRangeEnd w:id="3588"/>
          <w:r w:rsidR="00F30BEC" w:rsidDel="005D7F37">
            <w:rPr>
              <w:rStyle w:val="CommentReference"/>
            </w:rPr>
            <w:commentReference w:id="3588"/>
          </w:r>
        </w:del>
      </w:ins>
    </w:p>
    <w:p w14:paraId="0AAEF811" w14:textId="1ADB748A" w:rsidR="0028042E" w:rsidRPr="004A4B49" w:rsidDel="005D7F37" w:rsidRDefault="00CC7B9B" w:rsidP="004B5082">
      <w:pPr>
        <w:rPr>
          <w:del w:id="3591" w:author="tedo gogoladze" w:date="2020-01-03T17:47:00Z"/>
          <w:rFonts w:cstheme="minorHAnsi"/>
          <w:lang w:val="en-GB"/>
          <w:rPrChange w:id="3592" w:author="Mario Ezequiel Scott" w:date="2019-12-29T19:14:00Z">
            <w:rPr>
              <w:del w:id="3593" w:author="tedo gogoladze" w:date="2020-01-03T17:47:00Z"/>
              <w:rFonts w:cstheme="minorHAnsi"/>
            </w:rPr>
          </w:rPrChange>
        </w:rPr>
        <w:pPrChange w:id="3594" w:author="tedo gogoladze" w:date="2020-01-04T09:16:00Z">
          <w:pPr/>
        </w:pPrChange>
      </w:pPr>
      <w:commentRangeStart w:id="3595"/>
      <w:del w:id="3596" w:author="tedo gogoladze" w:date="2020-01-03T17:47:00Z">
        <w:r w:rsidRPr="004A4B49" w:rsidDel="005D7F37">
          <w:rPr>
            <w:rFonts w:cstheme="minorHAnsi"/>
            <w:lang w:val="en-GB"/>
            <w:rPrChange w:id="3597" w:author="Mario Ezequiel Scott" w:date="2019-12-29T19:14:00Z">
              <w:rPr>
                <w:rFonts w:cstheme="minorHAnsi"/>
              </w:rPr>
            </w:rPrChange>
          </w:rPr>
          <w:delText>To have the better picture of the field text lengths</w:delText>
        </w:r>
      </w:del>
      <w:ins w:id="3598" w:author="Mario Ezequiel Scott" w:date="2019-12-29T19:45:00Z">
        <w:del w:id="3599" w:author="tedo gogoladze" w:date="2020-01-03T17:47:00Z">
          <w:r w:rsidR="00F30BEC" w:rsidDel="005D7F37">
            <w:rPr>
              <w:rFonts w:cstheme="minorHAnsi"/>
              <w:lang w:val="en-GB"/>
            </w:rPr>
            <w:delText>courpuses siz</w:delText>
          </w:r>
        </w:del>
      </w:ins>
      <w:ins w:id="3600" w:author="Mario Ezequiel Scott" w:date="2019-12-29T19:46:00Z">
        <w:del w:id="3601" w:author="tedo gogoladze" w:date="2020-01-03T17:47:00Z">
          <w:r w:rsidR="00F30BEC" w:rsidDel="005D7F37">
            <w:rPr>
              <w:rFonts w:cstheme="minorHAnsi"/>
              <w:lang w:val="en-GB"/>
            </w:rPr>
            <w:delText>e</w:delText>
          </w:r>
        </w:del>
      </w:ins>
      <w:del w:id="3602" w:author="tedo gogoladze" w:date="2020-01-03T17:47:00Z">
        <w:r w:rsidRPr="004A4B49" w:rsidDel="005D7F37">
          <w:rPr>
            <w:rFonts w:cstheme="minorHAnsi"/>
            <w:lang w:val="en-GB"/>
            <w:rPrChange w:id="3603" w:author="Mario Ezequiel Scott" w:date="2019-12-29T19:14:00Z">
              <w:rPr>
                <w:rFonts w:cstheme="minorHAnsi"/>
              </w:rPr>
            </w:rPrChange>
          </w:rPr>
          <w:delText xml:space="preserve">, </w:delText>
        </w:r>
      </w:del>
      <w:ins w:id="3604" w:author="Mario Ezequiel Scott" w:date="2019-12-29T19:46:00Z">
        <w:del w:id="3605" w:author="tedo gogoladze" w:date="2020-01-03T17:47:00Z">
          <w:r w:rsidR="00F30BEC" w:rsidDel="005D7F37">
            <w:rPr>
              <w:rFonts w:cstheme="minorHAnsi"/>
              <w:lang w:val="en-GB"/>
            </w:rPr>
            <w:delText xml:space="preserve">their </w:delText>
          </w:r>
        </w:del>
      </w:ins>
      <w:del w:id="3606" w:author="tedo gogoladze" w:date="2020-01-03T17:47:00Z">
        <w:r w:rsidR="00BA244C" w:rsidRPr="004A4B49" w:rsidDel="005D7F37">
          <w:rPr>
            <w:rFonts w:cstheme="minorHAnsi"/>
            <w:lang w:val="en-GB"/>
            <w:rPrChange w:id="3607" w:author="Mario Ezequiel Scott" w:date="2019-12-29T19:14:00Z">
              <w:rPr>
                <w:rFonts w:cstheme="minorHAnsi"/>
              </w:rPr>
            </w:rPrChange>
          </w:rPr>
          <w:delText>distribution</w:delText>
        </w:r>
      </w:del>
      <w:ins w:id="3608" w:author="Mario Ezequiel Scott" w:date="2019-12-29T19:46:00Z">
        <w:del w:id="3609" w:author="tedo gogoladze" w:date="2020-01-03T17:47:00Z">
          <w:r w:rsidR="00F30BEC" w:rsidDel="005D7F37">
            <w:rPr>
              <w:rFonts w:cstheme="minorHAnsi"/>
              <w:lang w:val="en-GB"/>
            </w:rPr>
            <w:delText>s</w:delText>
          </w:r>
        </w:del>
      </w:ins>
      <w:del w:id="3610" w:author="tedo gogoladze" w:date="2020-01-03T17:47:00Z">
        <w:r w:rsidR="00A740C0" w:rsidRPr="004A4B49" w:rsidDel="005D7F37">
          <w:rPr>
            <w:rFonts w:cstheme="minorHAnsi"/>
            <w:lang w:val="en-GB"/>
            <w:rPrChange w:id="3611" w:author="Mario Ezequiel Scott" w:date="2019-12-29T19:14:00Z">
              <w:rPr>
                <w:rFonts w:cstheme="minorHAnsi"/>
              </w:rPr>
            </w:rPrChange>
          </w:rPr>
          <w:delText xml:space="preserve"> </w:delText>
        </w:r>
        <w:r w:rsidR="00BA244C" w:rsidRPr="004A4B49" w:rsidDel="005D7F37">
          <w:rPr>
            <w:rFonts w:cstheme="minorHAnsi"/>
            <w:lang w:val="en-GB"/>
            <w:rPrChange w:id="3612" w:author="Mario Ezequiel Scott" w:date="2019-12-29T19:14:00Z">
              <w:rPr>
                <w:rFonts w:cstheme="minorHAnsi"/>
              </w:rPr>
            </w:rPrChange>
          </w:rPr>
          <w:delText xml:space="preserve">from the </w:delText>
        </w:r>
        <w:r w:rsidR="00A740C0" w:rsidRPr="004A4B49" w:rsidDel="005D7F37">
          <w:rPr>
            <w:rFonts w:cstheme="minorHAnsi"/>
            <w:lang w:val="en-GB"/>
            <w:rPrChange w:id="3613" w:author="Mario Ezequiel Scott" w:date="2019-12-29T19:14:00Z">
              <w:rPr>
                <w:rFonts w:cstheme="minorHAnsi"/>
              </w:rPr>
            </w:rPrChange>
          </w:rPr>
          <w:delText xml:space="preserve">subsets of the datasets </w:delText>
        </w:r>
        <w:r w:rsidR="006773AE" w:rsidRPr="004A4B49" w:rsidDel="005D7F37">
          <w:rPr>
            <w:rFonts w:cstheme="minorHAnsi"/>
            <w:lang w:val="en-GB"/>
            <w:rPrChange w:id="3614" w:author="Mario Ezequiel Scott" w:date="2019-12-29T19:14:00Z">
              <w:rPr>
                <w:rFonts w:cstheme="minorHAnsi"/>
              </w:rPr>
            </w:rPrChange>
          </w:rPr>
          <w:delText xml:space="preserve">are plotted </w:delText>
        </w:r>
        <w:r w:rsidR="00847BF1" w:rsidRPr="004A4B49" w:rsidDel="005D7F37">
          <w:rPr>
            <w:rFonts w:cstheme="minorHAnsi"/>
            <w:lang w:val="en-GB"/>
            <w:rPrChange w:id="3615" w:author="Mario Ezequiel Scott" w:date="2019-12-29T19:14:00Z">
              <w:rPr>
                <w:rFonts w:cstheme="minorHAnsi"/>
              </w:rPr>
            </w:rPrChange>
          </w:rPr>
          <w:delText>as well</w:delText>
        </w:r>
        <w:r w:rsidR="00F94403" w:rsidRPr="004A4B49" w:rsidDel="005D7F37">
          <w:rPr>
            <w:rFonts w:cstheme="minorHAnsi"/>
            <w:lang w:val="en-GB"/>
            <w:rPrChange w:id="3616" w:author="Mario Ezequiel Scott" w:date="2019-12-29T19:14:00Z">
              <w:rPr>
                <w:rFonts w:cstheme="minorHAnsi"/>
              </w:rPr>
            </w:rPrChange>
          </w:rPr>
          <w:delText xml:space="preserve"> on the </w:delText>
        </w:r>
      </w:del>
      <w:ins w:id="3617" w:author="Mario Ezequiel Scott" w:date="2019-12-29T19:46:00Z">
        <w:del w:id="3618" w:author="tedo gogoladze" w:date="2020-01-03T17:47:00Z">
          <w:r w:rsidR="00F30BEC" w:rsidDel="005D7F37">
            <w:rPr>
              <w:rFonts w:cstheme="minorHAnsi"/>
              <w:lang w:val="en-GB"/>
            </w:rPr>
            <w:delText xml:space="preserve">in </w:delText>
          </w:r>
        </w:del>
      </w:ins>
      <w:del w:id="3619" w:author="tedo gogoladze" w:date="2020-01-03T17:47:00Z">
        <w:r w:rsidR="00F94403" w:rsidRPr="004A4B49" w:rsidDel="005D7F37">
          <w:rPr>
            <w:rFonts w:cstheme="minorHAnsi"/>
            <w:lang w:val="en-GB"/>
            <w:rPrChange w:id="3620" w:author="Mario Ezequiel Scott" w:date="2019-12-29T19:14:00Z">
              <w:rPr>
                <w:rFonts w:cstheme="minorHAnsi"/>
              </w:rPr>
            </w:rPrChange>
          </w:rPr>
          <w:delText>Figure 3</w:delText>
        </w:r>
      </w:del>
      <w:ins w:id="3621" w:author="Mario Ezequiel Scott" w:date="2019-12-29T19:46:00Z">
        <w:del w:id="3622" w:author="tedo gogoladze" w:date="2020-01-03T17:47:00Z">
          <w:r w:rsidR="00F30BEC" w:rsidDel="005D7F37">
            <w:rPr>
              <w:rFonts w:cstheme="minorHAnsi"/>
              <w:lang w:val="en-GB"/>
            </w:rPr>
            <w:delText>.</w:delText>
          </w:r>
          <w:commentRangeEnd w:id="3595"/>
          <w:r w:rsidR="00F30BEC" w:rsidDel="005D7F37">
            <w:rPr>
              <w:rStyle w:val="CommentReference"/>
            </w:rPr>
            <w:commentReference w:id="3595"/>
          </w:r>
        </w:del>
      </w:ins>
      <w:del w:id="3623" w:author="tedo gogoladze" w:date="2020-01-03T17:47:00Z">
        <w:r w:rsidR="00BA244C" w:rsidRPr="004A4B49" w:rsidDel="005D7F37">
          <w:rPr>
            <w:rFonts w:cstheme="minorHAnsi"/>
            <w:lang w:val="en-GB"/>
            <w:rPrChange w:id="3624" w:author="Mario Ezequiel Scott" w:date="2019-12-29T19:14:00Z">
              <w:rPr>
                <w:rFonts w:cstheme="minorHAnsi"/>
              </w:rPr>
            </w:rPrChange>
          </w:rPr>
          <w:delText>:</w:delText>
        </w:r>
      </w:del>
    </w:p>
    <w:p w14:paraId="6080CEA5" w14:textId="701289BA" w:rsidR="00BA244C" w:rsidRPr="004A4B49" w:rsidDel="005D7F37" w:rsidRDefault="00BA244C" w:rsidP="004B5082">
      <w:pPr>
        <w:rPr>
          <w:del w:id="3625" w:author="tedo gogoladze" w:date="2020-01-03T17:47:00Z"/>
          <w:rFonts w:cstheme="minorHAnsi"/>
          <w:noProof/>
          <w:lang w:val="en-GB"/>
          <w:rPrChange w:id="3626" w:author="Mario Ezequiel Scott" w:date="2019-12-29T19:14:00Z">
            <w:rPr>
              <w:del w:id="3627" w:author="tedo gogoladze" w:date="2020-01-03T17:47:00Z"/>
              <w:rFonts w:cstheme="minorHAnsi"/>
              <w:noProof/>
            </w:rPr>
          </w:rPrChange>
        </w:rPr>
        <w:pPrChange w:id="3628" w:author="tedo gogoladze" w:date="2020-01-04T09:16:00Z">
          <w:pPr/>
        </w:pPrChange>
      </w:pPr>
    </w:p>
    <w:p w14:paraId="0F54CA81" w14:textId="7574B0E0" w:rsidR="00BA244C" w:rsidRPr="004A4B49" w:rsidDel="005D7F37" w:rsidRDefault="00BA244C" w:rsidP="004B5082">
      <w:pPr>
        <w:rPr>
          <w:del w:id="3629" w:author="tedo gogoladze" w:date="2020-01-03T17:47:00Z"/>
          <w:rFonts w:cstheme="minorHAnsi"/>
          <w:lang w:val="en-GB"/>
          <w:rPrChange w:id="3630" w:author="Mario Ezequiel Scott" w:date="2019-12-29T19:14:00Z">
            <w:rPr>
              <w:del w:id="3631" w:author="tedo gogoladze" w:date="2020-01-03T17:47:00Z"/>
              <w:rFonts w:cstheme="minorHAnsi"/>
              <w:lang w:val="en-US"/>
            </w:rPr>
          </w:rPrChange>
        </w:rPr>
        <w:pPrChange w:id="3632" w:author="tedo gogoladze" w:date="2020-01-04T09:16:00Z">
          <w:pPr/>
        </w:pPrChange>
      </w:pPr>
      <w:del w:id="3633" w:author="tedo gogoladze" w:date="2020-01-03T17:47:00Z">
        <w:r w:rsidRPr="004A4B49" w:rsidDel="005D7F37">
          <w:rPr>
            <w:rFonts w:cstheme="minorHAnsi"/>
            <w:noProof/>
            <w:lang w:val="en-GB"/>
            <w:rPrChange w:id="3634" w:author="Mario Ezequiel Scott" w:date="2019-12-29T19:14:00Z">
              <w:rPr>
                <w:rFonts w:cstheme="minorHAnsi"/>
                <w:noProof/>
              </w:rPr>
            </w:rPrChange>
          </w:rPr>
          <w:drawing>
            <wp:inline distT="0" distB="0" distL="0" distR="0" wp14:anchorId="7763CA94" wp14:editId="68DD8F70">
              <wp:extent cx="5756579" cy="3857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8247" t="7416" r="8935" b="3847"/>
                      <a:stretch/>
                    </pic:blipFill>
                    <pic:spPr bwMode="auto">
                      <a:xfrm>
                        <a:off x="0" y="0"/>
                        <a:ext cx="5773744" cy="3869128"/>
                      </a:xfrm>
                      <a:prstGeom prst="rect">
                        <a:avLst/>
                      </a:prstGeom>
                      <a:noFill/>
                      <a:ln>
                        <a:noFill/>
                      </a:ln>
                      <a:extLst>
                        <a:ext uri="{53640926-AAD7-44D8-BBD7-CCE9431645EC}">
                          <a14:shadowObscured xmlns:a14="http://schemas.microsoft.com/office/drawing/2010/main"/>
                        </a:ext>
                      </a:extLst>
                    </pic:spPr>
                  </pic:pic>
                </a:graphicData>
              </a:graphic>
            </wp:inline>
          </w:drawing>
        </w:r>
      </w:del>
    </w:p>
    <w:p w14:paraId="756F5FD1" w14:textId="18B28A92" w:rsidR="0028042E" w:rsidRPr="004A4B49" w:rsidDel="005D7F37" w:rsidRDefault="0028042E" w:rsidP="004B5082">
      <w:pPr>
        <w:rPr>
          <w:del w:id="3635" w:author="tedo gogoladze" w:date="2020-01-03T17:47:00Z"/>
          <w:rFonts w:cstheme="minorHAnsi"/>
          <w:noProof/>
          <w:lang w:val="en-GB"/>
          <w:rPrChange w:id="3636" w:author="Mario Ezequiel Scott" w:date="2019-12-29T19:14:00Z">
            <w:rPr>
              <w:del w:id="3637" w:author="tedo gogoladze" w:date="2020-01-03T17:47:00Z"/>
              <w:rFonts w:cstheme="minorHAnsi"/>
              <w:noProof/>
            </w:rPr>
          </w:rPrChange>
        </w:rPr>
        <w:pPrChange w:id="3638" w:author="tedo gogoladze" w:date="2020-01-04T09:16:00Z">
          <w:pPr/>
        </w:pPrChange>
      </w:pPr>
    </w:p>
    <w:p w14:paraId="4CBBC53E" w14:textId="147ACCFF" w:rsidR="0028042E" w:rsidRPr="004A4B49" w:rsidDel="005D7F37" w:rsidRDefault="0028042E" w:rsidP="004B5082">
      <w:pPr>
        <w:rPr>
          <w:del w:id="3639" w:author="tedo gogoladze" w:date="2020-01-03T17:47:00Z"/>
          <w:rFonts w:cstheme="minorHAnsi"/>
          <w:lang w:val="en-GB"/>
          <w:rPrChange w:id="3640" w:author="Mario Ezequiel Scott" w:date="2019-12-29T19:14:00Z">
            <w:rPr>
              <w:del w:id="3641" w:author="tedo gogoladze" w:date="2020-01-03T17:47:00Z"/>
              <w:rFonts w:cstheme="minorHAnsi"/>
            </w:rPr>
          </w:rPrChange>
        </w:rPr>
        <w:pPrChange w:id="3642" w:author="tedo gogoladze" w:date="2020-01-04T09:16:00Z">
          <w:pPr/>
        </w:pPrChange>
      </w:pPr>
    </w:p>
    <w:p w14:paraId="5A8AC027" w14:textId="6EEECF29" w:rsidR="0028042E" w:rsidRPr="004A4B49" w:rsidDel="005D7F37" w:rsidRDefault="0028042E" w:rsidP="004B5082">
      <w:pPr>
        <w:rPr>
          <w:del w:id="3643" w:author="tedo gogoladze" w:date="2020-01-03T17:47:00Z"/>
          <w:rFonts w:cstheme="minorHAnsi"/>
          <w:lang w:val="en-GB"/>
          <w:rPrChange w:id="3644" w:author="Mario Ezequiel Scott" w:date="2019-12-29T19:14:00Z">
            <w:rPr>
              <w:del w:id="3645" w:author="tedo gogoladze" w:date="2020-01-03T17:47:00Z"/>
              <w:rFonts w:cstheme="minorHAnsi"/>
            </w:rPr>
          </w:rPrChange>
        </w:rPr>
        <w:pPrChange w:id="3646" w:author="tedo gogoladze" w:date="2020-01-04T09:16:00Z">
          <w:pPr/>
        </w:pPrChange>
      </w:pPr>
      <w:del w:id="3647" w:author="tedo gogoladze" w:date="2020-01-03T17:47:00Z">
        <w:r w:rsidRPr="004A4B49" w:rsidDel="005D7F37">
          <w:rPr>
            <w:rFonts w:cstheme="minorHAnsi"/>
            <w:lang w:val="en-GB"/>
            <w:rPrChange w:id="3648" w:author="Mario Ezequiel Scott" w:date="2019-12-29T19:14:00Z">
              <w:rPr>
                <w:rFonts w:cstheme="minorHAnsi"/>
              </w:rPr>
            </w:rPrChange>
          </w:rPr>
          <w:delText xml:space="preserve">Figure </w:delText>
        </w:r>
        <w:r w:rsidR="00737559" w:rsidRPr="004A4B49" w:rsidDel="005D7F37">
          <w:rPr>
            <w:rFonts w:cstheme="minorHAnsi"/>
            <w:lang w:val="en-GB"/>
            <w:rPrChange w:id="3649" w:author="Mario Ezequiel Scott" w:date="2019-12-29T19:14:00Z">
              <w:rPr>
                <w:rFonts w:cstheme="minorHAnsi"/>
              </w:rPr>
            </w:rPrChange>
          </w:rPr>
          <w:delText>3</w:delText>
        </w:r>
        <w:r w:rsidRPr="004A4B49" w:rsidDel="005D7F37">
          <w:rPr>
            <w:rFonts w:cstheme="minorHAnsi"/>
            <w:lang w:val="en-GB"/>
            <w:rPrChange w:id="3650" w:author="Mario Ezequiel Scott" w:date="2019-12-29T19:14:00Z">
              <w:rPr>
                <w:rFonts w:cstheme="minorHAnsi"/>
              </w:rPr>
            </w:rPrChange>
          </w:rPr>
          <w:delText>. distribution of text lengths.</w:delText>
        </w:r>
      </w:del>
    </w:p>
    <w:p w14:paraId="17FA6FD6" w14:textId="1EFF49A0" w:rsidR="0028042E" w:rsidRPr="004A4B49" w:rsidDel="005D7F37" w:rsidRDefault="0028042E" w:rsidP="004B5082">
      <w:pPr>
        <w:rPr>
          <w:del w:id="3651" w:author="tedo gogoladze" w:date="2020-01-03T17:47:00Z"/>
          <w:rFonts w:cstheme="minorHAnsi"/>
          <w:lang w:val="en-GB"/>
          <w:rPrChange w:id="3652" w:author="Mario Ezequiel Scott" w:date="2019-12-29T19:14:00Z">
            <w:rPr>
              <w:del w:id="3653" w:author="tedo gogoladze" w:date="2020-01-03T17:47:00Z"/>
              <w:rFonts w:cstheme="minorHAnsi"/>
            </w:rPr>
          </w:rPrChange>
        </w:rPr>
        <w:pPrChange w:id="3654" w:author="tedo gogoladze" w:date="2020-01-04T09:16:00Z">
          <w:pPr/>
        </w:pPrChange>
      </w:pPr>
      <w:commentRangeStart w:id="3655"/>
      <w:del w:id="3656" w:author="tedo gogoladze" w:date="2020-01-03T17:47:00Z">
        <w:r w:rsidRPr="004A4B49" w:rsidDel="005D7F37">
          <w:rPr>
            <w:rFonts w:cstheme="minorHAnsi"/>
            <w:lang w:val="en-GB"/>
            <w:rPrChange w:id="3657" w:author="Mario Ezequiel Scott" w:date="2019-12-29T19:14:00Z">
              <w:rPr>
                <w:rFonts w:cstheme="minorHAnsi"/>
              </w:rPr>
            </w:rPrChange>
          </w:rPr>
          <w:delText xml:space="preserve">The detailed plots of text length distribution show that more than 95% of the rows have texts with the length of 900 characters or less. </w:delText>
        </w:r>
      </w:del>
    </w:p>
    <w:p w14:paraId="7DA12C25" w14:textId="1C7C46E6" w:rsidR="0028042E" w:rsidRPr="004A4B49" w:rsidDel="005D7F37" w:rsidRDefault="0028042E" w:rsidP="004B5082">
      <w:pPr>
        <w:rPr>
          <w:del w:id="3658" w:author="tedo gogoladze" w:date="2020-01-03T17:47:00Z"/>
          <w:rFonts w:cstheme="minorHAnsi"/>
          <w:lang w:val="en-GB"/>
          <w:rPrChange w:id="3659" w:author="Mario Ezequiel Scott" w:date="2019-12-29T19:14:00Z">
            <w:rPr>
              <w:del w:id="3660" w:author="tedo gogoladze" w:date="2020-01-03T17:47:00Z"/>
              <w:rFonts w:cstheme="minorHAnsi"/>
            </w:rPr>
          </w:rPrChange>
        </w:rPr>
        <w:pPrChange w:id="3661" w:author="tedo gogoladze" w:date="2020-01-04T09:16:00Z">
          <w:pPr/>
        </w:pPrChange>
      </w:pPr>
      <w:del w:id="3662" w:author="tedo gogoladze" w:date="2020-01-03T17:47:00Z">
        <w:r w:rsidRPr="004A4B49" w:rsidDel="005D7F37">
          <w:rPr>
            <w:rFonts w:cstheme="minorHAnsi"/>
            <w:lang w:val="en-GB"/>
            <w:rPrChange w:id="3663" w:author="Mario Ezequiel Scott" w:date="2019-12-29T19:14:00Z">
              <w:rPr>
                <w:rFonts w:cstheme="minorHAnsi"/>
              </w:rPr>
            </w:rPrChange>
          </w:rPr>
          <w:delText xml:space="preserve">Longest 5% texts plot shows that majority – more than 86% of these long texts are 1683 characters or less, while the rest of the long texts, more than 13% (and out of the whole dataset – 0.13*0.05=0.065, roughly 6.5%) </w:delText>
        </w:r>
        <w:r w:rsidR="005649D5" w:rsidRPr="004A4B49" w:rsidDel="005D7F37">
          <w:rPr>
            <w:rFonts w:cstheme="minorHAnsi"/>
            <w:lang w:val="en-GB"/>
            <w:rPrChange w:id="3664" w:author="Mario Ezequiel Scott" w:date="2019-12-29T19:14:00Z">
              <w:rPr>
                <w:rFonts w:cstheme="minorHAnsi"/>
              </w:rPr>
            </w:rPrChange>
          </w:rPr>
          <w:delText xml:space="preserve">are </w:delText>
        </w:r>
        <w:r w:rsidRPr="004A4B49" w:rsidDel="005D7F37">
          <w:rPr>
            <w:rFonts w:cstheme="minorHAnsi"/>
            <w:lang w:val="en-GB"/>
            <w:rPrChange w:id="3665" w:author="Mario Ezequiel Scott" w:date="2019-12-29T19:14:00Z">
              <w:rPr>
                <w:rFonts w:cstheme="minorHAnsi"/>
              </w:rPr>
            </w:rPrChange>
          </w:rPr>
          <w:delText xml:space="preserve">with an unusually long number of characters. Although the text cleaning procedure excluded the majority of the automatically generated texts, there still are the cases of the texts that are likely to be not written manually by the developers. By manually checking the records with the longest rows it was found out, that some of them still contain the system logs. Removing the top records with the relatively long texts would help to make sure that automatic texts are presented with down to the minimum in </w:delText>
        </w:r>
        <w:r w:rsidR="00A658E7" w:rsidRPr="004A4B49" w:rsidDel="005D7F37">
          <w:rPr>
            <w:rFonts w:cstheme="minorHAnsi"/>
            <w:lang w:val="en-GB"/>
            <w:rPrChange w:id="3666" w:author="Mario Ezequiel Scott" w:date="2019-12-29T19:14:00Z">
              <w:rPr>
                <w:rFonts w:cstheme="minorHAnsi"/>
              </w:rPr>
            </w:rPrChange>
          </w:rPr>
          <w:delText>this</w:delText>
        </w:r>
        <w:r w:rsidRPr="004A4B49" w:rsidDel="005D7F37">
          <w:rPr>
            <w:rFonts w:cstheme="minorHAnsi"/>
            <w:lang w:val="en-GB"/>
            <w:rPrChange w:id="3667" w:author="Mario Ezequiel Scott" w:date="2019-12-29T19:14:00Z">
              <w:rPr>
                <w:rFonts w:cstheme="minorHAnsi"/>
              </w:rPr>
            </w:rPrChange>
          </w:rPr>
          <w:delText xml:space="preserve"> dataset.</w:delText>
        </w:r>
      </w:del>
    </w:p>
    <w:p w14:paraId="2B278B9E" w14:textId="09DA3A96" w:rsidR="0028042E" w:rsidRPr="004A4B49" w:rsidDel="005D7F37" w:rsidRDefault="0028042E" w:rsidP="004B5082">
      <w:pPr>
        <w:rPr>
          <w:del w:id="3668" w:author="tedo gogoladze" w:date="2020-01-03T17:47:00Z"/>
          <w:rFonts w:cstheme="minorHAnsi"/>
          <w:lang w:val="en-GB"/>
          <w:rPrChange w:id="3669" w:author="Mario Ezequiel Scott" w:date="2019-12-29T19:14:00Z">
            <w:rPr>
              <w:del w:id="3670" w:author="tedo gogoladze" w:date="2020-01-03T17:47:00Z"/>
              <w:rFonts w:cstheme="minorHAnsi"/>
            </w:rPr>
          </w:rPrChange>
        </w:rPr>
        <w:pPrChange w:id="3671" w:author="tedo gogoladze" w:date="2020-01-04T09:16:00Z">
          <w:pPr/>
        </w:pPrChange>
      </w:pPr>
      <w:del w:id="3672" w:author="tedo gogoladze" w:date="2020-01-03T17:47:00Z">
        <w:r w:rsidRPr="004A4B49" w:rsidDel="005D7F37">
          <w:rPr>
            <w:rFonts w:cstheme="minorHAnsi"/>
            <w:lang w:val="en-GB"/>
            <w:rPrChange w:id="3673" w:author="Mario Ezequiel Scott" w:date="2019-12-29T19:14:00Z">
              <w:rPr>
                <w:rFonts w:cstheme="minorHAnsi"/>
              </w:rPr>
            </w:rPrChange>
          </w:rPr>
          <w:delText xml:space="preserve">Shortest 5% texts rows graph shows that all of them are 24 characters or less, and as many as half of these records are even less than 15 characters long. </w:delText>
        </w:r>
        <w:r w:rsidR="00116264" w:rsidRPr="004A4B49" w:rsidDel="005D7F37">
          <w:rPr>
            <w:rFonts w:cstheme="minorHAnsi"/>
            <w:lang w:val="en-GB"/>
            <w:rPrChange w:id="3674" w:author="Mario Ezequiel Scott" w:date="2019-12-29T19:14:00Z">
              <w:rPr>
                <w:rFonts w:cstheme="minorHAnsi"/>
              </w:rPr>
            </w:rPrChange>
          </w:rPr>
          <w:delText>C</w:delText>
        </w:r>
        <w:r w:rsidRPr="004A4B49" w:rsidDel="005D7F37">
          <w:rPr>
            <w:rFonts w:cstheme="minorHAnsi"/>
            <w:lang w:val="en-GB"/>
            <w:rPrChange w:id="3675" w:author="Mario Ezequiel Scott" w:date="2019-12-29T19:14:00Z">
              <w:rPr>
                <w:rFonts w:cstheme="minorHAnsi"/>
              </w:rPr>
            </w:rPrChange>
          </w:rPr>
          <w:delText>onsider</w:delText>
        </w:r>
        <w:r w:rsidR="00116264" w:rsidRPr="004A4B49" w:rsidDel="005D7F37">
          <w:rPr>
            <w:rFonts w:cstheme="minorHAnsi"/>
            <w:lang w:val="en-GB"/>
            <w:rPrChange w:id="3676" w:author="Mario Ezequiel Scott" w:date="2019-12-29T19:14:00Z">
              <w:rPr>
                <w:rFonts w:cstheme="minorHAnsi"/>
              </w:rPr>
            </w:rPrChange>
          </w:rPr>
          <w:delText>ing</w:delText>
        </w:r>
        <w:r w:rsidRPr="004A4B49" w:rsidDel="005D7F37">
          <w:rPr>
            <w:rFonts w:cstheme="minorHAnsi"/>
            <w:lang w:val="en-GB"/>
            <w:rPrChange w:id="3677" w:author="Mario Ezequiel Scott" w:date="2019-12-29T19:14:00Z">
              <w:rPr>
                <w:rFonts w:cstheme="minorHAnsi"/>
              </w:rPr>
            </w:rPrChange>
          </w:rPr>
          <w:delText xml:space="preserve"> the following facts, that each English word on average </w:delText>
        </w:r>
        <w:r w:rsidRPr="004A4B49" w:rsidDel="005D7F37">
          <w:rPr>
            <w:rFonts w:cstheme="minorHAnsi"/>
            <w:b/>
            <w:bCs/>
            <w:sz w:val="28"/>
            <w:szCs w:val="28"/>
            <w:lang w:val="en-GB"/>
            <w:rPrChange w:id="3678" w:author="Mario Ezequiel Scott" w:date="2019-12-29T19:14:00Z">
              <w:rPr>
                <w:rFonts w:cstheme="minorHAnsi"/>
                <w:b/>
                <w:bCs/>
                <w:sz w:val="28"/>
                <w:szCs w:val="28"/>
              </w:rPr>
            </w:rPrChange>
          </w:rPr>
          <w:delText>**</w:delText>
        </w:r>
        <w:r w:rsidRPr="004A4B49" w:rsidDel="005D7F37">
          <w:rPr>
            <w:rFonts w:cstheme="minorHAnsi"/>
            <w:lang w:val="en-GB"/>
            <w:rPrChange w:id="3679" w:author="Mario Ezequiel Scott" w:date="2019-12-29T19:14:00Z">
              <w:rPr>
                <w:rFonts w:cstheme="minorHAnsi"/>
              </w:rPr>
            </w:rPrChange>
          </w:rPr>
          <w:delText>contains 6-8 characters, and that 15 characters would make only two words, it is easy to understand that the texts with two words are less likely to contribute into forming of the 600 words threshold, while on the other hand, these two words can be system commands that are useless and even more, can affect the personality traits assessment results.</w:delText>
        </w:r>
        <w:commentRangeEnd w:id="3655"/>
        <w:r w:rsidR="00CE72ED" w:rsidDel="005D7F37">
          <w:rPr>
            <w:rStyle w:val="CommentReference"/>
          </w:rPr>
          <w:commentReference w:id="3655"/>
        </w:r>
      </w:del>
    </w:p>
    <w:p w14:paraId="2723EFC3" w14:textId="6B4073DE" w:rsidR="0028042E" w:rsidRPr="004A4B49" w:rsidDel="005D7F37" w:rsidRDefault="0028042E" w:rsidP="004B5082">
      <w:pPr>
        <w:rPr>
          <w:del w:id="3680" w:author="tedo gogoladze" w:date="2020-01-03T17:47:00Z"/>
          <w:rFonts w:cstheme="minorHAnsi"/>
          <w:lang w:val="en-GB"/>
          <w:rPrChange w:id="3681" w:author="Mario Ezequiel Scott" w:date="2019-12-29T19:14:00Z">
            <w:rPr>
              <w:del w:id="3682" w:author="tedo gogoladze" w:date="2020-01-03T17:47:00Z"/>
              <w:rFonts w:cstheme="minorHAnsi"/>
            </w:rPr>
          </w:rPrChange>
        </w:rPr>
        <w:pPrChange w:id="3683" w:author="tedo gogoladze" w:date="2020-01-04T09:16:00Z">
          <w:pPr/>
        </w:pPrChange>
      </w:pPr>
      <w:del w:id="3684" w:author="tedo gogoladze" w:date="2020-01-03T17:47:00Z">
        <w:r w:rsidRPr="004A4B49" w:rsidDel="005D7F37">
          <w:rPr>
            <w:rFonts w:cstheme="minorHAnsi"/>
            <w:lang w:val="en-GB"/>
            <w:rPrChange w:id="3685" w:author="Mario Ezequiel Scott" w:date="2019-12-29T19:14:00Z">
              <w:rPr>
                <w:rFonts w:cstheme="minorHAnsi"/>
              </w:rPr>
            </w:rPrChange>
          </w:rPr>
          <w:delText>Based on th</w:delText>
        </w:r>
      </w:del>
      <w:ins w:id="3686" w:author="Mario Ezequiel Scott" w:date="2019-12-29T19:52:00Z">
        <w:del w:id="3687" w:author="tedo gogoladze" w:date="2020-01-03T17:47:00Z">
          <w:r w:rsidR="00CA5199" w:rsidDel="005D7F37">
            <w:rPr>
              <w:rFonts w:cstheme="minorHAnsi"/>
              <w:lang w:val="en-GB"/>
            </w:rPr>
            <w:delText>is reasoning</w:delText>
          </w:r>
        </w:del>
      </w:ins>
      <w:del w:id="3688" w:author="tedo gogoladze" w:date="2020-01-03T17:47:00Z">
        <w:r w:rsidRPr="004A4B49" w:rsidDel="005D7F37">
          <w:rPr>
            <w:rFonts w:cstheme="minorHAnsi"/>
            <w:lang w:val="en-GB"/>
            <w:rPrChange w:id="3689" w:author="Mario Ezequiel Scott" w:date="2019-12-29T19:14:00Z">
              <w:rPr>
                <w:rFonts w:cstheme="minorHAnsi"/>
              </w:rPr>
            </w:rPrChange>
          </w:rPr>
          <w:delText>e arguments mentioned above, removed the rows with longest 1% texts (86 records with more than or equal to 1504 characters), and rows with shortest 2% texts (172 records, less than or equal to 13 characters)</w:delText>
        </w:r>
      </w:del>
      <w:ins w:id="3690" w:author="Mario Ezequiel Scott" w:date="2019-12-29T19:52:00Z">
        <w:del w:id="3691" w:author="tedo gogoladze" w:date="2020-01-03T17:47:00Z">
          <w:r w:rsidR="00CA5199" w:rsidDel="005D7F37">
            <w:rPr>
              <w:rFonts w:cstheme="minorHAnsi"/>
              <w:lang w:val="en-GB"/>
            </w:rPr>
            <w:delText xml:space="preserve"> were removed. </w:delText>
          </w:r>
        </w:del>
      </w:ins>
      <w:del w:id="3692" w:author="tedo gogoladze" w:date="2020-01-03T17:47:00Z">
        <w:r w:rsidRPr="004A4B49" w:rsidDel="005D7F37">
          <w:rPr>
            <w:rFonts w:cstheme="minorHAnsi"/>
            <w:lang w:val="en-GB"/>
            <w:rPrChange w:id="3693" w:author="Mario Ezequiel Scott" w:date="2019-12-29T19:14:00Z">
              <w:rPr>
                <w:rFonts w:cstheme="minorHAnsi"/>
              </w:rPr>
            </w:rPrChange>
          </w:rPr>
          <w:delText>.</w:delText>
        </w:r>
      </w:del>
    </w:p>
    <w:p w14:paraId="12877F1A" w14:textId="22C81F2B" w:rsidR="00D848AA" w:rsidRPr="004A4B49" w:rsidDel="001C6784" w:rsidRDefault="00D848AA" w:rsidP="004B5082">
      <w:pPr>
        <w:rPr>
          <w:del w:id="3694" w:author="tedo gogoladze" w:date="2020-01-04T09:15:00Z"/>
          <w:rFonts w:cstheme="minorHAnsi"/>
          <w:lang w:val="en-GB"/>
          <w:rPrChange w:id="3695" w:author="Mario Ezequiel Scott" w:date="2019-12-29T19:14:00Z">
            <w:rPr>
              <w:del w:id="3696" w:author="tedo gogoladze" w:date="2020-01-04T09:15:00Z"/>
              <w:rFonts w:cstheme="minorHAnsi"/>
            </w:rPr>
          </w:rPrChange>
        </w:rPr>
        <w:pPrChange w:id="3697" w:author="tedo gogoladze" w:date="2020-01-04T09:16:00Z">
          <w:pPr/>
        </w:pPrChange>
      </w:pPr>
      <w:del w:id="3698" w:author="tedo gogoladze" w:date="2020-01-03T17:47:00Z">
        <w:r w:rsidRPr="004A4B49" w:rsidDel="005D7F37">
          <w:rPr>
            <w:rFonts w:cstheme="minorHAnsi"/>
            <w:lang w:val="en-GB"/>
            <w:rPrChange w:id="3699" w:author="Mario Ezequiel Scott" w:date="2019-12-29T19:14:00Z">
              <w:rPr>
                <w:rFonts w:cstheme="minorHAnsi"/>
              </w:rPr>
            </w:rPrChange>
          </w:rPr>
          <w:delText>After the above mentioned filter</w:delText>
        </w:r>
      </w:del>
      <w:ins w:id="3700" w:author="Mario Ezequiel Scott" w:date="2019-12-29T19:52:00Z">
        <w:del w:id="3701" w:author="tedo gogoladze" w:date="2020-01-03T17:47:00Z">
          <w:r w:rsidR="00CA5199" w:rsidDel="005D7F37">
            <w:rPr>
              <w:rFonts w:cstheme="minorHAnsi"/>
              <w:lang w:val="en-GB"/>
            </w:rPr>
            <w:delText>As a result</w:delText>
          </w:r>
        </w:del>
      </w:ins>
      <w:del w:id="3702" w:author="tedo gogoladze" w:date="2020-01-03T17:47:00Z">
        <w:r w:rsidRPr="004A4B49" w:rsidDel="005D7F37">
          <w:rPr>
            <w:rFonts w:cstheme="minorHAnsi"/>
            <w:lang w:val="en-GB"/>
            <w:rPrChange w:id="3703" w:author="Mario Ezequiel Scott" w:date="2019-12-29T19:14:00Z">
              <w:rPr>
                <w:rFonts w:cstheme="minorHAnsi"/>
              </w:rPr>
            </w:rPrChange>
          </w:rPr>
          <w:delText xml:space="preserve">, </w:delText>
        </w:r>
      </w:del>
      <w:ins w:id="3704" w:author="Mario Ezequiel Scott" w:date="2019-12-29T19:52:00Z">
        <w:del w:id="3705" w:author="tedo gogoladze" w:date="2020-01-03T17:47:00Z">
          <w:r w:rsidR="00CA5199" w:rsidDel="005D7F37">
            <w:rPr>
              <w:rFonts w:cstheme="minorHAnsi"/>
              <w:lang w:val="en-GB"/>
            </w:rPr>
            <w:delText>th</w:delText>
          </w:r>
        </w:del>
      </w:ins>
      <w:ins w:id="3706" w:author="Mario Ezequiel Scott" w:date="2019-12-29T19:53:00Z">
        <w:del w:id="3707" w:author="tedo gogoladze" w:date="2020-01-03T17:47:00Z">
          <w:r w:rsidR="00CA5199" w:rsidDel="005D7F37">
            <w:rPr>
              <w:rFonts w:cstheme="minorHAnsi"/>
              <w:lang w:val="en-GB"/>
            </w:rPr>
            <w:delText xml:space="preserve">e </w:delText>
          </w:r>
        </w:del>
      </w:ins>
      <w:del w:id="3708" w:author="tedo gogoladze" w:date="2020-01-03T17:47:00Z">
        <w:r w:rsidRPr="004A4B49" w:rsidDel="005D7F37">
          <w:rPr>
            <w:rFonts w:cstheme="minorHAnsi"/>
            <w:lang w:val="en-GB"/>
            <w:rPrChange w:id="3709" w:author="Mario Ezequiel Scott" w:date="2019-12-29T19:14:00Z">
              <w:rPr>
                <w:rFonts w:cstheme="minorHAnsi"/>
              </w:rPr>
            </w:rPrChange>
          </w:rPr>
          <w:delText xml:space="preserve">dataset </w:delText>
        </w:r>
        <w:r w:rsidR="00FC1FED" w:rsidRPr="004A4B49" w:rsidDel="005D7F37">
          <w:rPr>
            <w:rFonts w:cstheme="minorHAnsi"/>
            <w:lang w:val="en-GB"/>
            <w:rPrChange w:id="3710" w:author="Mario Ezequiel Scott" w:date="2019-12-29T19:14:00Z">
              <w:rPr>
                <w:rFonts w:cstheme="minorHAnsi"/>
              </w:rPr>
            </w:rPrChange>
          </w:rPr>
          <w:delText xml:space="preserve">gets </w:delText>
        </w:r>
        <w:commentRangeStart w:id="3711"/>
        <w:r w:rsidRPr="004A4B49" w:rsidDel="005D7F37">
          <w:rPr>
            <w:rFonts w:cstheme="minorHAnsi"/>
            <w:lang w:val="en-GB"/>
            <w:rPrChange w:id="3712" w:author="Mario Ezequiel Scott" w:date="2019-12-29T19:14:00Z">
              <w:rPr>
                <w:rFonts w:cstheme="minorHAnsi"/>
              </w:rPr>
            </w:rPrChange>
          </w:rPr>
          <w:delText xml:space="preserve">8308 </w:delText>
        </w:r>
        <w:r w:rsidR="00D2222E" w:rsidRPr="004A4B49" w:rsidDel="005D7F37">
          <w:rPr>
            <w:rFonts w:cstheme="minorHAnsi"/>
            <w:lang w:val="en-GB"/>
            <w:rPrChange w:id="3713" w:author="Mario Ezequiel Scott" w:date="2019-12-29T19:14:00Z">
              <w:rPr>
                <w:rFonts w:cstheme="minorHAnsi"/>
              </w:rPr>
            </w:rPrChange>
          </w:rPr>
          <w:delText>rows</w:delText>
        </w:r>
        <w:r w:rsidRPr="004A4B49" w:rsidDel="005D7F37">
          <w:rPr>
            <w:rFonts w:cstheme="minorHAnsi"/>
            <w:lang w:val="en-GB"/>
            <w:rPrChange w:id="3714" w:author="Mario Ezequiel Scott" w:date="2019-12-29T19:14:00Z">
              <w:rPr>
                <w:rFonts w:cstheme="minorHAnsi"/>
              </w:rPr>
            </w:rPrChange>
          </w:rPr>
          <w:delText xml:space="preserve"> from the original 8578 rows.</w:delText>
        </w:r>
        <w:commentRangeEnd w:id="3711"/>
        <w:r w:rsidR="00CA5199" w:rsidDel="005D7F37">
          <w:rPr>
            <w:rStyle w:val="CommentReference"/>
          </w:rPr>
          <w:commentReference w:id="3711"/>
        </w:r>
      </w:del>
    </w:p>
    <w:p w14:paraId="23B504EF" w14:textId="64CA8D89" w:rsidR="004660A1" w:rsidRPr="004A4B49" w:rsidDel="001C6784" w:rsidRDefault="007E42EE" w:rsidP="004B5082">
      <w:pPr>
        <w:rPr>
          <w:del w:id="3715" w:author="tedo gogoladze" w:date="2020-01-04T09:15:00Z"/>
          <w:rFonts w:cstheme="minorHAnsi"/>
          <w:lang w:val="en-GB"/>
          <w:rPrChange w:id="3716" w:author="Mario Ezequiel Scott" w:date="2019-12-29T19:14:00Z">
            <w:rPr>
              <w:del w:id="3717" w:author="tedo gogoladze" w:date="2020-01-04T09:15:00Z"/>
              <w:rFonts w:cstheme="minorHAnsi"/>
            </w:rPr>
          </w:rPrChange>
        </w:rPr>
        <w:pPrChange w:id="3718" w:author="tedo gogoladze" w:date="2020-01-04T09:16:00Z">
          <w:pPr/>
        </w:pPrChange>
      </w:pPr>
      <w:commentRangeStart w:id="3719"/>
      <w:del w:id="3720" w:author="tedo gogoladze" w:date="2020-01-04T09:15:00Z">
        <w:r w:rsidRPr="004A4B49" w:rsidDel="001C6784">
          <w:rPr>
            <w:rFonts w:cstheme="minorHAnsi"/>
            <w:lang w:val="en-GB"/>
            <w:rPrChange w:id="3721" w:author="Mario Ezequiel Scott" w:date="2019-12-29T19:14:00Z">
              <w:rPr>
                <w:rFonts w:cstheme="minorHAnsi"/>
              </w:rPr>
            </w:rPrChange>
          </w:rPr>
          <w:delText xml:space="preserve">Next step that </w:delText>
        </w:r>
        <w:r w:rsidR="007B64FD" w:rsidRPr="004A4B49" w:rsidDel="001C6784">
          <w:rPr>
            <w:rFonts w:cstheme="minorHAnsi"/>
            <w:lang w:val="en-GB"/>
            <w:rPrChange w:id="3722" w:author="Mario Ezequiel Scott" w:date="2019-12-29T19:14:00Z">
              <w:rPr>
                <w:rFonts w:cstheme="minorHAnsi"/>
              </w:rPr>
            </w:rPrChange>
          </w:rPr>
          <w:delText xml:space="preserve">is </w:delText>
        </w:r>
        <w:r w:rsidRPr="004A4B49" w:rsidDel="001C6784">
          <w:rPr>
            <w:rFonts w:cstheme="minorHAnsi"/>
            <w:lang w:val="en-GB"/>
            <w:rPrChange w:id="3723" w:author="Mario Ezequiel Scott" w:date="2019-12-29T19:14:00Z">
              <w:rPr>
                <w:rFonts w:cstheme="minorHAnsi"/>
              </w:rPr>
            </w:rPrChange>
          </w:rPr>
          <w:delText xml:space="preserve">performed </w:delText>
        </w:r>
        <w:r w:rsidR="007B64FD" w:rsidRPr="004A4B49" w:rsidDel="001C6784">
          <w:rPr>
            <w:rFonts w:cstheme="minorHAnsi"/>
            <w:lang w:val="en-GB"/>
            <w:rPrChange w:id="3724" w:author="Mario Ezequiel Scott" w:date="2019-12-29T19:14:00Z">
              <w:rPr>
                <w:rFonts w:cstheme="minorHAnsi"/>
              </w:rPr>
            </w:rPrChange>
          </w:rPr>
          <w:delText xml:space="preserve">is </w:delText>
        </w:r>
        <w:r w:rsidRPr="004A4B49" w:rsidDel="001C6784">
          <w:rPr>
            <w:rFonts w:cstheme="minorHAnsi"/>
            <w:lang w:val="en-GB"/>
            <w:rPrChange w:id="3725" w:author="Mario Ezequiel Scott" w:date="2019-12-29T19:14:00Z">
              <w:rPr>
                <w:rFonts w:cstheme="minorHAnsi"/>
              </w:rPr>
            </w:rPrChange>
          </w:rPr>
          <w:delText>to group the texts written by each developer</w:delText>
        </w:r>
        <w:r w:rsidR="00D4229C" w:rsidRPr="004A4B49" w:rsidDel="001C6784">
          <w:rPr>
            <w:rFonts w:cstheme="minorHAnsi"/>
            <w:lang w:val="en-GB"/>
            <w:rPrChange w:id="3726" w:author="Mario Ezequiel Scott" w:date="2019-12-29T19:14:00Z">
              <w:rPr>
                <w:rFonts w:cstheme="minorHAnsi"/>
              </w:rPr>
            </w:rPrChange>
          </w:rPr>
          <w:delText xml:space="preserve">. </w:delText>
        </w:r>
        <w:r w:rsidR="00035F74" w:rsidRPr="004A4B49" w:rsidDel="001C6784">
          <w:rPr>
            <w:rFonts w:cstheme="minorHAnsi"/>
            <w:lang w:val="en-GB"/>
            <w:rPrChange w:id="3727" w:author="Mario Ezequiel Scott" w:date="2019-12-29T19:14:00Z">
              <w:rPr>
                <w:rFonts w:cstheme="minorHAnsi"/>
              </w:rPr>
            </w:rPrChange>
          </w:rPr>
          <w:delText>T</w:delText>
        </w:r>
        <w:r w:rsidRPr="004A4B49" w:rsidDel="001C6784">
          <w:rPr>
            <w:rFonts w:cstheme="minorHAnsi"/>
            <w:lang w:val="en-GB"/>
            <w:rPrChange w:id="3728" w:author="Mario Ezequiel Scott" w:date="2019-12-29T19:14:00Z">
              <w:rPr>
                <w:rFonts w:cstheme="minorHAnsi"/>
              </w:rPr>
            </w:rPrChange>
          </w:rPr>
          <w:delText>exts from all tasks that was written by the same developer</w:delText>
        </w:r>
        <w:r w:rsidR="00035F74" w:rsidRPr="004A4B49" w:rsidDel="001C6784">
          <w:rPr>
            <w:rFonts w:cstheme="minorHAnsi"/>
            <w:lang w:val="en-GB"/>
            <w:rPrChange w:id="3729" w:author="Mario Ezequiel Scott" w:date="2019-12-29T19:14:00Z">
              <w:rPr>
                <w:rFonts w:cstheme="minorHAnsi"/>
              </w:rPr>
            </w:rPrChange>
          </w:rPr>
          <w:delText xml:space="preserve"> were combined</w:delText>
        </w:r>
        <w:r w:rsidRPr="004A4B49" w:rsidDel="001C6784">
          <w:rPr>
            <w:rFonts w:cstheme="minorHAnsi"/>
            <w:lang w:val="en-GB"/>
            <w:rPrChange w:id="3730" w:author="Mario Ezequiel Scott" w:date="2019-12-29T19:14:00Z">
              <w:rPr>
                <w:rFonts w:cstheme="minorHAnsi"/>
              </w:rPr>
            </w:rPrChange>
          </w:rPr>
          <w:delText xml:space="preserve">. </w:delText>
        </w:r>
        <w:commentRangeEnd w:id="3719"/>
        <w:r w:rsidR="00DE0651" w:rsidDel="001C6784">
          <w:rPr>
            <w:rStyle w:val="CommentReference"/>
          </w:rPr>
          <w:commentReference w:id="3719"/>
        </w:r>
        <w:r w:rsidR="00AE74B8" w:rsidRPr="004A4B49" w:rsidDel="001C6784">
          <w:rPr>
            <w:rFonts w:cstheme="minorHAnsi"/>
            <w:lang w:val="en-GB"/>
            <w:rPrChange w:id="3731" w:author="Mario Ezequiel Scott" w:date="2019-12-29T19:14:00Z">
              <w:rPr>
                <w:rFonts w:cstheme="minorHAnsi"/>
              </w:rPr>
            </w:rPrChange>
          </w:rPr>
          <w:delText>Using this approach</w:delText>
        </w:r>
        <w:r w:rsidRPr="004A4B49" w:rsidDel="001C6784">
          <w:rPr>
            <w:rFonts w:cstheme="minorHAnsi"/>
            <w:lang w:val="en-GB"/>
            <w:rPrChange w:id="3732" w:author="Mario Ezequiel Scott" w:date="2019-12-29T19:14:00Z">
              <w:rPr>
                <w:rFonts w:cstheme="minorHAnsi"/>
              </w:rPr>
            </w:rPrChange>
          </w:rPr>
          <w:delText xml:space="preserve">, </w:delText>
        </w:r>
        <w:r w:rsidR="00A412A0" w:rsidRPr="004A4B49" w:rsidDel="001C6784">
          <w:rPr>
            <w:rFonts w:cstheme="minorHAnsi"/>
            <w:lang w:val="en-GB"/>
            <w:rPrChange w:id="3733" w:author="Mario Ezequiel Scott" w:date="2019-12-29T19:14:00Z">
              <w:rPr>
                <w:rFonts w:cstheme="minorHAnsi"/>
              </w:rPr>
            </w:rPrChange>
          </w:rPr>
          <w:delText>the result</w:delText>
        </w:r>
      </w:del>
      <w:ins w:id="3734" w:author="Mario Ezequiel Scott" w:date="2019-12-29T21:45:00Z">
        <w:del w:id="3735" w:author="tedo gogoladze" w:date="2020-01-04T09:15:00Z">
          <w:r w:rsidR="00CE011E" w:rsidDel="001C6784">
            <w:rPr>
              <w:rFonts w:cstheme="minorHAnsi"/>
              <w:lang w:val="en-GB"/>
            </w:rPr>
            <w:delText>ing</w:delText>
          </w:r>
        </w:del>
      </w:ins>
      <w:del w:id="3736" w:author="tedo gogoladze" w:date="2020-01-04T09:15:00Z">
        <w:r w:rsidR="00A412A0" w:rsidRPr="004A4B49" w:rsidDel="001C6784">
          <w:rPr>
            <w:rFonts w:cstheme="minorHAnsi"/>
            <w:lang w:val="en-GB"/>
            <w:rPrChange w:id="3737" w:author="Mario Ezequiel Scott" w:date="2019-12-29T19:14:00Z">
              <w:rPr>
                <w:rFonts w:cstheme="minorHAnsi"/>
              </w:rPr>
            </w:rPrChange>
          </w:rPr>
          <w:delText xml:space="preserve"> is the </w:delText>
        </w:r>
        <w:r w:rsidRPr="004A4B49" w:rsidDel="001C6784">
          <w:rPr>
            <w:rFonts w:cstheme="minorHAnsi"/>
            <w:lang w:val="en-GB"/>
            <w:rPrChange w:id="3738" w:author="Mario Ezequiel Scott" w:date="2019-12-29T19:14:00Z">
              <w:rPr>
                <w:rFonts w:cstheme="minorHAnsi"/>
              </w:rPr>
            </w:rPrChange>
          </w:rPr>
          <w:delText>dataset</w:delText>
        </w:r>
      </w:del>
      <w:ins w:id="3739" w:author="Mario Ezequiel Scott" w:date="2019-12-29T21:45:00Z">
        <w:del w:id="3740" w:author="tedo gogoladze" w:date="2020-01-04T09:15:00Z">
          <w:r w:rsidR="00CE011E" w:rsidDel="001C6784">
            <w:rPr>
              <w:rFonts w:cstheme="minorHAnsi"/>
              <w:lang w:val="en-GB"/>
            </w:rPr>
            <w:delText xml:space="preserve"> consist of </w:delText>
          </w:r>
        </w:del>
      </w:ins>
      <w:del w:id="3741" w:author="tedo gogoladze" w:date="2020-01-04T09:15:00Z">
        <w:r w:rsidRPr="004A4B49" w:rsidDel="001C6784">
          <w:rPr>
            <w:rFonts w:cstheme="minorHAnsi"/>
            <w:lang w:val="en-GB"/>
            <w:rPrChange w:id="3742" w:author="Mario Ezequiel Scott" w:date="2019-12-29T19:14:00Z">
              <w:rPr>
                <w:rFonts w:cstheme="minorHAnsi"/>
              </w:rPr>
            </w:rPrChange>
          </w:rPr>
          <w:delText xml:space="preserve"> of the texts written by 618 developer</w:delText>
        </w:r>
        <w:r w:rsidR="00D4229C" w:rsidRPr="004A4B49" w:rsidDel="001C6784">
          <w:rPr>
            <w:rFonts w:cstheme="minorHAnsi"/>
            <w:lang w:val="en-GB"/>
            <w:rPrChange w:id="3743" w:author="Mario Ezequiel Scott" w:date="2019-12-29T19:14:00Z">
              <w:rPr>
                <w:rFonts w:cstheme="minorHAnsi"/>
              </w:rPr>
            </w:rPrChange>
          </w:rPr>
          <w:delText>s</w:delText>
        </w:r>
      </w:del>
      <w:ins w:id="3744" w:author="Mario Ezequiel Scott" w:date="2019-12-29T21:45:00Z">
        <w:del w:id="3745" w:author="tedo gogoladze" w:date="2020-01-04T09:15:00Z">
          <w:r w:rsidR="00CE011E" w:rsidDel="001C6784">
            <w:rPr>
              <w:rFonts w:cstheme="minorHAnsi"/>
              <w:lang w:val="en-GB"/>
            </w:rPr>
            <w:delText xml:space="preserve"> with their corresponding corpuses</w:delText>
          </w:r>
        </w:del>
      </w:ins>
      <w:ins w:id="3746" w:author="Mario Ezequiel Scott" w:date="2019-12-29T21:46:00Z">
        <w:del w:id="3747" w:author="tedo gogoladze" w:date="2020-01-04T09:15:00Z">
          <w:r w:rsidR="00CE011E" w:rsidDel="001C6784">
            <w:rPr>
              <w:rFonts w:cstheme="minorHAnsi"/>
              <w:lang w:val="en-GB"/>
            </w:rPr>
            <w:delText xml:space="preserve"> </w:delText>
          </w:r>
          <w:r w:rsidR="00FE35A1" w:rsidDel="001C6784">
            <w:rPr>
              <w:rFonts w:cstheme="minorHAnsi"/>
              <w:lang w:val="en-GB"/>
            </w:rPr>
            <w:delText>W</w:delText>
          </w:r>
          <w:r w:rsidR="00CE011E" w:rsidDel="001C6784">
            <w:rPr>
              <w:rFonts w:cstheme="minorHAnsi"/>
              <w:lang w:val="en-GB"/>
            </w:rPr>
            <w:delText>hose characteristics are</w:delText>
          </w:r>
        </w:del>
      </w:ins>
      <w:del w:id="3748" w:author="tedo gogoladze" w:date="2020-01-04T09:15:00Z">
        <w:r w:rsidR="003A6E1F" w:rsidRPr="004A4B49" w:rsidDel="001C6784">
          <w:rPr>
            <w:rFonts w:cstheme="minorHAnsi"/>
            <w:lang w:val="en-GB"/>
            <w:rPrChange w:id="3749" w:author="Mario Ezequiel Scott" w:date="2019-12-29T19:14:00Z">
              <w:rPr>
                <w:rFonts w:cstheme="minorHAnsi"/>
              </w:rPr>
            </w:rPrChange>
          </w:rPr>
          <w:delText>, described in the Table 7</w:delText>
        </w:r>
        <w:r w:rsidR="00D4229C" w:rsidRPr="004A4B49" w:rsidDel="001C6784">
          <w:rPr>
            <w:rFonts w:cstheme="minorHAnsi"/>
            <w:lang w:val="en-GB"/>
            <w:rPrChange w:id="3750" w:author="Mario Ezequiel Scott" w:date="2019-12-29T19:14:00Z">
              <w:rPr>
                <w:rFonts w:cstheme="minorHAnsi"/>
              </w:rPr>
            </w:rPrChange>
          </w:rPr>
          <w:delText xml:space="preserve">. </w:delText>
        </w:r>
      </w:del>
    </w:p>
    <w:tbl>
      <w:tblPr>
        <w:tblW w:w="6760" w:type="dxa"/>
        <w:tblLook w:val="04A0" w:firstRow="1" w:lastRow="0" w:firstColumn="1" w:lastColumn="0" w:noHBand="0" w:noVBand="1"/>
      </w:tblPr>
      <w:tblGrid>
        <w:gridCol w:w="960"/>
        <w:gridCol w:w="2851"/>
        <w:gridCol w:w="1549"/>
        <w:gridCol w:w="1400"/>
      </w:tblGrid>
      <w:tr w:rsidR="00D4229C" w:rsidRPr="004A4B49" w:rsidDel="001C6784" w14:paraId="7284CCFD" w14:textId="29BC1A6A" w:rsidTr="00D4229C">
        <w:trPr>
          <w:trHeight w:val="570"/>
          <w:del w:id="3751" w:author="tedo gogoladze" w:date="2020-01-04T09:15:00Z"/>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F88CEC" w14:textId="3984F084" w:rsidR="00D4229C" w:rsidRPr="004A4B49" w:rsidDel="001C6784" w:rsidRDefault="004B5082" w:rsidP="004B5082">
            <w:pPr>
              <w:rPr>
                <w:del w:id="3752" w:author="tedo gogoladze" w:date="2020-01-04T09:15:00Z"/>
                <w:rFonts w:eastAsia="Times New Roman" w:cs="Times New Roman"/>
                <w:color w:val="000000"/>
                <w:sz w:val="22"/>
                <w:szCs w:val="22"/>
                <w:lang w:val="en-GB" w:eastAsia="en-US"/>
                <w:rPrChange w:id="3753" w:author="Mario Ezequiel Scott" w:date="2019-12-29T19:14:00Z">
                  <w:rPr>
                    <w:del w:id="3754" w:author="tedo gogoladze" w:date="2020-01-04T09:15:00Z"/>
                    <w:rFonts w:eastAsia="Times New Roman" w:cs="Times New Roman"/>
                    <w:color w:val="000000"/>
                    <w:sz w:val="22"/>
                    <w:szCs w:val="22"/>
                    <w:lang w:val="en-US" w:eastAsia="en-US"/>
                  </w:rPr>
                </w:rPrChange>
              </w:rPr>
              <w:pPrChange w:id="3755" w:author="tedo gogoladze" w:date="2020-01-04T09:16:00Z">
                <w:pPr>
                  <w:autoSpaceDE/>
                  <w:spacing w:before="0" w:after="0"/>
                  <w:jc w:val="left"/>
                </w:pPr>
              </w:pPrChange>
            </w:pPr>
            <w:ins w:id="3756" w:author="tedo gogoladze" w:date="2020-01-04T09:17:00Z">
              <w:r>
                <w:rPr>
                  <w:rFonts w:eastAsia="Times New Roman" w:cs="Times New Roman"/>
                  <w:color w:val="000000"/>
                  <w:sz w:val="22"/>
                  <w:szCs w:val="22"/>
                  <w:lang w:val="en-GB" w:eastAsia="en-US"/>
                </w:rPr>
                <w:t>t</w:t>
              </w:r>
            </w:ins>
            <w:commentRangeStart w:id="3757"/>
            <w:proofErr w:type="spellEnd"/>
            <w:del w:id="3758" w:author="tedo gogoladze" w:date="2020-01-04T09:15:00Z">
              <w:r w:rsidR="00D4229C" w:rsidRPr="004A4B49" w:rsidDel="001C6784">
                <w:rPr>
                  <w:rFonts w:eastAsia="Times New Roman" w:cs="Times New Roman"/>
                  <w:color w:val="000000"/>
                  <w:sz w:val="22"/>
                  <w:szCs w:val="22"/>
                  <w:lang w:val="en-GB" w:eastAsia="en-US"/>
                  <w:rPrChange w:id="3759" w:author="Mario Ezequiel Scott" w:date="2019-12-29T19:14:00Z">
                    <w:rPr>
                      <w:rFonts w:eastAsia="Times New Roman" w:cs="Times New Roman"/>
                      <w:color w:val="000000"/>
                      <w:sz w:val="22"/>
                      <w:szCs w:val="22"/>
                      <w:lang w:val="en-US" w:eastAsia="en-US"/>
                    </w:rPr>
                  </w:rPrChange>
                </w:rPr>
                <w:delText> </w:delText>
              </w:r>
            </w:del>
          </w:p>
        </w:tc>
        <w:tc>
          <w:tcPr>
            <w:tcW w:w="2860" w:type="dxa"/>
            <w:tcBorders>
              <w:top w:val="single" w:sz="4" w:space="0" w:color="auto"/>
              <w:left w:val="nil"/>
              <w:bottom w:val="single" w:sz="4" w:space="0" w:color="auto"/>
              <w:right w:val="single" w:sz="4" w:space="0" w:color="auto"/>
            </w:tcBorders>
            <w:shd w:val="clear" w:color="000000" w:fill="FFFFFF"/>
            <w:vAlign w:val="center"/>
            <w:hideMark/>
          </w:tcPr>
          <w:p w14:paraId="23431C44" w14:textId="00B386BC" w:rsidR="00D4229C" w:rsidRPr="004A4B49" w:rsidDel="001C6784" w:rsidRDefault="00D4229C" w:rsidP="004B5082">
            <w:pPr>
              <w:rPr>
                <w:del w:id="3760" w:author="tedo gogoladze" w:date="2020-01-04T09:15:00Z"/>
                <w:rFonts w:eastAsia="Times New Roman" w:cs="Times New Roman"/>
                <w:b/>
                <w:bCs/>
                <w:color w:val="000000"/>
                <w:sz w:val="22"/>
                <w:szCs w:val="22"/>
                <w:lang w:val="en-GB" w:eastAsia="en-US"/>
                <w:rPrChange w:id="3761" w:author="Mario Ezequiel Scott" w:date="2019-12-29T19:14:00Z">
                  <w:rPr>
                    <w:del w:id="3762" w:author="tedo gogoladze" w:date="2020-01-04T09:15:00Z"/>
                    <w:rFonts w:eastAsia="Times New Roman" w:cs="Times New Roman"/>
                    <w:b/>
                    <w:bCs/>
                    <w:color w:val="000000"/>
                    <w:sz w:val="22"/>
                    <w:szCs w:val="22"/>
                    <w:lang w:val="en-US" w:eastAsia="en-US"/>
                  </w:rPr>
                </w:rPrChange>
              </w:rPr>
              <w:pPrChange w:id="3763" w:author="tedo gogoladze" w:date="2020-01-04T09:16:00Z">
                <w:pPr>
                  <w:autoSpaceDE/>
                  <w:spacing w:before="0" w:after="0"/>
                  <w:jc w:val="right"/>
                </w:pPr>
              </w:pPrChange>
            </w:pPr>
            <w:del w:id="3764" w:author="tedo gogoladze" w:date="2020-01-04T09:15:00Z">
              <w:r w:rsidRPr="004A4B49" w:rsidDel="001C6784">
                <w:rPr>
                  <w:rFonts w:eastAsia="Times New Roman" w:cs="Times New Roman"/>
                  <w:b/>
                  <w:bCs/>
                  <w:color w:val="000000"/>
                  <w:sz w:val="22"/>
                  <w:szCs w:val="22"/>
                  <w:lang w:val="en-GB" w:eastAsia="en-US"/>
                  <w:rPrChange w:id="3765" w:author="Mario Ezequiel Scott" w:date="2019-12-29T19:14:00Z">
                    <w:rPr>
                      <w:rFonts w:eastAsia="Times New Roman" w:cs="Times New Roman"/>
                      <w:b/>
                      <w:bCs/>
                      <w:color w:val="000000"/>
                      <w:sz w:val="22"/>
                      <w:szCs w:val="22"/>
                      <w:lang w:val="en-US" w:eastAsia="en-US"/>
                    </w:rPr>
                  </w:rPrChange>
                </w:rPr>
                <w:delText>number_of_texts_combined</w:delText>
              </w:r>
            </w:del>
          </w:p>
        </w:tc>
        <w:tc>
          <w:tcPr>
            <w:tcW w:w="1540" w:type="dxa"/>
            <w:tcBorders>
              <w:top w:val="single" w:sz="4" w:space="0" w:color="auto"/>
              <w:left w:val="nil"/>
              <w:bottom w:val="single" w:sz="4" w:space="0" w:color="auto"/>
              <w:right w:val="single" w:sz="4" w:space="0" w:color="auto"/>
            </w:tcBorders>
            <w:shd w:val="clear" w:color="000000" w:fill="FFFFFF"/>
            <w:vAlign w:val="center"/>
            <w:hideMark/>
          </w:tcPr>
          <w:p w14:paraId="60A03112" w14:textId="1A4D8A1F" w:rsidR="00D4229C" w:rsidRPr="004A4B49" w:rsidDel="001C6784" w:rsidRDefault="00D4229C" w:rsidP="004B5082">
            <w:pPr>
              <w:rPr>
                <w:del w:id="3766" w:author="tedo gogoladze" w:date="2020-01-04T09:15:00Z"/>
                <w:rFonts w:eastAsia="Times New Roman" w:cs="Times New Roman"/>
                <w:b/>
                <w:bCs/>
                <w:color w:val="000000"/>
                <w:sz w:val="22"/>
                <w:szCs w:val="22"/>
                <w:lang w:val="en-GB" w:eastAsia="en-US"/>
                <w:rPrChange w:id="3767" w:author="Mario Ezequiel Scott" w:date="2019-12-29T19:14:00Z">
                  <w:rPr>
                    <w:del w:id="3768" w:author="tedo gogoladze" w:date="2020-01-04T09:15:00Z"/>
                    <w:rFonts w:eastAsia="Times New Roman" w:cs="Times New Roman"/>
                    <w:b/>
                    <w:bCs/>
                    <w:color w:val="000000"/>
                    <w:sz w:val="22"/>
                    <w:szCs w:val="22"/>
                    <w:lang w:val="en-US" w:eastAsia="en-US"/>
                  </w:rPr>
                </w:rPrChange>
              </w:rPr>
              <w:pPrChange w:id="3769" w:author="tedo gogoladze" w:date="2020-01-04T09:16:00Z">
                <w:pPr>
                  <w:autoSpaceDE/>
                  <w:spacing w:before="0" w:after="0"/>
                  <w:jc w:val="right"/>
                </w:pPr>
              </w:pPrChange>
            </w:pPr>
            <w:del w:id="3770" w:author="tedo gogoladze" w:date="2020-01-04T09:15:00Z">
              <w:r w:rsidRPr="004A4B49" w:rsidDel="001C6784">
                <w:rPr>
                  <w:rFonts w:eastAsia="Times New Roman" w:cs="Times New Roman"/>
                  <w:b/>
                  <w:bCs/>
                  <w:color w:val="000000"/>
                  <w:sz w:val="22"/>
                  <w:szCs w:val="22"/>
                  <w:lang w:val="en-GB" w:eastAsia="en-US"/>
                  <w:rPrChange w:id="3771" w:author="Mario Ezequiel Scott" w:date="2019-12-29T19:14:00Z">
                    <w:rPr>
                      <w:rFonts w:eastAsia="Times New Roman" w:cs="Times New Roman"/>
                      <w:b/>
                      <w:bCs/>
                      <w:color w:val="000000"/>
                      <w:sz w:val="22"/>
                      <w:szCs w:val="22"/>
                      <w:lang w:val="en-US" w:eastAsia="en-US"/>
                    </w:rPr>
                  </w:rPrChange>
                </w:rPr>
                <w:delText>words_in_text</w:delText>
              </w:r>
            </w:del>
          </w:p>
        </w:tc>
        <w:tc>
          <w:tcPr>
            <w:tcW w:w="1400" w:type="dxa"/>
            <w:tcBorders>
              <w:top w:val="single" w:sz="4" w:space="0" w:color="auto"/>
              <w:left w:val="nil"/>
              <w:bottom w:val="single" w:sz="4" w:space="0" w:color="auto"/>
              <w:right w:val="single" w:sz="4" w:space="0" w:color="auto"/>
            </w:tcBorders>
            <w:shd w:val="clear" w:color="000000" w:fill="FFFFFF"/>
            <w:vAlign w:val="center"/>
            <w:hideMark/>
          </w:tcPr>
          <w:p w14:paraId="7C876D9B" w14:textId="61C3A5CA" w:rsidR="00D4229C" w:rsidRPr="004A4B49" w:rsidDel="001C6784" w:rsidRDefault="00D4229C" w:rsidP="004B5082">
            <w:pPr>
              <w:rPr>
                <w:del w:id="3772" w:author="tedo gogoladze" w:date="2020-01-04T09:15:00Z"/>
                <w:rFonts w:eastAsia="Times New Roman" w:cs="Times New Roman"/>
                <w:b/>
                <w:bCs/>
                <w:color w:val="000000"/>
                <w:sz w:val="22"/>
                <w:szCs w:val="22"/>
                <w:lang w:val="en-GB" w:eastAsia="en-US"/>
                <w:rPrChange w:id="3773" w:author="Mario Ezequiel Scott" w:date="2019-12-29T19:14:00Z">
                  <w:rPr>
                    <w:del w:id="3774" w:author="tedo gogoladze" w:date="2020-01-04T09:15:00Z"/>
                    <w:rFonts w:eastAsia="Times New Roman" w:cs="Times New Roman"/>
                    <w:b/>
                    <w:bCs/>
                    <w:color w:val="000000"/>
                    <w:sz w:val="22"/>
                    <w:szCs w:val="22"/>
                    <w:lang w:val="en-US" w:eastAsia="en-US"/>
                  </w:rPr>
                </w:rPrChange>
              </w:rPr>
              <w:pPrChange w:id="3775" w:author="tedo gogoladze" w:date="2020-01-04T09:16:00Z">
                <w:pPr>
                  <w:autoSpaceDE/>
                  <w:spacing w:before="0" w:after="0"/>
                  <w:jc w:val="right"/>
                </w:pPr>
              </w:pPrChange>
            </w:pPr>
            <w:del w:id="3776" w:author="tedo gogoladze" w:date="2020-01-04T09:15:00Z">
              <w:r w:rsidRPr="004A4B49" w:rsidDel="001C6784">
                <w:rPr>
                  <w:rFonts w:eastAsia="Times New Roman" w:cs="Times New Roman"/>
                  <w:b/>
                  <w:bCs/>
                  <w:color w:val="000000"/>
                  <w:sz w:val="22"/>
                  <w:szCs w:val="22"/>
                  <w:lang w:val="en-GB" w:eastAsia="en-US"/>
                  <w:rPrChange w:id="3777" w:author="Mario Ezequiel Scott" w:date="2019-12-29T19:14:00Z">
                    <w:rPr>
                      <w:rFonts w:eastAsia="Times New Roman" w:cs="Times New Roman"/>
                      <w:b/>
                      <w:bCs/>
                      <w:color w:val="000000"/>
                      <w:sz w:val="22"/>
                      <w:szCs w:val="22"/>
                      <w:lang w:val="en-US" w:eastAsia="en-US"/>
                    </w:rPr>
                  </w:rPrChange>
                </w:rPr>
                <w:delText>texts_length</w:delText>
              </w:r>
            </w:del>
          </w:p>
        </w:tc>
      </w:tr>
      <w:tr w:rsidR="00D4229C" w:rsidRPr="004A4B49" w:rsidDel="001C6784" w14:paraId="4A83F684" w14:textId="538BB93D" w:rsidTr="00D4229C">
        <w:trPr>
          <w:trHeight w:val="300"/>
          <w:del w:id="3778" w:author="tedo gogoladze" w:date="2020-01-04T09:15:00Z"/>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6BB90583" w14:textId="3F669FC2" w:rsidR="00D4229C" w:rsidRPr="004A4B49" w:rsidDel="001C6784" w:rsidRDefault="00D4229C" w:rsidP="004B5082">
            <w:pPr>
              <w:rPr>
                <w:del w:id="3779" w:author="tedo gogoladze" w:date="2020-01-04T09:15:00Z"/>
                <w:rFonts w:eastAsia="Times New Roman" w:cs="Times New Roman"/>
                <w:b/>
                <w:bCs/>
                <w:color w:val="000000"/>
                <w:sz w:val="22"/>
                <w:szCs w:val="22"/>
                <w:lang w:val="en-GB" w:eastAsia="en-US"/>
                <w:rPrChange w:id="3780" w:author="Mario Ezequiel Scott" w:date="2019-12-29T19:14:00Z">
                  <w:rPr>
                    <w:del w:id="3781" w:author="tedo gogoladze" w:date="2020-01-04T09:15:00Z"/>
                    <w:rFonts w:eastAsia="Times New Roman" w:cs="Times New Roman"/>
                    <w:b/>
                    <w:bCs/>
                    <w:color w:val="000000"/>
                    <w:sz w:val="22"/>
                    <w:szCs w:val="22"/>
                    <w:lang w:val="en-US" w:eastAsia="en-US"/>
                  </w:rPr>
                </w:rPrChange>
              </w:rPr>
              <w:pPrChange w:id="3782" w:author="tedo gogoladze" w:date="2020-01-04T09:16:00Z">
                <w:pPr>
                  <w:autoSpaceDE/>
                  <w:spacing w:before="0" w:after="0"/>
                  <w:jc w:val="right"/>
                </w:pPr>
              </w:pPrChange>
            </w:pPr>
            <w:del w:id="3783" w:author="tedo gogoladze" w:date="2020-01-04T09:15:00Z">
              <w:r w:rsidRPr="004A4B49" w:rsidDel="001C6784">
                <w:rPr>
                  <w:rFonts w:eastAsia="Times New Roman" w:cs="Times New Roman"/>
                  <w:b/>
                  <w:bCs/>
                  <w:color w:val="000000"/>
                  <w:sz w:val="22"/>
                  <w:szCs w:val="22"/>
                  <w:lang w:val="en-GB" w:eastAsia="en-US"/>
                  <w:rPrChange w:id="3784" w:author="Mario Ezequiel Scott" w:date="2019-12-29T19:14:00Z">
                    <w:rPr>
                      <w:rFonts w:eastAsia="Times New Roman" w:cs="Times New Roman"/>
                      <w:b/>
                      <w:bCs/>
                      <w:color w:val="000000"/>
                      <w:sz w:val="22"/>
                      <w:szCs w:val="22"/>
                      <w:lang w:val="en-US" w:eastAsia="en-US"/>
                    </w:rPr>
                  </w:rPrChange>
                </w:rPr>
                <w:delText>count</w:delText>
              </w:r>
            </w:del>
          </w:p>
        </w:tc>
        <w:tc>
          <w:tcPr>
            <w:tcW w:w="2860" w:type="dxa"/>
            <w:tcBorders>
              <w:top w:val="nil"/>
              <w:left w:val="nil"/>
              <w:bottom w:val="single" w:sz="4" w:space="0" w:color="auto"/>
              <w:right w:val="single" w:sz="4" w:space="0" w:color="auto"/>
            </w:tcBorders>
            <w:shd w:val="clear" w:color="000000" w:fill="F5F5F5"/>
            <w:vAlign w:val="center"/>
            <w:hideMark/>
          </w:tcPr>
          <w:p w14:paraId="34155951" w14:textId="5E76E66A" w:rsidR="00D4229C" w:rsidRPr="004A4B49" w:rsidDel="001C6784" w:rsidRDefault="00D4229C" w:rsidP="004B5082">
            <w:pPr>
              <w:rPr>
                <w:del w:id="3785" w:author="tedo gogoladze" w:date="2020-01-04T09:15:00Z"/>
                <w:rFonts w:eastAsia="Times New Roman" w:cs="Times New Roman"/>
                <w:color w:val="000000"/>
                <w:sz w:val="22"/>
                <w:szCs w:val="22"/>
                <w:lang w:val="en-GB" w:eastAsia="en-US"/>
                <w:rPrChange w:id="3786" w:author="Mario Ezequiel Scott" w:date="2019-12-29T19:14:00Z">
                  <w:rPr>
                    <w:del w:id="3787" w:author="tedo gogoladze" w:date="2020-01-04T09:15:00Z"/>
                    <w:rFonts w:eastAsia="Times New Roman" w:cs="Times New Roman"/>
                    <w:color w:val="000000"/>
                    <w:sz w:val="22"/>
                    <w:szCs w:val="22"/>
                    <w:lang w:val="en-US" w:eastAsia="en-US"/>
                  </w:rPr>
                </w:rPrChange>
              </w:rPr>
              <w:pPrChange w:id="3788" w:author="tedo gogoladze" w:date="2020-01-04T09:16:00Z">
                <w:pPr>
                  <w:autoSpaceDE/>
                  <w:spacing w:before="0" w:after="0"/>
                  <w:jc w:val="right"/>
                </w:pPr>
              </w:pPrChange>
            </w:pPr>
            <w:del w:id="3789" w:author="tedo gogoladze" w:date="2020-01-04T09:15:00Z">
              <w:r w:rsidRPr="004A4B49" w:rsidDel="001C6784">
                <w:rPr>
                  <w:rFonts w:eastAsia="Times New Roman" w:cs="Times New Roman"/>
                  <w:color w:val="000000"/>
                  <w:sz w:val="22"/>
                  <w:szCs w:val="22"/>
                  <w:lang w:val="en-GB" w:eastAsia="en-US"/>
                  <w:rPrChange w:id="3790" w:author="Mario Ezequiel Scott" w:date="2019-12-29T19:14:00Z">
                    <w:rPr>
                      <w:rFonts w:eastAsia="Times New Roman" w:cs="Times New Roman"/>
                      <w:color w:val="000000"/>
                      <w:sz w:val="22"/>
                      <w:szCs w:val="22"/>
                      <w:lang w:val="en-US" w:eastAsia="en-US"/>
                    </w:rPr>
                  </w:rPrChange>
                </w:rPr>
                <w:delText>618</w:delText>
              </w:r>
            </w:del>
          </w:p>
        </w:tc>
        <w:tc>
          <w:tcPr>
            <w:tcW w:w="1540" w:type="dxa"/>
            <w:tcBorders>
              <w:top w:val="nil"/>
              <w:left w:val="nil"/>
              <w:bottom w:val="single" w:sz="4" w:space="0" w:color="auto"/>
              <w:right w:val="single" w:sz="4" w:space="0" w:color="auto"/>
            </w:tcBorders>
            <w:shd w:val="clear" w:color="000000" w:fill="F5F5F5"/>
            <w:vAlign w:val="center"/>
            <w:hideMark/>
          </w:tcPr>
          <w:p w14:paraId="32105377" w14:textId="490202D1" w:rsidR="00D4229C" w:rsidRPr="004A4B49" w:rsidDel="001C6784" w:rsidRDefault="00D4229C" w:rsidP="004B5082">
            <w:pPr>
              <w:rPr>
                <w:del w:id="3791" w:author="tedo gogoladze" w:date="2020-01-04T09:15:00Z"/>
                <w:rFonts w:eastAsia="Times New Roman" w:cs="Times New Roman"/>
                <w:color w:val="000000"/>
                <w:sz w:val="22"/>
                <w:szCs w:val="22"/>
                <w:lang w:val="en-GB" w:eastAsia="en-US"/>
                <w:rPrChange w:id="3792" w:author="Mario Ezequiel Scott" w:date="2019-12-29T19:14:00Z">
                  <w:rPr>
                    <w:del w:id="3793" w:author="tedo gogoladze" w:date="2020-01-04T09:15:00Z"/>
                    <w:rFonts w:eastAsia="Times New Roman" w:cs="Times New Roman"/>
                    <w:color w:val="000000"/>
                    <w:sz w:val="22"/>
                    <w:szCs w:val="22"/>
                    <w:lang w:val="en-US" w:eastAsia="en-US"/>
                  </w:rPr>
                </w:rPrChange>
              </w:rPr>
              <w:pPrChange w:id="3794" w:author="tedo gogoladze" w:date="2020-01-04T09:16:00Z">
                <w:pPr>
                  <w:autoSpaceDE/>
                  <w:spacing w:before="0" w:after="0"/>
                  <w:jc w:val="right"/>
                </w:pPr>
              </w:pPrChange>
            </w:pPr>
            <w:del w:id="3795" w:author="tedo gogoladze" w:date="2020-01-04T09:15:00Z">
              <w:r w:rsidRPr="004A4B49" w:rsidDel="001C6784">
                <w:rPr>
                  <w:rFonts w:eastAsia="Times New Roman" w:cs="Times New Roman"/>
                  <w:color w:val="000000"/>
                  <w:sz w:val="22"/>
                  <w:szCs w:val="22"/>
                  <w:lang w:val="en-GB" w:eastAsia="en-US"/>
                  <w:rPrChange w:id="3796" w:author="Mario Ezequiel Scott" w:date="2019-12-29T19:14:00Z">
                    <w:rPr>
                      <w:rFonts w:eastAsia="Times New Roman" w:cs="Times New Roman"/>
                      <w:color w:val="000000"/>
                      <w:sz w:val="22"/>
                      <w:szCs w:val="22"/>
                      <w:lang w:val="en-US" w:eastAsia="en-US"/>
                    </w:rPr>
                  </w:rPrChange>
                </w:rPr>
                <w:delText>618</w:delText>
              </w:r>
            </w:del>
          </w:p>
        </w:tc>
        <w:tc>
          <w:tcPr>
            <w:tcW w:w="1400" w:type="dxa"/>
            <w:tcBorders>
              <w:top w:val="nil"/>
              <w:left w:val="nil"/>
              <w:bottom w:val="single" w:sz="4" w:space="0" w:color="auto"/>
              <w:right w:val="single" w:sz="4" w:space="0" w:color="auto"/>
            </w:tcBorders>
            <w:shd w:val="clear" w:color="000000" w:fill="F5F5F5"/>
            <w:vAlign w:val="center"/>
            <w:hideMark/>
          </w:tcPr>
          <w:p w14:paraId="375ECA4E" w14:textId="572C24C7" w:rsidR="00D4229C" w:rsidRPr="004A4B49" w:rsidDel="001C6784" w:rsidRDefault="00D4229C" w:rsidP="004B5082">
            <w:pPr>
              <w:rPr>
                <w:del w:id="3797" w:author="tedo gogoladze" w:date="2020-01-04T09:15:00Z"/>
                <w:rFonts w:eastAsia="Times New Roman" w:cs="Times New Roman"/>
                <w:color w:val="000000"/>
                <w:sz w:val="22"/>
                <w:szCs w:val="22"/>
                <w:lang w:val="en-GB" w:eastAsia="en-US"/>
                <w:rPrChange w:id="3798" w:author="Mario Ezequiel Scott" w:date="2019-12-29T19:14:00Z">
                  <w:rPr>
                    <w:del w:id="3799" w:author="tedo gogoladze" w:date="2020-01-04T09:15:00Z"/>
                    <w:rFonts w:eastAsia="Times New Roman" w:cs="Times New Roman"/>
                    <w:color w:val="000000"/>
                    <w:sz w:val="22"/>
                    <w:szCs w:val="22"/>
                    <w:lang w:val="en-US" w:eastAsia="en-US"/>
                  </w:rPr>
                </w:rPrChange>
              </w:rPr>
              <w:pPrChange w:id="3800" w:author="tedo gogoladze" w:date="2020-01-04T09:16:00Z">
                <w:pPr>
                  <w:autoSpaceDE/>
                  <w:spacing w:before="0" w:after="0"/>
                  <w:jc w:val="right"/>
                </w:pPr>
              </w:pPrChange>
            </w:pPr>
            <w:del w:id="3801" w:author="tedo gogoladze" w:date="2020-01-04T09:15:00Z">
              <w:r w:rsidRPr="004A4B49" w:rsidDel="001C6784">
                <w:rPr>
                  <w:rFonts w:eastAsia="Times New Roman" w:cs="Times New Roman"/>
                  <w:color w:val="000000"/>
                  <w:sz w:val="22"/>
                  <w:szCs w:val="22"/>
                  <w:lang w:val="en-GB" w:eastAsia="en-US"/>
                  <w:rPrChange w:id="3802" w:author="Mario Ezequiel Scott" w:date="2019-12-29T19:14:00Z">
                    <w:rPr>
                      <w:rFonts w:eastAsia="Times New Roman" w:cs="Times New Roman"/>
                      <w:color w:val="000000"/>
                      <w:sz w:val="22"/>
                      <w:szCs w:val="22"/>
                      <w:lang w:val="en-US" w:eastAsia="en-US"/>
                    </w:rPr>
                  </w:rPrChange>
                </w:rPr>
                <w:delText>618</w:delText>
              </w:r>
            </w:del>
          </w:p>
        </w:tc>
      </w:tr>
      <w:tr w:rsidR="00D4229C" w:rsidRPr="004A4B49" w:rsidDel="001C6784" w14:paraId="35A4B7C1" w14:textId="215310F5" w:rsidTr="00D4229C">
        <w:trPr>
          <w:trHeight w:val="300"/>
          <w:del w:id="3803" w:author="tedo gogoladze" w:date="2020-01-04T09:15:00Z"/>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4394FA2C" w14:textId="7D7773A0" w:rsidR="00D4229C" w:rsidRPr="004A4B49" w:rsidDel="001C6784" w:rsidRDefault="00D4229C" w:rsidP="004B5082">
            <w:pPr>
              <w:rPr>
                <w:del w:id="3804" w:author="tedo gogoladze" w:date="2020-01-04T09:15:00Z"/>
                <w:rFonts w:eastAsia="Times New Roman" w:cs="Times New Roman"/>
                <w:b/>
                <w:bCs/>
                <w:color w:val="000000"/>
                <w:sz w:val="22"/>
                <w:szCs w:val="22"/>
                <w:lang w:val="en-GB" w:eastAsia="en-US"/>
                <w:rPrChange w:id="3805" w:author="Mario Ezequiel Scott" w:date="2019-12-29T19:14:00Z">
                  <w:rPr>
                    <w:del w:id="3806" w:author="tedo gogoladze" w:date="2020-01-04T09:15:00Z"/>
                    <w:rFonts w:eastAsia="Times New Roman" w:cs="Times New Roman"/>
                    <w:b/>
                    <w:bCs/>
                    <w:color w:val="000000"/>
                    <w:sz w:val="22"/>
                    <w:szCs w:val="22"/>
                    <w:lang w:val="en-US" w:eastAsia="en-US"/>
                  </w:rPr>
                </w:rPrChange>
              </w:rPr>
              <w:pPrChange w:id="3807" w:author="tedo gogoladze" w:date="2020-01-04T09:16:00Z">
                <w:pPr>
                  <w:autoSpaceDE/>
                  <w:spacing w:before="0" w:after="0"/>
                  <w:jc w:val="right"/>
                </w:pPr>
              </w:pPrChange>
            </w:pPr>
            <w:del w:id="3808" w:author="tedo gogoladze" w:date="2020-01-04T09:15:00Z">
              <w:r w:rsidRPr="004A4B49" w:rsidDel="001C6784">
                <w:rPr>
                  <w:rFonts w:eastAsia="Times New Roman" w:cs="Times New Roman"/>
                  <w:b/>
                  <w:bCs/>
                  <w:color w:val="000000"/>
                  <w:sz w:val="22"/>
                  <w:szCs w:val="22"/>
                  <w:lang w:val="en-GB" w:eastAsia="en-US"/>
                  <w:rPrChange w:id="3809" w:author="Mario Ezequiel Scott" w:date="2019-12-29T19:14:00Z">
                    <w:rPr>
                      <w:rFonts w:eastAsia="Times New Roman" w:cs="Times New Roman"/>
                      <w:b/>
                      <w:bCs/>
                      <w:color w:val="000000"/>
                      <w:sz w:val="22"/>
                      <w:szCs w:val="22"/>
                      <w:lang w:val="en-US" w:eastAsia="en-US"/>
                    </w:rPr>
                  </w:rPrChange>
                </w:rPr>
                <w:delText>mean</w:delText>
              </w:r>
            </w:del>
          </w:p>
        </w:tc>
        <w:tc>
          <w:tcPr>
            <w:tcW w:w="2860" w:type="dxa"/>
            <w:tcBorders>
              <w:top w:val="nil"/>
              <w:left w:val="nil"/>
              <w:bottom w:val="single" w:sz="4" w:space="0" w:color="auto"/>
              <w:right w:val="single" w:sz="4" w:space="0" w:color="auto"/>
            </w:tcBorders>
            <w:shd w:val="clear" w:color="000000" w:fill="FFFFFF"/>
            <w:vAlign w:val="center"/>
            <w:hideMark/>
          </w:tcPr>
          <w:p w14:paraId="454E4A1E" w14:textId="732C7281" w:rsidR="00D4229C" w:rsidRPr="004A4B49" w:rsidDel="001C6784" w:rsidRDefault="00D4229C" w:rsidP="004B5082">
            <w:pPr>
              <w:rPr>
                <w:del w:id="3810" w:author="tedo gogoladze" w:date="2020-01-04T09:15:00Z"/>
                <w:rFonts w:eastAsia="Times New Roman" w:cs="Times New Roman"/>
                <w:color w:val="000000"/>
                <w:sz w:val="22"/>
                <w:szCs w:val="22"/>
                <w:lang w:val="en-GB" w:eastAsia="en-US"/>
                <w:rPrChange w:id="3811" w:author="Mario Ezequiel Scott" w:date="2019-12-29T19:14:00Z">
                  <w:rPr>
                    <w:del w:id="3812" w:author="tedo gogoladze" w:date="2020-01-04T09:15:00Z"/>
                    <w:rFonts w:eastAsia="Times New Roman" w:cs="Times New Roman"/>
                    <w:color w:val="000000"/>
                    <w:sz w:val="22"/>
                    <w:szCs w:val="22"/>
                    <w:lang w:val="en-US" w:eastAsia="en-US"/>
                  </w:rPr>
                </w:rPrChange>
              </w:rPr>
              <w:pPrChange w:id="3813" w:author="tedo gogoladze" w:date="2020-01-04T09:16:00Z">
                <w:pPr>
                  <w:autoSpaceDE/>
                  <w:spacing w:before="0" w:after="0"/>
                  <w:jc w:val="right"/>
                </w:pPr>
              </w:pPrChange>
            </w:pPr>
            <w:del w:id="3814" w:author="tedo gogoladze" w:date="2020-01-04T09:15:00Z">
              <w:r w:rsidRPr="004A4B49" w:rsidDel="001C6784">
                <w:rPr>
                  <w:rFonts w:eastAsia="Times New Roman" w:cs="Times New Roman"/>
                  <w:color w:val="000000"/>
                  <w:sz w:val="22"/>
                  <w:szCs w:val="22"/>
                  <w:lang w:val="en-GB" w:eastAsia="en-US"/>
                  <w:rPrChange w:id="3815" w:author="Mario Ezequiel Scott" w:date="2019-12-29T19:14:00Z">
                    <w:rPr>
                      <w:rFonts w:eastAsia="Times New Roman" w:cs="Times New Roman"/>
                      <w:color w:val="000000"/>
                      <w:sz w:val="22"/>
                      <w:szCs w:val="22"/>
                      <w:lang w:val="en-US" w:eastAsia="en-US"/>
                    </w:rPr>
                  </w:rPrChange>
                </w:rPr>
                <w:delText>13.443</w:delText>
              </w:r>
            </w:del>
          </w:p>
        </w:tc>
        <w:tc>
          <w:tcPr>
            <w:tcW w:w="1540" w:type="dxa"/>
            <w:tcBorders>
              <w:top w:val="nil"/>
              <w:left w:val="nil"/>
              <w:bottom w:val="single" w:sz="4" w:space="0" w:color="auto"/>
              <w:right w:val="single" w:sz="4" w:space="0" w:color="auto"/>
            </w:tcBorders>
            <w:shd w:val="clear" w:color="000000" w:fill="FFFFFF"/>
            <w:vAlign w:val="center"/>
            <w:hideMark/>
          </w:tcPr>
          <w:p w14:paraId="677E3C75" w14:textId="0EC95D82" w:rsidR="00D4229C" w:rsidRPr="004A4B49" w:rsidDel="001C6784" w:rsidRDefault="00D4229C" w:rsidP="004B5082">
            <w:pPr>
              <w:rPr>
                <w:del w:id="3816" w:author="tedo gogoladze" w:date="2020-01-04T09:15:00Z"/>
                <w:rFonts w:eastAsia="Times New Roman" w:cs="Times New Roman"/>
                <w:color w:val="000000"/>
                <w:sz w:val="22"/>
                <w:szCs w:val="22"/>
                <w:lang w:val="en-GB" w:eastAsia="en-US"/>
                <w:rPrChange w:id="3817" w:author="Mario Ezequiel Scott" w:date="2019-12-29T19:14:00Z">
                  <w:rPr>
                    <w:del w:id="3818" w:author="tedo gogoladze" w:date="2020-01-04T09:15:00Z"/>
                    <w:rFonts w:eastAsia="Times New Roman" w:cs="Times New Roman"/>
                    <w:color w:val="000000"/>
                    <w:sz w:val="22"/>
                    <w:szCs w:val="22"/>
                    <w:lang w:val="en-US" w:eastAsia="en-US"/>
                  </w:rPr>
                </w:rPrChange>
              </w:rPr>
              <w:pPrChange w:id="3819" w:author="tedo gogoladze" w:date="2020-01-04T09:16:00Z">
                <w:pPr>
                  <w:autoSpaceDE/>
                  <w:spacing w:before="0" w:after="0"/>
                  <w:jc w:val="right"/>
                </w:pPr>
              </w:pPrChange>
            </w:pPr>
            <w:del w:id="3820" w:author="tedo gogoladze" w:date="2020-01-04T09:15:00Z">
              <w:r w:rsidRPr="004A4B49" w:rsidDel="001C6784">
                <w:rPr>
                  <w:rFonts w:eastAsia="Times New Roman" w:cs="Times New Roman"/>
                  <w:color w:val="000000"/>
                  <w:sz w:val="22"/>
                  <w:szCs w:val="22"/>
                  <w:lang w:val="en-GB" w:eastAsia="en-US"/>
                  <w:rPrChange w:id="3821" w:author="Mario Ezequiel Scott" w:date="2019-12-29T19:14:00Z">
                    <w:rPr>
                      <w:rFonts w:eastAsia="Times New Roman" w:cs="Times New Roman"/>
                      <w:color w:val="000000"/>
                      <w:sz w:val="22"/>
                      <w:szCs w:val="22"/>
                      <w:lang w:val="en-US" w:eastAsia="en-US"/>
                    </w:rPr>
                  </w:rPrChange>
                </w:rPr>
                <w:delText>514.73</w:delText>
              </w:r>
            </w:del>
          </w:p>
        </w:tc>
        <w:tc>
          <w:tcPr>
            <w:tcW w:w="1400" w:type="dxa"/>
            <w:tcBorders>
              <w:top w:val="nil"/>
              <w:left w:val="nil"/>
              <w:bottom w:val="single" w:sz="4" w:space="0" w:color="auto"/>
              <w:right w:val="single" w:sz="4" w:space="0" w:color="auto"/>
            </w:tcBorders>
            <w:shd w:val="clear" w:color="000000" w:fill="FFFFFF"/>
            <w:vAlign w:val="center"/>
            <w:hideMark/>
          </w:tcPr>
          <w:p w14:paraId="70E2535B" w14:textId="040079F3" w:rsidR="00D4229C" w:rsidRPr="004A4B49" w:rsidDel="001C6784" w:rsidRDefault="00D4229C" w:rsidP="004B5082">
            <w:pPr>
              <w:rPr>
                <w:del w:id="3822" w:author="tedo gogoladze" w:date="2020-01-04T09:15:00Z"/>
                <w:rFonts w:eastAsia="Times New Roman" w:cs="Times New Roman"/>
                <w:color w:val="000000"/>
                <w:sz w:val="22"/>
                <w:szCs w:val="22"/>
                <w:lang w:val="en-GB" w:eastAsia="en-US"/>
                <w:rPrChange w:id="3823" w:author="Mario Ezequiel Scott" w:date="2019-12-29T19:14:00Z">
                  <w:rPr>
                    <w:del w:id="3824" w:author="tedo gogoladze" w:date="2020-01-04T09:15:00Z"/>
                    <w:rFonts w:eastAsia="Times New Roman" w:cs="Times New Roman"/>
                    <w:color w:val="000000"/>
                    <w:sz w:val="22"/>
                    <w:szCs w:val="22"/>
                    <w:lang w:val="en-US" w:eastAsia="en-US"/>
                  </w:rPr>
                </w:rPrChange>
              </w:rPr>
              <w:pPrChange w:id="3825" w:author="tedo gogoladze" w:date="2020-01-04T09:16:00Z">
                <w:pPr>
                  <w:autoSpaceDE/>
                  <w:spacing w:before="0" w:after="0"/>
                  <w:jc w:val="right"/>
                </w:pPr>
              </w:pPrChange>
            </w:pPr>
            <w:del w:id="3826" w:author="tedo gogoladze" w:date="2020-01-04T09:15:00Z">
              <w:r w:rsidRPr="004A4B49" w:rsidDel="001C6784">
                <w:rPr>
                  <w:rFonts w:eastAsia="Times New Roman" w:cs="Times New Roman"/>
                  <w:color w:val="000000"/>
                  <w:sz w:val="22"/>
                  <w:szCs w:val="22"/>
                  <w:lang w:val="en-GB" w:eastAsia="en-US"/>
                  <w:rPrChange w:id="3827" w:author="Mario Ezequiel Scott" w:date="2019-12-29T19:14:00Z">
                    <w:rPr>
                      <w:rFonts w:eastAsia="Times New Roman" w:cs="Times New Roman"/>
                      <w:color w:val="000000"/>
                      <w:sz w:val="22"/>
                      <w:szCs w:val="22"/>
                      <w:lang w:val="en-US" w:eastAsia="en-US"/>
                    </w:rPr>
                  </w:rPrChange>
                </w:rPr>
                <w:delText>2990.117</w:delText>
              </w:r>
            </w:del>
          </w:p>
        </w:tc>
      </w:tr>
      <w:tr w:rsidR="00D4229C" w:rsidRPr="004A4B49" w:rsidDel="001C6784" w14:paraId="2D56BB03" w14:textId="48DF49BA" w:rsidTr="00D4229C">
        <w:trPr>
          <w:trHeight w:val="300"/>
          <w:del w:id="3828" w:author="tedo gogoladze" w:date="2020-01-04T09:15:00Z"/>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0B2A3DF5" w14:textId="414BD609" w:rsidR="00D4229C" w:rsidRPr="004A4B49" w:rsidDel="001C6784" w:rsidRDefault="00D4229C" w:rsidP="004B5082">
            <w:pPr>
              <w:rPr>
                <w:del w:id="3829" w:author="tedo gogoladze" w:date="2020-01-04T09:15:00Z"/>
                <w:rFonts w:eastAsia="Times New Roman" w:cs="Times New Roman"/>
                <w:b/>
                <w:bCs/>
                <w:color w:val="000000"/>
                <w:sz w:val="22"/>
                <w:szCs w:val="22"/>
                <w:lang w:val="en-GB" w:eastAsia="en-US"/>
                <w:rPrChange w:id="3830" w:author="Mario Ezequiel Scott" w:date="2019-12-29T19:14:00Z">
                  <w:rPr>
                    <w:del w:id="3831" w:author="tedo gogoladze" w:date="2020-01-04T09:15:00Z"/>
                    <w:rFonts w:eastAsia="Times New Roman" w:cs="Times New Roman"/>
                    <w:b/>
                    <w:bCs/>
                    <w:color w:val="000000"/>
                    <w:sz w:val="22"/>
                    <w:szCs w:val="22"/>
                    <w:lang w:val="en-US" w:eastAsia="en-US"/>
                  </w:rPr>
                </w:rPrChange>
              </w:rPr>
              <w:pPrChange w:id="3832" w:author="tedo gogoladze" w:date="2020-01-04T09:16:00Z">
                <w:pPr>
                  <w:autoSpaceDE/>
                  <w:spacing w:before="0" w:after="0"/>
                  <w:jc w:val="right"/>
                </w:pPr>
              </w:pPrChange>
            </w:pPr>
            <w:del w:id="3833" w:author="tedo gogoladze" w:date="2020-01-04T09:15:00Z">
              <w:r w:rsidRPr="004A4B49" w:rsidDel="001C6784">
                <w:rPr>
                  <w:rFonts w:eastAsia="Times New Roman" w:cs="Times New Roman"/>
                  <w:b/>
                  <w:bCs/>
                  <w:color w:val="000000"/>
                  <w:sz w:val="22"/>
                  <w:szCs w:val="22"/>
                  <w:lang w:val="en-GB" w:eastAsia="en-US"/>
                  <w:rPrChange w:id="3834" w:author="Mario Ezequiel Scott" w:date="2019-12-29T19:14:00Z">
                    <w:rPr>
                      <w:rFonts w:eastAsia="Times New Roman" w:cs="Times New Roman"/>
                      <w:b/>
                      <w:bCs/>
                      <w:color w:val="000000"/>
                      <w:sz w:val="22"/>
                      <w:szCs w:val="22"/>
                      <w:lang w:val="en-US" w:eastAsia="en-US"/>
                    </w:rPr>
                  </w:rPrChange>
                </w:rPr>
                <w:delText>std</w:delText>
              </w:r>
            </w:del>
          </w:p>
        </w:tc>
        <w:tc>
          <w:tcPr>
            <w:tcW w:w="2860" w:type="dxa"/>
            <w:tcBorders>
              <w:top w:val="nil"/>
              <w:left w:val="nil"/>
              <w:bottom w:val="single" w:sz="4" w:space="0" w:color="auto"/>
              <w:right w:val="single" w:sz="4" w:space="0" w:color="auto"/>
            </w:tcBorders>
            <w:shd w:val="clear" w:color="000000" w:fill="F5F5F5"/>
            <w:vAlign w:val="center"/>
            <w:hideMark/>
          </w:tcPr>
          <w:p w14:paraId="6E97A77C" w14:textId="733E1468" w:rsidR="00D4229C" w:rsidRPr="004A4B49" w:rsidDel="001C6784" w:rsidRDefault="00D4229C" w:rsidP="004B5082">
            <w:pPr>
              <w:rPr>
                <w:del w:id="3835" w:author="tedo gogoladze" w:date="2020-01-04T09:15:00Z"/>
                <w:rFonts w:eastAsia="Times New Roman" w:cs="Times New Roman"/>
                <w:color w:val="000000"/>
                <w:sz w:val="22"/>
                <w:szCs w:val="22"/>
                <w:lang w:val="en-GB" w:eastAsia="en-US"/>
                <w:rPrChange w:id="3836" w:author="Mario Ezequiel Scott" w:date="2019-12-29T19:14:00Z">
                  <w:rPr>
                    <w:del w:id="3837" w:author="tedo gogoladze" w:date="2020-01-04T09:15:00Z"/>
                    <w:rFonts w:eastAsia="Times New Roman" w:cs="Times New Roman"/>
                    <w:color w:val="000000"/>
                    <w:sz w:val="22"/>
                    <w:szCs w:val="22"/>
                    <w:lang w:val="en-US" w:eastAsia="en-US"/>
                  </w:rPr>
                </w:rPrChange>
              </w:rPr>
              <w:pPrChange w:id="3838" w:author="tedo gogoladze" w:date="2020-01-04T09:16:00Z">
                <w:pPr>
                  <w:autoSpaceDE/>
                  <w:spacing w:before="0" w:after="0"/>
                  <w:jc w:val="right"/>
                </w:pPr>
              </w:pPrChange>
            </w:pPr>
            <w:del w:id="3839" w:author="tedo gogoladze" w:date="2020-01-04T09:15:00Z">
              <w:r w:rsidRPr="004A4B49" w:rsidDel="001C6784">
                <w:rPr>
                  <w:rFonts w:eastAsia="Times New Roman" w:cs="Times New Roman"/>
                  <w:color w:val="000000"/>
                  <w:sz w:val="22"/>
                  <w:szCs w:val="22"/>
                  <w:lang w:val="en-GB" w:eastAsia="en-US"/>
                  <w:rPrChange w:id="3840" w:author="Mario Ezequiel Scott" w:date="2019-12-29T19:14:00Z">
                    <w:rPr>
                      <w:rFonts w:eastAsia="Times New Roman" w:cs="Times New Roman"/>
                      <w:color w:val="000000"/>
                      <w:sz w:val="22"/>
                      <w:szCs w:val="22"/>
                      <w:lang w:val="en-US" w:eastAsia="en-US"/>
                    </w:rPr>
                  </w:rPrChange>
                </w:rPr>
                <w:delText>41.068</w:delText>
              </w:r>
            </w:del>
          </w:p>
        </w:tc>
        <w:tc>
          <w:tcPr>
            <w:tcW w:w="1540" w:type="dxa"/>
            <w:tcBorders>
              <w:top w:val="nil"/>
              <w:left w:val="nil"/>
              <w:bottom w:val="single" w:sz="4" w:space="0" w:color="auto"/>
              <w:right w:val="single" w:sz="4" w:space="0" w:color="auto"/>
            </w:tcBorders>
            <w:shd w:val="clear" w:color="000000" w:fill="F5F5F5"/>
            <w:vAlign w:val="center"/>
            <w:hideMark/>
          </w:tcPr>
          <w:p w14:paraId="4B0124D3" w14:textId="6C7FA989" w:rsidR="00D4229C" w:rsidRPr="004A4B49" w:rsidDel="001C6784" w:rsidRDefault="00D4229C" w:rsidP="004B5082">
            <w:pPr>
              <w:rPr>
                <w:del w:id="3841" w:author="tedo gogoladze" w:date="2020-01-04T09:15:00Z"/>
                <w:rFonts w:eastAsia="Times New Roman" w:cs="Times New Roman"/>
                <w:color w:val="000000"/>
                <w:sz w:val="22"/>
                <w:szCs w:val="22"/>
                <w:lang w:val="en-GB" w:eastAsia="en-US"/>
                <w:rPrChange w:id="3842" w:author="Mario Ezequiel Scott" w:date="2019-12-29T19:14:00Z">
                  <w:rPr>
                    <w:del w:id="3843" w:author="tedo gogoladze" w:date="2020-01-04T09:15:00Z"/>
                    <w:rFonts w:eastAsia="Times New Roman" w:cs="Times New Roman"/>
                    <w:color w:val="000000"/>
                    <w:sz w:val="22"/>
                    <w:szCs w:val="22"/>
                    <w:lang w:val="en-US" w:eastAsia="en-US"/>
                  </w:rPr>
                </w:rPrChange>
              </w:rPr>
              <w:pPrChange w:id="3844" w:author="tedo gogoladze" w:date="2020-01-04T09:16:00Z">
                <w:pPr>
                  <w:autoSpaceDE/>
                  <w:spacing w:before="0" w:after="0"/>
                  <w:jc w:val="right"/>
                </w:pPr>
              </w:pPrChange>
            </w:pPr>
            <w:del w:id="3845" w:author="tedo gogoladze" w:date="2020-01-04T09:15:00Z">
              <w:r w:rsidRPr="004A4B49" w:rsidDel="001C6784">
                <w:rPr>
                  <w:rFonts w:eastAsia="Times New Roman" w:cs="Times New Roman"/>
                  <w:color w:val="000000"/>
                  <w:sz w:val="22"/>
                  <w:szCs w:val="22"/>
                  <w:lang w:val="en-GB" w:eastAsia="en-US"/>
                  <w:rPrChange w:id="3846" w:author="Mario Ezequiel Scott" w:date="2019-12-29T19:14:00Z">
                    <w:rPr>
                      <w:rFonts w:eastAsia="Times New Roman" w:cs="Times New Roman"/>
                      <w:color w:val="000000"/>
                      <w:sz w:val="22"/>
                      <w:szCs w:val="22"/>
                      <w:lang w:val="en-US" w:eastAsia="en-US"/>
                    </w:rPr>
                  </w:rPrChange>
                </w:rPr>
                <w:delText>1369.427</w:delText>
              </w:r>
            </w:del>
          </w:p>
        </w:tc>
        <w:tc>
          <w:tcPr>
            <w:tcW w:w="1400" w:type="dxa"/>
            <w:tcBorders>
              <w:top w:val="nil"/>
              <w:left w:val="nil"/>
              <w:bottom w:val="single" w:sz="4" w:space="0" w:color="auto"/>
              <w:right w:val="single" w:sz="4" w:space="0" w:color="auto"/>
            </w:tcBorders>
            <w:shd w:val="clear" w:color="000000" w:fill="F5F5F5"/>
            <w:vAlign w:val="center"/>
            <w:hideMark/>
          </w:tcPr>
          <w:p w14:paraId="05EE9855" w14:textId="730CB095" w:rsidR="00D4229C" w:rsidRPr="004A4B49" w:rsidDel="001C6784" w:rsidRDefault="00D4229C" w:rsidP="004B5082">
            <w:pPr>
              <w:rPr>
                <w:del w:id="3847" w:author="tedo gogoladze" w:date="2020-01-04T09:15:00Z"/>
                <w:rFonts w:eastAsia="Times New Roman" w:cs="Times New Roman"/>
                <w:color w:val="000000"/>
                <w:sz w:val="22"/>
                <w:szCs w:val="22"/>
                <w:lang w:val="en-GB" w:eastAsia="en-US"/>
                <w:rPrChange w:id="3848" w:author="Mario Ezequiel Scott" w:date="2019-12-29T19:14:00Z">
                  <w:rPr>
                    <w:del w:id="3849" w:author="tedo gogoladze" w:date="2020-01-04T09:15:00Z"/>
                    <w:rFonts w:eastAsia="Times New Roman" w:cs="Times New Roman"/>
                    <w:color w:val="000000"/>
                    <w:sz w:val="22"/>
                    <w:szCs w:val="22"/>
                    <w:lang w:val="en-US" w:eastAsia="en-US"/>
                  </w:rPr>
                </w:rPrChange>
              </w:rPr>
              <w:pPrChange w:id="3850" w:author="tedo gogoladze" w:date="2020-01-04T09:16:00Z">
                <w:pPr>
                  <w:autoSpaceDE/>
                  <w:spacing w:before="0" w:after="0"/>
                  <w:jc w:val="right"/>
                </w:pPr>
              </w:pPrChange>
            </w:pPr>
            <w:del w:id="3851" w:author="tedo gogoladze" w:date="2020-01-04T09:15:00Z">
              <w:r w:rsidRPr="004A4B49" w:rsidDel="001C6784">
                <w:rPr>
                  <w:rFonts w:eastAsia="Times New Roman" w:cs="Times New Roman"/>
                  <w:color w:val="000000"/>
                  <w:sz w:val="22"/>
                  <w:szCs w:val="22"/>
                  <w:lang w:val="en-GB" w:eastAsia="en-US"/>
                  <w:rPrChange w:id="3852" w:author="Mario Ezequiel Scott" w:date="2019-12-29T19:14:00Z">
                    <w:rPr>
                      <w:rFonts w:eastAsia="Times New Roman" w:cs="Times New Roman"/>
                      <w:color w:val="000000"/>
                      <w:sz w:val="22"/>
                      <w:szCs w:val="22"/>
                      <w:lang w:val="en-US" w:eastAsia="en-US"/>
                    </w:rPr>
                  </w:rPrChange>
                </w:rPr>
                <w:delText>8003.169</w:delText>
              </w:r>
            </w:del>
          </w:p>
        </w:tc>
      </w:tr>
      <w:tr w:rsidR="00D4229C" w:rsidRPr="004A4B49" w:rsidDel="001C6784" w14:paraId="4B168CBC" w14:textId="3D84805C" w:rsidTr="00D4229C">
        <w:trPr>
          <w:trHeight w:val="300"/>
          <w:del w:id="3853" w:author="tedo gogoladze" w:date="2020-01-04T09:15:00Z"/>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73513C87" w14:textId="0ACF9C9D" w:rsidR="00D4229C" w:rsidRPr="004A4B49" w:rsidDel="001C6784" w:rsidRDefault="00D4229C" w:rsidP="004B5082">
            <w:pPr>
              <w:rPr>
                <w:del w:id="3854" w:author="tedo gogoladze" w:date="2020-01-04T09:15:00Z"/>
                <w:rFonts w:eastAsia="Times New Roman" w:cs="Times New Roman"/>
                <w:b/>
                <w:bCs/>
                <w:color w:val="000000"/>
                <w:sz w:val="22"/>
                <w:szCs w:val="22"/>
                <w:lang w:val="en-GB" w:eastAsia="en-US"/>
                <w:rPrChange w:id="3855" w:author="Mario Ezequiel Scott" w:date="2019-12-29T19:14:00Z">
                  <w:rPr>
                    <w:del w:id="3856" w:author="tedo gogoladze" w:date="2020-01-04T09:15:00Z"/>
                    <w:rFonts w:eastAsia="Times New Roman" w:cs="Times New Roman"/>
                    <w:b/>
                    <w:bCs/>
                    <w:color w:val="000000"/>
                    <w:sz w:val="22"/>
                    <w:szCs w:val="22"/>
                    <w:lang w:val="en-US" w:eastAsia="en-US"/>
                  </w:rPr>
                </w:rPrChange>
              </w:rPr>
              <w:pPrChange w:id="3857" w:author="tedo gogoladze" w:date="2020-01-04T09:16:00Z">
                <w:pPr>
                  <w:autoSpaceDE/>
                  <w:spacing w:before="0" w:after="0"/>
                  <w:jc w:val="right"/>
                </w:pPr>
              </w:pPrChange>
            </w:pPr>
            <w:del w:id="3858" w:author="tedo gogoladze" w:date="2020-01-04T09:15:00Z">
              <w:r w:rsidRPr="004A4B49" w:rsidDel="001C6784">
                <w:rPr>
                  <w:rFonts w:eastAsia="Times New Roman" w:cs="Times New Roman"/>
                  <w:b/>
                  <w:bCs/>
                  <w:color w:val="000000"/>
                  <w:sz w:val="22"/>
                  <w:szCs w:val="22"/>
                  <w:lang w:val="en-GB" w:eastAsia="en-US"/>
                  <w:rPrChange w:id="3859" w:author="Mario Ezequiel Scott" w:date="2019-12-29T19:14:00Z">
                    <w:rPr>
                      <w:rFonts w:eastAsia="Times New Roman" w:cs="Times New Roman"/>
                      <w:b/>
                      <w:bCs/>
                      <w:color w:val="000000"/>
                      <w:sz w:val="22"/>
                      <w:szCs w:val="22"/>
                      <w:lang w:val="en-US" w:eastAsia="en-US"/>
                    </w:rPr>
                  </w:rPrChange>
                </w:rPr>
                <w:delText>min</w:delText>
              </w:r>
            </w:del>
          </w:p>
        </w:tc>
        <w:tc>
          <w:tcPr>
            <w:tcW w:w="2860" w:type="dxa"/>
            <w:tcBorders>
              <w:top w:val="nil"/>
              <w:left w:val="nil"/>
              <w:bottom w:val="single" w:sz="4" w:space="0" w:color="auto"/>
              <w:right w:val="single" w:sz="4" w:space="0" w:color="auto"/>
            </w:tcBorders>
            <w:shd w:val="clear" w:color="000000" w:fill="FFFFFF"/>
            <w:vAlign w:val="center"/>
            <w:hideMark/>
          </w:tcPr>
          <w:p w14:paraId="0E8BEA1A" w14:textId="00C22DDE" w:rsidR="00D4229C" w:rsidRPr="004A4B49" w:rsidDel="001C6784" w:rsidRDefault="00D4229C" w:rsidP="004B5082">
            <w:pPr>
              <w:rPr>
                <w:del w:id="3860" w:author="tedo gogoladze" w:date="2020-01-04T09:15:00Z"/>
                <w:rFonts w:eastAsia="Times New Roman" w:cs="Times New Roman"/>
                <w:color w:val="000000"/>
                <w:sz w:val="22"/>
                <w:szCs w:val="22"/>
                <w:lang w:val="en-GB" w:eastAsia="en-US"/>
                <w:rPrChange w:id="3861" w:author="Mario Ezequiel Scott" w:date="2019-12-29T19:14:00Z">
                  <w:rPr>
                    <w:del w:id="3862" w:author="tedo gogoladze" w:date="2020-01-04T09:15:00Z"/>
                    <w:rFonts w:eastAsia="Times New Roman" w:cs="Times New Roman"/>
                    <w:color w:val="000000"/>
                    <w:sz w:val="22"/>
                    <w:szCs w:val="22"/>
                    <w:lang w:val="en-US" w:eastAsia="en-US"/>
                  </w:rPr>
                </w:rPrChange>
              </w:rPr>
              <w:pPrChange w:id="3863" w:author="tedo gogoladze" w:date="2020-01-04T09:16:00Z">
                <w:pPr>
                  <w:autoSpaceDE/>
                  <w:spacing w:before="0" w:after="0"/>
                  <w:jc w:val="right"/>
                </w:pPr>
              </w:pPrChange>
            </w:pPr>
            <w:del w:id="3864" w:author="tedo gogoladze" w:date="2020-01-04T09:15:00Z">
              <w:r w:rsidRPr="004A4B49" w:rsidDel="001C6784">
                <w:rPr>
                  <w:rFonts w:eastAsia="Times New Roman" w:cs="Times New Roman"/>
                  <w:color w:val="000000"/>
                  <w:sz w:val="22"/>
                  <w:szCs w:val="22"/>
                  <w:lang w:val="en-GB" w:eastAsia="en-US"/>
                  <w:rPrChange w:id="3865" w:author="Mario Ezequiel Scott" w:date="2019-12-29T19:14:00Z">
                    <w:rPr>
                      <w:rFonts w:eastAsia="Times New Roman" w:cs="Times New Roman"/>
                      <w:color w:val="000000"/>
                      <w:sz w:val="22"/>
                      <w:szCs w:val="22"/>
                      <w:lang w:val="en-US" w:eastAsia="en-US"/>
                    </w:rPr>
                  </w:rPrChange>
                </w:rPr>
                <w:delText>1</w:delText>
              </w:r>
            </w:del>
          </w:p>
        </w:tc>
        <w:tc>
          <w:tcPr>
            <w:tcW w:w="1540" w:type="dxa"/>
            <w:tcBorders>
              <w:top w:val="nil"/>
              <w:left w:val="nil"/>
              <w:bottom w:val="single" w:sz="4" w:space="0" w:color="auto"/>
              <w:right w:val="single" w:sz="4" w:space="0" w:color="auto"/>
            </w:tcBorders>
            <w:shd w:val="clear" w:color="000000" w:fill="FFFFFF"/>
            <w:vAlign w:val="center"/>
            <w:hideMark/>
          </w:tcPr>
          <w:p w14:paraId="28A0A005" w14:textId="538B1293" w:rsidR="00D4229C" w:rsidRPr="004A4B49" w:rsidDel="001C6784" w:rsidRDefault="00D4229C" w:rsidP="004B5082">
            <w:pPr>
              <w:rPr>
                <w:del w:id="3866" w:author="tedo gogoladze" w:date="2020-01-04T09:15:00Z"/>
                <w:rFonts w:eastAsia="Times New Roman" w:cs="Times New Roman"/>
                <w:color w:val="000000"/>
                <w:sz w:val="22"/>
                <w:szCs w:val="22"/>
                <w:lang w:val="en-GB" w:eastAsia="en-US"/>
                <w:rPrChange w:id="3867" w:author="Mario Ezequiel Scott" w:date="2019-12-29T19:14:00Z">
                  <w:rPr>
                    <w:del w:id="3868" w:author="tedo gogoladze" w:date="2020-01-04T09:15:00Z"/>
                    <w:rFonts w:eastAsia="Times New Roman" w:cs="Times New Roman"/>
                    <w:color w:val="000000"/>
                    <w:sz w:val="22"/>
                    <w:szCs w:val="22"/>
                    <w:lang w:val="en-US" w:eastAsia="en-US"/>
                  </w:rPr>
                </w:rPrChange>
              </w:rPr>
              <w:pPrChange w:id="3869" w:author="tedo gogoladze" w:date="2020-01-04T09:16:00Z">
                <w:pPr>
                  <w:autoSpaceDE/>
                  <w:spacing w:before="0" w:after="0"/>
                  <w:jc w:val="right"/>
                </w:pPr>
              </w:pPrChange>
            </w:pPr>
            <w:del w:id="3870" w:author="tedo gogoladze" w:date="2020-01-04T09:15:00Z">
              <w:r w:rsidRPr="004A4B49" w:rsidDel="001C6784">
                <w:rPr>
                  <w:rFonts w:eastAsia="Times New Roman" w:cs="Times New Roman"/>
                  <w:color w:val="000000"/>
                  <w:sz w:val="22"/>
                  <w:szCs w:val="22"/>
                  <w:lang w:val="en-GB" w:eastAsia="en-US"/>
                  <w:rPrChange w:id="3871" w:author="Mario Ezequiel Scott" w:date="2019-12-29T19:14:00Z">
                    <w:rPr>
                      <w:rFonts w:eastAsia="Times New Roman" w:cs="Times New Roman"/>
                      <w:color w:val="000000"/>
                      <w:sz w:val="22"/>
                      <w:szCs w:val="22"/>
                      <w:lang w:val="en-US" w:eastAsia="en-US"/>
                    </w:rPr>
                  </w:rPrChange>
                </w:rPr>
                <w:delText>3</w:delText>
              </w:r>
            </w:del>
          </w:p>
        </w:tc>
        <w:tc>
          <w:tcPr>
            <w:tcW w:w="1400" w:type="dxa"/>
            <w:tcBorders>
              <w:top w:val="nil"/>
              <w:left w:val="nil"/>
              <w:bottom w:val="single" w:sz="4" w:space="0" w:color="auto"/>
              <w:right w:val="single" w:sz="4" w:space="0" w:color="auto"/>
            </w:tcBorders>
            <w:shd w:val="clear" w:color="000000" w:fill="FFFFFF"/>
            <w:vAlign w:val="center"/>
            <w:hideMark/>
          </w:tcPr>
          <w:p w14:paraId="3527989D" w14:textId="5793006F" w:rsidR="00D4229C" w:rsidRPr="004A4B49" w:rsidDel="001C6784" w:rsidRDefault="00D4229C" w:rsidP="004B5082">
            <w:pPr>
              <w:rPr>
                <w:del w:id="3872" w:author="tedo gogoladze" w:date="2020-01-04T09:15:00Z"/>
                <w:rFonts w:eastAsia="Times New Roman" w:cs="Times New Roman"/>
                <w:color w:val="000000"/>
                <w:sz w:val="22"/>
                <w:szCs w:val="22"/>
                <w:lang w:val="en-GB" w:eastAsia="en-US"/>
                <w:rPrChange w:id="3873" w:author="Mario Ezequiel Scott" w:date="2019-12-29T19:14:00Z">
                  <w:rPr>
                    <w:del w:id="3874" w:author="tedo gogoladze" w:date="2020-01-04T09:15:00Z"/>
                    <w:rFonts w:eastAsia="Times New Roman" w:cs="Times New Roman"/>
                    <w:color w:val="000000"/>
                    <w:sz w:val="22"/>
                    <w:szCs w:val="22"/>
                    <w:lang w:val="en-US" w:eastAsia="en-US"/>
                  </w:rPr>
                </w:rPrChange>
              </w:rPr>
              <w:pPrChange w:id="3875" w:author="tedo gogoladze" w:date="2020-01-04T09:16:00Z">
                <w:pPr>
                  <w:autoSpaceDE/>
                  <w:spacing w:before="0" w:after="0"/>
                  <w:jc w:val="right"/>
                </w:pPr>
              </w:pPrChange>
            </w:pPr>
            <w:del w:id="3876" w:author="tedo gogoladze" w:date="2020-01-04T09:15:00Z">
              <w:r w:rsidRPr="004A4B49" w:rsidDel="001C6784">
                <w:rPr>
                  <w:rFonts w:eastAsia="Times New Roman" w:cs="Times New Roman"/>
                  <w:color w:val="000000"/>
                  <w:sz w:val="22"/>
                  <w:szCs w:val="22"/>
                  <w:lang w:val="en-GB" w:eastAsia="en-US"/>
                  <w:rPrChange w:id="3877" w:author="Mario Ezequiel Scott" w:date="2019-12-29T19:14:00Z">
                    <w:rPr>
                      <w:rFonts w:eastAsia="Times New Roman" w:cs="Times New Roman"/>
                      <w:color w:val="000000"/>
                      <w:sz w:val="22"/>
                      <w:szCs w:val="22"/>
                      <w:lang w:val="en-US" w:eastAsia="en-US"/>
                    </w:rPr>
                  </w:rPrChange>
                </w:rPr>
                <w:delText>14</w:delText>
              </w:r>
            </w:del>
          </w:p>
        </w:tc>
      </w:tr>
      <w:tr w:rsidR="00D4229C" w:rsidRPr="004A4B49" w:rsidDel="001C6784" w14:paraId="7115A589" w14:textId="0AA26C07" w:rsidTr="00D4229C">
        <w:trPr>
          <w:trHeight w:val="300"/>
          <w:del w:id="3878" w:author="tedo gogoladze" w:date="2020-01-04T09:15:00Z"/>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3B21F000" w14:textId="074235BB" w:rsidR="00D4229C" w:rsidRPr="004A4B49" w:rsidDel="001C6784" w:rsidRDefault="00D4229C" w:rsidP="004B5082">
            <w:pPr>
              <w:rPr>
                <w:del w:id="3879" w:author="tedo gogoladze" w:date="2020-01-04T09:15:00Z"/>
                <w:rFonts w:eastAsia="Times New Roman" w:cs="Times New Roman"/>
                <w:b/>
                <w:bCs/>
                <w:color w:val="000000"/>
                <w:sz w:val="22"/>
                <w:szCs w:val="22"/>
                <w:lang w:val="en-GB" w:eastAsia="en-US"/>
                <w:rPrChange w:id="3880" w:author="Mario Ezequiel Scott" w:date="2019-12-29T19:14:00Z">
                  <w:rPr>
                    <w:del w:id="3881" w:author="tedo gogoladze" w:date="2020-01-04T09:15:00Z"/>
                    <w:rFonts w:eastAsia="Times New Roman" w:cs="Times New Roman"/>
                    <w:b/>
                    <w:bCs/>
                    <w:color w:val="000000"/>
                    <w:sz w:val="22"/>
                    <w:szCs w:val="22"/>
                    <w:lang w:val="en-US" w:eastAsia="en-US"/>
                  </w:rPr>
                </w:rPrChange>
              </w:rPr>
              <w:pPrChange w:id="3882" w:author="tedo gogoladze" w:date="2020-01-04T09:16:00Z">
                <w:pPr>
                  <w:autoSpaceDE/>
                  <w:spacing w:before="0" w:after="0"/>
                  <w:jc w:val="right"/>
                </w:pPr>
              </w:pPrChange>
            </w:pPr>
            <w:del w:id="3883" w:author="tedo gogoladze" w:date="2020-01-04T09:15:00Z">
              <w:r w:rsidRPr="004A4B49" w:rsidDel="001C6784">
                <w:rPr>
                  <w:rFonts w:eastAsia="Times New Roman" w:cs="Times New Roman"/>
                  <w:b/>
                  <w:bCs/>
                  <w:color w:val="000000"/>
                  <w:sz w:val="22"/>
                  <w:szCs w:val="22"/>
                  <w:lang w:val="en-GB" w:eastAsia="en-US"/>
                  <w:rPrChange w:id="3884" w:author="Mario Ezequiel Scott" w:date="2019-12-29T19:14:00Z">
                    <w:rPr>
                      <w:rFonts w:eastAsia="Times New Roman" w:cs="Times New Roman"/>
                      <w:b/>
                      <w:bCs/>
                      <w:color w:val="000000"/>
                      <w:sz w:val="22"/>
                      <w:szCs w:val="22"/>
                      <w:lang w:val="en-US" w:eastAsia="en-US"/>
                    </w:rPr>
                  </w:rPrChange>
                </w:rPr>
                <w:delText>25%</w:delText>
              </w:r>
            </w:del>
          </w:p>
        </w:tc>
        <w:tc>
          <w:tcPr>
            <w:tcW w:w="2860" w:type="dxa"/>
            <w:tcBorders>
              <w:top w:val="nil"/>
              <w:left w:val="nil"/>
              <w:bottom w:val="single" w:sz="4" w:space="0" w:color="auto"/>
              <w:right w:val="single" w:sz="4" w:space="0" w:color="auto"/>
            </w:tcBorders>
            <w:shd w:val="clear" w:color="000000" w:fill="F5F5F5"/>
            <w:vAlign w:val="center"/>
            <w:hideMark/>
          </w:tcPr>
          <w:p w14:paraId="2000F277" w14:textId="24E1AFA7" w:rsidR="00D4229C" w:rsidRPr="004A4B49" w:rsidDel="001C6784" w:rsidRDefault="00D4229C" w:rsidP="004B5082">
            <w:pPr>
              <w:rPr>
                <w:del w:id="3885" w:author="tedo gogoladze" w:date="2020-01-04T09:15:00Z"/>
                <w:rFonts w:eastAsia="Times New Roman" w:cs="Times New Roman"/>
                <w:color w:val="000000"/>
                <w:sz w:val="22"/>
                <w:szCs w:val="22"/>
                <w:lang w:val="en-GB" w:eastAsia="en-US"/>
                <w:rPrChange w:id="3886" w:author="Mario Ezequiel Scott" w:date="2019-12-29T19:14:00Z">
                  <w:rPr>
                    <w:del w:id="3887" w:author="tedo gogoladze" w:date="2020-01-04T09:15:00Z"/>
                    <w:rFonts w:eastAsia="Times New Roman" w:cs="Times New Roman"/>
                    <w:color w:val="000000"/>
                    <w:sz w:val="22"/>
                    <w:szCs w:val="22"/>
                    <w:lang w:val="en-US" w:eastAsia="en-US"/>
                  </w:rPr>
                </w:rPrChange>
              </w:rPr>
              <w:pPrChange w:id="3888" w:author="tedo gogoladze" w:date="2020-01-04T09:16:00Z">
                <w:pPr>
                  <w:autoSpaceDE/>
                  <w:spacing w:before="0" w:after="0"/>
                  <w:jc w:val="right"/>
                </w:pPr>
              </w:pPrChange>
            </w:pPr>
            <w:del w:id="3889" w:author="tedo gogoladze" w:date="2020-01-04T09:15:00Z">
              <w:r w:rsidRPr="004A4B49" w:rsidDel="001C6784">
                <w:rPr>
                  <w:rFonts w:eastAsia="Times New Roman" w:cs="Times New Roman"/>
                  <w:color w:val="000000"/>
                  <w:sz w:val="22"/>
                  <w:szCs w:val="22"/>
                  <w:lang w:val="en-GB" w:eastAsia="en-US"/>
                  <w:rPrChange w:id="3890" w:author="Mario Ezequiel Scott" w:date="2019-12-29T19:14:00Z">
                    <w:rPr>
                      <w:rFonts w:eastAsia="Times New Roman" w:cs="Times New Roman"/>
                      <w:color w:val="000000"/>
                      <w:sz w:val="22"/>
                      <w:szCs w:val="22"/>
                      <w:lang w:val="en-US" w:eastAsia="en-US"/>
                    </w:rPr>
                  </w:rPrChange>
                </w:rPr>
                <w:delText>1</w:delText>
              </w:r>
            </w:del>
          </w:p>
        </w:tc>
        <w:tc>
          <w:tcPr>
            <w:tcW w:w="1540" w:type="dxa"/>
            <w:tcBorders>
              <w:top w:val="nil"/>
              <w:left w:val="nil"/>
              <w:bottom w:val="single" w:sz="4" w:space="0" w:color="auto"/>
              <w:right w:val="single" w:sz="4" w:space="0" w:color="auto"/>
            </w:tcBorders>
            <w:shd w:val="clear" w:color="000000" w:fill="F5F5F5"/>
            <w:vAlign w:val="center"/>
            <w:hideMark/>
          </w:tcPr>
          <w:p w14:paraId="5F627720" w14:textId="390150FF" w:rsidR="00D4229C" w:rsidRPr="004A4B49" w:rsidDel="001C6784" w:rsidRDefault="00D4229C" w:rsidP="004B5082">
            <w:pPr>
              <w:rPr>
                <w:del w:id="3891" w:author="tedo gogoladze" w:date="2020-01-04T09:15:00Z"/>
                <w:rFonts w:eastAsia="Times New Roman" w:cs="Times New Roman"/>
                <w:color w:val="000000"/>
                <w:sz w:val="22"/>
                <w:szCs w:val="22"/>
                <w:lang w:val="en-GB" w:eastAsia="en-US"/>
                <w:rPrChange w:id="3892" w:author="Mario Ezequiel Scott" w:date="2019-12-29T19:14:00Z">
                  <w:rPr>
                    <w:del w:id="3893" w:author="tedo gogoladze" w:date="2020-01-04T09:15:00Z"/>
                    <w:rFonts w:eastAsia="Times New Roman" w:cs="Times New Roman"/>
                    <w:color w:val="000000"/>
                    <w:sz w:val="22"/>
                    <w:szCs w:val="22"/>
                    <w:lang w:val="en-US" w:eastAsia="en-US"/>
                  </w:rPr>
                </w:rPrChange>
              </w:rPr>
              <w:pPrChange w:id="3894" w:author="tedo gogoladze" w:date="2020-01-04T09:16:00Z">
                <w:pPr>
                  <w:autoSpaceDE/>
                  <w:spacing w:before="0" w:after="0"/>
                  <w:jc w:val="right"/>
                </w:pPr>
              </w:pPrChange>
            </w:pPr>
            <w:del w:id="3895" w:author="tedo gogoladze" w:date="2020-01-04T09:15:00Z">
              <w:r w:rsidRPr="004A4B49" w:rsidDel="001C6784">
                <w:rPr>
                  <w:rFonts w:eastAsia="Times New Roman" w:cs="Times New Roman"/>
                  <w:color w:val="000000"/>
                  <w:sz w:val="22"/>
                  <w:szCs w:val="22"/>
                  <w:lang w:val="en-GB" w:eastAsia="en-US"/>
                  <w:rPrChange w:id="3896" w:author="Mario Ezequiel Scott" w:date="2019-12-29T19:14:00Z">
                    <w:rPr>
                      <w:rFonts w:eastAsia="Times New Roman" w:cs="Times New Roman"/>
                      <w:color w:val="000000"/>
                      <w:sz w:val="22"/>
                      <w:szCs w:val="22"/>
                      <w:lang w:val="en-US" w:eastAsia="en-US"/>
                    </w:rPr>
                  </w:rPrChange>
                </w:rPr>
                <w:delText>44</w:delText>
              </w:r>
            </w:del>
          </w:p>
        </w:tc>
        <w:tc>
          <w:tcPr>
            <w:tcW w:w="1400" w:type="dxa"/>
            <w:tcBorders>
              <w:top w:val="nil"/>
              <w:left w:val="nil"/>
              <w:bottom w:val="single" w:sz="4" w:space="0" w:color="auto"/>
              <w:right w:val="single" w:sz="4" w:space="0" w:color="auto"/>
            </w:tcBorders>
            <w:shd w:val="clear" w:color="000000" w:fill="F5F5F5"/>
            <w:vAlign w:val="center"/>
            <w:hideMark/>
          </w:tcPr>
          <w:p w14:paraId="5F80F3CB" w14:textId="7C0C9AFA" w:rsidR="00D4229C" w:rsidRPr="004A4B49" w:rsidDel="001C6784" w:rsidRDefault="00D4229C" w:rsidP="004B5082">
            <w:pPr>
              <w:rPr>
                <w:del w:id="3897" w:author="tedo gogoladze" w:date="2020-01-04T09:15:00Z"/>
                <w:rFonts w:eastAsia="Times New Roman" w:cs="Times New Roman"/>
                <w:color w:val="000000"/>
                <w:sz w:val="22"/>
                <w:szCs w:val="22"/>
                <w:lang w:val="en-GB" w:eastAsia="en-US"/>
                <w:rPrChange w:id="3898" w:author="Mario Ezequiel Scott" w:date="2019-12-29T19:14:00Z">
                  <w:rPr>
                    <w:del w:id="3899" w:author="tedo gogoladze" w:date="2020-01-04T09:15:00Z"/>
                    <w:rFonts w:eastAsia="Times New Roman" w:cs="Times New Roman"/>
                    <w:color w:val="000000"/>
                    <w:sz w:val="22"/>
                    <w:szCs w:val="22"/>
                    <w:lang w:val="en-US" w:eastAsia="en-US"/>
                  </w:rPr>
                </w:rPrChange>
              </w:rPr>
              <w:pPrChange w:id="3900" w:author="tedo gogoladze" w:date="2020-01-04T09:16:00Z">
                <w:pPr>
                  <w:autoSpaceDE/>
                  <w:spacing w:before="0" w:after="0"/>
                  <w:jc w:val="right"/>
                </w:pPr>
              </w:pPrChange>
            </w:pPr>
            <w:del w:id="3901" w:author="tedo gogoladze" w:date="2020-01-04T09:15:00Z">
              <w:r w:rsidRPr="004A4B49" w:rsidDel="001C6784">
                <w:rPr>
                  <w:rFonts w:eastAsia="Times New Roman" w:cs="Times New Roman"/>
                  <w:color w:val="000000"/>
                  <w:sz w:val="22"/>
                  <w:szCs w:val="22"/>
                  <w:lang w:val="en-GB" w:eastAsia="en-US"/>
                  <w:rPrChange w:id="3902" w:author="Mario Ezequiel Scott" w:date="2019-12-29T19:14:00Z">
                    <w:rPr>
                      <w:rFonts w:eastAsia="Times New Roman" w:cs="Times New Roman"/>
                      <w:color w:val="000000"/>
                      <w:sz w:val="22"/>
                      <w:szCs w:val="22"/>
                      <w:lang w:val="en-US" w:eastAsia="en-US"/>
                    </w:rPr>
                  </w:rPrChange>
                </w:rPr>
                <w:delText>253.25</w:delText>
              </w:r>
            </w:del>
          </w:p>
        </w:tc>
      </w:tr>
      <w:tr w:rsidR="00D4229C" w:rsidRPr="004A4B49" w:rsidDel="001C6784" w14:paraId="35D29BEC" w14:textId="3D48B38E" w:rsidTr="00D4229C">
        <w:trPr>
          <w:trHeight w:val="300"/>
          <w:del w:id="3903" w:author="tedo gogoladze" w:date="2020-01-04T09:15:00Z"/>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667C5D19" w14:textId="4ECF7482" w:rsidR="00D4229C" w:rsidRPr="004A4B49" w:rsidDel="001C6784" w:rsidRDefault="00D4229C" w:rsidP="004B5082">
            <w:pPr>
              <w:rPr>
                <w:del w:id="3904" w:author="tedo gogoladze" w:date="2020-01-04T09:15:00Z"/>
                <w:rFonts w:eastAsia="Times New Roman" w:cs="Times New Roman"/>
                <w:b/>
                <w:bCs/>
                <w:color w:val="000000"/>
                <w:sz w:val="22"/>
                <w:szCs w:val="22"/>
                <w:lang w:val="en-GB" w:eastAsia="en-US"/>
                <w:rPrChange w:id="3905" w:author="Mario Ezequiel Scott" w:date="2019-12-29T19:14:00Z">
                  <w:rPr>
                    <w:del w:id="3906" w:author="tedo gogoladze" w:date="2020-01-04T09:15:00Z"/>
                    <w:rFonts w:eastAsia="Times New Roman" w:cs="Times New Roman"/>
                    <w:b/>
                    <w:bCs/>
                    <w:color w:val="000000"/>
                    <w:sz w:val="22"/>
                    <w:szCs w:val="22"/>
                    <w:lang w:val="en-US" w:eastAsia="en-US"/>
                  </w:rPr>
                </w:rPrChange>
              </w:rPr>
              <w:pPrChange w:id="3907" w:author="tedo gogoladze" w:date="2020-01-04T09:16:00Z">
                <w:pPr>
                  <w:autoSpaceDE/>
                  <w:spacing w:before="0" w:after="0"/>
                  <w:jc w:val="right"/>
                </w:pPr>
              </w:pPrChange>
            </w:pPr>
            <w:del w:id="3908" w:author="tedo gogoladze" w:date="2020-01-04T09:15:00Z">
              <w:r w:rsidRPr="004A4B49" w:rsidDel="001C6784">
                <w:rPr>
                  <w:rFonts w:eastAsia="Times New Roman" w:cs="Times New Roman"/>
                  <w:b/>
                  <w:bCs/>
                  <w:color w:val="000000"/>
                  <w:sz w:val="22"/>
                  <w:szCs w:val="22"/>
                  <w:lang w:val="en-GB" w:eastAsia="en-US"/>
                  <w:rPrChange w:id="3909" w:author="Mario Ezequiel Scott" w:date="2019-12-29T19:14:00Z">
                    <w:rPr>
                      <w:rFonts w:eastAsia="Times New Roman" w:cs="Times New Roman"/>
                      <w:b/>
                      <w:bCs/>
                      <w:color w:val="000000"/>
                      <w:sz w:val="22"/>
                      <w:szCs w:val="22"/>
                      <w:lang w:val="en-US" w:eastAsia="en-US"/>
                    </w:rPr>
                  </w:rPrChange>
                </w:rPr>
                <w:delText>50%</w:delText>
              </w:r>
            </w:del>
          </w:p>
        </w:tc>
        <w:tc>
          <w:tcPr>
            <w:tcW w:w="2860" w:type="dxa"/>
            <w:tcBorders>
              <w:top w:val="nil"/>
              <w:left w:val="nil"/>
              <w:bottom w:val="single" w:sz="4" w:space="0" w:color="auto"/>
              <w:right w:val="single" w:sz="4" w:space="0" w:color="auto"/>
            </w:tcBorders>
            <w:shd w:val="clear" w:color="000000" w:fill="FFFFFF"/>
            <w:vAlign w:val="center"/>
            <w:hideMark/>
          </w:tcPr>
          <w:p w14:paraId="4C0C6A50" w14:textId="58934B9B" w:rsidR="00D4229C" w:rsidRPr="004A4B49" w:rsidDel="001C6784" w:rsidRDefault="00D4229C" w:rsidP="004B5082">
            <w:pPr>
              <w:rPr>
                <w:del w:id="3910" w:author="tedo gogoladze" w:date="2020-01-04T09:15:00Z"/>
                <w:rFonts w:eastAsia="Times New Roman" w:cs="Times New Roman"/>
                <w:color w:val="000000"/>
                <w:sz w:val="22"/>
                <w:szCs w:val="22"/>
                <w:lang w:val="en-GB" w:eastAsia="en-US"/>
                <w:rPrChange w:id="3911" w:author="Mario Ezequiel Scott" w:date="2019-12-29T19:14:00Z">
                  <w:rPr>
                    <w:del w:id="3912" w:author="tedo gogoladze" w:date="2020-01-04T09:15:00Z"/>
                    <w:rFonts w:eastAsia="Times New Roman" w:cs="Times New Roman"/>
                    <w:color w:val="000000"/>
                    <w:sz w:val="22"/>
                    <w:szCs w:val="22"/>
                    <w:lang w:val="en-US" w:eastAsia="en-US"/>
                  </w:rPr>
                </w:rPrChange>
              </w:rPr>
              <w:pPrChange w:id="3913" w:author="tedo gogoladze" w:date="2020-01-04T09:16:00Z">
                <w:pPr>
                  <w:autoSpaceDE/>
                  <w:spacing w:before="0" w:after="0"/>
                  <w:jc w:val="right"/>
                </w:pPr>
              </w:pPrChange>
            </w:pPr>
            <w:del w:id="3914" w:author="tedo gogoladze" w:date="2020-01-04T09:15:00Z">
              <w:r w:rsidRPr="004A4B49" w:rsidDel="001C6784">
                <w:rPr>
                  <w:rFonts w:eastAsia="Times New Roman" w:cs="Times New Roman"/>
                  <w:color w:val="000000"/>
                  <w:sz w:val="22"/>
                  <w:szCs w:val="22"/>
                  <w:lang w:val="en-GB" w:eastAsia="en-US"/>
                  <w:rPrChange w:id="3915" w:author="Mario Ezequiel Scott" w:date="2019-12-29T19:14:00Z">
                    <w:rPr>
                      <w:rFonts w:eastAsia="Times New Roman" w:cs="Times New Roman"/>
                      <w:color w:val="000000"/>
                      <w:sz w:val="22"/>
                      <w:szCs w:val="22"/>
                      <w:lang w:val="en-US" w:eastAsia="en-US"/>
                    </w:rPr>
                  </w:rPrChange>
                </w:rPr>
                <w:delText>2</w:delText>
              </w:r>
            </w:del>
          </w:p>
        </w:tc>
        <w:tc>
          <w:tcPr>
            <w:tcW w:w="1540" w:type="dxa"/>
            <w:tcBorders>
              <w:top w:val="nil"/>
              <w:left w:val="nil"/>
              <w:bottom w:val="single" w:sz="4" w:space="0" w:color="auto"/>
              <w:right w:val="single" w:sz="4" w:space="0" w:color="auto"/>
            </w:tcBorders>
            <w:shd w:val="clear" w:color="000000" w:fill="FFFFFF"/>
            <w:vAlign w:val="center"/>
            <w:hideMark/>
          </w:tcPr>
          <w:p w14:paraId="13575DED" w14:textId="11026C4A" w:rsidR="00D4229C" w:rsidRPr="004A4B49" w:rsidDel="001C6784" w:rsidRDefault="00D4229C" w:rsidP="004B5082">
            <w:pPr>
              <w:rPr>
                <w:del w:id="3916" w:author="tedo gogoladze" w:date="2020-01-04T09:15:00Z"/>
                <w:rFonts w:eastAsia="Times New Roman" w:cs="Times New Roman"/>
                <w:color w:val="000000"/>
                <w:sz w:val="22"/>
                <w:szCs w:val="22"/>
                <w:lang w:val="en-GB" w:eastAsia="en-US"/>
                <w:rPrChange w:id="3917" w:author="Mario Ezequiel Scott" w:date="2019-12-29T19:14:00Z">
                  <w:rPr>
                    <w:del w:id="3918" w:author="tedo gogoladze" w:date="2020-01-04T09:15:00Z"/>
                    <w:rFonts w:eastAsia="Times New Roman" w:cs="Times New Roman"/>
                    <w:color w:val="000000"/>
                    <w:sz w:val="22"/>
                    <w:szCs w:val="22"/>
                    <w:lang w:val="en-US" w:eastAsia="en-US"/>
                  </w:rPr>
                </w:rPrChange>
              </w:rPr>
              <w:pPrChange w:id="3919" w:author="tedo gogoladze" w:date="2020-01-04T09:16:00Z">
                <w:pPr>
                  <w:autoSpaceDE/>
                  <w:spacing w:before="0" w:after="0"/>
                  <w:jc w:val="right"/>
                </w:pPr>
              </w:pPrChange>
            </w:pPr>
            <w:del w:id="3920" w:author="tedo gogoladze" w:date="2020-01-04T09:15:00Z">
              <w:r w:rsidRPr="004A4B49" w:rsidDel="001C6784">
                <w:rPr>
                  <w:rFonts w:eastAsia="Times New Roman" w:cs="Times New Roman"/>
                  <w:color w:val="000000"/>
                  <w:sz w:val="22"/>
                  <w:szCs w:val="22"/>
                  <w:lang w:val="en-GB" w:eastAsia="en-US"/>
                  <w:rPrChange w:id="3921" w:author="Mario Ezequiel Scott" w:date="2019-12-29T19:14:00Z">
                    <w:rPr>
                      <w:rFonts w:eastAsia="Times New Roman" w:cs="Times New Roman"/>
                      <w:color w:val="000000"/>
                      <w:sz w:val="22"/>
                      <w:szCs w:val="22"/>
                      <w:lang w:val="en-US" w:eastAsia="en-US"/>
                    </w:rPr>
                  </w:rPrChange>
                </w:rPr>
                <w:delText>116</w:delText>
              </w:r>
            </w:del>
          </w:p>
        </w:tc>
        <w:tc>
          <w:tcPr>
            <w:tcW w:w="1400" w:type="dxa"/>
            <w:tcBorders>
              <w:top w:val="nil"/>
              <w:left w:val="nil"/>
              <w:bottom w:val="single" w:sz="4" w:space="0" w:color="auto"/>
              <w:right w:val="single" w:sz="4" w:space="0" w:color="auto"/>
            </w:tcBorders>
            <w:shd w:val="clear" w:color="000000" w:fill="FFFFFF"/>
            <w:vAlign w:val="center"/>
            <w:hideMark/>
          </w:tcPr>
          <w:p w14:paraId="19BAFEED" w14:textId="36322881" w:rsidR="00D4229C" w:rsidRPr="004A4B49" w:rsidDel="001C6784" w:rsidRDefault="00D4229C" w:rsidP="004B5082">
            <w:pPr>
              <w:rPr>
                <w:del w:id="3922" w:author="tedo gogoladze" w:date="2020-01-04T09:15:00Z"/>
                <w:rFonts w:eastAsia="Times New Roman" w:cs="Times New Roman"/>
                <w:color w:val="000000"/>
                <w:sz w:val="22"/>
                <w:szCs w:val="22"/>
                <w:lang w:val="en-GB" w:eastAsia="en-US"/>
                <w:rPrChange w:id="3923" w:author="Mario Ezequiel Scott" w:date="2019-12-29T19:14:00Z">
                  <w:rPr>
                    <w:del w:id="3924" w:author="tedo gogoladze" w:date="2020-01-04T09:15:00Z"/>
                    <w:rFonts w:eastAsia="Times New Roman" w:cs="Times New Roman"/>
                    <w:color w:val="000000"/>
                    <w:sz w:val="22"/>
                    <w:szCs w:val="22"/>
                    <w:lang w:val="en-US" w:eastAsia="en-US"/>
                  </w:rPr>
                </w:rPrChange>
              </w:rPr>
              <w:pPrChange w:id="3925" w:author="tedo gogoladze" w:date="2020-01-04T09:16:00Z">
                <w:pPr>
                  <w:autoSpaceDE/>
                  <w:spacing w:before="0" w:after="0"/>
                  <w:jc w:val="right"/>
                </w:pPr>
              </w:pPrChange>
            </w:pPr>
            <w:del w:id="3926" w:author="tedo gogoladze" w:date="2020-01-04T09:15:00Z">
              <w:r w:rsidRPr="004A4B49" w:rsidDel="001C6784">
                <w:rPr>
                  <w:rFonts w:eastAsia="Times New Roman" w:cs="Times New Roman"/>
                  <w:color w:val="000000"/>
                  <w:sz w:val="22"/>
                  <w:szCs w:val="22"/>
                  <w:lang w:val="en-GB" w:eastAsia="en-US"/>
                  <w:rPrChange w:id="3927" w:author="Mario Ezequiel Scott" w:date="2019-12-29T19:14:00Z">
                    <w:rPr>
                      <w:rFonts w:eastAsia="Times New Roman" w:cs="Times New Roman"/>
                      <w:color w:val="000000"/>
                      <w:sz w:val="22"/>
                      <w:szCs w:val="22"/>
                      <w:lang w:val="en-US" w:eastAsia="en-US"/>
                    </w:rPr>
                  </w:rPrChange>
                </w:rPr>
                <w:delText>653.5</w:delText>
              </w:r>
            </w:del>
          </w:p>
        </w:tc>
      </w:tr>
      <w:tr w:rsidR="00D4229C" w:rsidRPr="004A4B49" w:rsidDel="001C6784" w14:paraId="58B0D722" w14:textId="5B7EAAD0" w:rsidTr="00D4229C">
        <w:trPr>
          <w:trHeight w:val="300"/>
          <w:del w:id="3928" w:author="tedo gogoladze" w:date="2020-01-04T09:15:00Z"/>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6BB46DB2" w14:textId="5F8D84CB" w:rsidR="00D4229C" w:rsidRPr="004A4B49" w:rsidDel="001C6784" w:rsidRDefault="00D4229C" w:rsidP="004B5082">
            <w:pPr>
              <w:rPr>
                <w:del w:id="3929" w:author="tedo gogoladze" w:date="2020-01-04T09:15:00Z"/>
                <w:rFonts w:eastAsia="Times New Roman" w:cs="Times New Roman"/>
                <w:b/>
                <w:bCs/>
                <w:color w:val="000000"/>
                <w:sz w:val="22"/>
                <w:szCs w:val="22"/>
                <w:lang w:val="en-GB" w:eastAsia="en-US"/>
                <w:rPrChange w:id="3930" w:author="Mario Ezequiel Scott" w:date="2019-12-29T19:14:00Z">
                  <w:rPr>
                    <w:del w:id="3931" w:author="tedo gogoladze" w:date="2020-01-04T09:15:00Z"/>
                    <w:rFonts w:eastAsia="Times New Roman" w:cs="Times New Roman"/>
                    <w:b/>
                    <w:bCs/>
                    <w:color w:val="000000"/>
                    <w:sz w:val="22"/>
                    <w:szCs w:val="22"/>
                    <w:lang w:val="en-US" w:eastAsia="en-US"/>
                  </w:rPr>
                </w:rPrChange>
              </w:rPr>
              <w:pPrChange w:id="3932" w:author="tedo gogoladze" w:date="2020-01-04T09:16:00Z">
                <w:pPr>
                  <w:autoSpaceDE/>
                  <w:spacing w:before="0" w:after="0"/>
                  <w:jc w:val="right"/>
                </w:pPr>
              </w:pPrChange>
            </w:pPr>
            <w:del w:id="3933" w:author="tedo gogoladze" w:date="2020-01-04T09:15:00Z">
              <w:r w:rsidRPr="004A4B49" w:rsidDel="001C6784">
                <w:rPr>
                  <w:rFonts w:eastAsia="Times New Roman" w:cs="Times New Roman"/>
                  <w:b/>
                  <w:bCs/>
                  <w:color w:val="000000"/>
                  <w:sz w:val="22"/>
                  <w:szCs w:val="22"/>
                  <w:lang w:val="en-GB" w:eastAsia="en-US"/>
                  <w:rPrChange w:id="3934" w:author="Mario Ezequiel Scott" w:date="2019-12-29T19:14:00Z">
                    <w:rPr>
                      <w:rFonts w:eastAsia="Times New Roman" w:cs="Times New Roman"/>
                      <w:b/>
                      <w:bCs/>
                      <w:color w:val="000000"/>
                      <w:sz w:val="22"/>
                      <w:szCs w:val="22"/>
                      <w:lang w:val="en-US" w:eastAsia="en-US"/>
                    </w:rPr>
                  </w:rPrChange>
                </w:rPr>
                <w:delText>75%</w:delText>
              </w:r>
            </w:del>
          </w:p>
        </w:tc>
        <w:tc>
          <w:tcPr>
            <w:tcW w:w="2860" w:type="dxa"/>
            <w:tcBorders>
              <w:top w:val="nil"/>
              <w:left w:val="nil"/>
              <w:bottom w:val="single" w:sz="4" w:space="0" w:color="auto"/>
              <w:right w:val="single" w:sz="4" w:space="0" w:color="auto"/>
            </w:tcBorders>
            <w:shd w:val="clear" w:color="000000" w:fill="F5F5F5"/>
            <w:vAlign w:val="center"/>
            <w:hideMark/>
          </w:tcPr>
          <w:p w14:paraId="03E13204" w14:textId="64508E27" w:rsidR="00D4229C" w:rsidRPr="004A4B49" w:rsidDel="001C6784" w:rsidRDefault="00D4229C" w:rsidP="004B5082">
            <w:pPr>
              <w:rPr>
                <w:del w:id="3935" w:author="tedo gogoladze" w:date="2020-01-04T09:15:00Z"/>
                <w:rFonts w:eastAsia="Times New Roman" w:cs="Times New Roman"/>
                <w:color w:val="000000"/>
                <w:sz w:val="22"/>
                <w:szCs w:val="22"/>
                <w:lang w:val="en-GB" w:eastAsia="en-US"/>
                <w:rPrChange w:id="3936" w:author="Mario Ezequiel Scott" w:date="2019-12-29T19:14:00Z">
                  <w:rPr>
                    <w:del w:id="3937" w:author="tedo gogoladze" w:date="2020-01-04T09:15:00Z"/>
                    <w:rFonts w:eastAsia="Times New Roman" w:cs="Times New Roman"/>
                    <w:color w:val="000000"/>
                    <w:sz w:val="22"/>
                    <w:szCs w:val="22"/>
                    <w:lang w:val="en-US" w:eastAsia="en-US"/>
                  </w:rPr>
                </w:rPrChange>
              </w:rPr>
              <w:pPrChange w:id="3938" w:author="tedo gogoladze" w:date="2020-01-04T09:16:00Z">
                <w:pPr>
                  <w:autoSpaceDE/>
                  <w:spacing w:before="0" w:after="0"/>
                  <w:jc w:val="right"/>
                </w:pPr>
              </w:pPrChange>
            </w:pPr>
            <w:del w:id="3939" w:author="tedo gogoladze" w:date="2020-01-04T09:15:00Z">
              <w:r w:rsidRPr="004A4B49" w:rsidDel="001C6784">
                <w:rPr>
                  <w:rFonts w:eastAsia="Times New Roman" w:cs="Times New Roman"/>
                  <w:color w:val="000000"/>
                  <w:sz w:val="22"/>
                  <w:szCs w:val="22"/>
                  <w:lang w:val="en-GB" w:eastAsia="en-US"/>
                  <w:rPrChange w:id="3940" w:author="Mario Ezequiel Scott" w:date="2019-12-29T19:14:00Z">
                    <w:rPr>
                      <w:rFonts w:eastAsia="Times New Roman" w:cs="Times New Roman"/>
                      <w:color w:val="000000"/>
                      <w:sz w:val="22"/>
                      <w:szCs w:val="22"/>
                      <w:lang w:val="en-US" w:eastAsia="en-US"/>
                    </w:rPr>
                  </w:rPrChange>
                </w:rPr>
                <w:delText>9</w:delText>
              </w:r>
            </w:del>
          </w:p>
        </w:tc>
        <w:tc>
          <w:tcPr>
            <w:tcW w:w="1540" w:type="dxa"/>
            <w:tcBorders>
              <w:top w:val="nil"/>
              <w:left w:val="nil"/>
              <w:bottom w:val="single" w:sz="4" w:space="0" w:color="auto"/>
              <w:right w:val="single" w:sz="4" w:space="0" w:color="auto"/>
            </w:tcBorders>
            <w:shd w:val="clear" w:color="000000" w:fill="F5F5F5"/>
            <w:vAlign w:val="center"/>
            <w:hideMark/>
          </w:tcPr>
          <w:p w14:paraId="714869BD" w14:textId="667B9956" w:rsidR="00D4229C" w:rsidRPr="004A4B49" w:rsidDel="001C6784" w:rsidRDefault="00D4229C" w:rsidP="004B5082">
            <w:pPr>
              <w:rPr>
                <w:del w:id="3941" w:author="tedo gogoladze" w:date="2020-01-04T09:15:00Z"/>
                <w:rFonts w:eastAsia="Times New Roman" w:cs="Times New Roman"/>
                <w:color w:val="000000"/>
                <w:sz w:val="22"/>
                <w:szCs w:val="22"/>
                <w:lang w:val="en-GB" w:eastAsia="en-US"/>
                <w:rPrChange w:id="3942" w:author="Mario Ezequiel Scott" w:date="2019-12-29T19:14:00Z">
                  <w:rPr>
                    <w:del w:id="3943" w:author="tedo gogoladze" w:date="2020-01-04T09:15:00Z"/>
                    <w:rFonts w:eastAsia="Times New Roman" w:cs="Times New Roman"/>
                    <w:color w:val="000000"/>
                    <w:sz w:val="22"/>
                    <w:szCs w:val="22"/>
                    <w:lang w:val="en-US" w:eastAsia="en-US"/>
                  </w:rPr>
                </w:rPrChange>
              </w:rPr>
              <w:pPrChange w:id="3944" w:author="tedo gogoladze" w:date="2020-01-04T09:16:00Z">
                <w:pPr>
                  <w:autoSpaceDE/>
                  <w:spacing w:before="0" w:after="0"/>
                  <w:jc w:val="right"/>
                </w:pPr>
              </w:pPrChange>
            </w:pPr>
            <w:del w:id="3945" w:author="tedo gogoladze" w:date="2020-01-04T09:15:00Z">
              <w:r w:rsidRPr="004A4B49" w:rsidDel="001C6784">
                <w:rPr>
                  <w:rFonts w:eastAsia="Times New Roman" w:cs="Times New Roman"/>
                  <w:color w:val="000000"/>
                  <w:sz w:val="22"/>
                  <w:szCs w:val="22"/>
                  <w:lang w:val="en-GB" w:eastAsia="en-US"/>
                  <w:rPrChange w:id="3946" w:author="Mario Ezequiel Scott" w:date="2019-12-29T19:14:00Z">
                    <w:rPr>
                      <w:rFonts w:eastAsia="Times New Roman" w:cs="Times New Roman"/>
                      <w:color w:val="000000"/>
                      <w:sz w:val="22"/>
                      <w:szCs w:val="22"/>
                      <w:lang w:val="en-US" w:eastAsia="en-US"/>
                    </w:rPr>
                  </w:rPrChange>
                </w:rPr>
                <w:delText>364</w:delText>
              </w:r>
            </w:del>
          </w:p>
        </w:tc>
        <w:tc>
          <w:tcPr>
            <w:tcW w:w="1400" w:type="dxa"/>
            <w:tcBorders>
              <w:top w:val="nil"/>
              <w:left w:val="nil"/>
              <w:bottom w:val="single" w:sz="4" w:space="0" w:color="auto"/>
              <w:right w:val="single" w:sz="4" w:space="0" w:color="auto"/>
            </w:tcBorders>
            <w:shd w:val="clear" w:color="000000" w:fill="F5F5F5"/>
            <w:vAlign w:val="center"/>
            <w:hideMark/>
          </w:tcPr>
          <w:p w14:paraId="020D70E6" w14:textId="2443E396" w:rsidR="00D4229C" w:rsidRPr="004A4B49" w:rsidDel="001C6784" w:rsidRDefault="00D4229C" w:rsidP="004B5082">
            <w:pPr>
              <w:rPr>
                <w:del w:id="3947" w:author="tedo gogoladze" w:date="2020-01-04T09:15:00Z"/>
                <w:rFonts w:eastAsia="Times New Roman" w:cs="Times New Roman"/>
                <w:color w:val="000000"/>
                <w:sz w:val="22"/>
                <w:szCs w:val="22"/>
                <w:lang w:val="en-GB" w:eastAsia="en-US"/>
                <w:rPrChange w:id="3948" w:author="Mario Ezequiel Scott" w:date="2019-12-29T19:14:00Z">
                  <w:rPr>
                    <w:del w:id="3949" w:author="tedo gogoladze" w:date="2020-01-04T09:15:00Z"/>
                    <w:rFonts w:eastAsia="Times New Roman" w:cs="Times New Roman"/>
                    <w:color w:val="000000"/>
                    <w:sz w:val="22"/>
                    <w:szCs w:val="22"/>
                    <w:lang w:val="en-US" w:eastAsia="en-US"/>
                  </w:rPr>
                </w:rPrChange>
              </w:rPr>
              <w:pPrChange w:id="3950" w:author="tedo gogoladze" w:date="2020-01-04T09:16:00Z">
                <w:pPr>
                  <w:autoSpaceDE/>
                  <w:spacing w:before="0" w:after="0"/>
                  <w:jc w:val="right"/>
                </w:pPr>
              </w:pPrChange>
            </w:pPr>
            <w:del w:id="3951" w:author="tedo gogoladze" w:date="2020-01-04T09:15:00Z">
              <w:r w:rsidRPr="004A4B49" w:rsidDel="001C6784">
                <w:rPr>
                  <w:rFonts w:eastAsia="Times New Roman" w:cs="Times New Roman"/>
                  <w:color w:val="000000"/>
                  <w:sz w:val="22"/>
                  <w:szCs w:val="22"/>
                  <w:lang w:val="en-GB" w:eastAsia="en-US"/>
                  <w:rPrChange w:id="3952" w:author="Mario Ezequiel Scott" w:date="2019-12-29T19:14:00Z">
                    <w:rPr>
                      <w:rFonts w:eastAsia="Times New Roman" w:cs="Times New Roman"/>
                      <w:color w:val="000000"/>
                      <w:sz w:val="22"/>
                      <w:szCs w:val="22"/>
                      <w:lang w:val="en-US" w:eastAsia="en-US"/>
                    </w:rPr>
                  </w:rPrChange>
                </w:rPr>
                <w:delText>2107.75</w:delText>
              </w:r>
            </w:del>
          </w:p>
        </w:tc>
      </w:tr>
      <w:tr w:rsidR="00D4229C" w:rsidRPr="004A4B49" w:rsidDel="001C6784" w14:paraId="011F32AE" w14:textId="02886EDC" w:rsidTr="00D4229C">
        <w:trPr>
          <w:trHeight w:val="300"/>
          <w:del w:id="3953" w:author="tedo gogoladze" w:date="2020-01-04T09:15:00Z"/>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133A1A4F" w14:textId="328B6F11" w:rsidR="00D4229C" w:rsidRPr="004A4B49" w:rsidDel="001C6784" w:rsidRDefault="00D4229C" w:rsidP="004B5082">
            <w:pPr>
              <w:rPr>
                <w:del w:id="3954" w:author="tedo gogoladze" w:date="2020-01-04T09:15:00Z"/>
                <w:rFonts w:eastAsia="Times New Roman" w:cs="Times New Roman"/>
                <w:b/>
                <w:bCs/>
                <w:color w:val="000000"/>
                <w:sz w:val="22"/>
                <w:szCs w:val="22"/>
                <w:lang w:val="en-GB" w:eastAsia="en-US"/>
                <w:rPrChange w:id="3955" w:author="Mario Ezequiel Scott" w:date="2019-12-29T19:14:00Z">
                  <w:rPr>
                    <w:del w:id="3956" w:author="tedo gogoladze" w:date="2020-01-04T09:15:00Z"/>
                    <w:rFonts w:eastAsia="Times New Roman" w:cs="Times New Roman"/>
                    <w:b/>
                    <w:bCs/>
                    <w:color w:val="000000"/>
                    <w:sz w:val="22"/>
                    <w:szCs w:val="22"/>
                    <w:lang w:val="en-US" w:eastAsia="en-US"/>
                  </w:rPr>
                </w:rPrChange>
              </w:rPr>
              <w:pPrChange w:id="3957" w:author="tedo gogoladze" w:date="2020-01-04T09:16:00Z">
                <w:pPr>
                  <w:autoSpaceDE/>
                  <w:spacing w:before="0" w:after="0"/>
                  <w:jc w:val="right"/>
                </w:pPr>
              </w:pPrChange>
            </w:pPr>
            <w:del w:id="3958" w:author="tedo gogoladze" w:date="2020-01-04T09:15:00Z">
              <w:r w:rsidRPr="004A4B49" w:rsidDel="001C6784">
                <w:rPr>
                  <w:rFonts w:eastAsia="Times New Roman" w:cs="Times New Roman"/>
                  <w:b/>
                  <w:bCs/>
                  <w:color w:val="000000"/>
                  <w:sz w:val="22"/>
                  <w:szCs w:val="22"/>
                  <w:lang w:val="en-GB" w:eastAsia="en-US"/>
                  <w:rPrChange w:id="3959" w:author="Mario Ezequiel Scott" w:date="2019-12-29T19:14:00Z">
                    <w:rPr>
                      <w:rFonts w:eastAsia="Times New Roman" w:cs="Times New Roman"/>
                      <w:b/>
                      <w:bCs/>
                      <w:color w:val="000000"/>
                      <w:sz w:val="22"/>
                      <w:szCs w:val="22"/>
                      <w:lang w:val="en-US" w:eastAsia="en-US"/>
                    </w:rPr>
                  </w:rPrChange>
                </w:rPr>
                <w:delText>max</w:delText>
              </w:r>
            </w:del>
          </w:p>
        </w:tc>
        <w:tc>
          <w:tcPr>
            <w:tcW w:w="2860" w:type="dxa"/>
            <w:tcBorders>
              <w:top w:val="nil"/>
              <w:left w:val="nil"/>
              <w:bottom w:val="single" w:sz="4" w:space="0" w:color="auto"/>
              <w:right w:val="single" w:sz="4" w:space="0" w:color="auto"/>
            </w:tcBorders>
            <w:shd w:val="clear" w:color="000000" w:fill="FFFFFF"/>
            <w:vAlign w:val="center"/>
            <w:hideMark/>
          </w:tcPr>
          <w:p w14:paraId="371002D8" w14:textId="271A63F3" w:rsidR="00D4229C" w:rsidRPr="004A4B49" w:rsidDel="001C6784" w:rsidRDefault="00D4229C" w:rsidP="004B5082">
            <w:pPr>
              <w:rPr>
                <w:del w:id="3960" w:author="tedo gogoladze" w:date="2020-01-04T09:15:00Z"/>
                <w:rFonts w:eastAsia="Times New Roman" w:cs="Times New Roman"/>
                <w:color w:val="000000"/>
                <w:sz w:val="22"/>
                <w:szCs w:val="22"/>
                <w:lang w:val="en-GB" w:eastAsia="en-US"/>
                <w:rPrChange w:id="3961" w:author="Mario Ezequiel Scott" w:date="2019-12-29T19:14:00Z">
                  <w:rPr>
                    <w:del w:id="3962" w:author="tedo gogoladze" w:date="2020-01-04T09:15:00Z"/>
                    <w:rFonts w:eastAsia="Times New Roman" w:cs="Times New Roman"/>
                    <w:color w:val="000000"/>
                    <w:sz w:val="22"/>
                    <w:szCs w:val="22"/>
                    <w:lang w:val="en-US" w:eastAsia="en-US"/>
                  </w:rPr>
                </w:rPrChange>
              </w:rPr>
              <w:pPrChange w:id="3963" w:author="tedo gogoladze" w:date="2020-01-04T09:16:00Z">
                <w:pPr>
                  <w:autoSpaceDE/>
                  <w:spacing w:before="0" w:after="0"/>
                  <w:jc w:val="right"/>
                </w:pPr>
              </w:pPrChange>
            </w:pPr>
            <w:del w:id="3964" w:author="tedo gogoladze" w:date="2020-01-04T09:15:00Z">
              <w:r w:rsidRPr="004A4B49" w:rsidDel="001C6784">
                <w:rPr>
                  <w:rFonts w:eastAsia="Times New Roman" w:cs="Times New Roman"/>
                  <w:color w:val="000000"/>
                  <w:sz w:val="22"/>
                  <w:szCs w:val="22"/>
                  <w:lang w:val="en-GB" w:eastAsia="en-US"/>
                  <w:rPrChange w:id="3965" w:author="Mario Ezequiel Scott" w:date="2019-12-29T19:14:00Z">
                    <w:rPr>
                      <w:rFonts w:eastAsia="Times New Roman" w:cs="Times New Roman"/>
                      <w:color w:val="000000"/>
                      <w:sz w:val="22"/>
                      <w:szCs w:val="22"/>
                      <w:lang w:val="en-US" w:eastAsia="en-US"/>
                    </w:rPr>
                  </w:rPrChange>
                </w:rPr>
                <w:delText>390</w:delText>
              </w:r>
            </w:del>
          </w:p>
        </w:tc>
        <w:tc>
          <w:tcPr>
            <w:tcW w:w="1540" w:type="dxa"/>
            <w:tcBorders>
              <w:top w:val="nil"/>
              <w:left w:val="nil"/>
              <w:bottom w:val="single" w:sz="4" w:space="0" w:color="auto"/>
              <w:right w:val="single" w:sz="4" w:space="0" w:color="auto"/>
            </w:tcBorders>
            <w:shd w:val="clear" w:color="000000" w:fill="FFFFFF"/>
            <w:vAlign w:val="center"/>
            <w:hideMark/>
          </w:tcPr>
          <w:p w14:paraId="7C49F082" w14:textId="56653083" w:rsidR="00D4229C" w:rsidRPr="004A4B49" w:rsidDel="001C6784" w:rsidRDefault="00D4229C" w:rsidP="004B5082">
            <w:pPr>
              <w:rPr>
                <w:del w:id="3966" w:author="tedo gogoladze" w:date="2020-01-04T09:15:00Z"/>
                <w:rFonts w:eastAsia="Times New Roman" w:cs="Times New Roman"/>
                <w:color w:val="000000"/>
                <w:sz w:val="22"/>
                <w:szCs w:val="22"/>
                <w:lang w:val="en-GB" w:eastAsia="en-US"/>
                <w:rPrChange w:id="3967" w:author="Mario Ezequiel Scott" w:date="2019-12-29T19:14:00Z">
                  <w:rPr>
                    <w:del w:id="3968" w:author="tedo gogoladze" w:date="2020-01-04T09:15:00Z"/>
                    <w:rFonts w:eastAsia="Times New Roman" w:cs="Times New Roman"/>
                    <w:color w:val="000000"/>
                    <w:sz w:val="22"/>
                    <w:szCs w:val="22"/>
                    <w:lang w:val="en-US" w:eastAsia="en-US"/>
                  </w:rPr>
                </w:rPrChange>
              </w:rPr>
              <w:pPrChange w:id="3969" w:author="tedo gogoladze" w:date="2020-01-04T09:16:00Z">
                <w:pPr>
                  <w:autoSpaceDE/>
                  <w:spacing w:before="0" w:after="0"/>
                  <w:jc w:val="right"/>
                </w:pPr>
              </w:pPrChange>
            </w:pPr>
            <w:del w:id="3970" w:author="tedo gogoladze" w:date="2020-01-04T09:15:00Z">
              <w:r w:rsidRPr="004A4B49" w:rsidDel="001C6784">
                <w:rPr>
                  <w:rFonts w:eastAsia="Times New Roman" w:cs="Times New Roman"/>
                  <w:color w:val="000000"/>
                  <w:sz w:val="22"/>
                  <w:szCs w:val="22"/>
                  <w:lang w:val="en-GB" w:eastAsia="en-US"/>
                  <w:rPrChange w:id="3971" w:author="Mario Ezequiel Scott" w:date="2019-12-29T19:14:00Z">
                    <w:rPr>
                      <w:rFonts w:eastAsia="Times New Roman" w:cs="Times New Roman"/>
                      <w:color w:val="000000"/>
                      <w:sz w:val="22"/>
                      <w:szCs w:val="22"/>
                      <w:lang w:val="en-US" w:eastAsia="en-US"/>
                    </w:rPr>
                  </w:rPrChange>
                </w:rPr>
                <w:delText>15004</w:delText>
              </w:r>
            </w:del>
          </w:p>
        </w:tc>
        <w:tc>
          <w:tcPr>
            <w:tcW w:w="1400" w:type="dxa"/>
            <w:tcBorders>
              <w:top w:val="nil"/>
              <w:left w:val="nil"/>
              <w:bottom w:val="single" w:sz="4" w:space="0" w:color="auto"/>
              <w:right w:val="single" w:sz="4" w:space="0" w:color="auto"/>
            </w:tcBorders>
            <w:shd w:val="clear" w:color="000000" w:fill="FFFFFF"/>
            <w:vAlign w:val="center"/>
            <w:hideMark/>
          </w:tcPr>
          <w:p w14:paraId="3B9C957A" w14:textId="2267C8A0" w:rsidR="00D4229C" w:rsidRPr="004A4B49" w:rsidDel="001C6784" w:rsidRDefault="00D4229C" w:rsidP="004B5082">
            <w:pPr>
              <w:rPr>
                <w:del w:id="3972" w:author="tedo gogoladze" w:date="2020-01-04T09:15:00Z"/>
                <w:rFonts w:eastAsia="Times New Roman" w:cs="Times New Roman"/>
                <w:color w:val="000000"/>
                <w:sz w:val="22"/>
                <w:szCs w:val="22"/>
                <w:lang w:val="en-GB" w:eastAsia="en-US"/>
                <w:rPrChange w:id="3973" w:author="Mario Ezequiel Scott" w:date="2019-12-29T19:14:00Z">
                  <w:rPr>
                    <w:del w:id="3974" w:author="tedo gogoladze" w:date="2020-01-04T09:15:00Z"/>
                    <w:rFonts w:eastAsia="Times New Roman" w:cs="Times New Roman"/>
                    <w:color w:val="000000"/>
                    <w:sz w:val="22"/>
                    <w:szCs w:val="22"/>
                    <w:lang w:val="en-US" w:eastAsia="en-US"/>
                  </w:rPr>
                </w:rPrChange>
              </w:rPr>
              <w:pPrChange w:id="3975" w:author="tedo gogoladze" w:date="2020-01-04T09:16:00Z">
                <w:pPr>
                  <w:autoSpaceDE/>
                  <w:spacing w:before="0" w:after="0"/>
                  <w:jc w:val="right"/>
                </w:pPr>
              </w:pPrChange>
            </w:pPr>
            <w:del w:id="3976" w:author="tedo gogoladze" w:date="2020-01-04T09:15:00Z">
              <w:r w:rsidRPr="004A4B49" w:rsidDel="001C6784">
                <w:rPr>
                  <w:rFonts w:eastAsia="Times New Roman" w:cs="Times New Roman"/>
                  <w:color w:val="000000"/>
                  <w:sz w:val="22"/>
                  <w:szCs w:val="22"/>
                  <w:lang w:val="en-GB" w:eastAsia="en-US"/>
                  <w:rPrChange w:id="3977" w:author="Mario Ezequiel Scott" w:date="2019-12-29T19:14:00Z">
                    <w:rPr>
                      <w:rFonts w:eastAsia="Times New Roman" w:cs="Times New Roman"/>
                      <w:color w:val="000000"/>
                      <w:sz w:val="22"/>
                      <w:szCs w:val="22"/>
                      <w:lang w:val="en-US" w:eastAsia="en-US"/>
                    </w:rPr>
                  </w:rPrChange>
                </w:rPr>
                <w:delText>87980</w:delText>
              </w:r>
            </w:del>
          </w:p>
        </w:tc>
      </w:tr>
    </w:tbl>
    <w:p w14:paraId="167AE346" w14:textId="2B175782" w:rsidR="00D4229C" w:rsidRPr="004A4B49" w:rsidRDefault="00D4229C" w:rsidP="004B5082">
      <w:pPr>
        <w:rPr>
          <w:rFonts w:cstheme="minorHAnsi"/>
          <w:lang w:val="en-GB"/>
          <w:rPrChange w:id="3978" w:author="Mario Ezequiel Scott" w:date="2019-12-29T19:14:00Z">
            <w:rPr>
              <w:rFonts w:cstheme="minorHAnsi"/>
            </w:rPr>
          </w:rPrChange>
        </w:rPr>
        <w:pPrChange w:id="3979" w:author="tedo gogoladze" w:date="2020-01-04T09:16:00Z">
          <w:pPr/>
        </w:pPrChange>
      </w:pPr>
      <w:del w:id="3980" w:author="tedo gogoladze" w:date="2020-01-04T09:15:00Z">
        <w:r w:rsidRPr="004A4B49" w:rsidDel="001C6784">
          <w:rPr>
            <w:rFonts w:cstheme="minorHAnsi"/>
            <w:lang w:val="en-GB"/>
            <w:rPrChange w:id="3981" w:author="Mario Ezequiel Scott" w:date="2019-12-29T19:14:00Z">
              <w:rPr>
                <w:rFonts w:cstheme="minorHAnsi"/>
              </w:rPr>
            </w:rPrChange>
          </w:rPr>
          <w:delText xml:space="preserve">Table </w:delText>
        </w:r>
        <w:r w:rsidR="00D44C8E" w:rsidRPr="004A4B49" w:rsidDel="001C6784">
          <w:rPr>
            <w:rFonts w:cstheme="minorHAnsi"/>
            <w:lang w:val="en-GB"/>
            <w:rPrChange w:id="3982" w:author="Mario Ezequiel Scott" w:date="2019-12-29T19:14:00Z">
              <w:rPr>
                <w:rFonts w:cstheme="minorHAnsi"/>
              </w:rPr>
            </w:rPrChange>
          </w:rPr>
          <w:delText>7</w:delText>
        </w:r>
        <w:r w:rsidRPr="004A4B49" w:rsidDel="001C6784">
          <w:rPr>
            <w:rFonts w:cstheme="minorHAnsi"/>
            <w:lang w:val="en-GB"/>
            <w:rPrChange w:id="3983" w:author="Mario Ezequiel Scott" w:date="2019-12-29T19:14:00Z">
              <w:rPr>
                <w:rFonts w:cstheme="minorHAnsi"/>
              </w:rPr>
            </w:rPrChange>
          </w:rPr>
          <w:delText>. Description of the combined texts written by the developers</w:delText>
        </w:r>
      </w:del>
      <w:r w:rsidRPr="004A4B49">
        <w:rPr>
          <w:rFonts w:cstheme="minorHAnsi"/>
          <w:lang w:val="en-GB"/>
          <w:rPrChange w:id="3984" w:author="Mario Ezequiel Scott" w:date="2019-12-29T19:14:00Z">
            <w:rPr>
              <w:rFonts w:cstheme="minorHAnsi"/>
            </w:rPr>
          </w:rPrChange>
        </w:rPr>
        <w:t>.</w:t>
      </w:r>
      <w:commentRangeEnd w:id="3757"/>
      <w:r w:rsidR="009225B4">
        <w:rPr>
          <w:rStyle w:val="CommentReference"/>
        </w:rPr>
        <w:commentReference w:id="3757"/>
      </w:r>
    </w:p>
    <w:p w14:paraId="323E672C" w14:textId="5040101D" w:rsidR="00D4229C" w:rsidRDefault="00D4229C" w:rsidP="0028042E">
      <w:pPr>
        <w:rPr>
          <w:ins w:id="3985" w:author="tedo gogoladze" w:date="2020-01-04T09:25:00Z"/>
          <w:rFonts w:cstheme="minorHAnsi"/>
          <w:lang w:val="en-GB"/>
        </w:rPr>
      </w:pPr>
      <w:r w:rsidRPr="004A4B49">
        <w:rPr>
          <w:rFonts w:cstheme="minorHAnsi"/>
          <w:lang w:val="en-GB"/>
          <w:rPrChange w:id="3986" w:author="Mario Ezequiel Scott" w:date="2019-12-29T19:14:00Z">
            <w:rPr>
              <w:rFonts w:cstheme="minorHAnsi"/>
            </w:rPr>
          </w:rPrChange>
        </w:rPr>
        <w:t>Description of this dataset shows, that the</w:t>
      </w:r>
      <w:ins w:id="3987" w:author="tedo gogoladze" w:date="2020-01-04T09:18:00Z">
        <w:r w:rsidR="004C7B92">
          <w:rPr>
            <w:rFonts w:cstheme="minorHAnsi"/>
            <w:lang w:val="en-GB"/>
          </w:rPr>
          <w:t>re are corpuses of 100</w:t>
        </w:r>
      </w:ins>
      <w:r w:rsidRPr="004A4B49">
        <w:rPr>
          <w:rFonts w:cstheme="minorHAnsi"/>
          <w:lang w:val="en-GB"/>
          <w:rPrChange w:id="3988" w:author="Mario Ezequiel Scott" w:date="2019-12-29T19:14:00Z">
            <w:rPr>
              <w:rFonts w:cstheme="minorHAnsi"/>
            </w:rPr>
          </w:rPrChange>
        </w:rPr>
        <w:t xml:space="preserve"> </w:t>
      </w:r>
      <w:ins w:id="3989" w:author="tedo gogoladze" w:date="2020-01-04T09:18:00Z">
        <w:r w:rsidR="004C7B92">
          <w:rPr>
            <w:rFonts w:cstheme="minorHAnsi"/>
            <w:lang w:val="en-GB"/>
          </w:rPr>
          <w:t xml:space="preserve">different </w:t>
        </w:r>
      </w:ins>
      <w:r w:rsidRPr="004A4B49">
        <w:rPr>
          <w:rFonts w:cstheme="minorHAnsi"/>
          <w:lang w:val="en-GB"/>
          <w:rPrChange w:id="3990" w:author="Mario Ezequiel Scott" w:date="2019-12-29T19:14:00Z">
            <w:rPr>
              <w:rFonts w:cstheme="minorHAnsi"/>
            </w:rPr>
          </w:rPrChange>
        </w:rPr>
        <w:t xml:space="preserve">developers </w:t>
      </w:r>
      <w:ins w:id="3991" w:author="tedo gogoladze" w:date="2020-01-04T09:18:00Z">
        <w:r w:rsidR="004C7B92">
          <w:rPr>
            <w:rFonts w:cstheme="minorHAnsi"/>
            <w:lang w:val="en-GB"/>
          </w:rPr>
          <w:t>having enough number of words.</w:t>
        </w:r>
      </w:ins>
      <w:ins w:id="3992" w:author="tedo gogoladze" w:date="2020-01-04T09:19:00Z">
        <w:r w:rsidR="004C7B92">
          <w:rPr>
            <w:rFonts w:cstheme="minorHAnsi"/>
            <w:lang w:val="en-GB"/>
          </w:rPr>
          <w:t xml:space="preserve"> </w:t>
        </w:r>
      </w:ins>
      <w:ins w:id="3993" w:author="tedo gogoladze" w:date="2020-01-04T09:24:00Z">
        <w:r w:rsidR="002D6FC5">
          <w:rPr>
            <w:rFonts w:cstheme="minorHAnsi"/>
            <w:lang w:val="en-GB"/>
          </w:rPr>
          <w:t>Vale of m</w:t>
        </w:r>
      </w:ins>
      <w:ins w:id="3994" w:author="tedo gogoladze" w:date="2020-01-04T09:19:00Z">
        <w:r w:rsidR="004C7B92">
          <w:rPr>
            <w:rFonts w:cstheme="minorHAnsi"/>
            <w:lang w:val="en-GB"/>
          </w:rPr>
          <w:t>ean number of words</w:t>
        </w:r>
      </w:ins>
      <w:ins w:id="3995" w:author="tedo gogoladze" w:date="2020-01-04T09:20:00Z">
        <w:r w:rsidR="004C7B92">
          <w:rPr>
            <w:rFonts w:cstheme="minorHAnsi"/>
            <w:lang w:val="en-GB"/>
          </w:rPr>
          <w:t xml:space="preserve"> (2568.81)</w:t>
        </w:r>
      </w:ins>
      <w:ins w:id="3996" w:author="tedo gogoladze" w:date="2020-01-04T09:19:00Z">
        <w:r w:rsidR="004C7B92">
          <w:rPr>
            <w:rFonts w:cstheme="minorHAnsi"/>
            <w:lang w:val="en-GB"/>
          </w:rPr>
          <w:t xml:space="preserve"> is </w:t>
        </w:r>
      </w:ins>
      <w:ins w:id="3997" w:author="tedo gogoladze" w:date="2020-01-04T09:23:00Z">
        <w:r w:rsidR="006E4259">
          <w:rPr>
            <w:rFonts w:cstheme="minorHAnsi"/>
            <w:lang w:val="en-GB"/>
          </w:rPr>
          <w:t>8</w:t>
        </w:r>
      </w:ins>
      <w:ins w:id="3998" w:author="tedo gogoladze" w:date="2020-01-04T09:24:00Z">
        <w:r w:rsidR="00676894">
          <w:rPr>
            <w:rFonts w:cstheme="minorHAnsi"/>
            <w:lang w:val="en-GB"/>
          </w:rPr>
          <w:t>1</w:t>
        </w:r>
      </w:ins>
      <w:ins w:id="3999" w:author="tedo gogoladze" w:date="2020-01-04T09:23:00Z">
        <w:r w:rsidR="006E4259">
          <w:rPr>
            <w:rFonts w:cstheme="minorHAnsi"/>
            <w:lang w:val="en-GB"/>
          </w:rPr>
          <w:t>% more</w:t>
        </w:r>
      </w:ins>
      <w:ins w:id="4000" w:author="tedo gogoladze" w:date="2020-01-04T09:20:00Z">
        <w:r w:rsidR="004C7B92">
          <w:rPr>
            <w:rFonts w:cstheme="minorHAnsi"/>
            <w:lang w:val="en-GB"/>
          </w:rPr>
          <w:t xml:space="preserve"> than the median (1419.5%)</w:t>
        </w:r>
      </w:ins>
      <w:ins w:id="4001" w:author="tedo gogoladze" w:date="2020-01-04T09:24:00Z">
        <w:r w:rsidR="006E4259">
          <w:rPr>
            <w:rFonts w:cstheme="minorHAnsi"/>
            <w:lang w:val="en-GB"/>
          </w:rPr>
          <w:t xml:space="preserve"> number of </w:t>
        </w:r>
      </w:ins>
      <w:ins w:id="4002" w:author="tedo gogoladze" w:date="2020-01-04T18:25:00Z">
        <w:r w:rsidR="00914E90">
          <w:rPr>
            <w:rFonts w:cstheme="minorHAnsi"/>
            <w:lang w:val="en-GB"/>
          </w:rPr>
          <w:t>words</w:t>
        </w:r>
      </w:ins>
      <w:ins w:id="4003" w:author="tedo gogoladze" w:date="2020-01-04T09:20:00Z">
        <w:r w:rsidR="004C7B92">
          <w:rPr>
            <w:rFonts w:cstheme="minorHAnsi"/>
            <w:lang w:val="en-GB"/>
          </w:rPr>
          <w:t xml:space="preserve">, which indicates, that there </w:t>
        </w:r>
      </w:ins>
      <w:ins w:id="4004" w:author="tedo gogoladze" w:date="2020-01-04T09:22:00Z">
        <w:r w:rsidR="00946D1C">
          <w:rPr>
            <w:rFonts w:cstheme="minorHAnsi"/>
            <w:lang w:val="en-GB"/>
          </w:rPr>
          <w:t>are several</w:t>
        </w:r>
      </w:ins>
      <w:ins w:id="4005" w:author="tedo gogoladze" w:date="2020-01-04T09:21:00Z">
        <w:r w:rsidR="004C7B92">
          <w:rPr>
            <w:rFonts w:cstheme="minorHAnsi"/>
            <w:lang w:val="en-GB"/>
          </w:rPr>
          <w:t xml:space="preserve"> corpuses w</w:t>
        </w:r>
        <w:r w:rsidR="00946D1C">
          <w:rPr>
            <w:rFonts w:cstheme="minorHAnsi"/>
            <w:lang w:val="en-GB"/>
          </w:rPr>
          <w:t>ith the</w:t>
        </w:r>
      </w:ins>
      <w:ins w:id="4006" w:author="tedo gogoladze" w:date="2020-01-04T09:22:00Z">
        <w:r w:rsidR="00946D1C">
          <w:rPr>
            <w:rFonts w:cstheme="minorHAnsi"/>
            <w:lang w:val="en-GB"/>
          </w:rPr>
          <w:t xml:space="preserve"> </w:t>
        </w:r>
      </w:ins>
      <w:ins w:id="4007" w:author="tedo gogoladze" w:date="2020-01-04T09:24:00Z">
        <w:r w:rsidR="00F2708C">
          <w:rPr>
            <w:rFonts w:cstheme="minorHAnsi"/>
            <w:lang w:val="en-GB"/>
          </w:rPr>
          <w:t xml:space="preserve">comparably </w:t>
        </w:r>
      </w:ins>
      <w:ins w:id="4008" w:author="tedo gogoladze" w:date="2020-01-04T09:22:00Z">
        <w:r w:rsidR="00946D1C">
          <w:rPr>
            <w:rFonts w:cstheme="minorHAnsi"/>
            <w:lang w:val="en-GB"/>
          </w:rPr>
          <w:t xml:space="preserve">high number of words </w:t>
        </w:r>
      </w:ins>
      <w:ins w:id="4009" w:author="tedo gogoladze" w:date="2020-01-04T09:24:00Z">
        <w:r w:rsidR="00F2708C">
          <w:rPr>
            <w:rFonts w:cstheme="minorHAnsi"/>
            <w:lang w:val="en-GB"/>
          </w:rPr>
          <w:t xml:space="preserve">than the </w:t>
        </w:r>
      </w:ins>
      <w:ins w:id="4010" w:author="tedo gogoladze" w:date="2020-01-04T09:25:00Z">
        <w:r w:rsidR="00C726AF">
          <w:rPr>
            <w:rFonts w:cstheme="minorHAnsi"/>
            <w:lang w:val="en-GB"/>
          </w:rPr>
          <w:t xml:space="preserve">vast </w:t>
        </w:r>
      </w:ins>
      <w:ins w:id="4011" w:author="tedo gogoladze" w:date="2020-01-04T09:24:00Z">
        <w:r w:rsidR="00F2708C">
          <w:rPr>
            <w:rFonts w:cstheme="minorHAnsi"/>
            <w:lang w:val="en-GB"/>
          </w:rPr>
          <w:t>majority of the corpuses.</w:t>
        </w:r>
      </w:ins>
      <w:del w:id="4012" w:author="tedo gogoladze" w:date="2020-01-04T09:19:00Z">
        <w:r w:rsidRPr="004A4B49" w:rsidDel="004C7B92">
          <w:rPr>
            <w:rFonts w:cstheme="minorHAnsi"/>
            <w:lang w:val="en-GB"/>
            <w:rPrChange w:id="4013" w:author="Mario Ezequiel Scott" w:date="2019-12-29T19:14:00Z">
              <w:rPr>
                <w:rFonts w:cstheme="minorHAnsi"/>
              </w:rPr>
            </w:rPrChange>
          </w:rPr>
          <w:delText>have filled from 1 to 390 different text fields of various tasks.</w:delText>
        </w:r>
        <w:r w:rsidR="00400C33" w:rsidRPr="004A4B49" w:rsidDel="004C7B92">
          <w:rPr>
            <w:rFonts w:cstheme="minorHAnsi"/>
            <w:lang w:val="en-GB"/>
            <w:rPrChange w:id="4014" w:author="Mario Ezequiel Scott" w:date="2019-12-29T19:14:00Z">
              <w:rPr>
                <w:rFonts w:cstheme="minorHAnsi"/>
              </w:rPr>
            </w:rPrChange>
          </w:rPr>
          <w:delText xml:space="preserve"> Based on the percentiles, it is obvious, that the half of the developers fill 1 or 2 different text fields. But the fact that mean number of number of filled texts (13.44) is greater than the 75th percentile, says that there are several developers, that have significantly higher number of text fields filled (max is 390), unlike the majority of the developers, that have 1 or 2 text fields filled.</w:delText>
        </w:r>
      </w:del>
    </w:p>
    <w:p w14:paraId="5B7380BC" w14:textId="01498D55" w:rsidR="00645DFF" w:rsidRPr="004A4B49" w:rsidRDefault="00645DFF" w:rsidP="0028042E">
      <w:pPr>
        <w:rPr>
          <w:rFonts w:cstheme="minorHAnsi"/>
          <w:lang w:val="en-GB"/>
          <w:rPrChange w:id="4015" w:author="Mario Ezequiel Scott" w:date="2019-12-29T19:14:00Z">
            <w:rPr>
              <w:rFonts w:cstheme="minorHAnsi"/>
            </w:rPr>
          </w:rPrChange>
        </w:rPr>
      </w:pPr>
      <w:ins w:id="4016" w:author="tedo gogoladze" w:date="2020-01-04T09:27:00Z">
        <w:r>
          <w:rPr>
            <w:rFonts w:cstheme="minorHAnsi"/>
            <w:lang w:val="en-GB"/>
          </w:rPr>
          <w:t>Getting</w:t>
        </w:r>
      </w:ins>
      <w:ins w:id="4017" w:author="tedo gogoladze" w:date="2020-01-04T09:25:00Z">
        <w:r>
          <w:rPr>
            <w:rFonts w:cstheme="minorHAnsi"/>
            <w:lang w:val="en-GB"/>
          </w:rPr>
          <w:t xml:space="preserve"> the dataset with the clean written </w:t>
        </w:r>
        <w:proofErr w:type="gramStart"/>
        <w:r>
          <w:rPr>
            <w:rFonts w:cstheme="minorHAnsi"/>
            <w:lang w:val="en-GB"/>
          </w:rPr>
          <w:t>texts</w:t>
        </w:r>
      </w:ins>
      <w:proofErr w:type="gramEnd"/>
      <w:ins w:id="4018" w:author="tedo gogoladze" w:date="2020-01-04T09:28:00Z">
        <w:r w:rsidR="00C33BCD">
          <w:rPr>
            <w:rFonts w:cstheme="minorHAnsi"/>
            <w:lang w:val="en-GB"/>
          </w:rPr>
          <w:t xml:space="preserve"> corpuses</w:t>
        </w:r>
      </w:ins>
      <w:ins w:id="4019" w:author="tedo gogoladze" w:date="2020-01-04T09:25:00Z">
        <w:r>
          <w:rPr>
            <w:rFonts w:cstheme="minorHAnsi"/>
            <w:lang w:val="en-GB"/>
          </w:rPr>
          <w:t xml:space="preserve"> and filter</w:t>
        </w:r>
      </w:ins>
      <w:ins w:id="4020" w:author="tedo gogoladze" w:date="2020-01-04T09:28:00Z">
        <w:r w:rsidR="00D81BC8">
          <w:rPr>
            <w:rFonts w:cstheme="minorHAnsi"/>
            <w:lang w:val="en-GB"/>
          </w:rPr>
          <w:t>ing</w:t>
        </w:r>
      </w:ins>
      <w:ins w:id="4021" w:author="tedo gogoladze" w:date="2020-01-04T09:25:00Z">
        <w:r>
          <w:rPr>
            <w:rFonts w:cstheme="minorHAnsi"/>
            <w:lang w:val="en-GB"/>
          </w:rPr>
          <w:t xml:space="preserve"> with the given th</w:t>
        </w:r>
      </w:ins>
      <w:ins w:id="4022" w:author="tedo gogoladze" w:date="2020-01-04T09:26:00Z">
        <w:r>
          <w:rPr>
            <w:rFonts w:cstheme="minorHAnsi"/>
            <w:lang w:val="en-GB"/>
          </w:rPr>
          <w:t xml:space="preserve">reshold fulfils the goal set in the </w:t>
        </w:r>
      </w:ins>
      <w:ins w:id="4023" w:author="tedo gogoladze" w:date="2020-01-04T09:27:00Z">
        <w:r>
          <w:rPr>
            <w:rFonts w:cstheme="minorHAnsi"/>
            <w:lang w:val="en-GB"/>
          </w:rPr>
          <w:t xml:space="preserve">beginning of the paragraph – having the developers corpuses with the </w:t>
        </w:r>
      </w:ins>
      <w:ins w:id="4024" w:author="tedo gogoladze" w:date="2020-01-04T09:26:00Z">
        <w:r>
          <w:rPr>
            <w:rFonts w:cstheme="minorHAnsi"/>
            <w:lang w:val="en-GB"/>
          </w:rPr>
          <w:t>meaningful and enough</w:t>
        </w:r>
      </w:ins>
      <w:ins w:id="4025" w:author="tedo gogoladze" w:date="2020-01-04T09:27:00Z">
        <w:r>
          <w:rPr>
            <w:rFonts w:cstheme="minorHAnsi"/>
            <w:lang w:val="en-GB"/>
          </w:rPr>
          <w:t xml:space="preserve"> number of words</w:t>
        </w:r>
      </w:ins>
      <w:ins w:id="4026" w:author="tedo gogoladze" w:date="2020-01-04T09:28:00Z">
        <w:r w:rsidR="003E7D59">
          <w:rPr>
            <w:rFonts w:cstheme="minorHAnsi"/>
            <w:lang w:val="en-GB"/>
          </w:rPr>
          <w:t>, thus the dataset is ready to retrieve the personality traits</w:t>
        </w:r>
      </w:ins>
      <w:ins w:id="4027" w:author="tedo gogoladze" w:date="2020-01-04T09:29:00Z">
        <w:r w:rsidR="00F82868">
          <w:rPr>
            <w:rFonts w:cstheme="minorHAnsi"/>
            <w:lang w:val="en-GB"/>
          </w:rPr>
          <w:t xml:space="preserve"> of the developers</w:t>
        </w:r>
      </w:ins>
      <w:ins w:id="4028" w:author="tedo gogoladze" w:date="2020-01-04T09:28:00Z">
        <w:r w:rsidR="003E7D59">
          <w:rPr>
            <w:rFonts w:cstheme="minorHAnsi"/>
            <w:lang w:val="en-GB"/>
          </w:rPr>
          <w:t>.</w:t>
        </w:r>
      </w:ins>
      <w:ins w:id="4029" w:author="tedo gogoladze" w:date="2020-01-04T09:25:00Z">
        <w:r>
          <w:rPr>
            <w:rFonts w:cstheme="minorHAnsi"/>
            <w:lang w:val="en-GB"/>
          </w:rPr>
          <w:t xml:space="preserve"> </w:t>
        </w:r>
      </w:ins>
    </w:p>
    <w:p w14:paraId="293CFA29" w14:textId="6E0F1931" w:rsidR="00B53E03" w:rsidRPr="008A1EBF" w:rsidRDefault="001156E0">
      <w:pPr>
        <w:pStyle w:val="Heading2"/>
        <w:numPr>
          <w:ilvl w:val="2"/>
          <w:numId w:val="32"/>
        </w:numPr>
      </w:pPr>
      <w:bookmarkStart w:id="4030" w:name="_Toc29215293"/>
      <w:r w:rsidRPr="009A4FA7">
        <w:t>Retrieving</w:t>
      </w:r>
      <w:r w:rsidR="00B21A8F" w:rsidRPr="008A1EBF">
        <w:t xml:space="preserve"> </w:t>
      </w:r>
      <w:r w:rsidRPr="008A1EBF">
        <w:t>develop</w:t>
      </w:r>
      <w:r w:rsidR="00391DCF" w:rsidRPr="008A1EBF">
        <w:t>e</w:t>
      </w:r>
      <w:r w:rsidRPr="008A1EBF">
        <w:t>rs</w:t>
      </w:r>
      <w:r w:rsidR="001226B3" w:rsidRPr="008A1EBF">
        <w:t>`</w:t>
      </w:r>
      <w:r w:rsidRPr="008A1EBF">
        <w:t xml:space="preserve"> </w:t>
      </w:r>
      <w:r w:rsidR="00BC0A9B" w:rsidRPr="008A1EBF">
        <w:t>personality traits</w:t>
      </w:r>
      <w:bookmarkEnd w:id="4030"/>
    </w:p>
    <w:p w14:paraId="7BD3F1B2" w14:textId="095C517B" w:rsidR="00CF4340" w:rsidRPr="004A4B49" w:rsidDel="00BD78EE" w:rsidRDefault="00CF4340" w:rsidP="00CF4340">
      <w:pPr>
        <w:rPr>
          <w:del w:id="4031" w:author="tedo gogoladze" w:date="2020-01-04T09:38:00Z"/>
          <w:rFonts w:cstheme="minorHAnsi"/>
          <w:lang w:val="en-GB"/>
          <w:rPrChange w:id="4032" w:author="Mario Ezequiel Scott" w:date="2019-12-29T19:14:00Z">
            <w:rPr>
              <w:del w:id="4033" w:author="tedo gogoladze" w:date="2020-01-04T09:38:00Z"/>
              <w:rFonts w:cstheme="minorHAnsi"/>
            </w:rPr>
          </w:rPrChange>
        </w:rPr>
      </w:pPr>
      <w:r w:rsidRPr="004A4B49">
        <w:rPr>
          <w:rFonts w:cstheme="minorHAnsi"/>
          <w:lang w:val="en-GB"/>
          <w:rPrChange w:id="4034" w:author="Mario Ezequiel Scott" w:date="2019-12-29T19:14:00Z">
            <w:rPr>
              <w:rFonts w:cstheme="minorHAnsi"/>
            </w:rPr>
          </w:rPrChange>
        </w:rPr>
        <w:t>After cleaning and filtering the</w:t>
      </w:r>
      <w:ins w:id="4035" w:author="Mario Ezequiel Scott" w:date="2020-01-02T16:30:00Z">
        <w:r w:rsidR="004B57B2">
          <w:rPr>
            <w:rFonts w:cstheme="minorHAnsi"/>
            <w:lang w:val="en-GB"/>
          </w:rPr>
          <w:t xml:space="preserve"> text in the</w:t>
        </w:r>
      </w:ins>
      <w:r w:rsidRPr="004A4B49">
        <w:rPr>
          <w:rFonts w:cstheme="minorHAnsi"/>
          <w:lang w:val="en-GB"/>
          <w:rPrChange w:id="4036" w:author="Mario Ezequiel Scott" w:date="2019-12-29T19:14:00Z">
            <w:rPr>
              <w:rFonts w:cstheme="minorHAnsi"/>
            </w:rPr>
          </w:rPrChange>
        </w:rPr>
        <w:t xml:space="preserve"> dataset, </w:t>
      </w:r>
      <w:del w:id="4037" w:author="Mario Ezequiel Scott" w:date="2019-12-31T20:03:00Z">
        <w:r w:rsidRPr="004A4B49" w:rsidDel="005D552E">
          <w:rPr>
            <w:rFonts w:cstheme="minorHAnsi"/>
            <w:lang w:val="en-GB"/>
            <w:rPrChange w:id="4038" w:author="Mario Ezequiel Scott" w:date="2019-12-29T19:14:00Z">
              <w:rPr>
                <w:rFonts w:cstheme="minorHAnsi"/>
              </w:rPr>
            </w:rPrChange>
          </w:rPr>
          <w:delText xml:space="preserve">it needs to be grouped by the users. Since the same users could be present into multiple projects, the email address was additionally used to identify the actual users (whenever the email address was present in the users' dataset). As a result, in total, </w:delText>
        </w:r>
        <w:r w:rsidR="00457495" w:rsidRPr="004A4B49" w:rsidDel="005D552E">
          <w:rPr>
            <w:rFonts w:cstheme="minorHAnsi"/>
            <w:lang w:val="en-GB"/>
            <w:rPrChange w:id="4039" w:author="Mario Ezequiel Scott" w:date="2019-12-29T19:14:00Z">
              <w:rPr>
                <w:rFonts w:cstheme="minorHAnsi"/>
              </w:rPr>
            </w:rPrChange>
          </w:rPr>
          <w:delText>dataset has</w:delText>
        </w:r>
        <w:r w:rsidRPr="004A4B49" w:rsidDel="005D552E">
          <w:rPr>
            <w:rFonts w:cstheme="minorHAnsi"/>
            <w:lang w:val="en-GB"/>
            <w:rPrChange w:id="4040" w:author="Mario Ezequiel Scott" w:date="2019-12-29T19:14:00Z">
              <w:rPr>
                <w:rFonts w:cstheme="minorHAnsi"/>
              </w:rPr>
            </w:rPrChange>
          </w:rPr>
          <w:delText xml:space="preserve"> </w:delText>
        </w:r>
      </w:del>
      <w:ins w:id="4041" w:author="Mario Ezequiel Scott" w:date="2019-12-31T20:03:00Z">
        <w:r w:rsidR="005D552E">
          <w:rPr>
            <w:rFonts w:cstheme="minorHAnsi"/>
            <w:lang w:val="en-GB"/>
          </w:rPr>
          <w:t xml:space="preserve">a total of </w:t>
        </w:r>
      </w:ins>
      <w:r w:rsidRPr="004A4B49">
        <w:rPr>
          <w:rFonts w:cstheme="minorHAnsi"/>
          <w:lang w:val="en-GB"/>
          <w:rPrChange w:id="4042" w:author="Mario Ezequiel Scott" w:date="2019-12-29T19:14:00Z">
            <w:rPr>
              <w:rFonts w:cstheme="minorHAnsi"/>
            </w:rPr>
          </w:rPrChange>
        </w:rPr>
        <w:t xml:space="preserve">100 unique </w:t>
      </w:r>
      <w:del w:id="4043" w:author="Mario Ezequiel Scott" w:date="2019-12-31T20:05:00Z">
        <w:r w:rsidRPr="004A4B49" w:rsidDel="005D552E">
          <w:rPr>
            <w:rFonts w:cstheme="minorHAnsi"/>
            <w:lang w:val="en-GB"/>
            <w:rPrChange w:id="4044" w:author="Mario Ezequiel Scott" w:date="2019-12-29T19:14:00Z">
              <w:rPr>
                <w:rFonts w:cstheme="minorHAnsi"/>
              </w:rPr>
            </w:rPrChange>
          </w:rPr>
          <w:delText xml:space="preserve">users </w:delText>
        </w:r>
      </w:del>
      <w:ins w:id="4045" w:author="Mario Ezequiel Scott" w:date="2019-12-31T20:05:00Z">
        <w:r w:rsidR="005D552E">
          <w:rPr>
            <w:rFonts w:cstheme="minorHAnsi"/>
            <w:lang w:val="en-GB"/>
          </w:rPr>
          <w:t>developers</w:t>
        </w:r>
        <w:r w:rsidR="005D552E" w:rsidRPr="004A4B49">
          <w:rPr>
            <w:rFonts w:cstheme="minorHAnsi"/>
            <w:lang w:val="en-GB"/>
            <w:rPrChange w:id="4046" w:author="Mario Ezequiel Scott" w:date="2019-12-29T19:14:00Z">
              <w:rPr>
                <w:rFonts w:cstheme="minorHAnsi"/>
              </w:rPr>
            </w:rPrChange>
          </w:rPr>
          <w:t xml:space="preserve"> </w:t>
        </w:r>
      </w:ins>
      <w:commentRangeStart w:id="4047"/>
      <w:del w:id="4048" w:author="Mario Ezequiel Scott" w:date="2020-01-02T13:13:00Z">
        <w:r w:rsidRPr="004A4B49" w:rsidDel="00186470">
          <w:rPr>
            <w:rFonts w:cstheme="minorHAnsi"/>
            <w:lang w:val="en-GB"/>
            <w:rPrChange w:id="4049" w:author="Mario Ezequiel Scott" w:date="2019-12-29T19:14:00Z">
              <w:rPr>
                <w:rFonts w:cstheme="minorHAnsi"/>
              </w:rPr>
            </w:rPrChange>
          </w:rPr>
          <w:delText>that have more than 600 words manually written in Jira fields</w:delText>
        </w:r>
      </w:del>
      <w:del w:id="4050" w:author="Mario Ezequiel Scott" w:date="2019-12-31T20:04:00Z">
        <w:r w:rsidRPr="004A4B49" w:rsidDel="005D552E">
          <w:rPr>
            <w:rFonts w:cstheme="minorHAnsi"/>
            <w:lang w:val="en-GB"/>
            <w:rPrChange w:id="4051" w:author="Mario Ezequiel Scott" w:date="2019-12-29T19:14:00Z">
              <w:rPr>
                <w:rFonts w:cstheme="minorHAnsi"/>
              </w:rPr>
            </w:rPrChange>
          </w:rPr>
          <w:delText xml:space="preserve">, therefore, </w:delText>
        </w:r>
      </w:del>
      <w:commentRangeEnd w:id="4047"/>
      <w:r w:rsidR="00186470">
        <w:rPr>
          <w:rStyle w:val="CommentReference"/>
        </w:rPr>
        <w:commentReference w:id="4047"/>
      </w:r>
      <w:ins w:id="4052" w:author="Mario Ezequiel Scott" w:date="2019-12-31T20:04:00Z">
        <w:r w:rsidR="005D552E">
          <w:rPr>
            <w:rFonts w:cstheme="minorHAnsi"/>
            <w:lang w:val="en-GB"/>
          </w:rPr>
          <w:t xml:space="preserve">were </w:t>
        </w:r>
      </w:ins>
      <w:ins w:id="4053" w:author="Mario Ezequiel Scott" w:date="2019-12-31T20:05:00Z">
        <w:r w:rsidR="005D552E">
          <w:rPr>
            <w:rFonts w:cstheme="minorHAnsi"/>
            <w:lang w:val="en-GB"/>
          </w:rPr>
          <w:t xml:space="preserve">subject to analysis. </w:t>
        </w:r>
      </w:ins>
      <w:ins w:id="4054" w:author="tedo gogoladze" w:date="2020-01-04T09:49:00Z">
        <w:r w:rsidR="00563A5B" w:rsidRPr="00862023">
          <w:rPr>
            <w:rFonts w:cstheme="minorHAnsi"/>
            <w:lang w:val="en-GB"/>
          </w:rPr>
          <w:t xml:space="preserve">Table 8 shows the number of </w:t>
        </w:r>
        <w:r w:rsidR="00563A5B">
          <w:rPr>
            <w:rFonts w:cstheme="minorHAnsi"/>
            <w:lang w:val="en-GB"/>
          </w:rPr>
          <w:t>developers</w:t>
        </w:r>
        <w:r w:rsidR="00563A5B" w:rsidRPr="00862023">
          <w:rPr>
            <w:rFonts w:cstheme="minorHAnsi"/>
            <w:lang w:val="en-GB"/>
          </w:rPr>
          <w:t xml:space="preserve"> per </w:t>
        </w:r>
        <w:r w:rsidR="00563A5B">
          <w:rPr>
            <w:rFonts w:cstheme="minorHAnsi"/>
            <w:lang w:val="en-GB"/>
          </w:rPr>
          <w:t xml:space="preserve"> project.</w:t>
        </w:r>
      </w:ins>
      <w:del w:id="4055" w:author="Mario Ezequiel Scott" w:date="2019-12-31T20:05:00Z">
        <w:r w:rsidRPr="004A4B49" w:rsidDel="005D552E">
          <w:rPr>
            <w:rFonts w:cstheme="minorHAnsi"/>
            <w:lang w:val="en-GB"/>
            <w:rPrChange w:id="4056" w:author="Mario Ezequiel Scott" w:date="2019-12-29T19:14:00Z">
              <w:rPr>
                <w:rFonts w:cstheme="minorHAnsi"/>
              </w:rPr>
            </w:rPrChange>
          </w:rPr>
          <w:delText>these users are capable to get the assessment of personality traits</w:delText>
        </w:r>
      </w:del>
      <w:del w:id="4057" w:author="tedo gogoladze" w:date="2020-01-04T09:38:00Z">
        <w:r w:rsidRPr="004A4B49" w:rsidDel="00BD78EE">
          <w:rPr>
            <w:rFonts w:cstheme="minorHAnsi"/>
            <w:lang w:val="en-GB"/>
            <w:rPrChange w:id="4058" w:author="Mario Ezequiel Scott" w:date="2019-12-29T19:14:00Z">
              <w:rPr>
                <w:rFonts w:cstheme="minorHAnsi"/>
              </w:rPr>
            </w:rPrChange>
          </w:rPr>
          <w:delText>.</w:delText>
        </w:r>
      </w:del>
    </w:p>
    <w:p w14:paraId="0CEC2497" w14:textId="77777777" w:rsidR="00CF4340" w:rsidRPr="004A4B49" w:rsidRDefault="00CF4340" w:rsidP="00CF4340">
      <w:pPr>
        <w:rPr>
          <w:rFonts w:cstheme="minorHAnsi"/>
          <w:lang w:val="en-GB"/>
          <w:rPrChange w:id="4059" w:author="Mario Ezequiel Scott" w:date="2019-12-29T19:14:00Z">
            <w:rPr>
              <w:rFonts w:cstheme="minorHAnsi"/>
            </w:rPr>
          </w:rPrChange>
        </w:rPr>
      </w:pPr>
    </w:p>
    <w:tbl>
      <w:tblPr>
        <w:tblW w:w="8640" w:type="dxa"/>
        <w:tblLook w:val="04A0" w:firstRow="1" w:lastRow="0" w:firstColumn="1" w:lastColumn="0" w:noHBand="0" w:noVBand="1"/>
        <w:tblPrChange w:id="4060" w:author="tedo gogoladze" w:date="2020-01-04T09:40:00Z">
          <w:tblPr>
            <w:tblW w:w="8640" w:type="dxa"/>
            <w:tblLook w:val="04A0" w:firstRow="1" w:lastRow="0" w:firstColumn="1" w:lastColumn="0" w:noHBand="0" w:noVBand="1"/>
          </w:tblPr>
        </w:tblPrChange>
      </w:tblPr>
      <w:tblGrid>
        <w:gridCol w:w="1165"/>
        <w:gridCol w:w="755"/>
        <w:gridCol w:w="960"/>
        <w:gridCol w:w="960"/>
        <w:gridCol w:w="960"/>
        <w:gridCol w:w="960"/>
        <w:gridCol w:w="960"/>
        <w:gridCol w:w="960"/>
        <w:gridCol w:w="960"/>
        <w:tblGridChange w:id="4061">
          <w:tblGrid>
            <w:gridCol w:w="960"/>
            <w:gridCol w:w="960"/>
            <w:gridCol w:w="960"/>
            <w:gridCol w:w="960"/>
            <w:gridCol w:w="960"/>
            <w:gridCol w:w="960"/>
            <w:gridCol w:w="960"/>
            <w:gridCol w:w="960"/>
            <w:gridCol w:w="960"/>
          </w:tblGrid>
        </w:tblGridChange>
      </w:tblGrid>
      <w:tr w:rsidR="00CF4340" w:rsidRPr="004A4B49" w14:paraId="1929E6A1" w14:textId="77777777" w:rsidTr="00BD78EE">
        <w:trPr>
          <w:trHeight w:val="300"/>
          <w:trPrChange w:id="4062" w:author="tedo gogoladze" w:date="2020-01-04T09:40:00Z">
            <w:trPr>
              <w:trHeight w:val="300"/>
            </w:trPr>
          </w:trPrChange>
        </w:trPr>
        <w:tc>
          <w:tcPr>
            <w:tcW w:w="1165" w:type="dxa"/>
            <w:tcBorders>
              <w:top w:val="single" w:sz="4" w:space="0" w:color="auto"/>
              <w:left w:val="single" w:sz="4" w:space="0" w:color="auto"/>
              <w:bottom w:val="single" w:sz="4" w:space="0" w:color="auto"/>
              <w:right w:val="single" w:sz="4" w:space="0" w:color="auto"/>
            </w:tcBorders>
            <w:shd w:val="clear" w:color="000000" w:fill="EDEDED"/>
            <w:vAlign w:val="center"/>
            <w:hideMark/>
            <w:tcPrChange w:id="4063" w:author="tedo gogoladze" w:date="2020-01-04T09:40:00Z">
              <w:tcPr>
                <w:tcW w:w="960" w:type="dxa"/>
                <w:tcBorders>
                  <w:top w:val="single" w:sz="4" w:space="0" w:color="auto"/>
                  <w:left w:val="single" w:sz="4" w:space="0" w:color="auto"/>
                  <w:bottom w:val="single" w:sz="4" w:space="0" w:color="auto"/>
                  <w:right w:val="single" w:sz="4" w:space="0" w:color="auto"/>
                </w:tcBorders>
                <w:shd w:val="clear" w:color="000000" w:fill="EDEDED"/>
                <w:vAlign w:val="center"/>
                <w:hideMark/>
              </w:tcPr>
            </w:tcPrChange>
          </w:tcPr>
          <w:p w14:paraId="5A44701F" w14:textId="77777777" w:rsidR="00CF4340" w:rsidRPr="004A4B49" w:rsidRDefault="00CF4340" w:rsidP="00794694">
            <w:pPr>
              <w:spacing w:after="0"/>
              <w:jc w:val="right"/>
              <w:rPr>
                <w:rFonts w:eastAsia="Times New Roman" w:cstheme="minorHAnsi"/>
                <w:b/>
                <w:bCs/>
                <w:i/>
                <w:iCs/>
                <w:color w:val="000000"/>
                <w:sz w:val="18"/>
                <w:szCs w:val="18"/>
                <w:lang w:val="en-GB"/>
                <w:rPrChange w:id="4064" w:author="Mario Ezequiel Scott" w:date="2019-12-29T19:14:00Z">
                  <w:rPr>
                    <w:rFonts w:eastAsia="Times New Roman" w:cstheme="minorHAnsi"/>
                    <w:b/>
                    <w:bCs/>
                    <w:i/>
                    <w:iCs/>
                    <w:color w:val="000000"/>
                    <w:sz w:val="18"/>
                    <w:szCs w:val="18"/>
                  </w:rPr>
                </w:rPrChange>
              </w:rPr>
            </w:pPr>
            <w:r w:rsidRPr="004A4B49">
              <w:rPr>
                <w:rFonts w:eastAsia="Times New Roman" w:cstheme="minorHAnsi"/>
                <w:b/>
                <w:bCs/>
                <w:i/>
                <w:iCs/>
                <w:color w:val="000000"/>
                <w:sz w:val="18"/>
                <w:szCs w:val="18"/>
                <w:lang w:val="en-GB"/>
                <w:rPrChange w:id="4065" w:author="Mario Ezequiel Scott" w:date="2019-12-29T19:14:00Z">
                  <w:rPr>
                    <w:rFonts w:eastAsia="Times New Roman" w:cstheme="minorHAnsi"/>
                    <w:b/>
                    <w:bCs/>
                    <w:i/>
                    <w:iCs/>
                    <w:color w:val="000000"/>
                    <w:sz w:val="18"/>
                    <w:szCs w:val="18"/>
                  </w:rPr>
                </w:rPrChange>
              </w:rPr>
              <w:t>Project</w:t>
            </w:r>
          </w:p>
        </w:tc>
        <w:tc>
          <w:tcPr>
            <w:tcW w:w="755" w:type="dxa"/>
            <w:tcBorders>
              <w:top w:val="single" w:sz="4" w:space="0" w:color="auto"/>
              <w:left w:val="nil"/>
              <w:bottom w:val="single" w:sz="4" w:space="0" w:color="auto"/>
              <w:right w:val="single" w:sz="4" w:space="0" w:color="auto"/>
            </w:tcBorders>
            <w:shd w:val="clear" w:color="auto" w:fill="auto"/>
            <w:vAlign w:val="center"/>
            <w:hideMark/>
            <w:tcPrChange w:id="4066" w:author="tedo gogoladze" w:date="2020-01-04T09:40:00Z">
              <w:tcPr>
                <w:tcW w:w="960" w:type="dxa"/>
                <w:tcBorders>
                  <w:top w:val="single" w:sz="4" w:space="0" w:color="auto"/>
                  <w:left w:val="nil"/>
                  <w:bottom w:val="single" w:sz="4" w:space="0" w:color="auto"/>
                  <w:right w:val="single" w:sz="4" w:space="0" w:color="auto"/>
                </w:tcBorders>
                <w:shd w:val="clear" w:color="auto" w:fill="auto"/>
                <w:vAlign w:val="center"/>
                <w:hideMark/>
              </w:tcPr>
            </w:tcPrChange>
          </w:tcPr>
          <w:p w14:paraId="0E8E491B" w14:textId="77777777" w:rsidR="00CF4340" w:rsidRPr="004A4B49" w:rsidRDefault="00CF4340" w:rsidP="00794694">
            <w:pPr>
              <w:spacing w:after="0"/>
              <w:jc w:val="right"/>
              <w:rPr>
                <w:rFonts w:eastAsia="Times New Roman" w:cstheme="minorHAnsi"/>
                <w:color w:val="000000"/>
                <w:sz w:val="18"/>
                <w:szCs w:val="18"/>
                <w:lang w:val="en-GB"/>
                <w:rPrChange w:id="4067" w:author="Mario Ezequiel Scott" w:date="2019-12-29T19:14:00Z">
                  <w:rPr>
                    <w:rFonts w:eastAsia="Times New Roman" w:cstheme="minorHAnsi"/>
                    <w:color w:val="000000"/>
                    <w:sz w:val="18"/>
                    <w:szCs w:val="18"/>
                  </w:rPr>
                </w:rPrChange>
              </w:rPr>
            </w:pPr>
            <w:proofErr w:type="spellStart"/>
            <w:r w:rsidRPr="004A4B49">
              <w:rPr>
                <w:rFonts w:eastAsia="Times New Roman" w:cstheme="minorHAnsi"/>
                <w:color w:val="000000"/>
                <w:sz w:val="18"/>
                <w:szCs w:val="18"/>
                <w:lang w:val="en-GB"/>
                <w:rPrChange w:id="4068" w:author="Mario Ezequiel Scott" w:date="2019-12-29T19:14:00Z">
                  <w:rPr>
                    <w:rFonts w:eastAsia="Times New Roman" w:cstheme="minorHAnsi"/>
                    <w:color w:val="000000"/>
                    <w:sz w:val="18"/>
                    <w:szCs w:val="18"/>
                  </w:rPr>
                </w:rPrChange>
              </w:rPr>
              <w:t>tistud</w:t>
            </w:r>
            <w:proofErr w:type="spellEnd"/>
          </w:p>
        </w:tc>
        <w:tc>
          <w:tcPr>
            <w:tcW w:w="960" w:type="dxa"/>
            <w:tcBorders>
              <w:top w:val="single" w:sz="4" w:space="0" w:color="auto"/>
              <w:left w:val="nil"/>
              <w:bottom w:val="single" w:sz="4" w:space="0" w:color="auto"/>
              <w:right w:val="single" w:sz="4" w:space="0" w:color="auto"/>
            </w:tcBorders>
            <w:shd w:val="clear" w:color="auto" w:fill="auto"/>
            <w:vAlign w:val="center"/>
            <w:hideMark/>
            <w:tcPrChange w:id="4069" w:author="tedo gogoladze" w:date="2020-01-04T09:40:00Z">
              <w:tcPr>
                <w:tcW w:w="960" w:type="dxa"/>
                <w:tcBorders>
                  <w:top w:val="single" w:sz="4" w:space="0" w:color="auto"/>
                  <w:left w:val="nil"/>
                  <w:bottom w:val="single" w:sz="4" w:space="0" w:color="auto"/>
                  <w:right w:val="single" w:sz="4" w:space="0" w:color="auto"/>
                </w:tcBorders>
                <w:shd w:val="clear" w:color="auto" w:fill="auto"/>
                <w:vAlign w:val="center"/>
                <w:hideMark/>
              </w:tcPr>
            </w:tcPrChange>
          </w:tcPr>
          <w:p w14:paraId="03973D3F" w14:textId="77777777" w:rsidR="00CF4340" w:rsidRPr="004A4B49" w:rsidRDefault="00CF4340" w:rsidP="00794694">
            <w:pPr>
              <w:spacing w:after="0"/>
              <w:jc w:val="right"/>
              <w:rPr>
                <w:rFonts w:eastAsia="Times New Roman" w:cstheme="minorHAnsi"/>
                <w:color w:val="000000"/>
                <w:sz w:val="18"/>
                <w:szCs w:val="18"/>
                <w:lang w:val="en-GB"/>
                <w:rPrChange w:id="4070" w:author="Mario Ezequiel Scott" w:date="2019-12-29T19:14:00Z">
                  <w:rPr>
                    <w:rFonts w:eastAsia="Times New Roman" w:cstheme="minorHAnsi"/>
                    <w:color w:val="000000"/>
                    <w:sz w:val="18"/>
                    <w:szCs w:val="18"/>
                  </w:rPr>
                </w:rPrChange>
              </w:rPr>
            </w:pPr>
            <w:proofErr w:type="spellStart"/>
            <w:r w:rsidRPr="004A4B49">
              <w:rPr>
                <w:rFonts w:eastAsia="Times New Roman" w:cstheme="minorHAnsi"/>
                <w:color w:val="000000"/>
                <w:sz w:val="18"/>
                <w:szCs w:val="18"/>
                <w:lang w:val="en-GB"/>
                <w:rPrChange w:id="4071" w:author="Mario Ezequiel Scott" w:date="2019-12-29T19:14:00Z">
                  <w:rPr>
                    <w:rFonts w:eastAsia="Times New Roman" w:cstheme="minorHAnsi"/>
                    <w:color w:val="000000"/>
                    <w:sz w:val="18"/>
                    <w:szCs w:val="18"/>
                  </w:rPr>
                </w:rPrChange>
              </w:rPr>
              <w:t>timob</w:t>
            </w:r>
            <w:proofErr w:type="spellEnd"/>
          </w:p>
        </w:tc>
        <w:tc>
          <w:tcPr>
            <w:tcW w:w="960" w:type="dxa"/>
            <w:tcBorders>
              <w:top w:val="single" w:sz="4" w:space="0" w:color="auto"/>
              <w:left w:val="nil"/>
              <w:bottom w:val="single" w:sz="4" w:space="0" w:color="auto"/>
              <w:right w:val="single" w:sz="4" w:space="0" w:color="auto"/>
            </w:tcBorders>
            <w:shd w:val="clear" w:color="auto" w:fill="auto"/>
            <w:vAlign w:val="center"/>
            <w:hideMark/>
            <w:tcPrChange w:id="4072" w:author="tedo gogoladze" w:date="2020-01-04T09:40:00Z">
              <w:tcPr>
                <w:tcW w:w="960" w:type="dxa"/>
                <w:tcBorders>
                  <w:top w:val="single" w:sz="4" w:space="0" w:color="auto"/>
                  <w:left w:val="nil"/>
                  <w:bottom w:val="single" w:sz="4" w:space="0" w:color="auto"/>
                  <w:right w:val="single" w:sz="4" w:space="0" w:color="auto"/>
                </w:tcBorders>
                <w:shd w:val="clear" w:color="auto" w:fill="auto"/>
                <w:vAlign w:val="center"/>
                <w:hideMark/>
              </w:tcPr>
            </w:tcPrChange>
          </w:tcPr>
          <w:p w14:paraId="5C154259" w14:textId="77777777" w:rsidR="00CF4340" w:rsidRPr="004A4B49" w:rsidRDefault="00CF4340" w:rsidP="00794694">
            <w:pPr>
              <w:spacing w:after="0"/>
              <w:jc w:val="right"/>
              <w:rPr>
                <w:rFonts w:eastAsia="Times New Roman" w:cstheme="minorHAnsi"/>
                <w:color w:val="000000"/>
                <w:sz w:val="18"/>
                <w:szCs w:val="18"/>
                <w:lang w:val="en-GB"/>
                <w:rPrChange w:id="4073" w:author="Mario Ezequiel Scott" w:date="2019-12-29T19:14:00Z">
                  <w:rPr>
                    <w:rFonts w:eastAsia="Times New Roman" w:cstheme="minorHAnsi"/>
                    <w:color w:val="000000"/>
                    <w:sz w:val="18"/>
                    <w:szCs w:val="18"/>
                  </w:rPr>
                </w:rPrChange>
              </w:rPr>
            </w:pPr>
            <w:proofErr w:type="spellStart"/>
            <w:r w:rsidRPr="004A4B49">
              <w:rPr>
                <w:rFonts w:eastAsia="Times New Roman" w:cstheme="minorHAnsi"/>
                <w:color w:val="000000"/>
                <w:sz w:val="18"/>
                <w:szCs w:val="18"/>
                <w:lang w:val="en-GB"/>
                <w:rPrChange w:id="4074" w:author="Mario Ezequiel Scott" w:date="2019-12-29T19:14:00Z">
                  <w:rPr>
                    <w:rFonts w:eastAsia="Times New Roman" w:cstheme="minorHAnsi"/>
                    <w:color w:val="000000"/>
                    <w:sz w:val="18"/>
                    <w:szCs w:val="18"/>
                  </w:rPr>
                </w:rPrChange>
              </w:rPr>
              <w:t>Dnn</w:t>
            </w:r>
            <w:proofErr w:type="spellEnd"/>
          </w:p>
        </w:tc>
        <w:tc>
          <w:tcPr>
            <w:tcW w:w="960" w:type="dxa"/>
            <w:tcBorders>
              <w:top w:val="single" w:sz="4" w:space="0" w:color="auto"/>
              <w:left w:val="nil"/>
              <w:bottom w:val="single" w:sz="4" w:space="0" w:color="auto"/>
              <w:right w:val="single" w:sz="4" w:space="0" w:color="auto"/>
            </w:tcBorders>
            <w:shd w:val="clear" w:color="auto" w:fill="auto"/>
            <w:vAlign w:val="center"/>
            <w:hideMark/>
            <w:tcPrChange w:id="4075" w:author="tedo gogoladze" w:date="2020-01-04T09:40:00Z">
              <w:tcPr>
                <w:tcW w:w="960" w:type="dxa"/>
                <w:tcBorders>
                  <w:top w:val="single" w:sz="4" w:space="0" w:color="auto"/>
                  <w:left w:val="nil"/>
                  <w:bottom w:val="single" w:sz="4" w:space="0" w:color="auto"/>
                  <w:right w:val="single" w:sz="4" w:space="0" w:color="auto"/>
                </w:tcBorders>
                <w:shd w:val="clear" w:color="auto" w:fill="auto"/>
                <w:vAlign w:val="center"/>
                <w:hideMark/>
              </w:tcPr>
            </w:tcPrChange>
          </w:tcPr>
          <w:p w14:paraId="369F2D78" w14:textId="77777777" w:rsidR="00CF4340" w:rsidRPr="004A4B49" w:rsidRDefault="00CF4340" w:rsidP="00794694">
            <w:pPr>
              <w:spacing w:after="0"/>
              <w:jc w:val="right"/>
              <w:rPr>
                <w:rFonts w:eastAsia="Times New Roman" w:cstheme="minorHAnsi"/>
                <w:color w:val="000000"/>
                <w:sz w:val="18"/>
                <w:szCs w:val="18"/>
                <w:lang w:val="en-GB"/>
                <w:rPrChange w:id="4076" w:author="Mario Ezequiel Scott" w:date="2019-12-29T19:14:00Z">
                  <w:rPr>
                    <w:rFonts w:eastAsia="Times New Roman" w:cstheme="minorHAnsi"/>
                    <w:color w:val="000000"/>
                    <w:sz w:val="18"/>
                    <w:szCs w:val="18"/>
                  </w:rPr>
                </w:rPrChange>
              </w:rPr>
            </w:pPr>
            <w:proofErr w:type="spellStart"/>
            <w:r w:rsidRPr="004A4B49">
              <w:rPr>
                <w:rFonts w:eastAsia="Times New Roman" w:cstheme="minorHAnsi"/>
                <w:color w:val="000000"/>
                <w:sz w:val="18"/>
                <w:szCs w:val="18"/>
                <w:lang w:val="en-GB"/>
                <w:rPrChange w:id="4077" w:author="Mario Ezequiel Scott" w:date="2019-12-29T19:14:00Z">
                  <w:rPr>
                    <w:rFonts w:eastAsia="Times New Roman" w:cstheme="minorHAnsi"/>
                    <w:color w:val="000000"/>
                    <w:sz w:val="18"/>
                    <w:szCs w:val="18"/>
                  </w:rPr>
                </w:rPrChange>
              </w:rPr>
              <w:t>xd</w:t>
            </w:r>
            <w:proofErr w:type="spellEnd"/>
          </w:p>
        </w:tc>
        <w:tc>
          <w:tcPr>
            <w:tcW w:w="960" w:type="dxa"/>
            <w:tcBorders>
              <w:top w:val="single" w:sz="4" w:space="0" w:color="auto"/>
              <w:left w:val="nil"/>
              <w:bottom w:val="single" w:sz="4" w:space="0" w:color="auto"/>
              <w:right w:val="single" w:sz="4" w:space="0" w:color="auto"/>
            </w:tcBorders>
            <w:shd w:val="clear" w:color="auto" w:fill="auto"/>
            <w:vAlign w:val="center"/>
            <w:hideMark/>
            <w:tcPrChange w:id="4078" w:author="tedo gogoladze" w:date="2020-01-04T09:40:00Z">
              <w:tcPr>
                <w:tcW w:w="960" w:type="dxa"/>
                <w:tcBorders>
                  <w:top w:val="single" w:sz="4" w:space="0" w:color="auto"/>
                  <w:left w:val="nil"/>
                  <w:bottom w:val="single" w:sz="4" w:space="0" w:color="auto"/>
                  <w:right w:val="single" w:sz="4" w:space="0" w:color="auto"/>
                </w:tcBorders>
                <w:shd w:val="clear" w:color="auto" w:fill="auto"/>
                <w:vAlign w:val="center"/>
                <w:hideMark/>
              </w:tcPr>
            </w:tcPrChange>
          </w:tcPr>
          <w:p w14:paraId="13A025F8" w14:textId="77777777" w:rsidR="00CF4340" w:rsidRPr="004A4B49" w:rsidRDefault="00CF4340" w:rsidP="00794694">
            <w:pPr>
              <w:spacing w:after="0"/>
              <w:jc w:val="right"/>
              <w:rPr>
                <w:rFonts w:eastAsia="Times New Roman" w:cstheme="minorHAnsi"/>
                <w:color w:val="000000"/>
                <w:sz w:val="18"/>
                <w:szCs w:val="18"/>
                <w:lang w:val="en-GB"/>
                <w:rPrChange w:id="4079" w:author="Mario Ezequiel Scott" w:date="2019-12-29T19:14:00Z">
                  <w:rPr>
                    <w:rFonts w:eastAsia="Times New Roman" w:cstheme="minorHAnsi"/>
                    <w:color w:val="000000"/>
                    <w:sz w:val="18"/>
                    <w:szCs w:val="18"/>
                  </w:rPr>
                </w:rPrChange>
              </w:rPr>
            </w:pPr>
            <w:proofErr w:type="spellStart"/>
            <w:r w:rsidRPr="004A4B49">
              <w:rPr>
                <w:rFonts w:eastAsia="Times New Roman" w:cstheme="minorHAnsi"/>
                <w:color w:val="000000"/>
                <w:sz w:val="18"/>
                <w:szCs w:val="18"/>
                <w:lang w:val="en-GB"/>
                <w:rPrChange w:id="4080" w:author="Mario Ezequiel Scott" w:date="2019-12-29T19:14:00Z">
                  <w:rPr>
                    <w:rFonts w:eastAsia="Times New Roman" w:cstheme="minorHAnsi"/>
                    <w:color w:val="000000"/>
                    <w:sz w:val="18"/>
                    <w:szCs w:val="18"/>
                  </w:rPr>
                </w:rPrChange>
              </w:rPr>
              <w:t>mesos</w:t>
            </w:r>
            <w:proofErr w:type="spellEnd"/>
          </w:p>
        </w:tc>
        <w:tc>
          <w:tcPr>
            <w:tcW w:w="960" w:type="dxa"/>
            <w:tcBorders>
              <w:top w:val="single" w:sz="4" w:space="0" w:color="auto"/>
              <w:left w:val="nil"/>
              <w:bottom w:val="single" w:sz="4" w:space="0" w:color="auto"/>
              <w:right w:val="single" w:sz="4" w:space="0" w:color="auto"/>
            </w:tcBorders>
            <w:shd w:val="clear" w:color="auto" w:fill="auto"/>
            <w:vAlign w:val="center"/>
            <w:hideMark/>
            <w:tcPrChange w:id="4081" w:author="tedo gogoladze" w:date="2020-01-04T09:40:00Z">
              <w:tcPr>
                <w:tcW w:w="960" w:type="dxa"/>
                <w:tcBorders>
                  <w:top w:val="single" w:sz="4" w:space="0" w:color="auto"/>
                  <w:left w:val="nil"/>
                  <w:bottom w:val="single" w:sz="4" w:space="0" w:color="auto"/>
                  <w:right w:val="single" w:sz="4" w:space="0" w:color="auto"/>
                </w:tcBorders>
                <w:shd w:val="clear" w:color="auto" w:fill="auto"/>
                <w:vAlign w:val="center"/>
                <w:hideMark/>
              </w:tcPr>
            </w:tcPrChange>
          </w:tcPr>
          <w:p w14:paraId="01DD589D" w14:textId="77777777" w:rsidR="00CF4340" w:rsidRPr="004A4B49" w:rsidRDefault="00CF4340" w:rsidP="00794694">
            <w:pPr>
              <w:spacing w:after="0"/>
              <w:jc w:val="right"/>
              <w:rPr>
                <w:rFonts w:eastAsia="Times New Roman" w:cstheme="minorHAnsi"/>
                <w:color w:val="000000"/>
                <w:sz w:val="18"/>
                <w:szCs w:val="18"/>
                <w:lang w:val="en-GB"/>
                <w:rPrChange w:id="4082" w:author="Mario Ezequiel Scott" w:date="2019-12-29T19:14:00Z">
                  <w:rPr>
                    <w:rFonts w:eastAsia="Times New Roman" w:cstheme="minorHAnsi"/>
                    <w:color w:val="000000"/>
                    <w:sz w:val="18"/>
                    <w:szCs w:val="18"/>
                  </w:rPr>
                </w:rPrChange>
              </w:rPr>
            </w:pPr>
            <w:r w:rsidRPr="004A4B49">
              <w:rPr>
                <w:rFonts w:eastAsia="Times New Roman" w:cstheme="minorHAnsi"/>
                <w:color w:val="000000"/>
                <w:sz w:val="18"/>
                <w:szCs w:val="18"/>
                <w:lang w:val="en-GB"/>
                <w:rPrChange w:id="4083" w:author="Mario Ezequiel Scott" w:date="2019-12-29T19:14:00Z">
                  <w:rPr>
                    <w:rFonts w:eastAsia="Times New Roman" w:cstheme="minorHAnsi"/>
                    <w:color w:val="000000"/>
                    <w:sz w:val="18"/>
                    <w:szCs w:val="18"/>
                  </w:rPr>
                </w:rPrChange>
              </w:rPr>
              <w:t>nexus</w:t>
            </w:r>
          </w:p>
        </w:tc>
        <w:tc>
          <w:tcPr>
            <w:tcW w:w="960" w:type="dxa"/>
            <w:tcBorders>
              <w:top w:val="single" w:sz="4" w:space="0" w:color="auto"/>
              <w:left w:val="nil"/>
              <w:bottom w:val="single" w:sz="4" w:space="0" w:color="auto"/>
              <w:right w:val="single" w:sz="4" w:space="0" w:color="auto"/>
            </w:tcBorders>
            <w:shd w:val="clear" w:color="auto" w:fill="auto"/>
            <w:vAlign w:val="center"/>
            <w:hideMark/>
            <w:tcPrChange w:id="4084" w:author="tedo gogoladze" w:date="2020-01-04T09:40:00Z">
              <w:tcPr>
                <w:tcW w:w="960" w:type="dxa"/>
                <w:tcBorders>
                  <w:top w:val="single" w:sz="4" w:space="0" w:color="auto"/>
                  <w:left w:val="nil"/>
                  <w:bottom w:val="single" w:sz="4" w:space="0" w:color="auto"/>
                  <w:right w:val="single" w:sz="4" w:space="0" w:color="auto"/>
                </w:tcBorders>
                <w:shd w:val="clear" w:color="auto" w:fill="auto"/>
                <w:vAlign w:val="center"/>
                <w:hideMark/>
              </w:tcPr>
            </w:tcPrChange>
          </w:tcPr>
          <w:p w14:paraId="239D3762" w14:textId="77777777" w:rsidR="00CF4340" w:rsidRPr="004A4B49" w:rsidRDefault="00CF4340" w:rsidP="00794694">
            <w:pPr>
              <w:spacing w:after="0"/>
              <w:jc w:val="right"/>
              <w:rPr>
                <w:rFonts w:eastAsia="Times New Roman" w:cstheme="minorHAnsi"/>
                <w:color w:val="000000"/>
                <w:sz w:val="18"/>
                <w:szCs w:val="18"/>
                <w:lang w:val="en-GB"/>
                <w:rPrChange w:id="4085" w:author="Mario Ezequiel Scott" w:date="2019-12-29T19:14:00Z">
                  <w:rPr>
                    <w:rFonts w:eastAsia="Times New Roman" w:cstheme="minorHAnsi"/>
                    <w:color w:val="000000"/>
                    <w:sz w:val="18"/>
                    <w:szCs w:val="18"/>
                  </w:rPr>
                </w:rPrChange>
              </w:rPr>
            </w:pPr>
            <w:proofErr w:type="spellStart"/>
            <w:r w:rsidRPr="004A4B49">
              <w:rPr>
                <w:rFonts w:eastAsia="Times New Roman" w:cstheme="minorHAnsi"/>
                <w:color w:val="000000"/>
                <w:sz w:val="18"/>
                <w:szCs w:val="18"/>
                <w:lang w:val="en-GB"/>
                <w:rPrChange w:id="4086" w:author="Mario Ezequiel Scott" w:date="2019-12-29T19:14:00Z">
                  <w:rPr>
                    <w:rFonts w:eastAsia="Times New Roman" w:cstheme="minorHAnsi"/>
                    <w:color w:val="000000"/>
                    <w:sz w:val="18"/>
                    <w:szCs w:val="18"/>
                  </w:rPr>
                </w:rPrChange>
              </w:rPr>
              <w:t>apstud</w:t>
            </w:r>
            <w:proofErr w:type="spellEnd"/>
          </w:p>
        </w:tc>
        <w:tc>
          <w:tcPr>
            <w:tcW w:w="960" w:type="dxa"/>
            <w:tcBorders>
              <w:top w:val="single" w:sz="4" w:space="0" w:color="auto"/>
              <w:left w:val="nil"/>
              <w:bottom w:val="single" w:sz="4" w:space="0" w:color="auto"/>
              <w:right w:val="single" w:sz="4" w:space="0" w:color="auto"/>
            </w:tcBorders>
            <w:shd w:val="clear" w:color="auto" w:fill="auto"/>
            <w:vAlign w:val="center"/>
            <w:hideMark/>
            <w:tcPrChange w:id="4087" w:author="tedo gogoladze" w:date="2020-01-04T09:40:00Z">
              <w:tcPr>
                <w:tcW w:w="960" w:type="dxa"/>
                <w:tcBorders>
                  <w:top w:val="single" w:sz="4" w:space="0" w:color="auto"/>
                  <w:left w:val="nil"/>
                  <w:bottom w:val="single" w:sz="4" w:space="0" w:color="auto"/>
                  <w:right w:val="single" w:sz="4" w:space="0" w:color="auto"/>
                </w:tcBorders>
                <w:shd w:val="clear" w:color="auto" w:fill="auto"/>
                <w:vAlign w:val="center"/>
                <w:hideMark/>
              </w:tcPr>
            </w:tcPrChange>
          </w:tcPr>
          <w:p w14:paraId="616274DB" w14:textId="77777777" w:rsidR="00CF4340" w:rsidRPr="004A4B49" w:rsidRDefault="00CF4340" w:rsidP="00794694">
            <w:pPr>
              <w:spacing w:after="0"/>
              <w:jc w:val="right"/>
              <w:rPr>
                <w:rFonts w:eastAsia="Times New Roman" w:cstheme="minorHAnsi"/>
                <w:color w:val="000000"/>
                <w:sz w:val="18"/>
                <w:szCs w:val="18"/>
                <w:lang w:val="en-GB"/>
                <w:rPrChange w:id="4088" w:author="Mario Ezequiel Scott" w:date="2019-12-29T19:14:00Z">
                  <w:rPr>
                    <w:rFonts w:eastAsia="Times New Roman" w:cstheme="minorHAnsi"/>
                    <w:color w:val="000000"/>
                    <w:sz w:val="18"/>
                    <w:szCs w:val="18"/>
                  </w:rPr>
                </w:rPrChange>
              </w:rPr>
            </w:pPr>
            <w:r w:rsidRPr="004A4B49">
              <w:rPr>
                <w:rFonts w:eastAsia="Times New Roman" w:cstheme="minorHAnsi"/>
                <w:color w:val="000000"/>
                <w:sz w:val="18"/>
                <w:szCs w:val="18"/>
                <w:lang w:val="en-GB"/>
                <w:rPrChange w:id="4089" w:author="Mario Ezequiel Scott" w:date="2019-12-29T19:14:00Z">
                  <w:rPr>
                    <w:rFonts w:eastAsia="Times New Roman" w:cstheme="minorHAnsi"/>
                    <w:color w:val="000000"/>
                    <w:sz w:val="18"/>
                    <w:szCs w:val="18"/>
                  </w:rPr>
                </w:rPrChange>
              </w:rPr>
              <w:t>mule</w:t>
            </w:r>
          </w:p>
        </w:tc>
      </w:tr>
      <w:tr w:rsidR="00CF4340" w:rsidRPr="004A4B49" w14:paraId="3074A280" w14:textId="77777777" w:rsidTr="00BD78EE">
        <w:trPr>
          <w:trHeight w:val="300"/>
          <w:trPrChange w:id="4090" w:author="tedo gogoladze" w:date="2020-01-04T09:40:00Z">
            <w:trPr>
              <w:trHeight w:val="300"/>
            </w:trPr>
          </w:trPrChange>
        </w:trPr>
        <w:tc>
          <w:tcPr>
            <w:tcW w:w="1165" w:type="dxa"/>
            <w:tcBorders>
              <w:top w:val="nil"/>
              <w:left w:val="single" w:sz="4" w:space="0" w:color="auto"/>
              <w:bottom w:val="single" w:sz="4" w:space="0" w:color="auto"/>
              <w:right w:val="single" w:sz="4" w:space="0" w:color="auto"/>
            </w:tcBorders>
            <w:shd w:val="clear" w:color="000000" w:fill="EDEDED"/>
            <w:vAlign w:val="center"/>
            <w:hideMark/>
            <w:tcPrChange w:id="4091" w:author="tedo gogoladze" w:date="2020-01-04T09:40:00Z">
              <w:tcPr>
                <w:tcW w:w="960" w:type="dxa"/>
                <w:tcBorders>
                  <w:top w:val="nil"/>
                  <w:left w:val="single" w:sz="4" w:space="0" w:color="auto"/>
                  <w:bottom w:val="single" w:sz="4" w:space="0" w:color="auto"/>
                  <w:right w:val="single" w:sz="4" w:space="0" w:color="auto"/>
                </w:tcBorders>
                <w:shd w:val="clear" w:color="000000" w:fill="EDEDED"/>
                <w:vAlign w:val="center"/>
                <w:hideMark/>
              </w:tcPr>
            </w:tcPrChange>
          </w:tcPr>
          <w:p w14:paraId="778165A2" w14:textId="1F686922" w:rsidR="00CF4340" w:rsidRPr="004A4B49" w:rsidRDefault="00CF4340" w:rsidP="00794694">
            <w:pPr>
              <w:spacing w:after="0"/>
              <w:jc w:val="right"/>
              <w:rPr>
                <w:rFonts w:eastAsia="Times New Roman" w:cstheme="minorHAnsi"/>
                <w:b/>
                <w:bCs/>
                <w:i/>
                <w:iCs/>
                <w:color w:val="000000"/>
                <w:sz w:val="18"/>
                <w:szCs w:val="18"/>
                <w:lang w:val="en-GB"/>
                <w:rPrChange w:id="4092" w:author="Mario Ezequiel Scott" w:date="2019-12-29T19:14:00Z">
                  <w:rPr>
                    <w:rFonts w:eastAsia="Times New Roman" w:cstheme="minorHAnsi"/>
                    <w:b/>
                    <w:bCs/>
                    <w:i/>
                    <w:iCs/>
                    <w:color w:val="000000"/>
                    <w:sz w:val="18"/>
                    <w:szCs w:val="18"/>
                  </w:rPr>
                </w:rPrChange>
              </w:rPr>
            </w:pPr>
            <w:del w:id="4093" w:author="tedo gogoladze" w:date="2020-01-04T09:39:00Z">
              <w:r w:rsidRPr="004A4B49" w:rsidDel="00BD78EE">
                <w:rPr>
                  <w:rFonts w:eastAsia="Times New Roman" w:cstheme="minorHAnsi"/>
                  <w:b/>
                  <w:bCs/>
                  <w:i/>
                  <w:iCs/>
                  <w:color w:val="000000"/>
                  <w:sz w:val="18"/>
                  <w:szCs w:val="18"/>
                  <w:lang w:val="en-GB"/>
                  <w:rPrChange w:id="4094" w:author="Mario Ezequiel Scott" w:date="2019-12-29T19:14:00Z">
                    <w:rPr>
                      <w:rFonts w:eastAsia="Times New Roman" w:cstheme="minorHAnsi"/>
                      <w:b/>
                      <w:bCs/>
                      <w:i/>
                      <w:iCs/>
                      <w:color w:val="000000"/>
                      <w:sz w:val="18"/>
                      <w:szCs w:val="18"/>
                    </w:rPr>
                  </w:rPrChange>
                </w:rPr>
                <w:delText>Users</w:delText>
              </w:r>
            </w:del>
            <w:ins w:id="4095" w:author="tedo gogoladze" w:date="2020-01-04T09:39:00Z">
              <w:r w:rsidR="00BD78EE">
                <w:rPr>
                  <w:rFonts w:eastAsia="Times New Roman" w:cstheme="minorHAnsi"/>
                  <w:b/>
                  <w:bCs/>
                  <w:i/>
                  <w:iCs/>
                  <w:color w:val="000000"/>
                  <w:sz w:val="18"/>
                  <w:szCs w:val="18"/>
                  <w:lang w:val="en-GB"/>
                </w:rPr>
                <w:t>developers</w:t>
              </w:r>
            </w:ins>
          </w:p>
        </w:tc>
        <w:tc>
          <w:tcPr>
            <w:tcW w:w="755" w:type="dxa"/>
            <w:tcBorders>
              <w:top w:val="nil"/>
              <w:left w:val="nil"/>
              <w:bottom w:val="single" w:sz="4" w:space="0" w:color="auto"/>
              <w:right w:val="single" w:sz="4" w:space="0" w:color="auto"/>
            </w:tcBorders>
            <w:shd w:val="clear" w:color="auto" w:fill="auto"/>
            <w:vAlign w:val="center"/>
            <w:hideMark/>
            <w:tcPrChange w:id="4096" w:author="tedo gogoladze" w:date="2020-01-04T09:40:00Z">
              <w:tcPr>
                <w:tcW w:w="960" w:type="dxa"/>
                <w:tcBorders>
                  <w:top w:val="nil"/>
                  <w:left w:val="nil"/>
                  <w:bottom w:val="single" w:sz="4" w:space="0" w:color="auto"/>
                  <w:right w:val="single" w:sz="4" w:space="0" w:color="auto"/>
                </w:tcBorders>
                <w:shd w:val="clear" w:color="auto" w:fill="auto"/>
                <w:vAlign w:val="center"/>
                <w:hideMark/>
              </w:tcPr>
            </w:tcPrChange>
          </w:tcPr>
          <w:p w14:paraId="3A24EC11" w14:textId="77777777" w:rsidR="00CF4340" w:rsidRPr="004A4B49" w:rsidRDefault="00CF4340" w:rsidP="00794694">
            <w:pPr>
              <w:spacing w:after="0"/>
              <w:jc w:val="right"/>
              <w:rPr>
                <w:rFonts w:eastAsia="Times New Roman" w:cstheme="minorHAnsi"/>
                <w:color w:val="000000"/>
                <w:sz w:val="18"/>
                <w:szCs w:val="18"/>
                <w:lang w:val="en-GB"/>
                <w:rPrChange w:id="4097" w:author="Mario Ezequiel Scott" w:date="2019-12-29T19:14:00Z">
                  <w:rPr>
                    <w:rFonts w:eastAsia="Times New Roman" w:cstheme="minorHAnsi"/>
                    <w:color w:val="000000"/>
                    <w:sz w:val="18"/>
                    <w:szCs w:val="18"/>
                  </w:rPr>
                </w:rPrChange>
              </w:rPr>
            </w:pPr>
            <w:r w:rsidRPr="004A4B49">
              <w:rPr>
                <w:rFonts w:eastAsia="Times New Roman" w:cstheme="minorHAnsi"/>
                <w:color w:val="000000"/>
                <w:sz w:val="18"/>
                <w:szCs w:val="18"/>
                <w:lang w:val="en-GB"/>
                <w:rPrChange w:id="4098" w:author="Mario Ezequiel Scott" w:date="2019-12-29T19:14:00Z">
                  <w:rPr>
                    <w:rFonts w:eastAsia="Times New Roman" w:cstheme="minorHAnsi"/>
                    <w:color w:val="000000"/>
                    <w:sz w:val="18"/>
                    <w:szCs w:val="18"/>
                  </w:rPr>
                </w:rPrChange>
              </w:rPr>
              <w:t>33</w:t>
            </w:r>
          </w:p>
        </w:tc>
        <w:tc>
          <w:tcPr>
            <w:tcW w:w="960" w:type="dxa"/>
            <w:tcBorders>
              <w:top w:val="nil"/>
              <w:left w:val="nil"/>
              <w:bottom w:val="single" w:sz="4" w:space="0" w:color="auto"/>
              <w:right w:val="single" w:sz="4" w:space="0" w:color="auto"/>
            </w:tcBorders>
            <w:shd w:val="clear" w:color="auto" w:fill="auto"/>
            <w:vAlign w:val="center"/>
            <w:hideMark/>
            <w:tcPrChange w:id="4099" w:author="tedo gogoladze" w:date="2020-01-04T09:40:00Z">
              <w:tcPr>
                <w:tcW w:w="960" w:type="dxa"/>
                <w:tcBorders>
                  <w:top w:val="nil"/>
                  <w:left w:val="nil"/>
                  <w:bottom w:val="single" w:sz="4" w:space="0" w:color="auto"/>
                  <w:right w:val="single" w:sz="4" w:space="0" w:color="auto"/>
                </w:tcBorders>
                <w:shd w:val="clear" w:color="auto" w:fill="auto"/>
                <w:vAlign w:val="center"/>
                <w:hideMark/>
              </w:tcPr>
            </w:tcPrChange>
          </w:tcPr>
          <w:p w14:paraId="35811787" w14:textId="77777777" w:rsidR="00CF4340" w:rsidRPr="004A4B49" w:rsidRDefault="00CF4340" w:rsidP="00794694">
            <w:pPr>
              <w:spacing w:after="0"/>
              <w:jc w:val="right"/>
              <w:rPr>
                <w:rFonts w:eastAsia="Times New Roman" w:cstheme="minorHAnsi"/>
                <w:color w:val="000000"/>
                <w:sz w:val="18"/>
                <w:szCs w:val="18"/>
                <w:lang w:val="en-GB"/>
                <w:rPrChange w:id="4100" w:author="Mario Ezequiel Scott" w:date="2019-12-29T19:14:00Z">
                  <w:rPr>
                    <w:rFonts w:eastAsia="Times New Roman" w:cstheme="minorHAnsi"/>
                    <w:color w:val="000000"/>
                    <w:sz w:val="18"/>
                    <w:szCs w:val="18"/>
                  </w:rPr>
                </w:rPrChange>
              </w:rPr>
            </w:pPr>
            <w:r w:rsidRPr="004A4B49">
              <w:rPr>
                <w:rFonts w:eastAsia="Times New Roman" w:cstheme="minorHAnsi"/>
                <w:color w:val="000000"/>
                <w:sz w:val="18"/>
                <w:szCs w:val="18"/>
                <w:lang w:val="en-GB"/>
                <w:rPrChange w:id="4101" w:author="Mario Ezequiel Scott" w:date="2019-12-29T19:14:00Z">
                  <w:rPr>
                    <w:rFonts w:eastAsia="Times New Roman" w:cstheme="minorHAnsi"/>
                    <w:color w:val="000000"/>
                    <w:sz w:val="18"/>
                    <w:szCs w:val="18"/>
                  </w:rPr>
                </w:rPrChange>
              </w:rPr>
              <w:t>30</w:t>
            </w:r>
          </w:p>
        </w:tc>
        <w:tc>
          <w:tcPr>
            <w:tcW w:w="960" w:type="dxa"/>
            <w:tcBorders>
              <w:top w:val="nil"/>
              <w:left w:val="nil"/>
              <w:bottom w:val="single" w:sz="4" w:space="0" w:color="auto"/>
              <w:right w:val="single" w:sz="4" w:space="0" w:color="auto"/>
            </w:tcBorders>
            <w:shd w:val="clear" w:color="auto" w:fill="auto"/>
            <w:vAlign w:val="center"/>
            <w:hideMark/>
            <w:tcPrChange w:id="4102" w:author="tedo gogoladze" w:date="2020-01-04T09:40:00Z">
              <w:tcPr>
                <w:tcW w:w="960" w:type="dxa"/>
                <w:tcBorders>
                  <w:top w:val="nil"/>
                  <w:left w:val="nil"/>
                  <w:bottom w:val="single" w:sz="4" w:space="0" w:color="auto"/>
                  <w:right w:val="single" w:sz="4" w:space="0" w:color="auto"/>
                </w:tcBorders>
                <w:shd w:val="clear" w:color="auto" w:fill="auto"/>
                <w:vAlign w:val="center"/>
                <w:hideMark/>
              </w:tcPr>
            </w:tcPrChange>
          </w:tcPr>
          <w:p w14:paraId="3470573B" w14:textId="77777777" w:rsidR="00CF4340" w:rsidRPr="004A4B49" w:rsidRDefault="00CF4340" w:rsidP="00794694">
            <w:pPr>
              <w:spacing w:after="0"/>
              <w:jc w:val="right"/>
              <w:rPr>
                <w:rFonts w:eastAsia="Times New Roman" w:cstheme="minorHAnsi"/>
                <w:color w:val="000000"/>
                <w:sz w:val="18"/>
                <w:szCs w:val="18"/>
                <w:lang w:val="en-GB"/>
                <w:rPrChange w:id="4103" w:author="Mario Ezequiel Scott" w:date="2019-12-29T19:14:00Z">
                  <w:rPr>
                    <w:rFonts w:eastAsia="Times New Roman" w:cstheme="minorHAnsi"/>
                    <w:color w:val="000000"/>
                    <w:sz w:val="18"/>
                    <w:szCs w:val="18"/>
                  </w:rPr>
                </w:rPrChange>
              </w:rPr>
            </w:pPr>
            <w:r w:rsidRPr="004A4B49">
              <w:rPr>
                <w:rFonts w:eastAsia="Times New Roman" w:cstheme="minorHAnsi"/>
                <w:color w:val="000000"/>
                <w:sz w:val="18"/>
                <w:szCs w:val="18"/>
                <w:lang w:val="en-GB"/>
                <w:rPrChange w:id="4104" w:author="Mario Ezequiel Scott" w:date="2019-12-29T19:14:00Z">
                  <w:rPr>
                    <w:rFonts w:eastAsia="Times New Roman" w:cstheme="minorHAnsi"/>
                    <w:color w:val="000000"/>
                    <w:sz w:val="18"/>
                    <w:szCs w:val="18"/>
                  </w:rPr>
                </w:rPrChange>
              </w:rPr>
              <w:t>20</w:t>
            </w:r>
          </w:p>
        </w:tc>
        <w:tc>
          <w:tcPr>
            <w:tcW w:w="960" w:type="dxa"/>
            <w:tcBorders>
              <w:top w:val="nil"/>
              <w:left w:val="nil"/>
              <w:bottom w:val="single" w:sz="4" w:space="0" w:color="auto"/>
              <w:right w:val="single" w:sz="4" w:space="0" w:color="auto"/>
            </w:tcBorders>
            <w:shd w:val="clear" w:color="auto" w:fill="auto"/>
            <w:vAlign w:val="center"/>
            <w:hideMark/>
            <w:tcPrChange w:id="4105" w:author="tedo gogoladze" w:date="2020-01-04T09:40:00Z">
              <w:tcPr>
                <w:tcW w:w="960" w:type="dxa"/>
                <w:tcBorders>
                  <w:top w:val="nil"/>
                  <w:left w:val="nil"/>
                  <w:bottom w:val="single" w:sz="4" w:space="0" w:color="auto"/>
                  <w:right w:val="single" w:sz="4" w:space="0" w:color="auto"/>
                </w:tcBorders>
                <w:shd w:val="clear" w:color="auto" w:fill="auto"/>
                <w:vAlign w:val="center"/>
                <w:hideMark/>
              </w:tcPr>
            </w:tcPrChange>
          </w:tcPr>
          <w:p w14:paraId="54CF4D52" w14:textId="77777777" w:rsidR="00CF4340" w:rsidRPr="004A4B49" w:rsidRDefault="00CF4340" w:rsidP="00794694">
            <w:pPr>
              <w:spacing w:after="0"/>
              <w:jc w:val="right"/>
              <w:rPr>
                <w:rFonts w:eastAsia="Times New Roman" w:cstheme="minorHAnsi"/>
                <w:color w:val="000000"/>
                <w:sz w:val="18"/>
                <w:szCs w:val="18"/>
                <w:lang w:val="en-GB"/>
                <w:rPrChange w:id="4106" w:author="Mario Ezequiel Scott" w:date="2019-12-29T19:14:00Z">
                  <w:rPr>
                    <w:rFonts w:eastAsia="Times New Roman" w:cstheme="minorHAnsi"/>
                    <w:color w:val="000000"/>
                    <w:sz w:val="18"/>
                    <w:szCs w:val="18"/>
                  </w:rPr>
                </w:rPrChange>
              </w:rPr>
            </w:pPr>
            <w:r w:rsidRPr="004A4B49">
              <w:rPr>
                <w:rFonts w:eastAsia="Times New Roman" w:cstheme="minorHAnsi"/>
                <w:color w:val="000000"/>
                <w:sz w:val="18"/>
                <w:szCs w:val="18"/>
                <w:lang w:val="en-GB"/>
                <w:rPrChange w:id="4107" w:author="Mario Ezequiel Scott" w:date="2019-12-29T19:14:00Z">
                  <w:rPr>
                    <w:rFonts w:eastAsia="Times New Roman" w:cstheme="minorHAnsi"/>
                    <w:color w:val="000000"/>
                    <w:sz w:val="18"/>
                    <w:szCs w:val="18"/>
                  </w:rPr>
                </w:rPrChange>
              </w:rPr>
              <w:t>15</w:t>
            </w:r>
          </w:p>
        </w:tc>
        <w:tc>
          <w:tcPr>
            <w:tcW w:w="960" w:type="dxa"/>
            <w:tcBorders>
              <w:top w:val="nil"/>
              <w:left w:val="nil"/>
              <w:bottom w:val="single" w:sz="4" w:space="0" w:color="auto"/>
              <w:right w:val="single" w:sz="4" w:space="0" w:color="auto"/>
            </w:tcBorders>
            <w:shd w:val="clear" w:color="auto" w:fill="auto"/>
            <w:vAlign w:val="center"/>
            <w:hideMark/>
            <w:tcPrChange w:id="4108" w:author="tedo gogoladze" w:date="2020-01-04T09:40:00Z">
              <w:tcPr>
                <w:tcW w:w="960" w:type="dxa"/>
                <w:tcBorders>
                  <w:top w:val="nil"/>
                  <w:left w:val="nil"/>
                  <w:bottom w:val="single" w:sz="4" w:space="0" w:color="auto"/>
                  <w:right w:val="single" w:sz="4" w:space="0" w:color="auto"/>
                </w:tcBorders>
                <w:shd w:val="clear" w:color="auto" w:fill="auto"/>
                <w:vAlign w:val="center"/>
                <w:hideMark/>
              </w:tcPr>
            </w:tcPrChange>
          </w:tcPr>
          <w:p w14:paraId="2FD6294B" w14:textId="77777777" w:rsidR="00CF4340" w:rsidRPr="004A4B49" w:rsidRDefault="00CF4340" w:rsidP="00794694">
            <w:pPr>
              <w:spacing w:after="0"/>
              <w:jc w:val="right"/>
              <w:rPr>
                <w:rFonts w:eastAsia="Times New Roman" w:cstheme="minorHAnsi"/>
                <w:color w:val="000000"/>
                <w:sz w:val="18"/>
                <w:szCs w:val="18"/>
                <w:lang w:val="en-GB"/>
                <w:rPrChange w:id="4109" w:author="Mario Ezequiel Scott" w:date="2019-12-29T19:14:00Z">
                  <w:rPr>
                    <w:rFonts w:eastAsia="Times New Roman" w:cstheme="minorHAnsi"/>
                    <w:color w:val="000000"/>
                    <w:sz w:val="18"/>
                    <w:szCs w:val="18"/>
                  </w:rPr>
                </w:rPrChange>
              </w:rPr>
            </w:pPr>
            <w:r w:rsidRPr="004A4B49">
              <w:rPr>
                <w:rFonts w:eastAsia="Times New Roman" w:cstheme="minorHAnsi"/>
                <w:color w:val="000000"/>
                <w:sz w:val="18"/>
                <w:szCs w:val="18"/>
                <w:lang w:val="en-GB"/>
                <w:rPrChange w:id="4110" w:author="Mario Ezequiel Scott" w:date="2019-12-29T19:14:00Z">
                  <w:rPr>
                    <w:rFonts w:eastAsia="Times New Roman" w:cstheme="minorHAnsi"/>
                    <w:color w:val="000000"/>
                    <w:sz w:val="18"/>
                    <w:szCs w:val="18"/>
                  </w:rPr>
                </w:rPrChange>
              </w:rPr>
              <w:t>12</w:t>
            </w:r>
          </w:p>
        </w:tc>
        <w:tc>
          <w:tcPr>
            <w:tcW w:w="960" w:type="dxa"/>
            <w:tcBorders>
              <w:top w:val="nil"/>
              <w:left w:val="nil"/>
              <w:bottom w:val="single" w:sz="4" w:space="0" w:color="auto"/>
              <w:right w:val="single" w:sz="4" w:space="0" w:color="auto"/>
            </w:tcBorders>
            <w:shd w:val="clear" w:color="auto" w:fill="auto"/>
            <w:vAlign w:val="center"/>
            <w:hideMark/>
            <w:tcPrChange w:id="4111" w:author="tedo gogoladze" w:date="2020-01-04T09:40:00Z">
              <w:tcPr>
                <w:tcW w:w="960" w:type="dxa"/>
                <w:tcBorders>
                  <w:top w:val="nil"/>
                  <w:left w:val="nil"/>
                  <w:bottom w:val="single" w:sz="4" w:space="0" w:color="auto"/>
                  <w:right w:val="single" w:sz="4" w:space="0" w:color="auto"/>
                </w:tcBorders>
                <w:shd w:val="clear" w:color="auto" w:fill="auto"/>
                <w:vAlign w:val="center"/>
                <w:hideMark/>
              </w:tcPr>
            </w:tcPrChange>
          </w:tcPr>
          <w:p w14:paraId="45FAE84E" w14:textId="77777777" w:rsidR="00CF4340" w:rsidRPr="004A4B49" w:rsidRDefault="00CF4340" w:rsidP="00794694">
            <w:pPr>
              <w:spacing w:after="0"/>
              <w:jc w:val="right"/>
              <w:rPr>
                <w:rFonts w:eastAsia="Times New Roman" w:cstheme="minorHAnsi"/>
                <w:color w:val="000000"/>
                <w:sz w:val="18"/>
                <w:szCs w:val="18"/>
                <w:lang w:val="en-GB"/>
                <w:rPrChange w:id="4112" w:author="Mario Ezequiel Scott" w:date="2019-12-29T19:14:00Z">
                  <w:rPr>
                    <w:rFonts w:eastAsia="Times New Roman" w:cstheme="minorHAnsi"/>
                    <w:color w:val="000000"/>
                    <w:sz w:val="18"/>
                    <w:szCs w:val="18"/>
                  </w:rPr>
                </w:rPrChange>
              </w:rPr>
            </w:pPr>
            <w:r w:rsidRPr="004A4B49">
              <w:rPr>
                <w:rFonts w:eastAsia="Times New Roman" w:cstheme="minorHAnsi"/>
                <w:color w:val="000000"/>
                <w:sz w:val="18"/>
                <w:szCs w:val="18"/>
                <w:lang w:val="en-GB"/>
                <w:rPrChange w:id="4113" w:author="Mario Ezequiel Scott" w:date="2019-12-29T19:14:00Z">
                  <w:rPr>
                    <w:rFonts w:eastAsia="Times New Roman" w:cstheme="minorHAnsi"/>
                    <w:color w:val="000000"/>
                    <w:sz w:val="18"/>
                    <w:szCs w:val="18"/>
                  </w:rPr>
                </w:rPrChange>
              </w:rPr>
              <w:t>11</w:t>
            </w:r>
          </w:p>
        </w:tc>
        <w:tc>
          <w:tcPr>
            <w:tcW w:w="960" w:type="dxa"/>
            <w:tcBorders>
              <w:top w:val="nil"/>
              <w:left w:val="nil"/>
              <w:bottom w:val="single" w:sz="4" w:space="0" w:color="auto"/>
              <w:right w:val="single" w:sz="4" w:space="0" w:color="auto"/>
            </w:tcBorders>
            <w:shd w:val="clear" w:color="auto" w:fill="auto"/>
            <w:vAlign w:val="center"/>
            <w:hideMark/>
            <w:tcPrChange w:id="4114" w:author="tedo gogoladze" w:date="2020-01-04T09:40:00Z">
              <w:tcPr>
                <w:tcW w:w="960" w:type="dxa"/>
                <w:tcBorders>
                  <w:top w:val="nil"/>
                  <w:left w:val="nil"/>
                  <w:bottom w:val="single" w:sz="4" w:space="0" w:color="auto"/>
                  <w:right w:val="single" w:sz="4" w:space="0" w:color="auto"/>
                </w:tcBorders>
                <w:shd w:val="clear" w:color="auto" w:fill="auto"/>
                <w:vAlign w:val="center"/>
                <w:hideMark/>
              </w:tcPr>
            </w:tcPrChange>
          </w:tcPr>
          <w:p w14:paraId="45AECBCE" w14:textId="77777777" w:rsidR="00CF4340" w:rsidRPr="004A4B49" w:rsidRDefault="00CF4340" w:rsidP="00794694">
            <w:pPr>
              <w:spacing w:after="0"/>
              <w:jc w:val="right"/>
              <w:rPr>
                <w:rFonts w:eastAsia="Times New Roman" w:cstheme="minorHAnsi"/>
                <w:color w:val="000000"/>
                <w:sz w:val="18"/>
                <w:szCs w:val="18"/>
                <w:lang w:val="en-GB"/>
                <w:rPrChange w:id="4115" w:author="Mario Ezequiel Scott" w:date="2019-12-29T19:14:00Z">
                  <w:rPr>
                    <w:rFonts w:eastAsia="Times New Roman" w:cstheme="minorHAnsi"/>
                    <w:color w:val="000000"/>
                    <w:sz w:val="18"/>
                    <w:szCs w:val="18"/>
                  </w:rPr>
                </w:rPrChange>
              </w:rPr>
            </w:pPr>
            <w:r w:rsidRPr="004A4B49">
              <w:rPr>
                <w:rFonts w:eastAsia="Times New Roman" w:cstheme="minorHAnsi"/>
                <w:color w:val="000000"/>
                <w:sz w:val="18"/>
                <w:szCs w:val="18"/>
                <w:lang w:val="en-GB"/>
                <w:rPrChange w:id="4116" w:author="Mario Ezequiel Scott" w:date="2019-12-29T19:14:00Z">
                  <w:rPr>
                    <w:rFonts w:eastAsia="Times New Roman" w:cstheme="minorHAnsi"/>
                    <w:color w:val="000000"/>
                    <w:sz w:val="18"/>
                    <w:szCs w:val="18"/>
                  </w:rPr>
                </w:rPrChange>
              </w:rPr>
              <w:t>10</w:t>
            </w:r>
          </w:p>
        </w:tc>
        <w:tc>
          <w:tcPr>
            <w:tcW w:w="960" w:type="dxa"/>
            <w:tcBorders>
              <w:top w:val="nil"/>
              <w:left w:val="nil"/>
              <w:bottom w:val="single" w:sz="4" w:space="0" w:color="auto"/>
              <w:right w:val="single" w:sz="4" w:space="0" w:color="auto"/>
            </w:tcBorders>
            <w:shd w:val="clear" w:color="auto" w:fill="auto"/>
            <w:vAlign w:val="center"/>
            <w:hideMark/>
            <w:tcPrChange w:id="4117" w:author="tedo gogoladze" w:date="2020-01-04T09:40:00Z">
              <w:tcPr>
                <w:tcW w:w="960" w:type="dxa"/>
                <w:tcBorders>
                  <w:top w:val="nil"/>
                  <w:left w:val="nil"/>
                  <w:bottom w:val="single" w:sz="4" w:space="0" w:color="auto"/>
                  <w:right w:val="single" w:sz="4" w:space="0" w:color="auto"/>
                </w:tcBorders>
                <w:shd w:val="clear" w:color="auto" w:fill="auto"/>
                <w:vAlign w:val="center"/>
                <w:hideMark/>
              </w:tcPr>
            </w:tcPrChange>
          </w:tcPr>
          <w:p w14:paraId="5DCD8503" w14:textId="77777777" w:rsidR="00CF4340" w:rsidRPr="004A4B49" w:rsidRDefault="00CF4340" w:rsidP="00794694">
            <w:pPr>
              <w:spacing w:after="0"/>
              <w:jc w:val="right"/>
              <w:rPr>
                <w:rFonts w:eastAsia="Times New Roman" w:cstheme="minorHAnsi"/>
                <w:color w:val="000000"/>
                <w:sz w:val="18"/>
                <w:szCs w:val="18"/>
                <w:lang w:val="en-GB"/>
                <w:rPrChange w:id="4118" w:author="Mario Ezequiel Scott" w:date="2019-12-29T19:14:00Z">
                  <w:rPr>
                    <w:rFonts w:eastAsia="Times New Roman" w:cstheme="minorHAnsi"/>
                    <w:color w:val="000000"/>
                    <w:sz w:val="18"/>
                    <w:szCs w:val="18"/>
                  </w:rPr>
                </w:rPrChange>
              </w:rPr>
            </w:pPr>
            <w:r w:rsidRPr="004A4B49">
              <w:rPr>
                <w:rFonts w:eastAsia="Times New Roman" w:cstheme="minorHAnsi"/>
                <w:color w:val="000000"/>
                <w:sz w:val="18"/>
                <w:szCs w:val="18"/>
                <w:lang w:val="en-GB"/>
                <w:rPrChange w:id="4119" w:author="Mario Ezequiel Scott" w:date="2019-12-29T19:14:00Z">
                  <w:rPr>
                    <w:rFonts w:eastAsia="Times New Roman" w:cstheme="minorHAnsi"/>
                    <w:color w:val="000000"/>
                    <w:sz w:val="18"/>
                    <w:szCs w:val="18"/>
                  </w:rPr>
                </w:rPrChange>
              </w:rPr>
              <w:t>5</w:t>
            </w:r>
          </w:p>
        </w:tc>
      </w:tr>
    </w:tbl>
    <w:p w14:paraId="058ADD3F" w14:textId="6A35CBDF" w:rsidR="00CF4340" w:rsidRPr="004A4B49" w:rsidDel="00BD78EE" w:rsidRDefault="00CF4340" w:rsidP="00CF4340">
      <w:pPr>
        <w:rPr>
          <w:del w:id="4120" w:author="tedo gogoladze" w:date="2020-01-04T09:39:00Z"/>
          <w:rFonts w:cstheme="minorHAnsi"/>
          <w:lang w:val="en-GB"/>
          <w:rPrChange w:id="4121" w:author="Mario Ezequiel Scott" w:date="2019-12-29T19:14:00Z">
            <w:rPr>
              <w:del w:id="4122" w:author="tedo gogoladze" w:date="2020-01-04T09:39:00Z"/>
              <w:rFonts w:cstheme="minorHAnsi"/>
            </w:rPr>
          </w:rPrChange>
        </w:rPr>
      </w:pPr>
      <w:r w:rsidRPr="004A4B49">
        <w:rPr>
          <w:rFonts w:cstheme="minorHAnsi"/>
          <w:lang w:val="en-GB"/>
          <w:rPrChange w:id="4123" w:author="Mario Ezequiel Scott" w:date="2019-12-29T19:14:00Z">
            <w:rPr>
              <w:rFonts w:cstheme="minorHAnsi"/>
            </w:rPr>
          </w:rPrChange>
        </w:rPr>
        <w:t xml:space="preserve">Table </w:t>
      </w:r>
      <w:r w:rsidR="00C66931" w:rsidRPr="004A4B49">
        <w:rPr>
          <w:rFonts w:cstheme="minorHAnsi"/>
          <w:lang w:val="en-GB"/>
          <w:rPrChange w:id="4124" w:author="Mario Ezequiel Scott" w:date="2019-12-29T19:14:00Z">
            <w:rPr>
              <w:rFonts w:cstheme="minorHAnsi"/>
            </w:rPr>
          </w:rPrChange>
        </w:rPr>
        <w:t>8</w:t>
      </w:r>
      <w:r w:rsidRPr="004A4B49">
        <w:rPr>
          <w:rFonts w:cstheme="minorHAnsi"/>
          <w:lang w:val="en-GB"/>
          <w:rPrChange w:id="4125" w:author="Mario Ezequiel Scott" w:date="2019-12-29T19:14:00Z">
            <w:rPr>
              <w:rFonts w:cstheme="minorHAnsi"/>
            </w:rPr>
          </w:rPrChange>
        </w:rPr>
        <w:t>.</w:t>
      </w:r>
      <w:ins w:id="4126" w:author="Mario Ezequiel Scott" w:date="2019-12-31T20:05:00Z">
        <w:r w:rsidR="005D552E">
          <w:rPr>
            <w:rFonts w:cstheme="minorHAnsi"/>
            <w:lang w:val="en-GB"/>
          </w:rPr>
          <w:t xml:space="preserve"> </w:t>
        </w:r>
      </w:ins>
      <w:ins w:id="4127" w:author="tedo gogoladze" w:date="2020-01-04T09:39:00Z">
        <w:r w:rsidR="00BD78EE">
          <w:rPr>
            <w:rFonts w:cstheme="minorHAnsi"/>
            <w:lang w:val="en-GB"/>
          </w:rPr>
          <w:t xml:space="preserve">Projects with the number of </w:t>
        </w:r>
      </w:ins>
      <w:ins w:id="4128" w:author="tedo gogoladze" w:date="2020-01-04T09:40:00Z">
        <w:r w:rsidR="00BD78EE">
          <w:rPr>
            <w:rFonts w:cstheme="minorHAnsi"/>
            <w:lang w:val="en-GB"/>
          </w:rPr>
          <w:t>developers</w:t>
        </w:r>
      </w:ins>
      <w:ins w:id="4129" w:author="Mario Ezequiel Scott" w:date="2019-12-31T20:05:00Z">
        <w:del w:id="4130" w:author="tedo gogoladze" w:date="2020-01-04T09:39:00Z">
          <w:r w:rsidR="005D552E" w:rsidDel="00BD78EE">
            <w:rPr>
              <w:rFonts w:cstheme="minorHAnsi"/>
              <w:lang w:val="en-GB"/>
            </w:rPr>
            <w:delText>[here the capti</w:delText>
          </w:r>
        </w:del>
      </w:ins>
      <w:ins w:id="4131" w:author="Mario Ezequiel Scott" w:date="2019-12-31T20:06:00Z">
        <w:del w:id="4132" w:author="tedo gogoladze" w:date="2020-01-04T09:39:00Z">
          <w:r w:rsidR="005D552E" w:rsidDel="00BD78EE">
            <w:rPr>
              <w:rFonts w:cstheme="minorHAnsi"/>
              <w:lang w:val="en-GB"/>
            </w:rPr>
            <w:delText>on is missing]</w:delText>
          </w:r>
        </w:del>
      </w:ins>
    </w:p>
    <w:p w14:paraId="3B567E12" w14:textId="77777777" w:rsidR="00CF4340" w:rsidRPr="004A4B49" w:rsidRDefault="00CF4340" w:rsidP="00CF4340">
      <w:pPr>
        <w:rPr>
          <w:rFonts w:cstheme="minorHAnsi"/>
          <w:lang w:val="en-GB"/>
          <w:rPrChange w:id="4133" w:author="Mario Ezequiel Scott" w:date="2019-12-29T19:14:00Z">
            <w:rPr>
              <w:rFonts w:cstheme="minorHAnsi"/>
            </w:rPr>
          </w:rPrChange>
        </w:rPr>
      </w:pPr>
    </w:p>
    <w:p w14:paraId="002F5D9F" w14:textId="05D93C82" w:rsidR="00CF4340" w:rsidRDefault="00CF4340" w:rsidP="00CF4340">
      <w:pPr>
        <w:rPr>
          <w:ins w:id="4134" w:author="tedo gogoladze" w:date="2020-01-04T09:38:00Z"/>
          <w:rFonts w:cstheme="minorHAnsi"/>
          <w:lang w:val="en-GB"/>
        </w:rPr>
      </w:pPr>
      <w:commentRangeStart w:id="4135"/>
      <w:del w:id="4136" w:author="tedo gogoladze" w:date="2020-01-04T09:49:00Z">
        <w:r w:rsidRPr="004A4B49" w:rsidDel="00563A5B">
          <w:rPr>
            <w:rFonts w:cstheme="minorHAnsi"/>
            <w:lang w:val="en-GB"/>
            <w:rPrChange w:id="4137" w:author="Mario Ezequiel Scott" w:date="2019-12-29T19:14:00Z">
              <w:rPr>
                <w:rFonts w:cstheme="minorHAnsi"/>
              </w:rPr>
            </w:rPrChange>
          </w:rPr>
          <w:delText xml:space="preserve">Table </w:delText>
        </w:r>
        <w:r w:rsidR="00C66931" w:rsidRPr="004A4B49" w:rsidDel="00563A5B">
          <w:rPr>
            <w:rFonts w:cstheme="minorHAnsi"/>
            <w:lang w:val="en-GB"/>
            <w:rPrChange w:id="4138" w:author="Mario Ezequiel Scott" w:date="2019-12-29T19:14:00Z">
              <w:rPr>
                <w:rFonts w:cstheme="minorHAnsi"/>
              </w:rPr>
            </w:rPrChange>
          </w:rPr>
          <w:delText>8</w:delText>
        </w:r>
        <w:r w:rsidRPr="004A4B49" w:rsidDel="00563A5B">
          <w:rPr>
            <w:rFonts w:cstheme="minorHAnsi"/>
            <w:lang w:val="en-GB"/>
            <w:rPrChange w:id="4139" w:author="Mario Ezequiel Scott" w:date="2019-12-29T19:14:00Z">
              <w:rPr>
                <w:rFonts w:cstheme="minorHAnsi"/>
              </w:rPr>
            </w:rPrChange>
          </w:rPr>
          <w:delText xml:space="preserve"> shows the number of users </w:delText>
        </w:r>
      </w:del>
      <w:ins w:id="4140" w:author="Mario Ezequiel Scott" w:date="2019-12-31T20:05:00Z">
        <w:del w:id="4141" w:author="tedo gogoladze" w:date="2020-01-04T09:49:00Z">
          <w:r w:rsidR="005D552E" w:rsidDel="00563A5B">
            <w:rPr>
              <w:rFonts w:cstheme="minorHAnsi"/>
              <w:lang w:val="en-GB"/>
            </w:rPr>
            <w:delText>developers</w:delText>
          </w:r>
          <w:r w:rsidR="005D552E" w:rsidRPr="004A4B49" w:rsidDel="00563A5B">
            <w:rPr>
              <w:rFonts w:cstheme="minorHAnsi"/>
              <w:lang w:val="en-GB"/>
              <w:rPrChange w:id="4142" w:author="Mario Ezequiel Scott" w:date="2019-12-29T19:14:00Z">
                <w:rPr>
                  <w:rFonts w:cstheme="minorHAnsi"/>
                </w:rPr>
              </w:rPrChange>
            </w:rPr>
            <w:delText xml:space="preserve"> </w:delText>
          </w:r>
        </w:del>
      </w:ins>
      <w:del w:id="4143" w:author="tedo gogoladze" w:date="2020-01-04T09:49:00Z">
        <w:r w:rsidRPr="004A4B49" w:rsidDel="00563A5B">
          <w:rPr>
            <w:rFonts w:cstheme="minorHAnsi"/>
            <w:lang w:val="en-GB"/>
            <w:rPrChange w:id="4144" w:author="Mario Ezequiel Scott" w:date="2019-12-29T19:14:00Z">
              <w:rPr>
                <w:rFonts w:cstheme="minorHAnsi"/>
              </w:rPr>
            </w:rPrChange>
          </w:rPr>
          <w:delText>per group</w:delText>
        </w:r>
      </w:del>
      <w:ins w:id="4145" w:author="Mario Ezequiel Scott" w:date="2019-12-31T20:05:00Z">
        <w:del w:id="4146" w:author="tedo gogoladze" w:date="2020-01-04T09:49:00Z">
          <w:r w:rsidR="005D552E" w:rsidDel="00563A5B">
            <w:rPr>
              <w:rFonts w:cstheme="minorHAnsi"/>
              <w:lang w:val="en-GB"/>
            </w:rPr>
            <w:delText>project</w:delText>
          </w:r>
        </w:del>
      </w:ins>
      <w:ins w:id="4147" w:author="tedo gogoladze" w:date="2020-01-04T09:49:00Z">
        <w:r w:rsidR="00563A5B">
          <w:rPr>
            <w:rFonts w:cstheme="minorHAnsi"/>
            <w:lang w:val="en-GB"/>
          </w:rPr>
          <w:t xml:space="preserve"> </w:t>
        </w:r>
      </w:ins>
      <w:del w:id="4148" w:author="tedo gogoladze" w:date="2020-01-04T09:49:00Z">
        <w:r w:rsidRPr="004A4B49" w:rsidDel="00563A5B">
          <w:rPr>
            <w:rFonts w:cstheme="minorHAnsi"/>
            <w:lang w:val="en-GB"/>
            <w:rPrChange w:id="4149" w:author="Mario Ezequiel Scott" w:date="2019-12-29T19:14:00Z">
              <w:rPr>
                <w:rFonts w:cstheme="minorHAnsi"/>
              </w:rPr>
            </w:rPrChange>
          </w:rPr>
          <w:delText xml:space="preserve">. </w:delText>
        </w:r>
      </w:del>
      <w:commentRangeEnd w:id="4135"/>
      <w:r w:rsidR="00672E0D">
        <w:rPr>
          <w:rStyle w:val="CommentReference"/>
        </w:rPr>
        <w:commentReference w:id="4135"/>
      </w:r>
      <w:r w:rsidRPr="004A4B49">
        <w:rPr>
          <w:rFonts w:cstheme="minorHAnsi"/>
          <w:lang w:val="en-GB"/>
          <w:rPrChange w:id="4150" w:author="Mario Ezequiel Scott" w:date="2019-12-29T19:14:00Z">
            <w:rPr>
              <w:rFonts w:cstheme="minorHAnsi"/>
            </w:rPr>
          </w:rPrChange>
        </w:rPr>
        <w:t xml:space="preserve">Notably, the sum of the users in this table is more than the total number users mentioned above (100), because, </w:t>
      </w:r>
      <w:commentRangeStart w:id="4151"/>
      <w:r w:rsidRPr="004A4B49">
        <w:rPr>
          <w:rFonts w:cstheme="minorHAnsi"/>
          <w:lang w:val="en-GB"/>
          <w:rPrChange w:id="4152" w:author="Mario Ezequiel Scott" w:date="2019-12-29T19:14:00Z">
            <w:rPr>
              <w:rFonts w:cstheme="minorHAnsi"/>
            </w:rPr>
          </w:rPrChange>
        </w:rPr>
        <w:t>this table present</w:t>
      </w:r>
      <w:r w:rsidR="00762E24" w:rsidRPr="004A4B49">
        <w:rPr>
          <w:rFonts w:cstheme="minorHAnsi"/>
          <w:lang w:val="en-GB"/>
          <w:rPrChange w:id="4153" w:author="Mario Ezequiel Scott" w:date="2019-12-29T19:14:00Z">
            <w:rPr>
              <w:rFonts w:cstheme="minorHAnsi"/>
            </w:rPr>
          </w:rPrChange>
        </w:rPr>
        <w:t>s</w:t>
      </w:r>
      <w:r w:rsidRPr="004A4B49">
        <w:rPr>
          <w:rFonts w:cstheme="minorHAnsi"/>
          <w:lang w:val="en-GB"/>
          <w:rPrChange w:id="4154" w:author="Mario Ezequiel Scott" w:date="2019-12-29T19:14:00Z">
            <w:rPr>
              <w:rFonts w:cstheme="minorHAnsi"/>
            </w:rPr>
          </w:rPrChange>
        </w:rPr>
        <w:t xml:space="preserve"> unique users per project, meaning that one user could work in multiple projects.</w:t>
      </w:r>
      <w:commentRangeEnd w:id="4151"/>
      <w:r w:rsidR="00CD6786">
        <w:rPr>
          <w:rStyle w:val="CommentReference"/>
        </w:rPr>
        <w:commentReference w:id="4151"/>
      </w:r>
      <w:ins w:id="4155" w:author="tedo gogoladze" w:date="2020-01-04T09:40:00Z">
        <w:r w:rsidR="00BD78EE">
          <w:rPr>
            <w:rFonts w:cstheme="minorHAnsi"/>
            <w:lang w:val="en-GB"/>
          </w:rPr>
          <w:t xml:space="preserve"> </w:t>
        </w:r>
      </w:ins>
      <w:ins w:id="4156" w:author="tedo gogoladze" w:date="2020-01-04T09:42:00Z">
        <w:r w:rsidR="008D5ECE">
          <w:rPr>
            <w:rFonts w:cstheme="minorHAnsi"/>
            <w:lang w:val="en-GB"/>
          </w:rPr>
          <w:t xml:space="preserve">As it is shown on Table 9, </w:t>
        </w:r>
      </w:ins>
      <w:ins w:id="4157" w:author="tedo gogoladze" w:date="2020-01-04T09:46:00Z">
        <w:r w:rsidR="008D5ECE">
          <w:rPr>
            <w:rFonts w:cstheme="minorHAnsi"/>
            <w:lang w:val="en-GB"/>
          </w:rPr>
          <w:t xml:space="preserve">out of the 100 developers </w:t>
        </w:r>
      </w:ins>
      <w:ins w:id="4158" w:author="tedo gogoladze" w:date="2020-01-04T09:42:00Z">
        <w:r w:rsidR="008D5ECE">
          <w:rPr>
            <w:rFonts w:cstheme="minorHAnsi"/>
            <w:lang w:val="en-GB"/>
          </w:rPr>
          <w:t xml:space="preserve">68 </w:t>
        </w:r>
      </w:ins>
      <w:ins w:id="4159" w:author="tedo gogoladze" w:date="2020-01-04T09:46:00Z">
        <w:r w:rsidR="000D3C32">
          <w:rPr>
            <w:rFonts w:cstheme="minorHAnsi"/>
            <w:lang w:val="en-GB"/>
          </w:rPr>
          <w:t xml:space="preserve">of them </w:t>
        </w:r>
      </w:ins>
      <w:ins w:id="4160" w:author="tedo gogoladze" w:date="2020-01-04T09:43:00Z">
        <w:r w:rsidR="008D5ECE">
          <w:rPr>
            <w:rFonts w:cstheme="minorHAnsi"/>
            <w:lang w:val="en-GB"/>
          </w:rPr>
          <w:t xml:space="preserve">work </w:t>
        </w:r>
      </w:ins>
      <w:ins w:id="4161" w:author="tedo gogoladze" w:date="2020-01-04T09:45:00Z">
        <w:r w:rsidR="008D5ECE">
          <w:rPr>
            <w:rFonts w:cstheme="minorHAnsi"/>
            <w:lang w:val="en-GB"/>
          </w:rPr>
          <w:t xml:space="preserve">solely on one project, while 26 </w:t>
        </w:r>
      </w:ins>
      <w:ins w:id="4162" w:author="tedo gogoladze" w:date="2020-01-04T09:46:00Z">
        <w:r w:rsidR="004E4C0F">
          <w:rPr>
            <w:rFonts w:cstheme="minorHAnsi"/>
            <w:lang w:val="en-GB"/>
          </w:rPr>
          <w:t xml:space="preserve">of them </w:t>
        </w:r>
      </w:ins>
      <w:ins w:id="4163" w:author="tedo gogoladze" w:date="2020-01-04T09:45:00Z">
        <w:r w:rsidR="008D5ECE">
          <w:rPr>
            <w:rFonts w:cstheme="minorHAnsi"/>
            <w:lang w:val="en-GB"/>
          </w:rPr>
          <w:t xml:space="preserve">work on two projects and 4 developers </w:t>
        </w:r>
      </w:ins>
      <w:ins w:id="4164" w:author="tedo gogoladze" w:date="2020-01-04T09:46:00Z">
        <w:r w:rsidR="008D5ECE">
          <w:rPr>
            <w:rFonts w:cstheme="minorHAnsi"/>
            <w:lang w:val="en-GB"/>
          </w:rPr>
          <w:t>are presented on 3 projects.</w:t>
        </w:r>
      </w:ins>
    </w:p>
    <w:tbl>
      <w:tblPr>
        <w:tblW w:w="4315" w:type="dxa"/>
        <w:tblLook w:val="04A0" w:firstRow="1" w:lastRow="0" w:firstColumn="1" w:lastColumn="0" w:noHBand="0" w:noVBand="1"/>
        <w:tblPrChange w:id="4165" w:author="tedo gogoladze" w:date="2020-01-04T09:41:00Z">
          <w:tblPr>
            <w:tblW w:w="3302" w:type="dxa"/>
            <w:tblLook w:val="04A0" w:firstRow="1" w:lastRow="0" w:firstColumn="1" w:lastColumn="0" w:noHBand="0" w:noVBand="1"/>
          </w:tblPr>
        </w:tblPrChange>
      </w:tblPr>
      <w:tblGrid>
        <w:gridCol w:w="2155"/>
        <w:gridCol w:w="2160"/>
        <w:tblGridChange w:id="4166">
          <w:tblGrid>
            <w:gridCol w:w="1761"/>
            <w:gridCol w:w="1541"/>
          </w:tblGrid>
        </w:tblGridChange>
      </w:tblGrid>
      <w:tr w:rsidR="00BD78EE" w:rsidRPr="00BD78EE" w14:paraId="6952D6A1" w14:textId="77777777" w:rsidTr="00BD78EE">
        <w:trPr>
          <w:trHeight w:val="720"/>
          <w:ins w:id="4167" w:author="tedo gogoladze" w:date="2020-01-04T09:38:00Z"/>
          <w:trPrChange w:id="4168" w:author="tedo gogoladze" w:date="2020-01-04T09:41:00Z">
            <w:trPr>
              <w:trHeight w:val="720"/>
            </w:trPr>
          </w:trPrChange>
        </w:trPr>
        <w:tc>
          <w:tcPr>
            <w:tcW w:w="2155" w:type="dxa"/>
            <w:tcBorders>
              <w:top w:val="single" w:sz="4" w:space="0" w:color="auto"/>
              <w:left w:val="single" w:sz="4" w:space="0" w:color="auto"/>
              <w:bottom w:val="single" w:sz="4" w:space="0" w:color="auto"/>
              <w:right w:val="single" w:sz="4" w:space="0" w:color="auto"/>
            </w:tcBorders>
            <w:shd w:val="clear" w:color="000000" w:fill="FFFFFF"/>
            <w:vAlign w:val="center"/>
            <w:hideMark/>
            <w:tcPrChange w:id="4169" w:author="tedo gogoladze" w:date="2020-01-04T09:41:00Z">
              <w:tcPr>
                <w:tcW w:w="1761" w:type="dxa"/>
                <w:tcBorders>
                  <w:top w:val="single" w:sz="4" w:space="0" w:color="auto"/>
                  <w:left w:val="single" w:sz="4" w:space="0" w:color="auto"/>
                  <w:bottom w:val="single" w:sz="4" w:space="0" w:color="auto"/>
                  <w:right w:val="single" w:sz="4" w:space="0" w:color="auto"/>
                </w:tcBorders>
                <w:shd w:val="clear" w:color="000000" w:fill="FFFFFF"/>
                <w:vAlign w:val="center"/>
                <w:hideMark/>
              </w:tcPr>
            </w:tcPrChange>
          </w:tcPr>
          <w:p w14:paraId="44000BDC" w14:textId="3232C065" w:rsidR="00BD78EE" w:rsidRPr="00BD78EE" w:rsidRDefault="00BD78EE" w:rsidP="00BD78EE">
            <w:pPr>
              <w:autoSpaceDE/>
              <w:spacing w:before="0" w:after="0"/>
              <w:jc w:val="right"/>
              <w:rPr>
                <w:ins w:id="4170" w:author="tedo gogoladze" w:date="2020-01-04T09:38:00Z"/>
                <w:rFonts w:ascii="Arial" w:eastAsia="Times New Roman" w:hAnsi="Arial" w:cs="Arial"/>
                <w:b/>
                <w:bCs/>
                <w:color w:val="000000"/>
                <w:sz w:val="18"/>
                <w:szCs w:val="18"/>
                <w:lang w:val="en-US" w:eastAsia="en-US"/>
              </w:rPr>
            </w:pPr>
            <w:ins w:id="4171" w:author="tedo gogoladze" w:date="2020-01-04T09:41:00Z">
              <w:r>
                <w:rPr>
                  <w:rFonts w:ascii="Arial" w:eastAsia="Times New Roman" w:hAnsi="Arial" w:cs="Arial"/>
                  <w:b/>
                  <w:bCs/>
                  <w:color w:val="000000"/>
                  <w:sz w:val="18"/>
                  <w:szCs w:val="18"/>
                  <w:lang w:val="en-US" w:eastAsia="en-US"/>
                </w:rPr>
                <w:t>N</w:t>
              </w:r>
            </w:ins>
            <w:ins w:id="4172" w:author="tedo gogoladze" w:date="2020-01-04T09:38:00Z">
              <w:r w:rsidRPr="00BD78EE">
                <w:rPr>
                  <w:rFonts w:ascii="Arial" w:eastAsia="Times New Roman" w:hAnsi="Arial" w:cs="Arial"/>
                  <w:b/>
                  <w:bCs/>
                  <w:color w:val="000000"/>
                  <w:sz w:val="18"/>
                  <w:szCs w:val="18"/>
                  <w:lang w:val="en-US" w:eastAsia="en-US"/>
                </w:rPr>
                <w:t>umb</w:t>
              </w:r>
            </w:ins>
            <w:ins w:id="4173" w:author="tedo gogoladze" w:date="2020-01-04T09:41:00Z">
              <w:r>
                <w:rPr>
                  <w:rFonts w:ascii="Arial" w:eastAsia="Times New Roman" w:hAnsi="Arial" w:cs="Arial"/>
                  <w:b/>
                  <w:bCs/>
                  <w:color w:val="000000"/>
                  <w:sz w:val="18"/>
                  <w:szCs w:val="18"/>
                  <w:lang w:val="en-US" w:eastAsia="en-US"/>
                </w:rPr>
                <w:t>e</w:t>
              </w:r>
            </w:ins>
            <w:ins w:id="4174" w:author="tedo gogoladze" w:date="2020-01-04T09:38:00Z">
              <w:r w:rsidRPr="00BD78EE">
                <w:rPr>
                  <w:rFonts w:ascii="Arial" w:eastAsia="Times New Roman" w:hAnsi="Arial" w:cs="Arial"/>
                  <w:b/>
                  <w:bCs/>
                  <w:color w:val="000000"/>
                  <w:sz w:val="18"/>
                  <w:szCs w:val="18"/>
                  <w:lang w:val="en-US" w:eastAsia="en-US"/>
                </w:rPr>
                <w:t>r</w:t>
              </w:r>
            </w:ins>
            <w:ins w:id="4175" w:author="tedo gogoladze" w:date="2020-01-04T09:41:00Z">
              <w:r>
                <w:rPr>
                  <w:rFonts w:ascii="Arial" w:eastAsia="Times New Roman" w:hAnsi="Arial" w:cs="Arial"/>
                  <w:b/>
                  <w:bCs/>
                  <w:color w:val="000000"/>
                  <w:sz w:val="18"/>
                  <w:szCs w:val="18"/>
                  <w:lang w:val="en-US" w:eastAsia="en-US"/>
                </w:rPr>
                <w:t xml:space="preserve"> </w:t>
              </w:r>
            </w:ins>
            <w:ins w:id="4176" w:author="tedo gogoladze" w:date="2020-01-04T09:38:00Z">
              <w:r w:rsidRPr="00BD78EE">
                <w:rPr>
                  <w:rFonts w:ascii="Arial" w:eastAsia="Times New Roman" w:hAnsi="Arial" w:cs="Arial"/>
                  <w:b/>
                  <w:bCs/>
                  <w:color w:val="000000"/>
                  <w:sz w:val="18"/>
                  <w:szCs w:val="18"/>
                  <w:lang w:val="en-US" w:eastAsia="en-US"/>
                </w:rPr>
                <w:t>of</w:t>
              </w:r>
            </w:ins>
            <w:ins w:id="4177" w:author="tedo gogoladze" w:date="2020-01-04T09:41:00Z">
              <w:r>
                <w:rPr>
                  <w:rFonts w:ascii="Arial" w:eastAsia="Times New Roman" w:hAnsi="Arial" w:cs="Arial"/>
                  <w:b/>
                  <w:bCs/>
                  <w:color w:val="000000"/>
                  <w:sz w:val="18"/>
                  <w:szCs w:val="18"/>
                  <w:lang w:val="en-US" w:eastAsia="en-US"/>
                </w:rPr>
                <w:t xml:space="preserve"> </w:t>
              </w:r>
            </w:ins>
            <w:ins w:id="4178" w:author="tedo gogoladze" w:date="2020-01-04T09:38:00Z">
              <w:r w:rsidRPr="00BD78EE">
                <w:rPr>
                  <w:rFonts w:ascii="Arial" w:eastAsia="Times New Roman" w:hAnsi="Arial" w:cs="Arial"/>
                  <w:b/>
                  <w:bCs/>
                  <w:color w:val="000000"/>
                  <w:sz w:val="18"/>
                  <w:szCs w:val="18"/>
                  <w:lang w:val="en-US" w:eastAsia="en-US"/>
                </w:rPr>
                <w:t>projects</w:t>
              </w:r>
            </w:ins>
          </w:p>
        </w:tc>
        <w:tc>
          <w:tcPr>
            <w:tcW w:w="2160" w:type="dxa"/>
            <w:tcBorders>
              <w:top w:val="single" w:sz="4" w:space="0" w:color="auto"/>
              <w:left w:val="nil"/>
              <w:bottom w:val="single" w:sz="4" w:space="0" w:color="auto"/>
              <w:right w:val="single" w:sz="4" w:space="0" w:color="auto"/>
            </w:tcBorders>
            <w:shd w:val="clear" w:color="000000" w:fill="FFFFFF"/>
            <w:vAlign w:val="center"/>
            <w:hideMark/>
            <w:tcPrChange w:id="4179" w:author="tedo gogoladze" w:date="2020-01-04T09:41:00Z">
              <w:tcPr>
                <w:tcW w:w="1541" w:type="dxa"/>
                <w:tcBorders>
                  <w:top w:val="single" w:sz="4" w:space="0" w:color="auto"/>
                  <w:left w:val="nil"/>
                  <w:bottom w:val="single" w:sz="4" w:space="0" w:color="auto"/>
                  <w:right w:val="single" w:sz="4" w:space="0" w:color="auto"/>
                </w:tcBorders>
                <w:shd w:val="clear" w:color="000000" w:fill="FFFFFF"/>
                <w:vAlign w:val="center"/>
                <w:hideMark/>
              </w:tcPr>
            </w:tcPrChange>
          </w:tcPr>
          <w:p w14:paraId="50D3D302" w14:textId="27CD0DBC" w:rsidR="00BD78EE" w:rsidRPr="00BD78EE" w:rsidRDefault="00BD78EE" w:rsidP="00BD78EE">
            <w:pPr>
              <w:autoSpaceDE/>
              <w:spacing w:before="0" w:after="0"/>
              <w:jc w:val="right"/>
              <w:rPr>
                <w:ins w:id="4180" w:author="tedo gogoladze" w:date="2020-01-04T09:38:00Z"/>
                <w:rFonts w:ascii="Arial" w:eastAsia="Times New Roman" w:hAnsi="Arial" w:cs="Arial"/>
                <w:b/>
                <w:bCs/>
                <w:color w:val="000000"/>
                <w:sz w:val="18"/>
                <w:szCs w:val="18"/>
                <w:lang w:val="en-US" w:eastAsia="en-US"/>
              </w:rPr>
            </w:pPr>
            <w:ins w:id="4181" w:author="tedo gogoladze" w:date="2020-01-04T09:41:00Z">
              <w:r>
                <w:rPr>
                  <w:rFonts w:ascii="Arial" w:eastAsia="Times New Roman" w:hAnsi="Arial" w:cs="Arial"/>
                  <w:b/>
                  <w:bCs/>
                  <w:color w:val="000000"/>
                  <w:sz w:val="18"/>
                  <w:szCs w:val="18"/>
                  <w:lang w:val="en-US" w:eastAsia="en-US"/>
                </w:rPr>
                <w:t>N</w:t>
              </w:r>
            </w:ins>
            <w:ins w:id="4182" w:author="tedo gogoladze" w:date="2020-01-04T09:38:00Z">
              <w:r w:rsidRPr="00BD78EE">
                <w:rPr>
                  <w:rFonts w:ascii="Arial" w:eastAsia="Times New Roman" w:hAnsi="Arial" w:cs="Arial"/>
                  <w:b/>
                  <w:bCs/>
                  <w:color w:val="000000"/>
                  <w:sz w:val="18"/>
                  <w:szCs w:val="18"/>
                  <w:lang w:val="en-US" w:eastAsia="en-US"/>
                </w:rPr>
                <w:t>umber</w:t>
              </w:r>
            </w:ins>
            <w:ins w:id="4183" w:author="tedo gogoladze" w:date="2020-01-04T09:41:00Z">
              <w:r>
                <w:rPr>
                  <w:rFonts w:ascii="Arial" w:eastAsia="Times New Roman" w:hAnsi="Arial" w:cs="Arial"/>
                  <w:b/>
                  <w:bCs/>
                  <w:color w:val="000000"/>
                  <w:sz w:val="18"/>
                  <w:szCs w:val="18"/>
                  <w:lang w:val="en-US" w:eastAsia="en-US"/>
                </w:rPr>
                <w:t xml:space="preserve"> </w:t>
              </w:r>
            </w:ins>
            <w:ins w:id="4184" w:author="tedo gogoladze" w:date="2020-01-04T09:38:00Z">
              <w:r w:rsidRPr="00BD78EE">
                <w:rPr>
                  <w:rFonts w:ascii="Arial" w:eastAsia="Times New Roman" w:hAnsi="Arial" w:cs="Arial"/>
                  <w:b/>
                  <w:bCs/>
                  <w:color w:val="000000"/>
                  <w:sz w:val="18"/>
                  <w:szCs w:val="18"/>
                  <w:lang w:val="en-US" w:eastAsia="en-US"/>
                </w:rPr>
                <w:t>of</w:t>
              </w:r>
            </w:ins>
            <w:ins w:id="4185" w:author="tedo gogoladze" w:date="2020-01-04T09:41:00Z">
              <w:r>
                <w:rPr>
                  <w:rFonts w:ascii="Arial" w:eastAsia="Times New Roman" w:hAnsi="Arial" w:cs="Arial"/>
                  <w:b/>
                  <w:bCs/>
                  <w:color w:val="000000"/>
                  <w:sz w:val="18"/>
                  <w:szCs w:val="18"/>
                  <w:lang w:val="en-US" w:eastAsia="en-US"/>
                </w:rPr>
                <w:t xml:space="preserve"> developers</w:t>
              </w:r>
            </w:ins>
          </w:p>
        </w:tc>
      </w:tr>
      <w:tr w:rsidR="00BD78EE" w:rsidRPr="00BD78EE" w14:paraId="5EF96FF7" w14:textId="77777777" w:rsidTr="00BD78EE">
        <w:trPr>
          <w:trHeight w:val="300"/>
          <w:ins w:id="4186" w:author="tedo gogoladze" w:date="2020-01-04T09:38:00Z"/>
          <w:trPrChange w:id="4187" w:author="tedo gogoladze" w:date="2020-01-04T09:41:00Z">
            <w:trPr>
              <w:trHeight w:val="300"/>
            </w:trPr>
          </w:trPrChange>
        </w:trPr>
        <w:tc>
          <w:tcPr>
            <w:tcW w:w="2155" w:type="dxa"/>
            <w:tcBorders>
              <w:top w:val="nil"/>
              <w:left w:val="single" w:sz="4" w:space="0" w:color="auto"/>
              <w:bottom w:val="single" w:sz="4" w:space="0" w:color="auto"/>
              <w:right w:val="single" w:sz="4" w:space="0" w:color="auto"/>
            </w:tcBorders>
            <w:shd w:val="clear" w:color="000000" w:fill="F5F5F5"/>
            <w:vAlign w:val="center"/>
            <w:hideMark/>
            <w:tcPrChange w:id="4188" w:author="tedo gogoladze" w:date="2020-01-04T09:41:00Z">
              <w:tcPr>
                <w:tcW w:w="1761" w:type="dxa"/>
                <w:tcBorders>
                  <w:top w:val="nil"/>
                  <w:left w:val="single" w:sz="4" w:space="0" w:color="auto"/>
                  <w:bottom w:val="single" w:sz="4" w:space="0" w:color="auto"/>
                  <w:right w:val="single" w:sz="4" w:space="0" w:color="auto"/>
                </w:tcBorders>
                <w:shd w:val="clear" w:color="000000" w:fill="F5F5F5"/>
                <w:vAlign w:val="center"/>
                <w:hideMark/>
              </w:tcPr>
            </w:tcPrChange>
          </w:tcPr>
          <w:p w14:paraId="2A00D5B3" w14:textId="77777777" w:rsidR="00BD78EE" w:rsidRPr="00BD78EE" w:rsidRDefault="00BD78EE" w:rsidP="00BD78EE">
            <w:pPr>
              <w:autoSpaceDE/>
              <w:spacing w:before="0" w:after="0"/>
              <w:jc w:val="right"/>
              <w:rPr>
                <w:ins w:id="4189" w:author="tedo gogoladze" w:date="2020-01-04T09:38:00Z"/>
                <w:rFonts w:ascii="Arial" w:eastAsia="Times New Roman" w:hAnsi="Arial" w:cs="Arial"/>
                <w:color w:val="000000"/>
                <w:sz w:val="18"/>
                <w:szCs w:val="18"/>
                <w:lang w:val="en-US" w:eastAsia="en-US"/>
              </w:rPr>
            </w:pPr>
            <w:ins w:id="4190" w:author="tedo gogoladze" w:date="2020-01-04T09:38:00Z">
              <w:r w:rsidRPr="00BD78EE">
                <w:rPr>
                  <w:rFonts w:ascii="Arial" w:eastAsia="Times New Roman" w:hAnsi="Arial" w:cs="Arial"/>
                  <w:color w:val="000000"/>
                  <w:sz w:val="18"/>
                  <w:szCs w:val="18"/>
                  <w:lang w:val="en-US" w:eastAsia="en-US"/>
                </w:rPr>
                <w:t>1</w:t>
              </w:r>
            </w:ins>
          </w:p>
        </w:tc>
        <w:tc>
          <w:tcPr>
            <w:tcW w:w="2160" w:type="dxa"/>
            <w:tcBorders>
              <w:top w:val="nil"/>
              <w:left w:val="nil"/>
              <w:bottom w:val="single" w:sz="4" w:space="0" w:color="auto"/>
              <w:right w:val="single" w:sz="4" w:space="0" w:color="auto"/>
            </w:tcBorders>
            <w:shd w:val="clear" w:color="000000" w:fill="F5F5F5"/>
            <w:vAlign w:val="center"/>
            <w:hideMark/>
            <w:tcPrChange w:id="4191" w:author="tedo gogoladze" w:date="2020-01-04T09:41:00Z">
              <w:tcPr>
                <w:tcW w:w="1541" w:type="dxa"/>
                <w:tcBorders>
                  <w:top w:val="nil"/>
                  <w:left w:val="nil"/>
                  <w:bottom w:val="single" w:sz="4" w:space="0" w:color="auto"/>
                  <w:right w:val="single" w:sz="4" w:space="0" w:color="auto"/>
                </w:tcBorders>
                <w:shd w:val="clear" w:color="000000" w:fill="F5F5F5"/>
                <w:vAlign w:val="center"/>
                <w:hideMark/>
              </w:tcPr>
            </w:tcPrChange>
          </w:tcPr>
          <w:p w14:paraId="7D130D7D" w14:textId="77777777" w:rsidR="00BD78EE" w:rsidRPr="00BD78EE" w:rsidRDefault="00BD78EE" w:rsidP="00BD78EE">
            <w:pPr>
              <w:autoSpaceDE/>
              <w:spacing w:before="0" w:after="0"/>
              <w:jc w:val="right"/>
              <w:rPr>
                <w:ins w:id="4192" w:author="tedo gogoladze" w:date="2020-01-04T09:38:00Z"/>
                <w:rFonts w:ascii="Arial" w:eastAsia="Times New Roman" w:hAnsi="Arial" w:cs="Arial"/>
                <w:color w:val="000000"/>
                <w:sz w:val="18"/>
                <w:szCs w:val="18"/>
                <w:lang w:val="en-US" w:eastAsia="en-US"/>
              </w:rPr>
            </w:pPr>
            <w:ins w:id="4193" w:author="tedo gogoladze" w:date="2020-01-04T09:38:00Z">
              <w:r w:rsidRPr="00BD78EE">
                <w:rPr>
                  <w:rFonts w:ascii="Arial" w:eastAsia="Times New Roman" w:hAnsi="Arial" w:cs="Arial"/>
                  <w:color w:val="000000"/>
                  <w:sz w:val="18"/>
                  <w:szCs w:val="18"/>
                  <w:lang w:val="en-US" w:eastAsia="en-US"/>
                </w:rPr>
                <w:t>68</w:t>
              </w:r>
            </w:ins>
          </w:p>
        </w:tc>
      </w:tr>
      <w:tr w:rsidR="00BD78EE" w:rsidRPr="00BD78EE" w14:paraId="2F5927FD" w14:textId="77777777" w:rsidTr="00BD78EE">
        <w:trPr>
          <w:trHeight w:val="300"/>
          <w:ins w:id="4194" w:author="tedo gogoladze" w:date="2020-01-04T09:38:00Z"/>
          <w:trPrChange w:id="4195" w:author="tedo gogoladze" w:date="2020-01-04T09:41:00Z">
            <w:trPr>
              <w:trHeight w:val="300"/>
            </w:trPr>
          </w:trPrChange>
        </w:trPr>
        <w:tc>
          <w:tcPr>
            <w:tcW w:w="2155" w:type="dxa"/>
            <w:tcBorders>
              <w:top w:val="nil"/>
              <w:left w:val="single" w:sz="4" w:space="0" w:color="auto"/>
              <w:bottom w:val="single" w:sz="4" w:space="0" w:color="auto"/>
              <w:right w:val="single" w:sz="4" w:space="0" w:color="auto"/>
            </w:tcBorders>
            <w:shd w:val="clear" w:color="000000" w:fill="FFFFFF"/>
            <w:vAlign w:val="center"/>
            <w:hideMark/>
            <w:tcPrChange w:id="4196" w:author="tedo gogoladze" w:date="2020-01-04T09:41:00Z">
              <w:tcPr>
                <w:tcW w:w="1761" w:type="dxa"/>
                <w:tcBorders>
                  <w:top w:val="nil"/>
                  <w:left w:val="single" w:sz="4" w:space="0" w:color="auto"/>
                  <w:bottom w:val="single" w:sz="4" w:space="0" w:color="auto"/>
                  <w:right w:val="single" w:sz="4" w:space="0" w:color="auto"/>
                </w:tcBorders>
                <w:shd w:val="clear" w:color="000000" w:fill="FFFFFF"/>
                <w:vAlign w:val="center"/>
                <w:hideMark/>
              </w:tcPr>
            </w:tcPrChange>
          </w:tcPr>
          <w:p w14:paraId="224944CD" w14:textId="77777777" w:rsidR="00BD78EE" w:rsidRPr="00BD78EE" w:rsidRDefault="00BD78EE" w:rsidP="00BD78EE">
            <w:pPr>
              <w:autoSpaceDE/>
              <w:spacing w:before="0" w:after="0"/>
              <w:jc w:val="right"/>
              <w:rPr>
                <w:ins w:id="4197" w:author="tedo gogoladze" w:date="2020-01-04T09:38:00Z"/>
                <w:rFonts w:ascii="Arial" w:eastAsia="Times New Roman" w:hAnsi="Arial" w:cs="Arial"/>
                <w:color w:val="000000"/>
                <w:sz w:val="18"/>
                <w:szCs w:val="18"/>
                <w:lang w:val="en-US" w:eastAsia="en-US"/>
              </w:rPr>
            </w:pPr>
            <w:ins w:id="4198" w:author="tedo gogoladze" w:date="2020-01-04T09:38:00Z">
              <w:r w:rsidRPr="00BD78EE">
                <w:rPr>
                  <w:rFonts w:ascii="Arial" w:eastAsia="Times New Roman" w:hAnsi="Arial" w:cs="Arial"/>
                  <w:color w:val="000000"/>
                  <w:sz w:val="18"/>
                  <w:szCs w:val="18"/>
                  <w:lang w:val="en-US" w:eastAsia="en-US"/>
                </w:rPr>
                <w:t>2</w:t>
              </w:r>
            </w:ins>
          </w:p>
        </w:tc>
        <w:tc>
          <w:tcPr>
            <w:tcW w:w="2160" w:type="dxa"/>
            <w:tcBorders>
              <w:top w:val="nil"/>
              <w:left w:val="nil"/>
              <w:bottom w:val="single" w:sz="4" w:space="0" w:color="auto"/>
              <w:right w:val="single" w:sz="4" w:space="0" w:color="auto"/>
            </w:tcBorders>
            <w:shd w:val="clear" w:color="000000" w:fill="FFFFFF"/>
            <w:vAlign w:val="center"/>
            <w:hideMark/>
            <w:tcPrChange w:id="4199" w:author="tedo gogoladze" w:date="2020-01-04T09:41:00Z">
              <w:tcPr>
                <w:tcW w:w="1541" w:type="dxa"/>
                <w:tcBorders>
                  <w:top w:val="nil"/>
                  <w:left w:val="nil"/>
                  <w:bottom w:val="single" w:sz="4" w:space="0" w:color="auto"/>
                  <w:right w:val="single" w:sz="4" w:space="0" w:color="auto"/>
                </w:tcBorders>
                <w:shd w:val="clear" w:color="000000" w:fill="FFFFFF"/>
                <w:vAlign w:val="center"/>
                <w:hideMark/>
              </w:tcPr>
            </w:tcPrChange>
          </w:tcPr>
          <w:p w14:paraId="6FE13FCA" w14:textId="77777777" w:rsidR="00BD78EE" w:rsidRPr="00BD78EE" w:rsidRDefault="00BD78EE" w:rsidP="00BD78EE">
            <w:pPr>
              <w:autoSpaceDE/>
              <w:spacing w:before="0" w:after="0"/>
              <w:jc w:val="right"/>
              <w:rPr>
                <w:ins w:id="4200" w:author="tedo gogoladze" w:date="2020-01-04T09:38:00Z"/>
                <w:rFonts w:ascii="Arial" w:eastAsia="Times New Roman" w:hAnsi="Arial" w:cs="Arial"/>
                <w:color w:val="000000"/>
                <w:sz w:val="18"/>
                <w:szCs w:val="18"/>
                <w:lang w:val="en-US" w:eastAsia="en-US"/>
              </w:rPr>
            </w:pPr>
            <w:ins w:id="4201" w:author="tedo gogoladze" w:date="2020-01-04T09:38:00Z">
              <w:r w:rsidRPr="00BD78EE">
                <w:rPr>
                  <w:rFonts w:ascii="Arial" w:eastAsia="Times New Roman" w:hAnsi="Arial" w:cs="Arial"/>
                  <w:color w:val="000000"/>
                  <w:sz w:val="18"/>
                  <w:szCs w:val="18"/>
                  <w:lang w:val="en-US" w:eastAsia="en-US"/>
                </w:rPr>
                <w:t>28</w:t>
              </w:r>
            </w:ins>
          </w:p>
        </w:tc>
      </w:tr>
      <w:tr w:rsidR="00BD78EE" w:rsidRPr="00BD78EE" w14:paraId="3A261ECD" w14:textId="77777777" w:rsidTr="00BD78EE">
        <w:trPr>
          <w:trHeight w:val="300"/>
          <w:ins w:id="4202" w:author="tedo gogoladze" w:date="2020-01-04T09:38:00Z"/>
          <w:trPrChange w:id="4203" w:author="tedo gogoladze" w:date="2020-01-04T09:41:00Z">
            <w:trPr>
              <w:trHeight w:val="300"/>
            </w:trPr>
          </w:trPrChange>
        </w:trPr>
        <w:tc>
          <w:tcPr>
            <w:tcW w:w="2155" w:type="dxa"/>
            <w:tcBorders>
              <w:top w:val="nil"/>
              <w:left w:val="single" w:sz="4" w:space="0" w:color="auto"/>
              <w:bottom w:val="single" w:sz="4" w:space="0" w:color="auto"/>
              <w:right w:val="single" w:sz="4" w:space="0" w:color="auto"/>
            </w:tcBorders>
            <w:shd w:val="clear" w:color="000000" w:fill="F5F5F5"/>
            <w:vAlign w:val="center"/>
            <w:hideMark/>
            <w:tcPrChange w:id="4204" w:author="tedo gogoladze" w:date="2020-01-04T09:41:00Z">
              <w:tcPr>
                <w:tcW w:w="1761" w:type="dxa"/>
                <w:tcBorders>
                  <w:top w:val="nil"/>
                  <w:left w:val="single" w:sz="4" w:space="0" w:color="auto"/>
                  <w:bottom w:val="single" w:sz="4" w:space="0" w:color="auto"/>
                  <w:right w:val="single" w:sz="4" w:space="0" w:color="auto"/>
                </w:tcBorders>
                <w:shd w:val="clear" w:color="000000" w:fill="F5F5F5"/>
                <w:vAlign w:val="center"/>
                <w:hideMark/>
              </w:tcPr>
            </w:tcPrChange>
          </w:tcPr>
          <w:p w14:paraId="0A5FD547" w14:textId="77777777" w:rsidR="00BD78EE" w:rsidRPr="00BD78EE" w:rsidRDefault="00BD78EE" w:rsidP="00BD78EE">
            <w:pPr>
              <w:autoSpaceDE/>
              <w:spacing w:before="0" w:after="0"/>
              <w:jc w:val="right"/>
              <w:rPr>
                <w:ins w:id="4205" w:author="tedo gogoladze" w:date="2020-01-04T09:38:00Z"/>
                <w:rFonts w:ascii="Arial" w:eastAsia="Times New Roman" w:hAnsi="Arial" w:cs="Arial"/>
                <w:color w:val="000000"/>
                <w:sz w:val="18"/>
                <w:szCs w:val="18"/>
                <w:lang w:val="en-US" w:eastAsia="en-US"/>
              </w:rPr>
            </w:pPr>
            <w:ins w:id="4206" w:author="tedo gogoladze" w:date="2020-01-04T09:38:00Z">
              <w:r w:rsidRPr="00BD78EE">
                <w:rPr>
                  <w:rFonts w:ascii="Arial" w:eastAsia="Times New Roman" w:hAnsi="Arial" w:cs="Arial"/>
                  <w:color w:val="000000"/>
                  <w:sz w:val="18"/>
                  <w:szCs w:val="18"/>
                  <w:lang w:val="en-US" w:eastAsia="en-US"/>
                </w:rPr>
                <w:t>3</w:t>
              </w:r>
            </w:ins>
          </w:p>
        </w:tc>
        <w:tc>
          <w:tcPr>
            <w:tcW w:w="2160" w:type="dxa"/>
            <w:tcBorders>
              <w:top w:val="nil"/>
              <w:left w:val="nil"/>
              <w:bottom w:val="single" w:sz="4" w:space="0" w:color="auto"/>
              <w:right w:val="single" w:sz="4" w:space="0" w:color="auto"/>
            </w:tcBorders>
            <w:shd w:val="clear" w:color="000000" w:fill="F5F5F5"/>
            <w:vAlign w:val="center"/>
            <w:hideMark/>
            <w:tcPrChange w:id="4207" w:author="tedo gogoladze" w:date="2020-01-04T09:41:00Z">
              <w:tcPr>
                <w:tcW w:w="1541" w:type="dxa"/>
                <w:tcBorders>
                  <w:top w:val="nil"/>
                  <w:left w:val="nil"/>
                  <w:bottom w:val="single" w:sz="4" w:space="0" w:color="auto"/>
                  <w:right w:val="single" w:sz="4" w:space="0" w:color="auto"/>
                </w:tcBorders>
                <w:shd w:val="clear" w:color="000000" w:fill="F5F5F5"/>
                <w:vAlign w:val="center"/>
                <w:hideMark/>
              </w:tcPr>
            </w:tcPrChange>
          </w:tcPr>
          <w:p w14:paraId="1985B965" w14:textId="77777777" w:rsidR="00BD78EE" w:rsidRPr="00BD78EE" w:rsidRDefault="00BD78EE" w:rsidP="00BD78EE">
            <w:pPr>
              <w:autoSpaceDE/>
              <w:spacing w:before="0" w:after="0"/>
              <w:jc w:val="right"/>
              <w:rPr>
                <w:ins w:id="4208" w:author="tedo gogoladze" w:date="2020-01-04T09:38:00Z"/>
                <w:rFonts w:ascii="Arial" w:eastAsia="Times New Roman" w:hAnsi="Arial" w:cs="Arial"/>
                <w:color w:val="000000"/>
                <w:sz w:val="18"/>
                <w:szCs w:val="18"/>
                <w:lang w:val="en-US" w:eastAsia="en-US"/>
              </w:rPr>
            </w:pPr>
            <w:ins w:id="4209" w:author="tedo gogoladze" w:date="2020-01-04T09:38:00Z">
              <w:r w:rsidRPr="00BD78EE">
                <w:rPr>
                  <w:rFonts w:ascii="Arial" w:eastAsia="Times New Roman" w:hAnsi="Arial" w:cs="Arial"/>
                  <w:color w:val="000000"/>
                  <w:sz w:val="18"/>
                  <w:szCs w:val="18"/>
                  <w:lang w:val="en-US" w:eastAsia="en-US"/>
                </w:rPr>
                <w:t>4</w:t>
              </w:r>
            </w:ins>
          </w:p>
        </w:tc>
      </w:tr>
    </w:tbl>
    <w:p w14:paraId="03D994CC" w14:textId="6D8883E1" w:rsidR="00BD78EE" w:rsidRDefault="00BD78EE" w:rsidP="00CF4340">
      <w:pPr>
        <w:rPr>
          <w:ins w:id="4210" w:author="tedo gogoladze" w:date="2020-01-04T09:38:00Z"/>
          <w:rFonts w:cstheme="minorHAnsi"/>
          <w:lang w:val="en-GB"/>
        </w:rPr>
      </w:pPr>
      <w:ins w:id="4211" w:author="tedo gogoladze" w:date="2020-01-04T09:41:00Z">
        <w:r>
          <w:rPr>
            <w:rFonts w:cstheme="minorHAnsi"/>
            <w:lang w:val="en-GB"/>
          </w:rPr>
          <w:t xml:space="preserve">Table 9. Number of </w:t>
        </w:r>
      </w:ins>
      <w:ins w:id="4212" w:author="tedo gogoladze" w:date="2020-01-04T09:42:00Z">
        <w:r>
          <w:rPr>
            <w:rFonts w:cstheme="minorHAnsi"/>
            <w:lang w:val="en-GB"/>
          </w:rPr>
          <w:t xml:space="preserve">developers on </w:t>
        </w:r>
      </w:ins>
      <w:ins w:id="4213" w:author="tedo gogoladze" w:date="2020-01-04T09:47:00Z">
        <w:r w:rsidR="002217AD">
          <w:rPr>
            <w:rFonts w:cstheme="minorHAnsi"/>
            <w:lang w:val="en-GB"/>
          </w:rPr>
          <w:t xml:space="preserve">number of </w:t>
        </w:r>
      </w:ins>
      <w:ins w:id="4214" w:author="tedo gogoladze" w:date="2020-01-04T09:42:00Z">
        <w:r>
          <w:rPr>
            <w:rFonts w:cstheme="minorHAnsi"/>
            <w:lang w:val="en-GB"/>
          </w:rPr>
          <w:t>projects.</w:t>
        </w:r>
      </w:ins>
    </w:p>
    <w:p w14:paraId="794F7B61" w14:textId="0DDAC9E5" w:rsidR="00BD78EE" w:rsidDel="00F97B6E" w:rsidRDefault="00BD78EE" w:rsidP="00CF4340">
      <w:pPr>
        <w:rPr>
          <w:del w:id="4215" w:author="tedo gogoladze" w:date="2020-01-04T17:28:00Z"/>
          <w:rFonts w:cstheme="minorHAnsi"/>
          <w:lang w:val="en-GB"/>
        </w:rPr>
      </w:pPr>
    </w:p>
    <w:p w14:paraId="34275183" w14:textId="30A0641B" w:rsidR="00CF4340" w:rsidRPr="004A4B49" w:rsidDel="00AA1FA3" w:rsidRDefault="00CF4340" w:rsidP="00CF4340">
      <w:pPr>
        <w:rPr>
          <w:del w:id="4216" w:author="Mario Ezequiel Scott" w:date="2020-01-02T13:56:00Z"/>
          <w:rFonts w:cstheme="minorHAnsi"/>
          <w:lang w:val="en-GB"/>
          <w:rPrChange w:id="4217" w:author="Mario Ezequiel Scott" w:date="2019-12-29T19:14:00Z">
            <w:rPr>
              <w:del w:id="4218" w:author="Mario Ezequiel Scott" w:date="2020-01-02T13:56:00Z"/>
              <w:rFonts w:cstheme="minorHAnsi"/>
            </w:rPr>
          </w:rPrChange>
        </w:rPr>
      </w:pPr>
      <w:del w:id="4219" w:author="Mario Ezequiel Scott" w:date="2020-01-02T13:54:00Z">
        <w:r w:rsidRPr="004A4B49" w:rsidDel="00AA1FA3">
          <w:rPr>
            <w:rFonts w:cstheme="minorHAnsi"/>
            <w:lang w:val="en-GB"/>
            <w:rPrChange w:id="4220" w:author="Mario Ezequiel Scott" w:date="2019-12-29T19:14:00Z">
              <w:rPr>
                <w:rFonts w:cstheme="minorHAnsi"/>
              </w:rPr>
            </w:rPrChange>
          </w:rPr>
          <w:delText xml:space="preserve">The next step performed is retrieving the results from IBM Watson Personality Insights API. </w:delText>
        </w:r>
      </w:del>
      <w:r w:rsidRPr="004A4B49">
        <w:rPr>
          <w:rFonts w:cstheme="minorHAnsi"/>
          <w:lang w:val="en-GB"/>
          <w:rPrChange w:id="4221" w:author="Mario Ezequiel Scott" w:date="2019-12-29T19:14:00Z">
            <w:rPr>
              <w:rFonts w:cstheme="minorHAnsi"/>
            </w:rPr>
          </w:rPrChange>
        </w:rPr>
        <w:t xml:space="preserve">The </w:t>
      </w:r>
      <w:del w:id="4222" w:author="tedo gogoladze" w:date="2020-01-04T17:28:00Z">
        <w:r w:rsidRPr="004A4B49" w:rsidDel="00F97B6E">
          <w:rPr>
            <w:rFonts w:cstheme="minorHAnsi"/>
            <w:lang w:val="en-GB"/>
            <w:rPrChange w:id="4223" w:author="Mario Ezequiel Scott" w:date="2019-12-29T19:14:00Z">
              <w:rPr>
                <w:rFonts w:cstheme="minorHAnsi"/>
              </w:rPr>
            </w:rPrChange>
          </w:rPr>
          <w:delText xml:space="preserve">texts written </w:delText>
        </w:r>
      </w:del>
      <w:ins w:id="4224" w:author="tedo gogoladze" w:date="2020-01-04T17:28:00Z">
        <w:r w:rsidR="00F97B6E">
          <w:rPr>
            <w:rFonts w:cstheme="minorHAnsi"/>
            <w:lang w:val="en-GB"/>
          </w:rPr>
          <w:t xml:space="preserve">corpuses </w:t>
        </w:r>
      </w:ins>
      <w:del w:id="4225" w:author="tedo gogoladze" w:date="2020-01-04T17:28:00Z">
        <w:r w:rsidRPr="004A4B49" w:rsidDel="00F97B6E">
          <w:rPr>
            <w:rFonts w:cstheme="minorHAnsi"/>
            <w:lang w:val="en-GB"/>
            <w:rPrChange w:id="4226" w:author="Mario Ezequiel Scott" w:date="2019-12-29T19:14:00Z">
              <w:rPr>
                <w:rFonts w:cstheme="minorHAnsi"/>
              </w:rPr>
            </w:rPrChange>
          </w:rPr>
          <w:delText xml:space="preserve">by </w:delText>
        </w:r>
      </w:del>
      <w:ins w:id="4227" w:author="tedo gogoladze" w:date="2020-01-04T17:28:00Z">
        <w:r w:rsidR="00F97B6E">
          <w:rPr>
            <w:rFonts w:cstheme="minorHAnsi"/>
            <w:lang w:val="en-GB"/>
          </w:rPr>
          <w:t xml:space="preserve">of </w:t>
        </w:r>
      </w:ins>
      <w:r w:rsidRPr="004A4B49">
        <w:rPr>
          <w:rFonts w:cstheme="minorHAnsi"/>
          <w:lang w:val="en-GB"/>
          <w:rPrChange w:id="4228" w:author="Mario Ezequiel Scott" w:date="2019-12-29T19:14:00Z">
            <w:rPr>
              <w:rFonts w:cstheme="minorHAnsi"/>
            </w:rPr>
          </w:rPrChange>
        </w:rPr>
        <w:t xml:space="preserve">the developers </w:t>
      </w:r>
      <w:del w:id="4229" w:author="Mario Ezequiel Scott" w:date="2020-01-02T13:53:00Z">
        <w:r w:rsidRPr="004A4B49" w:rsidDel="00897CEA">
          <w:rPr>
            <w:rFonts w:cstheme="minorHAnsi"/>
            <w:lang w:val="en-GB"/>
            <w:rPrChange w:id="4230" w:author="Mario Ezequiel Scott" w:date="2019-12-29T19:14:00Z">
              <w:rPr>
                <w:rFonts w:cstheme="minorHAnsi"/>
              </w:rPr>
            </w:rPrChange>
          </w:rPr>
          <w:delText xml:space="preserve">was </w:delText>
        </w:r>
      </w:del>
      <w:ins w:id="4231" w:author="Mario Ezequiel Scott" w:date="2020-01-02T13:53:00Z">
        <w:del w:id="4232" w:author="tedo gogoladze" w:date="2020-01-04T17:29:00Z">
          <w:r w:rsidR="00897CEA" w:rsidDel="00F97B6E">
            <w:rPr>
              <w:rFonts w:cstheme="minorHAnsi"/>
              <w:lang w:val="en-GB"/>
            </w:rPr>
            <w:delText>were</w:delText>
          </w:r>
          <w:r w:rsidR="00897CEA" w:rsidRPr="004A4B49" w:rsidDel="00F97B6E">
            <w:rPr>
              <w:rFonts w:cstheme="minorHAnsi"/>
              <w:lang w:val="en-GB"/>
              <w:rPrChange w:id="4233" w:author="Mario Ezequiel Scott" w:date="2019-12-29T19:14:00Z">
                <w:rPr>
                  <w:rFonts w:cstheme="minorHAnsi"/>
                </w:rPr>
              </w:rPrChange>
            </w:rPr>
            <w:delText xml:space="preserve"> </w:delText>
          </w:r>
        </w:del>
      </w:ins>
      <w:ins w:id="4234" w:author="tedo gogoladze" w:date="2020-01-04T17:29:00Z">
        <w:r w:rsidR="00F97B6E">
          <w:rPr>
            <w:rFonts w:cstheme="minorHAnsi"/>
            <w:lang w:val="en-GB"/>
          </w:rPr>
          <w:t xml:space="preserve">are provided to </w:t>
        </w:r>
      </w:ins>
      <w:del w:id="4235" w:author="tedo gogoladze" w:date="2020-01-04T17:29:00Z">
        <w:r w:rsidRPr="004A4B49" w:rsidDel="00F97B6E">
          <w:rPr>
            <w:rFonts w:cstheme="minorHAnsi"/>
            <w:lang w:val="en-GB"/>
            <w:rPrChange w:id="4236" w:author="Mario Ezequiel Scott" w:date="2019-12-29T19:14:00Z">
              <w:rPr>
                <w:rFonts w:cstheme="minorHAnsi"/>
              </w:rPr>
            </w:rPrChange>
          </w:rPr>
          <w:delText xml:space="preserve">given to </w:delText>
        </w:r>
      </w:del>
      <w:ins w:id="4237" w:author="Mario Ezequiel Scott" w:date="2020-01-02T13:54:00Z">
        <w:r w:rsidR="00AA1FA3" w:rsidRPr="00CF11F0">
          <w:rPr>
            <w:rFonts w:cstheme="minorHAnsi"/>
            <w:lang w:val="en-GB"/>
          </w:rPr>
          <w:t>IBM Watson Personality Insights</w:t>
        </w:r>
      </w:ins>
      <w:ins w:id="4238" w:author="tedo gogoladze" w:date="2020-01-04T09:47:00Z">
        <w:r w:rsidR="007D02E5">
          <w:rPr>
            <w:rFonts w:cstheme="minorHAnsi"/>
            <w:lang w:val="en-GB"/>
          </w:rPr>
          <w:t xml:space="preserve"> </w:t>
        </w:r>
      </w:ins>
      <w:ins w:id="4239" w:author="tedo gogoladze" w:date="2020-01-04T17:29:00Z">
        <w:r w:rsidR="00F97B6E">
          <w:rPr>
            <w:rFonts w:cstheme="minorHAnsi"/>
            <w:lang w:val="en-GB"/>
          </w:rPr>
          <w:t xml:space="preserve">API </w:t>
        </w:r>
      </w:ins>
      <w:del w:id="4240" w:author="Mario Ezequiel Scott" w:date="2020-01-02T13:54:00Z">
        <w:r w:rsidRPr="004A4B49" w:rsidDel="00AA1FA3">
          <w:rPr>
            <w:rFonts w:cstheme="minorHAnsi"/>
            <w:lang w:val="en-GB"/>
            <w:rPrChange w:id="4241" w:author="Mario Ezequiel Scott" w:date="2019-12-29T19:14:00Z">
              <w:rPr>
                <w:rFonts w:cstheme="minorHAnsi"/>
              </w:rPr>
            </w:rPrChange>
          </w:rPr>
          <w:delText xml:space="preserve">API </w:delText>
        </w:r>
      </w:del>
      <w:r w:rsidRPr="004A4B49">
        <w:rPr>
          <w:rFonts w:cstheme="minorHAnsi"/>
          <w:lang w:val="en-GB"/>
          <w:rPrChange w:id="4242" w:author="Mario Ezequiel Scott" w:date="2019-12-29T19:14:00Z">
            <w:rPr>
              <w:rFonts w:cstheme="minorHAnsi"/>
            </w:rPr>
          </w:rPrChange>
        </w:rPr>
        <w:t>in JSON format</w:t>
      </w:r>
      <w:del w:id="4243" w:author="Mario Ezequiel Scott" w:date="2020-01-02T13:54:00Z">
        <w:r w:rsidRPr="004A4B49" w:rsidDel="00AA1FA3">
          <w:rPr>
            <w:rFonts w:cstheme="minorHAnsi"/>
            <w:lang w:val="en-GB"/>
            <w:rPrChange w:id="4244" w:author="Mario Ezequiel Scott" w:date="2019-12-29T19:14:00Z">
              <w:rPr>
                <w:rFonts w:cstheme="minorHAnsi"/>
              </w:rPr>
            </w:rPrChange>
          </w:rPr>
          <w:delText xml:space="preserve"> as an input</w:delText>
        </w:r>
      </w:del>
      <w:r w:rsidRPr="004A4B49">
        <w:rPr>
          <w:rFonts w:cstheme="minorHAnsi"/>
          <w:lang w:val="en-GB"/>
          <w:rPrChange w:id="4245" w:author="Mario Ezequiel Scott" w:date="2019-12-29T19:14:00Z">
            <w:rPr>
              <w:rFonts w:cstheme="minorHAnsi"/>
            </w:rPr>
          </w:rPrChange>
        </w:rPr>
        <w:t xml:space="preserve">. </w:t>
      </w:r>
      <w:ins w:id="4246" w:author="Mario Ezequiel Scott" w:date="2020-01-02T13:55:00Z">
        <w:r w:rsidR="00AA1FA3">
          <w:rPr>
            <w:rFonts w:cstheme="minorHAnsi"/>
            <w:lang w:val="en-GB"/>
          </w:rPr>
          <w:t>T</w:t>
        </w:r>
      </w:ins>
      <w:ins w:id="4247" w:author="Mario Ezequiel Scott" w:date="2020-01-02T13:54:00Z">
        <w:r w:rsidR="00AA1FA3">
          <w:rPr>
            <w:rFonts w:cstheme="minorHAnsi"/>
            <w:lang w:val="en-GB"/>
          </w:rPr>
          <w:t xml:space="preserve">he </w:t>
        </w:r>
      </w:ins>
      <w:r w:rsidRPr="004A4B49">
        <w:rPr>
          <w:rFonts w:cstheme="minorHAnsi"/>
          <w:lang w:val="en-GB"/>
          <w:rPrChange w:id="4248" w:author="Mario Ezequiel Scott" w:date="2019-12-29T19:14:00Z">
            <w:rPr>
              <w:rFonts w:cstheme="minorHAnsi"/>
            </w:rPr>
          </w:rPrChange>
        </w:rPr>
        <w:t xml:space="preserve">API </w:t>
      </w:r>
      <w:del w:id="4249" w:author="Mario Ezequiel Scott" w:date="2020-01-02T13:55:00Z">
        <w:r w:rsidRPr="004A4B49" w:rsidDel="00AA1FA3">
          <w:rPr>
            <w:rFonts w:cstheme="minorHAnsi"/>
            <w:lang w:val="en-GB"/>
            <w:rPrChange w:id="4250" w:author="Mario Ezequiel Scott" w:date="2019-12-29T19:14:00Z">
              <w:rPr>
                <w:rFonts w:cstheme="minorHAnsi"/>
              </w:rPr>
            </w:rPrChange>
          </w:rPr>
          <w:delText xml:space="preserve">has also </w:delText>
        </w:r>
      </w:del>
      <w:r w:rsidRPr="004A4B49">
        <w:rPr>
          <w:rFonts w:cstheme="minorHAnsi"/>
          <w:lang w:val="en-GB"/>
          <w:rPrChange w:id="4251" w:author="Mario Ezequiel Scott" w:date="2019-12-29T19:14:00Z">
            <w:rPr>
              <w:rFonts w:cstheme="minorHAnsi"/>
            </w:rPr>
          </w:rPrChange>
        </w:rPr>
        <w:t>return</w:t>
      </w:r>
      <w:ins w:id="4252" w:author="Mario Ezequiel Scott" w:date="2020-01-02T13:55:00Z">
        <w:r w:rsidR="00AA1FA3">
          <w:rPr>
            <w:rFonts w:cstheme="minorHAnsi"/>
            <w:lang w:val="en-GB"/>
          </w:rPr>
          <w:t>s</w:t>
        </w:r>
      </w:ins>
      <w:del w:id="4253" w:author="Mario Ezequiel Scott" w:date="2020-01-02T13:55:00Z">
        <w:r w:rsidRPr="004A4B49" w:rsidDel="00AA1FA3">
          <w:rPr>
            <w:rFonts w:cstheme="minorHAnsi"/>
            <w:lang w:val="en-GB"/>
            <w:rPrChange w:id="4254" w:author="Mario Ezequiel Scott" w:date="2019-12-29T19:14:00Z">
              <w:rPr>
                <w:rFonts w:cstheme="minorHAnsi"/>
              </w:rPr>
            </w:rPrChange>
          </w:rPr>
          <w:delText>ed</w:delText>
        </w:r>
      </w:del>
      <w:r w:rsidRPr="004A4B49">
        <w:rPr>
          <w:rFonts w:cstheme="minorHAnsi"/>
          <w:lang w:val="en-GB"/>
          <w:rPrChange w:id="4255" w:author="Mario Ezequiel Scott" w:date="2019-12-29T19:14:00Z">
            <w:rPr>
              <w:rFonts w:cstheme="minorHAnsi"/>
            </w:rPr>
          </w:rPrChange>
        </w:rPr>
        <w:t xml:space="preserve"> the results in</w:t>
      </w:r>
      <w:ins w:id="4256" w:author="tedo gogoladze" w:date="2020-01-04T09:47:00Z">
        <w:r w:rsidR="00D44E05">
          <w:rPr>
            <w:rFonts w:cstheme="minorHAnsi"/>
            <w:lang w:val="en-GB"/>
          </w:rPr>
          <w:t xml:space="preserve"> </w:t>
        </w:r>
      </w:ins>
      <w:del w:id="4257" w:author="Mario Ezequiel Scott" w:date="2020-01-02T13:55:00Z">
        <w:r w:rsidRPr="004A4B49" w:rsidDel="00AA1FA3">
          <w:rPr>
            <w:rFonts w:cstheme="minorHAnsi"/>
            <w:lang w:val="en-GB"/>
            <w:rPrChange w:id="4258" w:author="Mario Ezequiel Scott" w:date="2019-12-29T19:14:00Z">
              <w:rPr>
                <w:rFonts w:cstheme="minorHAnsi"/>
              </w:rPr>
            </w:rPrChange>
          </w:rPr>
          <w:delText xml:space="preserve"> the </w:delText>
        </w:r>
      </w:del>
      <w:r w:rsidRPr="004A4B49">
        <w:rPr>
          <w:rFonts w:cstheme="minorHAnsi"/>
          <w:lang w:val="en-GB"/>
          <w:rPrChange w:id="4259" w:author="Mario Ezequiel Scott" w:date="2019-12-29T19:14:00Z">
            <w:rPr>
              <w:rFonts w:cstheme="minorHAnsi"/>
            </w:rPr>
          </w:rPrChange>
        </w:rPr>
        <w:t xml:space="preserve">JSON format, which </w:t>
      </w:r>
      <w:del w:id="4260" w:author="tedo gogoladze" w:date="2020-01-04T17:29:00Z">
        <w:r w:rsidRPr="004A4B49" w:rsidDel="00F97B6E">
          <w:rPr>
            <w:rFonts w:cstheme="minorHAnsi"/>
            <w:lang w:val="en-GB"/>
            <w:rPrChange w:id="4261" w:author="Mario Ezequiel Scott" w:date="2019-12-29T19:14:00Z">
              <w:rPr>
                <w:rFonts w:cstheme="minorHAnsi"/>
              </w:rPr>
            </w:rPrChange>
          </w:rPr>
          <w:delText xml:space="preserve">then </w:delText>
        </w:r>
      </w:del>
      <w:ins w:id="4262" w:author="tedo gogoladze" w:date="2020-01-04T17:29:00Z">
        <w:r w:rsidR="00F97B6E">
          <w:rPr>
            <w:rFonts w:cstheme="minorHAnsi"/>
            <w:lang w:val="en-GB"/>
          </w:rPr>
          <w:t xml:space="preserve">is </w:t>
        </w:r>
      </w:ins>
      <w:del w:id="4263" w:author="tedo gogoladze" w:date="2020-01-04T17:29:00Z">
        <w:r w:rsidRPr="004A4B49" w:rsidDel="00F97B6E">
          <w:rPr>
            <w:rFonts w:cstheme="minorHAnsi"/>
            <w:lang w:val="en-GB"/>
            <w:rPrChange w:id="4264" w:author="Mario Ezequiel Scott" w:date="2019-12-29T19:14:00Z">
              <w:rPr>
                <w:rFonts w:cstheme="minorHAnsi"/>
              </w:rPr>
            </w:rPrChange>
          </w:rPr>
          <w:delText xml:space="preserve">was </w:delText>
        </w:r>
      </w:del>
      <w:r w:rsidRPr="004A4B49">
        <w:rPr>
          <w:rFonts w:cstheme="minorHAnsi"/>
          <w:lang w:val="en-GB"/>
          <w:rPrChange w:id="4265" w:author="Mario Ezequiel Scott" w:date="2019-12-29T19:14:00Z">
            <w:rPr>
              <w:rFonts w:cstheme="minorHAnsi"/>
            </w:rPr>
          </w:rPrChange>
        </w:rPr>
        <w:t xml:space="preserve">parsed and stored into </w:t>
      </w:r>
      <w:del w:id="4266" w:author="tedo gogoladze" w:date="2020-01-04T17:29:00Z">
        <w:r w:rsidRPr="004A4B49" w:rsidDel="00F97B6E">
          <w:rPr>
            <w:rFonts w:cstheme="minorHAnsi"/>
            <w:lang w:val="en-GB"/>
            <w:rPrChange w:id="4267" w:author="Mario Ezequiel Scott" w:date="2019-12-29T19:14:00Z">
              <w:rPr>
                <w:rFonts w:cstheme="minorHAnsi"/>
              </w:rPr>
            </w:rPrChange>
          </w:rPr>
          <w:delText xml:space="preserve">pandas </w:delText>
        </w:r>
      </w:del>
      <w:r w:rsidRPr="004A4B49">
        <w:rPr>
          <w:rFonts w:cstheme="minorHAnsi"/>
          <w:lang w:val="en-GB"/>
          <w:rPrChange w:id="4268" w:author="Mario Ezequiel Scott" w:date="2019-12-29T19:14:00Z">
            <w:rPr>
              <w:rFonts w:cstheme="minorHAnsi"/>
            </w:rPr>
          </w:rPrChange>
        </w:rPr>
        <w:t>data</w:t>
      </w:r>
      <w:ins w:id="4269" w:author="tedo gogoladze" w:date="2020-01-04T17:29:00Z">
        <w:r w:rsidR="00F97B6E">
          <w:rPr>
            <w:rFonts w:cstheme="minorHAnsi"/>
            <w:lang w:val="en-GB"/>
          </w:rPr>
          <w:t>set</w:t>
        </w:r>
      </w:ins>
      <w:del w:id="4270" w:author="tedo gogoladze" w:date="2020-01-04T17:29:00Z">
        <w:r w:rsidRPr="004A4B49" w:rsidDel="00F97B6E">
          <w:rPr>
            <w:rFonts w:cstheme="minorHAnsi"/>
            <w:lang w:val="en-GB"/>
            <w:rPrChange w:id="4271" w:author="Mario Ezequiel Scott" w:date="2019-12-29T19:14:00Z">
              <w:rPr>
                <w:rFonts w:cstheme="minorHAnsi"/>
              </w:rPr>
            </w:rPrChange>
          </w:rPr>
          <w:delText>frame</w:delText>
        </w:r>
      </w:del>
      <w:r w:rsidRPr="004A4B49">
        <w:rPr>
          <w:rFonts w:cstheme="minorHAnsi"/>
          <w:lang w:val="en-GB"/>
          <w:rPrChange w:id="4272" w:author="Mario Ezequiel Scott" w:date="2019-12-29T19:14:00Z">
            <w:rPr>
              <w:rFonts w:cstheme="minorHAnsi"/>
            </w:rPr>
          </w:rPrChange>
        </w:rPr>
        <w:t>.</w:t>
      </w:r>
      <w:ins w:id="4273" w:author="Mario Ezequiel Scott" w:date="2020-01-02T13:56:00Z">
        <w:r w:rsidR="00AA1FA3">
          <w:rPr>
            <w:rFonts w:cstheme="minorHAnsi"/>
            <w:lang w:val="en-GB"/>
          </w:rPr>
          <w:t xml:space="preserve"> </w:t>
        </w:r>
      </w:ins>
    </w:p>
    <w:p w14:paraId="636EE3A2" w14:textId="3BF56FEF" w:rsidR="00CF4340" w:rsidRPr="004A4B49" w:rsidDel="00AA1FA3" w:rsidRDefault="00CF4340">
      <w:pPr>
        <w:rPr>
          <w:del w:id="4274" w:author="Mario Ezequiel Scott" w:date="2020-01-02T13:58:00Z"/>
          <w:rFonts w:cstheme="minorHAnsi"/>
          <w:lang w:val="en-GB"/>
          <w:rPrChange w:id="4275" w:author="Mario Ezequiel Scott" w:date="2019-12-29T19:14:00Z">
            <w:rPr>
              <w:del w:id="4276" w:author="Mario Ezequiel Scott" w:date="2020-01-02T13:58:00Z"/>
              <w:rFonts w:cstheme="minorHAnsi"/>
            </w:rPr>
          </w:rPrChange>
        </w:rPr>
      </w:pPr>
      <w:del w:id="4277" w:author="Mario Ezequiel Scott" w:date="2020-01-02T13:56:00Z">
        <w:r w:rsidRPr="004A4B49" w:rsidDel="00AA1FA3">
          <w:rPr>
            <w:rFonts w:cstheme="minorHAnsi"/>
            <w:lang w:val="en-GB"/>
            <w:rPrChange w:id="4278" w:author="Mario Ezequiel Scott" w:date="2019-12-29T19:14:00Z">
              <w:rPr>
                <w:rFonts w:cstheme="minorHAnsi"/>
              </w:rPr>
            </w:rPrChange>
          </w:rPr>
          <w:delText xml:space="preserve">Resulting JSON file returned by IBM Watson </w:delText>
        </w:r>
      </w:del>
      <w:ins w:id="4279" w:author="Mario Ezequiel Scott" w:date="2020-01-02T13:56:00Z">
        <w:r w:rsidR="00AA1FA3">
          <w:rPr>
            <w:rFonts w:cstheme="minorHAnsi"/>
            <w:lang w:val="en-GB"/>
          </w:rPr>
          <w:t xml:space="preserve">The resulting JSON file </w:t>
        </w:r>
      </w:ins>
      <w:r w:rsidRPr="004A4B49">
        <w:rPr>
          <w:rFonts w:cstheme="minorHAnsi"/>
          <w:lang w:val="en-GB"/>
          <w:rPrChange w:id="4280" w:author="Mario Ezequiel Scott" w:date="2019-12-29T19:14:00Z">
            <w:rPr>
              <w:rFonts w:cstheme="minorHAnsi"/>
            </w:rPr>
          </w:rPrChange>
        </w:rPr>
        <w:t>contains assessment of personality trait</w:t>
      </w:r>
      <w:ins w:id="4281" w:author="Mario Ezequiel Scott" w:date="2020-01-02T13:44:00Z">
        <w:r w:rsidR="00672E0D">
          <w:rPr>
            <w:rFonts w:cstheme="minorHAnsi"/>
            <w:lang w:val="en-GB"/>
          </w:rPr>
          <w:t>s</w:t>
        </w:r>
      </w:ins>
      <w:r w:rsidRPr="004A4B49">
        <w:rPr>
          <w:rFonts w:cstheme="minorHAnsi"/>
          <w:lang w:val="en-GB"/>
          <w:rPrChange w:id="4282" w:author="Mario Ezequiel Scott" w:date="2019-12-29T19:14:00Z">
            <w:rPr>
              <w:rFonts w:cstheme="minorHAnsi"/>
            </w:rPr>
          </w:rPrChange>
        </w:rPr>
        <w:t xml:space="preserve"> with percentile and raw score</w:t>
      </w:r>
      <w:ins w:id="4283" w:author="Mario Ezequiel Scott" w:date="2020-01-02T13:57:00Z">
        <w:r w:rsidR="00AA1FA3">
          <w:rPr>
            <w:rFonts w:cstheme="minorHAnsi"/>
            <w:lang w:val="en-GB"/>
          </w:rPr>
          <w:t xml:space="preserve"> along with a</w:t>
        </w:r>
      </w:ins>
      <w:del w:id="4284" w:author="Mario Ezequiel Scott" w:date="2020-01-02T13:57:00Z">
        <w:r w:rsidRPr="004A4B49" w:rsidDel="00AA1FA3">
          <w:rPr>
            <w:rFonts w:cstheme="minorHAnsi"/>
            <w:lang w:val="en-GB"/>
            <w:rPrChange w:id="4285" w:author="Mario Ezequiel Scott" w:date="2019-12-29T19:14:00Z">
              <w:rPr>
                <w:rFonts w:cstheme="minorHAnsi"/>
              </w:rPr>
            </w:rPrChange>
          </w:rPr>
          <w:delText xml:space="preserve">, </w:delText>
        </w:r>
      </w:del>
      <w:ins w:id="4286" w:author="Mario Ezequiel Scott" w:date="2020-01-02T13:57:00Z">
        <w:r w:rsidR="00AA1FA3">
          <w:rPr>
            <w:rFonts w:cstheme="minorHAnsi"/>
            <w:lang w:val="en-GB"/>
          </w:rPr>
          <w:t xml:space="preserve"> </w:t>
        </w:r>
      </w:ins>
      <w:r w:rsidRPr="004A4B49">
        <w:rPr>
          <w:rFonts w:cstheme="minorHAnsi"/>
          <w:lang w:val="en-GB"/>
          <w:rPrChange w:id="4287" w:author="Mario Ezequiel Scott" w:date="2019-12-29T19:14:00Z">
            <w:rPr>
              <w:rFonts w:cstheme="minorHAnsi"/>
            </w:rPr>
          </w:rPrChange>
        </w:rPr>
        <w:t>significance indicator</w:t>
      </w:r>
      <w:ins w:id="4288" w:author="Mario Ezequiel Scott" w:date="2020-01-02T13:56:00Z">
        <w:r w:rsidR="00AA1FA3">
          <w:rPr>
            <w:rFonts w:cstheme="minorHAnsi"/>
            <w:lang w:val="en-GB"/>
          </w:rPr>
          <w:t>.</w:t>
        </w:r>
      </w:ins>
      <w:del w:id="4289" w:author="Mario Ezequiel Scott" w:date="2020-01-02T13:56:00Z">
        <w:r w:rsidRPr="004A4B49" w:rsidDel="00AA1FA3">
          <w:rPr>
            <w:rFonts w:cstheme="minorHAnsi"/>
            <w:lang w:val="en-GB"/>
            <w:rPrChange w:id="4290" w:author="Mario Ezequiel Scott" w:date="2019-12-29T19:14:00Z">
              <w:rPr>
                <w:rFonts w:cstheme="minorHAnsi"/>
              </w:rPr>
            </w:rPrChange>
          </w:rPr>
          <w:delText xml:space="preserve">, </w:delText>
        </w:r>
        <w:commentRangeStart w:id="4291"/>
        <w:r w:rsidRPr="004A4B49" w:rsidDel="00AA1FA3">
          <w:rPr>
            <w:rFonts w:cstheme="minorHAnsi"/>
            <w:lang w:val="en-GB"/>
            <w:rPrChange w:id="4292" w:author="Mario Ezequiel Scott" w:date="2019-12-29T19:14:00Z">
              <w:rPr>
                <w:rFonts w:cstheme="minorHAnsi"/>
              </w:rPr>
            </w:rPrChange>
          </w:rPr>
          <w:delText xml:space="preserve">percentile and raw score results of the facets that belong to the personality. </w:delText>
        </w:r>
      </w:del>
      <w:del w:id="4293" w:author="Mario Ezequiel Scott" w:date="2020-01-02T13:45:00Z">
        <w:r w:rsidR="004D5D91" w:rsidRPr="004A4B49" w:rsidDel="00672E0D">
          <w:rPr>
            <w:rFonts w:cstheme="minorHAnsi"/>
            <w:lang w:val="en-GB"/>
            <w:rPrChange w:id="4294" w:author="Mario Ezequiel Scott" w:date="2019-12-29T19:14:00Z">
              <w:rPr>
                <w:rFonts w:cstheme="minorHAnsi"/>
              </w:rPr>
            </w:rPrChange>
          </w:rPr>
          <w:delText>T</w:delText>
        </w:r>
        <w:r w:rsidRPr="004A4B49" w:rsidDel="00672E0D">
          <w:rPr>
            <w:rFonts w:cstheme="minorHAnsi"/>
            <w:lang w:val="en-GB"/>
            <w:rPrChange w:id="4295" w:author="Mario Ezequiel Scott" w:date="2019-12-29T19:14:00Z">
              <w:rPr>
                <w:rFonts w:cstheme="minorHAnsi"/>
              </w:rPr>
            </w:rPrChange>
          </w:rPr>
          <w:delText>his research focus</w:delText>
        </w:r>
        <w:r w:rsidR="004D5D91" w:rsidRPr="004A4B49" w:rsidDel="00672E0D">
          <w:rPr>
            <w:rFonts w:cstheme="minorHAnsi"/>
            <w:lang w:val="en-GB"/>
            <w:rPrChange w:id="4296" w:author="Mario Ezequiel Scott" w:date="2019-12-29T19:14:00Z">
              <w:rPr>
                <w:rFonts w:cstheme="minorHAnsi"/>
              </w:rPr>
            </w:rPrChange>
          </w:rPr>
          <w:delText>es only</w:delText>
        </w:r>
        <w:r w:rsidRPr="004A4B49" w:rsidDel="00672E0D">
          <w:rPr>
            <w:rFonts w:cstheme="minorHAnsi"/>
            <w:lang w:val="en-GB"/>
            <w:rPrChange w:id="4297" w:author="Mario Ezequiel Scott" w:date="2019-12-29T19:14:00Z">
              <w:rPr>
                <w:rFonts w:cstheme="minorHAnsi"/>
              </w:rPr>
            </w:rPrChange>
          </w:rPr>
          <w:delText xml:space="preserve"> on Big 5 Personality traits – Openness, Conscientiousness, Extraversion, Agreeableness, Neuroticism, therefore the results of the sub-categories of these traits</w:delText>
        </w:r>
        <w:r w:rsidR="006716F3" w:rsidRPr="004A4B49" w:rsidDel="00672E0D">
          <w:rPr>
            <w:rFonts w:cstheme="minorHAnsi"/>
            <w:lang w:val="en-GB"/>
            <w:rPrChange w:id="4298" w:author="Mario Ezequiel Scott" w:date="2019-12-29T19:14:00Z">
              <w:rPr>
                <w:rFonts w:cstheme="minorHAnsi"/>
              </w:rPr>
            </w:rPrChange>
          </w:rPr>
          <w:delText xml:space="preserve"> are </w:delText>
        </w:r>
        <w:r w:rsidR="007316C1" w:rsidRPr="004A4B49" w:rsidDel="00672E0D">
          <w:rPr>
            <w:rFonts w:cstheme="minorHAnsi"/>
            <w:lang w:val="en-GB"/>
            <w:rPrChange w:id="4299" w:author="Mario Ezequiel Scott" w:date="2019-12-29T19:14:00Z">
              <w:rPr>
                <w:rFonts w:cstheme="minorHAnsi"/>
              </w:rPr>
            </w:rPrChange>
          </w:rPr>
          <w:delText>ignored</w:delText>
        </w:r>
        <w:r w:rsidRPr="004A4B49" w:rsidDel="00672E0D">
          <w:rPr>
            <w:rFonts w:cstheme="minorHAnsi"/>
            <w:lang w:val="en-GB"/>
            <w:rPrChange w:id="4300" w:author="Mario Ezequiel Scott" w:date="2019-12-29T19:14:00Z">
              <w:rPr>
                <w:rFonts w:cstheme="minorHAnsi"/>
              </w:rPr>
            </w:rPrChange>
          </w:rPr>
          <w:delText>.</w:delText>
        </w:r>
      </w:del>
      <w:commentRangeEnd w:id="4291"/>
      <w:r w:rsidR="00AA1FA3">
        <w:rPr>
          <w:rStyle w:val="CommentReference"/>
        </w:rPr>
        <w:commentReference w:id="4291"/>
      </w:r>
    </w:p>
    <w:p w14:paraId="301FAC4C" w14:textId="63F47E19" w:rsidR="00CF4340" w:rsidRPr="004A4B49" w:rsidRDefault="00CF4340" w:rsidP="00CF4340">
      <w:pPr>
        <w:rPr>
          <w:rFonts w:cstheme="minorHAnsi"/>
          <w:lang w:val="en-GB"/>
          <w:rPrChange w:id="4301" w:author="Mario Ezequiel Scott" w:date="2019-12-29T19:14:00Z">
            <w:rPr>
              <w:rFonts w:cstheme="minorHAnsi"/>
            </w:rPr>
          </w:rPrChange>
        </w:rPr>
      </w:pPr>
      <w:del w:id="4302" w:author="Mario Ezequiel Scott" w:date="2020-01-02T13:58:00Z">
        <w:r w:rsidRPr="004A4B49" w:rsidDel="00AA1FA3">
          <w:rPr>
            <w:rFonts w:cstheme="minorHAnsi"/>
            <w:lang w:val="en-GB"/>
            <w:rPrChange w:id="4303" w:author="Mario Ezequiel Scott" w:date="2019-12-29T19:14:00Z">
              <w:rPr>
                <w:rFonts w:cstheme="minorHAnsi"/>
              </w:rPr>
            </w:rPrChange>
          </w:rPr>
          <w:delText xml:space="preserve">Furthermore, IBM API has returned the normalized percentiles and the raw scores. </w:delText>
        </w:r>
      </w:del>
      <w:ins w:id="4304" w:author="Mario Ezequiel Scott" w:date="2020-01-02T13:58:00Z">
        <w:r w:rsidR="00AA1FA3">
          <w:rPr>
            <w:rFonts w:cstheme="minorHAnsi"/>
            <w:lang w:val="en-GB"/>
          </w:rPr>
          <w:t xml:space="preserve"> </w:t>
        </w:r>
      </w:ins>
      <w:r w:rsidRPr="004A4B49">
        <w:rPr>
          <w:rFonts w:cstheme="minorHAnsi"/>
          <w:lang w:val="en-GB"/>
          <w:rPrChange w:id="4305" w:author="Mario Ezequiel Scott" w:date="2019-12-29T19:14:00Z">
            <w:rPr>
              <w:rFonts w:cstheme="minorHAnsi"/>
            </w:rPr>
          </w:rPrChange>
        </w:rPr>
        <w:t xml:space="preserve">Percentiles scores are generalized on the whole users` dataset of IBM. It is normalized based on all the users that have been requested to Watson, while raw scores are the plain results based solely on the person`s characteristics. Raw scores are the same as what the personality assessment test would return. </w:t>
      </w:r>
      <w:del w:id="4306" w:author="Mario Ezequiel Scott" w:date="2020-01-02T13:46:00Z">
        <w:r w:rsidRPr="004A4B49" w:rsidDel="00672E0D">
          <w:rPr>
            <w:rFonts w:cstheme="minorHAnsi"/>
            <w:lang w:val="en-GB"/>
            <w:rPrChange w:id="4307" w:author="Mario Ezequiel Scott" w:date="2019-12-29T19:14:00Z">
              <w:rPr>
                <w:rFonts w:cstheme="minorHAnsi"/>
              </w:rPr>
            </w:rPrChange>
          </w:rPr>
          <w:delText>Both, n</w:delText>
        </w:r>
      </w:del>
      <w:ins w:id="4308" w:author="Mario Ezequiel Scott" w:date="2020-01-02T13:46:00Z">
        <w:r w:rsidR="00672E0D">
          <w:rPr>
            <w:rFonts w:cstheme="minorHAnsi"/>
            <w:lang w:val="en-GB"/>
          </w:rPr>
          <w:t>N</w:t>
        </w:r>
      </w:ins>
      <w:r w:rsidRPr="004A4B49">
        <w:rPr>
          <w:rFonts w:cstheme="minorHAnsi"/>
          <w:lang w:val="en-GB"/>
          <w:rPrChange w:id="4309" w:author="Mario Ezequiel Scott" w:date="2019-12-29T19:14:00Z">
            <w:rPr>
              <w:rFonts w:cstheme="minorHAnsi"/>
            </w:rPr>
          </w:rPrChange>
        </w:rPr>
        <w:t xml:space="preserve">ormalized and raw score percentiles are </w:t>
      </w:r>
      <w:ins w:id="4310" w:author="Mario Ezequiel Scott" w:date="2020-01-02T13:46:00Z">
        <w:r w:rsidR="00672E0D">
          <w:rPr>
            <w:rFonts w:cstheme="minorHAnsi"/>
            <w:lang w:val="en-GB"/>
          </w:rPr>
          <w:t xml:space="preserve">both </w:t>
        </w:r>
      </w:ins>
      <w:del w:id="4311" w:author="Mario Ezequiel Scott" w:date="2020-01-02T13:46:00Z">
        <w:r w:rsidRPr="004A4B49" w:rsidDel="00672E0D">
          <w:rPr>
            <w:rFonts w:cstheme="minorHAnsi"/>
            <w:lang w:val="en-GB"/>
            <w:rPrChange w:id="4312" w:author="Mario Ezequiel Scott" w:date="2019-12-29T19:14:00Z">
              <w:rPr>
                <w:rFonts w:cstheme="minorHAnsi"/>
              </w:rPr>
            </w:rPrChange>
          </w:rPr>
          <w:delText xml:space="preserve">the double type numbers </w:delText>
        </w:r>
      </w:del>
      <w:ins w:id="4313" w:author="Mario Ezequiel Scott" w:date="2020-01-02T13:46:00Z">
        <w:r w:rsidR="00672E0D">
          <w:rPr>
            <w:rFonts w:cstheme="minorHAnsi"/>
            <w:lang w:val="en-GB"/>
          </w:rPr>
          <w:t xml:space="preserve">real numbers ranging </w:t>
        </w:r>
      </w:ins>
      <w:del w:id="4314" w:author="Mario Ezequiel Scott" w:date="2020-01-02T13:46:00Z">
        <w:r w:rsidRPr="004A4B49" w:rsidDel="00672E0D">
          <w:rPr>
            <w:rFonts w:cstheme="minorHAnsi"/>
            <w:lang w:val="en-GB"/>
            <w:rPrChange w:id="4315" w:author="Mario Ezequiel Scott" w:date="2019-12-29T19:14:00Z">
              <w:rPr>
                <w:rFonts w:cstheme="minorHAnsi"/>
              </w:rPr>
            </w:rPrChange>
          </w:rPr>
          <w:delText xml:space="preserve">in range of </w:delText>
        </w:r>
      </w:del>
      <w:ins w:id="4316" w:author="Mario Ezequiel Scott" w:date="2020-01-02T13:46:00Z">
        <w:r w:rsidR="00672E0D">
          <w:rPr>
            <w:rFonts w:cstheme="minorHAnsi"/>
            <w:lang w:val="en-GB"/>
          </w:rPr>
          <w:t xml:space="preserve">from </w:t>
        </w:r>
      </w:ins>
      <w:r w:rsidRPr="004A4B49">
        <w:rPr>
          <w:rFonts w:cstheme="minorHAnsi"/>
          <w:lang w:val="en-GB"/>
          <w:rPrChange w:id="4317" w:author="Mario Ezequiel Scott" w:date="2019-12-29T19:14:00Z">
            <w:rPr>
              <w:rFonts w:cstheme="minorHAnsi"/>
            </w:rPr>
          </w:rPrChange>
        </w:rPr>
        <w:t xml:space="preserve">0 to 1. </w:t>
      </w:r>
    </w:p>
    <w:p w14:paraId="4A21AF68" w14:textId="737B69F3" w:rsidR="00CF4340" w:rsidRPr="004A4B49" w:rsidDel="00FC09A4" w:rsidRDefault="00AA1FA3" w:rsidP="00CF4340">
      <w:pPr>
        <w:rPr>
          <w:del w:id="4318" w:author="tedo gogoladze" w:date="2020-01-04T17:39:00Z"/>
          <w:rFonts w:cstheme="minorHAnsi"/>
          <w:lang w:val="en-GB"/>
          <w:rPrChange w:id="4319" w:author="Mario Ezequiel Scott" w:date="2019-12-29T19:14:00Z">
            <w:rPr>
              <w:del w:id="4320" w:author="tedo gogoladze" w:date="2020-01-04T17:39:00Z"/>
              <w:rFonts w:cstheme="minorHAnsi"/>
            </w:rPr>
          </w:rPrChange>
        </w:rPr>
      </w:pPr>
      <w:ins w:id="4321" w:author="Mario Ezequiel Scott" w:date="2020-01-02T13:58:00Z">
        <w:r>
          <w:rPr>
            <w:rFonts w:cstheme="minorHAnsi"/>
            <w:lang w:val="en-GB"/>
          </w:rPr>
          <w:t xml:space="preserve">The </w:t>
        </w:r>
      </w:ins>
      <w:del w:id="4322" w:author="Mario Ezequiel Scott" w:date="2020-01-02T13:58:00Z">
        <w:r w:rsidR="00CF4340" w:rsidRPr="004A4B49" w:rsidDel="00AA1FA3">
          <w:rPr>
            <w:rFonts w:cstheme="minorHAnsi"/>
            <w:lang w:val="en-GB"/>
            <w:rPrChange w:id="4323" w:author="Mario Ezequiel Scott" w:date="2019-12-29T19:14:00Z">
              <w:rPr>
                <w:rFonts w:cstheme="minorHAnsi"/>
              </w:rPr>
            </w:rPrChange>
          </w:rPr>
          <w:delText>D</w:delText>
        </w:r>
      </w:del>
      <w:del w:id="4324" w:author="Mario Ezequiel Scott" w:date="2020-01-02T14:01:00Z">
        <w:r w:rsidR="00CF4340" w:rsidRPr="004A4B49" w:rsidDel="00AA1FA3">
          <w:rPr>
            <w:rFonts w:cstheme="minorHAnsi"/>
            <w:lang w:val="en-GB"/>
            <w:rPrChange w:id="4325" w:author="Mario Ezequiel Scott" w:date="2019-12-29T19:14:00Z">
              <w:rPr>
                <w:rFonts w:cstheme="minorHAnsi"/>
              </w:rPr>
            </w:rPrChange>
          </w:rPr>
          <w:delText>istribution</w:delText>
        </w:r>
      </w:del>
      <w:ins w:id="4326" w:author="Mario Ezequiel Scott" w:date="2020-01-02T14:01:00Z">
        <w:r>
          <w:rPr>
            <w:rFonts w:cstheme="minorHAnsi"/>
            <w:lang w:val="en-GB"/>
          </w:rPr>
          <w:t>histograms</w:t>
        </w:r>
      </w:ins>
      <w:r w:rsidR="00CF4340" w:rsidRPr="004A4B49">
        <w:rPr>
          <w:rFonts w:cstheme="minorHAnsi"/>
          <w:lang w:val="en-GB"/>
          <w:rPrChange w:id="4327" w:author="Mario Ezequiel Scott" w:date="2019-12-29T19:14:00Z">
            <w:rPr>
              <w:rFonts w:cstheme="minorHAnsi"/>
            </w:rPr>
          </w:rPrChange>
        </w:rPr>
        <w:t xml:space="preserve"> of </w:t>
      </w:r>
      <w:ins w:id="4328" w:author="Mario Ezequiel Scott" w:date="2020-01-02T13:58:00Z">
        <w:r>
          <w:rPr>
            <w:rFonts w:cstheme="minorHAnsi"/>
            <w:lang w:val="en-GB"/>
          </w:rPr>
          <w:t xml:space="preserve">the </w:t>
        </w:r>
      </w:ins>
      <w:r w:rsidR="00CF4340" w:rsidRPr="004A4B49">
        <w:rPr>
          <w:rFonts w:cstheme="minorHAnsi"/>
          <w:lang w:val="en-GB"/>
          <w:rPrChange w:id="4329" w:author="Mario Ezequiel Scott" w:date="2019-12-29T19:14:00Z">
            <w:rPr>
              <w:rFonts w:cstheme="minorHAnsi"/>
            </w:rPr>
          </w:rPrChange>
        </w:rPr>
        <w:t xml:space="preserve">personality traits assessment </w:t>
      </w:r>
      <w:del w:id="4330" w:author="Mario Ezequiel Scott" w:date="2020-01-02T13:59:00Z">
        <w:r w:rsidR="00CF4340" w:rsidRPr="004A4B49" w:rsidDel="00AA1FA3">
          <w:rPr>
            <w:rFonts w:cstheme="minorHAnsi"/>
            <w:lang w:val="en-GB"/>
            <w:rPrChange w:id="4331" w:author="Mario Ezequiel Scott" w:date="2019-12-29T19:14:00Z">
              <w:rPr>
                <w:rFonts w:cstheme="minorHAnsi"/>
              </w:rPr>
            </w:rPrChange>
          </w:rPr>
          <w:delText xml:space="preserve">results </w:delText>
        </w:r>
      </w:del>
      <w:ins w:id="4332" w:author="Mario Ezequiel Scott" w:date="2020-01-02T13:59:00Z">
        <w:r>
          <w:rPr>
            <w:rFonts w:cstheme="minorHAnsi"/>
            <w:lang w:val="en-GB"/>
          </w:rPr>
          <w:t xml:space="preserve">obtained </w:t>
        </w:r>
      </w:ins>
      <w:r w:rsidR="00CF4340" w:rsidRPr="004A4B49">
        <w:rPr>
          <w:rFonts w:cstheme="minorHAnsi"/>
          <w:lang w:val="en-GB"/>
          <w:rPrChange w:id="4333" w:author="Mario Ezequiel Scott" w:date="2019-12-29T19:14:00Z">
            <w:rPr>
              <w:rFonts w:cstheme="minorHAnsi"/>
            </w:rPr>
          </w:rPrChange>
        </w:rPr>
        <w:t xml:space="preserve">are shown </w:t>
      </w:r>
      <w:del w:id="4334" w:author="Mario Ezequiel Scott" w:date="2020-01-02T13:59:00Z">
        <w:r w:rsidR="00CF4340" w:rsidRPr="004A4B49" w:rsidDel="00AA1FA3">
          <w:rPr>
            <w:rFonts w:cstheme="minorHAnsi"/>
            <w:lang w:val="en-GB"/>
            <w:rPrChange w:id="4335" w:author="Mario Ezequiel Scott" w:date="2019-12-29T19:14:00Z">
              <w:rPr>
                <w:rFonts w:cstheme="minorHAnsi"/>
              </w:rPr>
            </w:rPrChange>
          </w:rPr>
          <w:delText xml:space="preserve">on </w:delText>
        </w:r>
      </w:del>
      <w:ins w:id="4336" w:author="Mario Ezequiel Scott" w:date="2020-01-02T13:59:00Z">
        <w:r>
          <w:rPr>
            <w:rFonts w:cstheme="minorHAnsi"/>
            <w:lang w:val="en-GB"/>
          </w:rPr>
          <w:t>in</w:t>
        </w:r>
        <w:r w:rsidRPr="004A4B49">
          <w:rPr>
            <w:rFonts w:cstheme="minorHAnsi"/>
            <w:lang w:val="en-GB"/>
            <w:rPrChange w:id="4337" w:author="Mario Ezequiel Scott" w:date="2019-12-29T19:14:00Z">
              <w:rPr>
                <w:rFonts w:cstheme="minorHAnsi"/>
              </w:rPr>
            </w:rPrChange>
          </w:rPr>
          <w:t xml:space="preserve"> </w:t>
        </w:r>
      </w:ins>
      <w:r w:rsidR="00CF4340" w:rsidRPr="004A4B49">
        <w:rPr>
          <w:rFonts w:cstheme="minorHAnsi"/>
          <w:lang w:val="en-GB"/>
          <w:rPrChange w:id="4338" w:author="Mario Ezequiel Scott" w:date="2019-12-29T19:14:00Z">
            <w:rPr>
              <w:rFonts w:cstheme="minorHAnsi"/>
            </w:rPr>
          </w:rPrChange>
        </w:rPr>
        <w:t xml:space="preserve">Figure </w:t>
      </w:r>
      <w:r w:rsidR="007E40DC" w:rsidRPr="004A4B49">
        <w:rPr>
          <w:rFonts w:cstheme="minorHAnsi"/>
          <w:lang w:val="en-GB"/>
          <w:rPrChange w:id="4339" w:author="Mario Ezequiel Scott" w:date="2019-12-29T19:14:00Z">
            <w:rPr>
              <w:rFonts w:cstheme="minorHAnsi"/>
            </w:rPr>
          </w:rPrChange>
        </w:rPr>
        <w:t>4</w:t>
      </w:r>
      <w:r w:rsidR="00CF4340" w:rsidRPr="004A4B49">
        <w:rPr>
          <w:rFonts w:cstheme="minorHAnsi"/>
          <w:lang w:val="en-GB"/>
          <w:rPrChange w:id="4340" w:author="Mario Ezequiel Scott" w:date="2019-12-29T19:14:00Z">
            <w:rPr>
              <w:rFonts w:cstheme="minorHAnsi"/>
            </w:rPr>
          </w:rPrChange>
        </w:rPr>
        <w:t xml:space="preserve">. </w:t>
      </w:r>
      <w:del w:id="4341" w:author="Mario Ezequiel Scott" w:date="2020-01-02T13:59:00Z">
        <w:r w:rsidR="00CF4340" w:rsidRPr="004A4B49" w:rsidDel="00AA1FA3">
          <w:rPr>
            <w:rFonts w:cstheme="minorHAnsi"/>
            <w:lang w:val="en-GB"/>
            <w:rPrChange w:id="4342" w:author="Mario Ezequiel Scott" w:date="2019-12-29T19:14:00Z">
              <w:rPr>
                <w:rFonts w:cstheme="minorHAnsi"/>
              </w:rPr>
            </w:rPrChange>
          </w:rPr>
          <w:delText>top rows</w:delText>
        </w:r>
      </w:del>
      <w:ins w:id="4343" w:author="Mario Ezequiel Scott" w:date="2020-01-02T13:59:00Z">
        <w:r>
          <w:rPr>
            <w:rFonts w:cstheme="minorHAnsi"/>
            <w:lang w:val="en-GB"/>
          </w:rPr>
          <w:t>The first row</w:t>
        </w:r>
      </w:ins>
      <w:r w:rsidR="00CF4340" w:rsidRPr="004A4B49">
        <w:rPr>
          <w:rFonts w:cstheme="minorHAnsi"/>
          <w:lang w:val="en-GB"/>
          <w:rPrChange w:id="4344" w:author="Mario Ezequiel Scott" w:date="2019-12-29T19:14:00Z">
            <w:rPr>
              <w:rFonts w:cstheme="minorHAnsi"/>
            </w:rPr>
          </w:rPrChange>
        </w:rPr>
        <w:t xml:space="preserve"> </w:t>
      </w:r>
      <w:del w:id="4345" w:author="Mario Ezequiel Scott" w:date="2020-01-02T13:59:00Z">
        <w:r w:rsidR="00CF4340" w:rsidRPr="004A4B49" w:rsidDel="00AA1FA3">
          <w:rPr>
            <w:rFonts w:cstheme="minorHAnsi"/>
            <w:lang w:val="en-GB"/>
            <w:rPrChange w:id="4346" w:author="Mario Ezequiel Scott" w:date="2019-12-29T19:14:00Z">
              <w:rPr>
                <w:rFonts w:cstheme="minorHAnsi"/>
              </w:rPr>
            </w:rPrChange>
          </w:rPr>
          <w:delText xml:space="preserve">on </w:delText>
        </w:r>
      </w:del>
      <w:ins w:id="4347" w:author="Mario Ezequiel Scott" w:date="2020-01-02T13:59:00Z">
        <w:r>
          <w:rPr>
            <w:rFonts w:cstheme="minorHAnsi"/>
            <w:lang w:val="en-GB"/>
          </w:rPr>
          <w:t xml:space="preserve">in </w:t>
        </w:r>
      </w:ins>
      <w:r w:rsidR="00CF4340" w:rsidRPr="004A4B49">
        <w:rPr>
          <w:rFonts w:cstheme="minorHAnsi"/>
          <w:lang w:val="en-GB"/>
          <w:rPrChange w:id="4348" w:author="Mario Ezequiel Scott" w:date="2019-12-29T19:14:00Z">
            <w:rPr>
              <w:rFonts w:cstheme="minorHAnsi"/>
            </w:rPr>
          </w:rPrChange>
        </w:rPr>
        <w:t>the graph represent</w:t>
      </w:r>
      <w:ins w:id="4349" w:author="Mario Ezequiel Scott" w:date="2020-01-02T13:59:00Z">
        <w:r>
          <w:rPr>
            <w:rFonts w:cstheme="minorHAnsi"/>
            <w:lang w:val="en-GB"/>
          </w:rPr>
          <w:t>s</w:t>
        </w:r>
      </w:ins>
      <w:r w:rsidR="00CF4340" w:rsidRPr="004A4B49">
        <w:rPr>
          <w:rFonts w:cstheme="minorHAnsi"/>
          <w:lang w:val="en-GB"/>
          <w:rPrChange w:id="4350" w:author="Mario Ezequiel Scott" w:date="2019-12-29T19:14:00Z">
            <w:rPr>
              <w:rFonts w:cstheme="minorHAnsi"/>
            </w:rPr>
          </w:rPrChange>
        </w:rPr>
        <w:t xml:space="preserve"> the personality assessment percentiles of the </w:t>
      </w:r>
      <w:del w:id="4351" w:author="tedo gogoladze" w:date="2020-01-04T18:05:00Z">
        <w:r w:rsidR="00CF4340" w:rsidRPr="004A4B49" w:rsidDel="00E735CC">
          <w:rPr>
            <w:rFonts w:cstheme="minorHAnsi"/>
            <w:lang w:val="en-GB"/>
            <w:rPrChange w:id="4352" w:author="Mario Ezequiel Scott" w:date="2019-12-29T19:14:00Z">
              <w:rPr>
                <w:rFonts w:cstheme="minorHAnsi"/>
              </w:rPr>
            </w:rPrChange>
          </w:rPr>
          <w:delText xml:space="preserve">users </w:delText>
        </w:r>
      </w:del>
      <w:ins w:id="4353" w:author="tedo gogoladze" w:date="2020-01-04T18:05:00Z">
        <w:r w:rsidR="00E735CC">
          <w:rPr>
            <w:rFonts w:cstheme="minorHAnsi"/>
            <w:lang w:val="en-GB"/>
          </w:rPr>
          <w:t>developers</w:t>
        </w:r>
        <w:r w:rsidR="00E735CC" w:rsidRPr="004A4B49">
          <w:rPr>
            <w:rFonts w:cstheme="minorHAnsi"/>
            <w:lang w:val="en-GB"/>
            <w:rPrChange w:id="4354" w:author="Mario Ezequiel Scott" w:date="2019-12-29T19:14:00Z">
              <w:rPr>
                <w:rFonts w:cstheme="minorHAnsi"/>
              </w:rPr>
            </w:rPrChange>
          </w:rPr>
          <w:t xml:space="preserve"> </w:t>
        </w:r>
      </w:ins>
      <w:r w:rsidR="00CF4340" w:rsidRPr="004A4B49">
        <w:rPr>
          <w:rFonts w:cstheme="minorHAnsi"/>
          <w:lang w:val="en-GB"/>
          <w:rPrChange w:id="4355" w:author="Mario Ezequiel Scott" w:date="2019-12-29T19:14:00Z">
            <w:rPr>
              <w:rFonts w:cstheme="minorHAnsi"/>
            </w:rPr>
          </w:rPrChange>
        </w:rPr>
        <w:t xml:space="preserve">as normalized by IBM, while </w:t>
      </w:r>
      <w:del w:id="4356" w:author="Mario Ezequiel Scott" w:date="2020-01-02T13:59:00Z">
        <w:r w:rsidR="00CF4340" w:rsidRPr="004A4B49" w:rsidDel="00AA1FA3">
          <w:rPr>
            <w:rFonts w:cstheme="minorHAnsi"/>
            <w:lang w:val="en-GB"/>
            <w:rPrChange w:id="4357" w:author="Mario Ezequiel Scott" w:date="2019-12-29T19:14:00Z">
              <w:rPr>
                <w:rFonts w:cstheme="minorHAnsi"/>
              </w:rPr>
            </w:rPrChange>
          </w:rPr>
          <w:delText xml:space="preserve">bottom </w:delText>
        </w:r>
      </w:del>
      <w:ins w:id="4358" w:author="Mario Ezequiel Scott" w:date="2020-01-02T13:59:00Z">
        <w:r>
          <w:rPr>
            <w:rFonts w:cstheme="minorHAnsi"/>
            <w:lang w:val="en-GB"/>
          </w:rPr>
          <w:t xml:space="preserve">the second </w:t>
        </w:r>
      </w:ins>
      <w:r w:rsidR="00CF4340" w:rsidRPr="004A4B49">
        <w:rPr>
          <w:rFonts w:cstheme="minorHAnsi"/>
          <w:lang w:val="en-GB"/>
          <w:rPrChange w:id="4359" w:author="Mario Ezequiel Scott" w:date="2019-12-29T19:14:00Z">
            <w:rPr>
              <w:rFonts w:cstheme="minorHAnsi"/>
            </w:rPr>
          </w:rPrChange>
        </w:rPr>
        <w:t xml:space="preserve">row shows the </w:t>
      </w:r>
      <w:del w:id="4360" w:author="Mario Ezequiel Scott" w:date="2020-01-02T14:00:00Z">
        <w:r w:rsidR="00CF4340" w:rsidRPr="004A4B49" w:rsidDel="00AA1FA3">
          <w:rPr>
            <w:rFonts w:cstheme="minorHAnsi"/>
            <w:lang w:val="en-GB"/>
            <w:rPrChange w:id="4361" w:author="Mario Ezequiel Scott" w:date="2019-12-29T19:14:00Z">
              <w:rPr>
                <w:rFonts w:cstheme="minorHAnsi"/>
              </w:rPr>
            </w:rPrChange>
          </w:rPr>
          <w:delText xml:space="preserve">respective </w:delText>
        </w:r>
      </w:del>
      <w:r w:rsidR="00CF4340" w:rsidRPr="004A4B49">
        <w:rPr>
          <w:rFonts w:cstheme="minorHAnsi"/>
          <w:lang w:val="en-GB"/>
          <w:rPrChange w:id="4362" w:author="Mario Ezequiel Scott" w:date="2019-12-29T19:14:00Z">
            <w:rPr>
              <w:rFonts w:cstheme="minorHAnsi"/>
            </w:rPr>
          </w:rPrChange>
        </w:rPr>
        <w:t>raw scores</w:t>
      </w:r>
      <w:del w:id="4363" w:author="Mario Ezequiel Scott" w:date="2020-01-02T14:00:00Z">
        <w:r w:rsidR="00CF4340" w:rsidRPr="004A4B49" w:rsidDel="00AA1FA3">
          <w:rPr>
            <w:rFonts w:cstheme="minorHAnsi"/>
            <w:lang w:val="en-GB"/>
            <w:rPrChange w:id="4364" w:author="Mario Ezequiel Scott" w:date="2019-12-29T19:14:00Z">
              <w:rPr>
                <w:rFonts w:cstheme="minorHAnsi"/>
              </w:rPr>
            </w:rPrChange>
          </w:rPr>
          <w:delText xml:space="preserve"> of personality assessments percentiles</w:delText>
        </w:r>
      </w:del>
      <w:r w:rsidR="00CF4340" w:rsidRPr="004A4B49">
        <w:rPr>
          <w:rFonts w:cstheme="minorHAnsi"/>
          <w:lang w:val="en-GB"/>
          <w:rPrChange w:id="4365" w:author="Mario Ezequiel Scott" w:date="2019-12-29T19:14:00Z">
            <w:rPr>
              <w:rFonts w:cstheme="minorHAnsi"/>
            </w:rPr>
          </w:rPrChange>
        </w:rPr>
        <w:t>.</w:t>
      </w:r>
      <w:ins w:id="4366" w:author="tedo gogoladze" w:date="2020-01-04T18:06:00Z">
        <w:r w:rsidR="00E735CC">
          <w:rPr>
            <w:rFonts w:cstheme="minorHAnsi"/>
            <w:lang w:val="en-GB"/>
          </w:rPr>
          <w:t xml:space="preserve"> Y axis shows the </w:t>
        </w:r>
        <w:r w:rsidR="003A1985">
          <w:rPr>
            <w:rFonts w:cstheme="minorHAnsi"/>
            <w:lang w:val="en-GB"/>
          </w:rPr>
          <w:t>number of times that the given personality scored occu</w:t>
        </w:r>
      </w:ins>
      <w:ins w:id="4367" w:author="tedo gogoladze" w:date="2020-01-04T18:11:00Z">
        <w:r w:rsidR="00F22F4A">
          <w:rPr>
            <w:rFonts w:cstheme="minorHAnsi"/>
            <w:lang w:val="en-GB"/>
          </w:rPr>
          <w:t>r</w:t>
        </w:r>
      </w:ins>
      <w:ins w:id="4368" w:author="tedo gogoladze" w:date="2020-01-04T18:06:00Z">
        <w:r w:rsidR="003A1985">
          <w:rPr>
            <w:rFonts w:cstheme="minorHAnsi"/>
            <w:lang w:val="en-GB"/>
          </w:rPr>
          <w:t>red</w:t>
        </w:r>
        <w:r w:rsidR="00E735CC">
          <w:rPr>
            <w:rFonts w:cstheme="minorHAnsi"/>
            <w:lang w:val="en-GB"/>
          </w:rPr>
          <w:t>.</w:t>
        </w:r>
      </w:ins>
    </w:p>
    <w:p w14:paraId="095313C8" w14:textId="77777777" w:rsidR="00CF4340" w:rsidRPr="004A4B49" w:rsidDel="00FC09A4" w:rsidRDefault="00CF4340" w:rsidP="00CF4340">
      <w:pPr>
        <w:rPr>
          <w:del w:id="4369" w:author="tedo gogoladze" w:date="2020-01-04T17:39:00Z"/>
          <w:rFonts w:cstheme="minorHAnsi"/>
          <w:lang w:val="en-GB"/>
          <w:rPrChange w:id="4370" w:author="Mario Ezequiel Scott" w:date="2019-12-29T19:14:00Z">
            <w:rPr>
              <w:del w:id="4371" w:author="tedo gogoladze" w:date="2020-01-04T17:39:00Z"/>
              <w:rFonts w:cstheme="minorHAnsi"/>
            </w:rPr>
          </w:rPrChange>
        </w:rPr>
      </w:pPr>
    </w:p>
    <w:p w14:paraId="5FE50828" w14:textId="13B7E37C" w:rsidR="00FC09A4" w:rsidRDefault="00FC09A4" w:rsidP="00CF4340">
      <w:pPr>
        <w:rPr>
          <w:ins w:id="4372" w:author="tedo gogoladze" w:date="2020-01-04T17:39:00Z"/>
          <w:rFonts w:cstheme="minorHAnsi"/>
          <w:lang w:val="en-GB"/>
        </w:rPr>
      </w:pPr>
    </w:p>
    <w:p w14:paraId="532AA1D1" w14:textId="0276E339" w:rsidR="00CF4340" w:rsidRDefault="00CF4340" w:rsidP="00CF4340">
      <w:pPr>
        <w:rPr>
          <w:ins w:id="4373" w:author="tedo gogoladze" w:date="2020-01-04T17:39:00Z"/>
          <w:rFonts w:cstheme="minorHAnsi"/>
          <w:lang w:val="en-GB"/>
        </w:rPr>
      </w:pPr>
      <w:commentRangeStart w:id="4374"/>
      <w:del w:id="4375" w:author="tedo gogoladze" w:date="2020-01-04T18:04:00Z">
        <w:r w:rsidRPr="004A4B49" w:rsidDel="00241D99">
          <w:rPr>
            <w:rFonts w:cstheme="minorHAnsi"/>
            <w:noProof/>
            <w:lang w:val="en-GB"/>
            <w:rPrChange w:id="4376" w:author="Mario Ezequiel Scott" w:date="2019-12-29T19:14:00Z">
              <w:rPr>
                <w:rFonts w:cstheme="minorHAnsi"/>
                <w:noProof/>
              </w:rPr>
            </w:rPrChange>
          </w:rPr>
          <w:drawing>
            <wp:inline distT="0" distB="0" distL="0" distR="0" wp14:anchorId="03291514" wp14:editId="25F7A081">
              <wp:extent cx="594360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del>
      <w:commentRangeEnd w:id="4374"/>
      <w:r w:rsidR="00AA1FA3">
        <w:rPr>
          <w:rStyle w:val="CommentReference"/>
        </w:rPr>
        <w:commentReference w:id="4374"/>
      </w:r>
    </w:p>
    <w:p w14:paraId="27BF90F8" w14:textId="505FD318" w:rsidR="00994DF8" w:rsidRPr="004A4B49" w:rsidDel="00994DF8" w:rsidRDefault="00994DF8" w:rsidP="00CF4340">
      <w:pPr>
        <w:rPr>
          <w:del w:id="4377" w:author="tedo gogoladze" w:date="2020-01-04T18:19:00Z"/>
          <w:rFonts w:cstheme="minorHAnsi"/>
          <w:lang w:val="en-GB"/>
          <w:rPrChange w:id="4378" w:author="Mario Ezequiel Scott" w:date="2019-12-29T19:14:00Z">
            <w:rPr>
              <w:del w:id="4379" w:author="tedo gogoladze" w:date="2020-01-04T18:19:00Z"/>
              <w:rFonts w:cstheme="minorHAnsi"/>
            </w:rPr>
          </w:rPrChange>
        </w:rPr>
      </w:pPr>
      <w:commentRangeStart w:id="4380"/>
      <w:ins w:id="4381" w:author="tedo gogoladze" w:date="2020-01-04T18:19:00Z">
        <w:r>
          <w:rPr>
            <w:rFonts w:cstheme="minorHAnsi"/>
            <w:noProof/>
            <w:lang w:val="en-GB"/>
          </w:rPr>
          <w:lastRenderedPageBreak/>
          <w:drawing>
            <wp:inline distT="0" distB="0" distL="0" distR="0" wp14:anchorId="6245D3CC" wp14:editId="07320D0C">
              <wp:extent cx="6029325" cy="34497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7616" cy="3454512"/>
                      </a:xfrm>
                      <a:prstGeom prst="rect">
                        <a:avLst/>
                      </a:prstGeom>
                      <a:noFill/>
                      <a:ln>
                        <a:noFill/>
                      </a:ln>
                    </pic:spPr>
                  </pic:pic>
                </a:graphicData>
              </a:graphic>
            </wp:inline>
          </w:drawing>
        </w:r>
        <w:commentRangeEnd w:id="4380"/>
        <w:r w:rsidR="00914E90">
          <w:rPr>
            <w:rStyle w:val="CommentReference"/>
          </w:rPr>
          <w:commentReference w:id="4380"/>
        </w:r>
      </w:ins>
    </w:p>
    <w:p w14:paraId="27A0F6AB" w14:textId="77777777" w:rsidR="00994DF8" w:rsidRPr="00994DF8" w:rsidRDefault="00994DF8" w:rsidP="00994DF8">
      <w:pPr>
        <w:rPr>
          <w:ins w:id="4382" w:author="tedo gogoladze" w:date="2020-01-04T18:18:00Z"/>
          <w:rFonts w:cstheme="minorHAnsi"/>
          <w:lang w:val="en-GB"/>
          <w:rPrChange w:id="4383" w:author="tedo gogoladze" w:date="2020-01-04T18:19:00Z">
            <w:rPr>
              <w:ins w:id="4384" w:author="tedo gogoladze" w:date="2020-01-04T18:18:00Z"/>
              <w:lang w:val="en-GB"/>
            </w:rPr>
          </w:rPrChange>
        </w:rPr>
        <w:pPrChange w:id="4385" w:author="tedo gogoladze" w:date="2020-01-04T18:19:00Z">
          <w:pPr>
            <w:pStyle w:val="ListParagraph"/>
          </w:pPr>
        </w:pPrChange>
      </w:pPr>
    </w:p>
    <w:p w14:paraId="258EB7AD" w14:textId="1981E7A9" w:rsidR="00CF4340" w:rsidRPr="004A4B49" w:rsidRDefault="00CF4340" w:rsidP="00CF4340">
      <w:pPr>
        <w:pStyle w:val="ListParagraph"/>
        <w:rPr>
          <w:rFonts w:cstheme="minorHAnsi"/>
          <w:lang w:val="en-GB"/>
          <w:rPrChange w:id="4386" w:author="Mario Ezequiel Scott" w:date="2019-12-29T19:14:00Z">
            <w:rPr>
              <w:rFonts w:cstheme="minorHAnsi"/>
            </w:rPr>
          </w:rPrChange>
        </w:rPr>
      </w:pPr>
      <w:r w:rsidRPr="004A4B49">
        <w:rPr>
          <w:rFonts w:cstheme="minorHAnsi"/>
          <w:lang w:val="en-GB"/>
          <w:rPrChange w:id="4387" w:author="Mario Ezequiel Scott" w:date="2019-12-29T19:14:00Z">
            <w:rPr>
              <w:rFonts w:cstheme="minorHAnsi"/>
            </w:rPr>
          </w:rPrChange>
        </w:rPr>
        <w:t xml:space="preserve">Figure </w:t>
      </w:r>
      <w:r w:rsidR="007E40DC" w:rsidRPr="004A4B49">
        <w:rPr>
          <w:rFonts w:cstheme="minorHAnsi"/>
          <w:lang w:val="en-GB"/>
          <w:rPrChange w:id="4388" w:author="Mario Ezequiel Scott" w:date="2019-12-29T19:14:00Z">
            <w:rPr>
              <w:rFonts w:cstheme="minorHAnsi"/>
            </w:rPr>
          </w:rPrChange>
        </w:rPr>
        <w:t>4</w:t>
      </w:r>
      <w:r w:rsidRPr="004A4B49">
        <w:rPr>
          <w:rFonts w:cstheme="minorHAnsi"/>
          <w:lang w:val="en-GB"/>
          <w:rPrChange w:id="4389" w:author="Mario Ezequiel Scott" w:date="2019-12-29T19:14:00Z">
            <w:rPr>
              <w:rFonts w:cstheme="minorHAnsi"/>
            </w:rPr>
          </w:rPrChange>
        </w:rPr>
        <w:t xml:space="preserve">: Histograms of </w:t>
      </w:r>
      <w:del w:id="4390" w:author="tedo gogoladze" w:date="2020-01-04T17:39:00Z">
        <w:r w:rsidRPr="004A4B49" w:rsidDel="00FC09A4">
          <w:rPr>
            <w:rFonts w:cstheme="minorHAnsi"/>
            <w:lang w:val="en-GB"/>
            <w:rPrChange w:id="4391" w:author="Mario Ezequiel Scott" w:date="2019-12-29T19:14:00Z">
              <w:rPr>
                <w:rFonts w:cstheme="minorHAnsi"/>
              </w:rPr>
            </w:rPrChange>
          </w:rPr>
          <w:delText>users</w:delText>
        </w:r>
      </w:del>
      <w:ins w:id="4392" w:author="tedo gogoladze" w:date="2020-01-04T17:39:00Z">
        <w:r w:rsidR="00FC09A4">
          <w:rPr>
            <w:rFonts w:cstheme="minorHAnsi"/>
            <w:lang w:val="en-GB"/>
          </w:rPr>
          <w:t>developers</w:t>
        </w:r>
      </w:ins>
      <w:r w:rsidRPr="004A4B49">
        <w:rPr>
          <w:rFonts w:cstheme="minorHAnsi"/>
          <w:lang w:val="en-GB"/>
          <w:rPrChange w:id="4393" w:author="Mario Ezequiel Scott" w:date="2019-12-29T19:14:00Z">
            <w:rPr>
              <w:rFonts w:cstheme="minorHAnsi"/>
            </w:rPr>
          </w:rPrChange>
        </w:rPr>
        <w:t>` personality trait raw scores and percentiles</w:t>
      </w:r>
    </w:p>
    <w:p w14:paraId="6F293F23" w14:textId="77777777" w:rsidR="00CF4340" w:rsidRPr="004A4B49" w:rsidRDefault="00CF4340" w:rsidP="00CF4340">
      <w:pPr>
        <w:pStyle w:val="ListParagraph"/>
        <w:rPr>
          <w:rFonts w:cstheme="minorHAnsi"/>
          <w:lang w:val="en-GB"/>
          <w:rPrChange w:id="4394" w:author="Mario Ezequiel Scott" w:date="2019-12-29T19:14:00Z">
            <w:rPr>
              <w:rFonts w:cstheme="minorHAnsi"/>
            </w:rPr>
          </w:rPrChange>
        </w:rPr>
      </w:pPr>
    </w:p>
    <w:p w14:paraId="1C681302" w14:textId="77777777" w:rsidR="00CF4340" w:rsidRPr="004A4B49" w:rsidRDefault="00CF4340" w:rsidP="00CF4340">
      <w:pPr>
        <w:rPr>
          <w:rFonts w:cstheme="minorHAnsi"/>
          <w:lang w:val="en-GB"/>
          <w:rPrChange w:id="4395" w:author="Mario Ezequiel Scott" w:date="2019-12-29T19:14:00Z">
            <w:rPr>
              <w:rFonts w:cstheme="minorHAnsi"/>
            </w:rPr>
          </w:rPrChange>
        </w:rPr>
      </w:pPr>
      <w:r w:rsidRPr="004A4B49">
        <w:rPr>
          <w:rFonts w:cstheme="minorHAnsi"/>
          <w:lang w:val="en-GB"/>
          <w:rPrChange w:id="4396" w:author="Mario Ezequiel Scott" w:date="2019-12-29T19:14:00Z">
            <w:rPr>
              <w:rFonts w:cstheme="minorHAnsi"/>
            </w:rPr>
          </w:rPrChange>
        </w:rPr>
        <w:t xml:space="preserve">To compare the result of each trait, first look makes it clear that raw scores are more normally distributed, than the normalized scores. </w:t>
      </w:r>
    </w:p>
    <w:p w14:paraId="5FADFFC7" w14:textId="1BCC9B6D" w:rsidR="00CF4340" w:rsidRPr="004A4B49" w:rsidRDefault="00CF4340" w:rsidP="00CF4340">
      <w:pPr>
        <w:rPr>
          <w:rFonts w:cstheme="minorHAnsi"/>
          <w:lang w:val="en-GB"/>
          <w:rPrChange w:id="4397" w:author="Mario Ezequiel Scott" w:date="2019-12-29T19:14:00Z">
            <w:rPr>
              <w:rFonts w:cstheme="minorHAnsi"/>
            </w:rPr>
          </w:rPrChange>
        </w:rPr>
      </w:pPr>
      <w:r w:rsidRPr="004A4B49">
        <w:rPr>
          <w:rFonts w:cstheme="minorHAnsi"/>
          <w:lang w:val="en-GB"/>
          <w:rPrChange w:id="4398" w:author="Mario Ezequiel Scott" w:date="2019-12-29T19:14:00Z">
            <w:rPr>
              <w:rFonts w:cstheme="minorHAnsi"/>
            </w:rPr>
          </w:rPrChange>
        </w:rPr>
        <w:t xml:space="preserve">Openness raw score varies from 0.75 to 0.85, while on the normalized percentile it scores from 0.7 to 1, and notably the most of the results here are distributed in 0.95 to 1 percentile bin, meaning that the raw scores of the developer`s openness are higher than the sample population scores. This trait is more or less in accordance within raw and normalized score, similarly to conscientiousness and neuroticism, those have wider percentile range on IBM`s adjusted scores than on raw scores. Extraversion scores are also significantly lower on normalized percentiles, as the developers seem to be less open, than the sample users of IBM. Most distinctive difference between these two scores are returned on agreeableness. Raw score seems reasonable – varying from 0.54 to 0.64, but the normalized scores show extremely low scores - less than the 0.004, meaning that the absolute majority of the IBM sample users have more scores than all the users of </w:t>
      </w:r>
      <w:r w:rsidR="007C5184" w:rsidRPr="004A4B49">
        <w:rPr>
          <w:rFonts w:cstheme="minorHAnsi"/>
          <w:lang w:val="en-GB"/>
          <w:rPrChange w:id="4399" w:author="Mario Ezequiel Scott" w:date="2019-12-29T19:14:00Z">
            <w:rPr>
              <w:rFonts w:cstheme="minorHAnsi"/>
            </w:rPr>
          </w:rPrChange>
        </w:rPr>
        <w:t>this</w:t>
      </w:r>
      <w:r w:rsidRPr="004A4B49">
        <w:rPr>
          <w:rFonts w:cstheme="minorHAnsi"/>
          <w:lang w:val="en-GB"/>
          <w:rPrChange w:id="4400" w:author="Mario Ezequiel Scott" w:date="2019-12-29T19:14:00Z">
            <w:rPr>
              <w:rFonts w:cstheme="minorHAnsi"/>
            </w:rPr>
          </w:rPrChange>
        </w:rPr>
        <w:t xml:space="preserve"> dataset.</w:t>
      </w:r>
    </w:p>
    <w:p w14:paraId="313A5D25" w14:textId="65314BC4" w:rsidR="00CF4340" w:rsidRPr="004A4B49" w:rsidRDefault="00CF4340" w:rsidP="00CF4340">
      <w:pPr>
        <w:rPr>
          <w:rFonts w:cstheme="minorHAnsi"/>
          <w:lang w:val="en-GB"/>
          <w:rPrChange w:id="4401" w:author="Mario Ezequiel Scott" w:date="2019-12-29T19:14:00Z">
            <w:rPr>
              <w:rFonts w:cstheme="minorHAnsi"/>
            </w:rPr>
          </w:rPrChange>
        </w:rPr>
      </w:pPr>
      <w:r w:rsidRPr="004A4B49">
        <w:rPr>
          <w:rFonts w:cstheme="minorHAnsi"/>
          <w:lang w:val="en-GB"/>
          <w:rPrChange w:id="4402" w:author="Mario Ezequiel Scott" w:date="2019-12-29T19:14:00Z">
            <w:rPr>
              <w:rFonts w:cstheme="minorHAnsi"/>
            </w:rPr>
          </w:rPrChange>
        </w:rPr>
        <w:t xml:space="preserve">Same results summarized within the projects are present on Figure </w:t>
      </w:r>
      <w:r w:rsidR="002C1A8B" w:rsidRPr="004A4B49">
        <w:rPr>
          <w:rFonts w:cstheme="minorHAnsi"/>
          <w:lang w:val="en-GB"/>
          <w:rPrChange w:id="4403" w:author="Mario Ezequiel Scott" w:date="2019-12-29T19:14:00Z">
            <w:rPr>
              <w:rFonts w:cstheme="minorHAnsi"/>
            </w:rPr>
          </w:rPrChange>
        </w:rPr>
        <w:t>5</w:t>
      </w:r>
      <w:r w:rsidRPr="004A4B49">
        <w:rPr>
          <w:rFonts w:cstheme="minorHAnsi"/>
          <w:lang w:val="en-GB"/>
          <w:rPrChange w:id="4404" w:author="Mario Ezequiel Scott" w:date="2019-12-29T19:14:00Z">
            <w:rPr>
              <w:rFonts w:cstheme="minorHAnsi"/>
            </w:rPr>
          </w:rPrChange>
        </w:rPr>
        <w:t>. It shows that certain projects users tend to have more polar personalities, than the others, specifically project `</w:t>
      </w:r>
      <w:proofErr w:type="spellStart"/>
      <w:r w:rsidRPr="004A4B49">
        <w:rPr>
          <w:rFonts w:cstheme="minorHAnsi"/>
          <w:lang w:val="en-GB"/>
          <w:rPrChange w:id="4405" w:author="Mario Ezequiel Scott" w:date="2019-12-29T19:14:00Z">
            <w:rPr>
              <w:rFonts w:cstheme="minorHAnsi"/>
            </w:rPr>
          </w:rPrChange>
        </w:rPr>
        <w:t>mesos</w:t>
      </w:r>
      <w:proofErr w:type="spellEnd"/>
      <w:r w:rsidRPr="004A4B49">
        <w:rPr>
          <w:rFonts w:cstheme="minorHAnsi"/>
          <w:lang w:val="en-GB"/>
          <w:rPrChange w:id="4406" w:author="Mario Ezequiel Scott" w:date="2019-12-29T19:14:00Z">
            <w:rPr>
              <w:rFonts w:cstheme="minorHAnsi"/>
            </w:rPr>
          </w:rPrChange>
        </w:rPr>
        <w:t>` developers are more open and conscientious, project `</w:t>
      </w:r>
      <w:proofErr w:type="spellStart"/>
      <w:r w:rsidRPr="004A4B49">
        <w:rPr>
          <w:rFonts w:cstheme="minorHAnsi"/>
          <w:lang w:val="en-GB"/>
          <w:rPrChange w:id="4407" w:author="Mario Ezequiel Scott" w:date="2019-12-29T19:14:00Z">
            <w:rPr>
              <w:rFonts w:cstheme="minorHAnsi"/>
            </w:rPr>
          </w:rPrChange>
        </w:rPr>
        <w:t>xd</w:t>
      </w:r>
      <w:proofErr w:type="spellEnd"/>
      <w:r w:rsidRPr="004A4B49">
        <w:rPr>
          <w:rFonts w:cstheme="minorHAnsi"/>
          <w:lang w:val="en-GB"/>
          <w:rPrChange w:id="4408" w:author="Mario Ezequiel Scott" w:date="2019-12-29T19:14:00Z">
            <w:rPr>
              <w:rFonts w:cstheme="minorHAnsi"/>
            </w:rPr>
          </w:rPrChange>
        </w:rPr>
        <w:t>`, `</w:t>
      </w:r>
      <w:proofErr w:type="spellStart"/>
      <w:r w:rsidRPr="004A4B49">
        <w:rPr>
          <w:rFonts w:cstheme="minorHAnsi"/>
          <w:lang w:val="en-GB"/>
          <w:rPrChange w:id="4409" w:author="Mario Ezequiel Scott" w:date="2019-12-29T19:14:00Z">
            <w:rPr>
              <w:rFonts w:cstheme="minorHAnsi"/>
            </w:rPr>
          </w:rPrChange>
        </w:rPr>
        <w:t>dnn</w:t>
      </w:r>
      <w:proofErr w:type="spellEnd"/>
      <w:r w:rsidRPr="004A4B49">
        <w:rPr>
          <w:rFonts w:cstheme="minorHAnsi"/>
          <w:lang w:val="en-GB"/>
          <w:rPrChange w:id="4410" w:author="Mario Ezequiel Scott" w:date="2019-12-29T19:14:00Z">
            <w:rPr>
              <w:rFonts w:cstheme="minorHAnsi"/>
            </w:rPr>
          </w:rPrChange>
        </w:rPr>
        <w:t>` and `nexus` developers are also conscientious, extravert and agreeable, and finally `</w:t>
      </w:r>
      <w:proofErr w:type="spellStart"/>
      <w:r w:rsidRPr="004A4B49">
        <w:rPr>
          <w:rFonts w:cstheme="minorHAnsi"/>
          <w:lang w:val="en-GB"/>
          <w:rPrChange w:id="4411" w:author="Mario Ezequiel Scott" w:date="2019-12-29T19:14:00Z">
            <w:rPr>
              <w:rFonts w:cstheme="minorHAnsi"/>
            </w:rPr>
          </w:rPrChange>
        </w:rPr>
        <w:t>timob</w:t>
      </w:r>
      <w:proofErr w:type="spellEnd"/>
      <w:r w:rsidRPr="004A4B49">
        <w:rPr>
          <w:rFonts w:cstheme="minorHAnsi"/>
          <w:lang w:val="en-GB"/>
          <w:rPrChange w:id="4412" w:author="Mario Ezequiel Scott" w:date="2019-12-29T19:14:00Z">
            <w:rPr>
              <w:rFonts w:cstheme="minorHAnsi"/>
            </w:rPr>
          </w:rPrChange>
        </w:rPr>
        <w:t>` and `</w:t>
      </w:r>
      <w:proofErr w:type="spellStart"/>
      <w:r w:rsidRPr="004A4B49">
        <w:rPr>
          <w:rFonts w:cstheme="minorHAnsi"/>
          <w:lang w:val="en-GB"/>
          <w:rPrChange w:id="4413" w:author="Mario Ezequiel Scott" w:date="2019-12-29T19:14:00Z">
            <w:rPr>
              <w:rFonts w:cstheme="minorHAnsi"/>
            </w:rPr>
          </w:rPrChange>
        </w:rPr>
        <w:t>tistud</w:t>
      </w:r>
      <w:proofErr w:type="spellEnd"/>
      <w:r w:rsidRPr="004A4B49">
        <w:rPr>
          <w:rFonts w:cstheme="minorHAnsi"/>
          <w:lang w:val="en-GB"/>
          <w:rPrChange w:id="4414" w:author="Mario Ezequiel Scott" w:date="2019-12-29T19:14:00Z">
            <w:rPr>
              <w:rFonts w:cstheme="minorHAnsi"/>
            </w:rPr>
          </w:rPrChange>
        </w:rPr>
        <w:t>` project developers share similarities in being less open, conscientious, extravert, agreeable, and more neurotic, than the other project developers. Notably, the last two projects have significantly more users checked for IBM Personality traits, than the others, giving more confidence in their results as a group of developers. This can be the reason, why these two projects have similar results in all the personality traits.</w:t>
      </w:r>
    </w:p>
    <w:p w14:paraId="271424D7" w14:textId="77777777" w:rsidR="00CF4340" w:rsidRPr="004A4B49" w:rsidRDefault="00CF4340" w:rsidP="00CF4340">
      <w:pPr>
        <w:rPr>
          <w:rFonts w:cstheme="minorHAnsi"/>
          <w:noProof/>
          <w:lang w:val="en-GB"/>
          <w:rPrChange w:id="4415" w:author="Mario Ezequiel Scott" w:date="2019-12-29T19:14:00Z">
            <w:rPr>
              <w:rFonts w:cstheme="minorHAnsi"/>
              <w:noProof/>
            </w:rPr>
          </w:rPrChange>
        </w:rPr>
      </w:pPr>
    </w:p>
    <w:p w14:paraId="4AD6221F" w14:textId="77777777" w:rsidR="00CF4340" w:rsidRPr="004A4B49" w:rsidRDefault="00CF4340" w:rsidP="00CF4340">
      <w:pPr>
        <w:rPr>
          <w:rFonts w:cstheme="minorHAnsi"/>
          <w:noProof/>
          <w:lang w:val="en-GB"/>
          <w:rPrChange w:id="4416" w:author="Mario Ezequiel Scott" w:date="2019-12-29T19:14:00Z">
            <w:rPr>
              <w:rFonts w:cstheme="minorHAnsi"/>
              <w:noProof/>
            </w:rPr>
          </w:rPrChange>
        </w:rPr>
      </w:pPr>
      <w:r w:rsidRPr="004A4B49">
        <w:rPr>
          <w:rFonts w:cstheme="minorHAnsi"/>
          <w:noProof/>
          <w:lang w:val="en-GB"/>
          <w:rPrChange w:id="4417" w:author="Mario Ezequiel Scott" w:date="2019-12-29T19:14:00Z">
            <w:rPr>
              <w:rFonts w:cstheme="minorHAnsi"/>
              <w:noProof/>
            </w:rPr>
          </w:rPrChange>
        </w:rPr>
        <w:lastRenderedPageBreak/>
        <w:drawing>
          <wp:inline distT="0" distB="0" distL="0" distR="0" wp14:anchorId="41A373D3" wp14:editId="369F36CD">
            <wp:extent cx="645795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8654" r="9134" b="1156"/>
                    <a:stretch/>
                  </pic:blipFill>
                  <pic:spPr bwMode="auto">
                    <a:xfrm>
                      <a:off x="0" y="0"/>
                      <a:ext cx="6457950" cy="2152650"/>
                    </a:xfrm>
                    <a:prstGeom prst="rect">
                      <a:avLst/>
                    </a:prstGeom>
                    <a:noFill/>
                    <a:ln>
                      <a:noFill/>
                    </a:ln>
                    <a:extLst>
                      <a:ext uri="{53640926-AAD7-44D8-BBD7-CCE9431645EC}">
                        <a14:shadowObscured xmlns:a14="http://schemas.microsoft.com/office/drawing/2010/main"/>
                      </a:ext>
                    </a:extLst>
                  </pic:spPr>
                </pic:pic>
              </a:graphicData>
            </a:graphic>
          </wp:inline>
        </w:drawing>
      </w:r>
    </w:p>
    <w:p w14:paraId="13E7ED2F" w14:textId="77777777" w:rsidR="00CF4340" w:rsidRPr="004A4B49" w:rsidRDefault="00CF4340" w:rsidP="00CF4340">
      <w:pPr>
        <w:rPr>
          <w:rFonts w:cstheme="minorHAnsi"/>
          <w:lang w:val="en-GB"/>
          <w:rPrChange w:id="4418" w:author="Mario Ezequiel Scott" w:date="2019-12-29T19:14:00Z">
            <w:rPr>
              <w:rFonts w:cstheme="minorHAnsi"/>
            </w:rPr>
          </w:rPrChange>
        </w:rPr>
      </w:pPr>
      <w:r w:rsidRPr="004A4B49">
        <w:rPr>
          <w:rFonts w:cstheme="minorHAnsi"/>
          <w:noProof/>
          <w:lang w:val="en-GB"/>
          <w:rPrChange w:id="4419" w:author="Mario Ezequiel Scott" w:date="2019-12-29T19:14:00Z">
            <w:rPr>
              <w:rFonts w:cstheme="minorHAnsi"/>
              <w:noProof/>
            </w:rPr>
          </w:rPrChange>
        </w:rPr>
        <w:drawing>
          <wp:inline distT="0" distB="0" distL="0" distR="0" wp14:anchorId="15062573" wp14:editId="27D7717D">
            <wp:extent cx="6467475" cy="216426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8654" r="9455" b="1156"/>
                    <a:stretch/>
                  </pic:blipFill>
                  <pic:spPr bwMode="auto">
                    <a:xfrm>
                      <a:off x="0" y="0"/>
                      <a:ext cx="6510648" cy="2178710"/>
                    </a:xfrm>
                    <a:prstGeom prst="rect">
                      <a:avLst/>
                    </a:prstGeom>
                    <a:noFill/>
                    <a:ln>
                      <a:noFill/>
                    </a:ln>
                    <a:extLst>
                      <a:ext uri="{53640926-AAD7-44D8-BBD7-CCE9431645EC}">
                        <a14:shadowObscured xmlns:a14="http://schemas.microsoft.com/office/drawing/2010/main"/>
                      </a:ext>
                    </a:extLst>
                  </pic:spPr>
                </pic:pic>
              </a:graphicData>
            </a:graphic>
          </wp:inline>
        </w:drawing>
      </w:r>
    </w:p>
    <w:p w14:paraId="4382E975" w14:textId="0FBD3EFF" w:rsidR="00CF4340" w:rsidRPr="004A4B49" w:rsidRDefault="00CF4340" w:rsidP="00CF4340">
      <w:pPr>
        <w:rPr>
          <w:rFonts w:cstheme="minorHAnsi"/>
          <w:lang w:val="en-GB"/>
          <w:rPrChange w:id="4420" w:author="Mario Ezequiel Scott" w:date="2019-12-29T19:14:00Z">
            <w:rPr>
              <w:rFonts w:cstheme="minorHAnsi"/>
            </w:rPr>
          </w:rPrChange>
        </w:rPr>
      </w:pPr>
      <w:r w:rsidRPr="004A4B49">
        <w:rPr>
          <w:rFonts w:cstheme="minorHAnsi"/>
          <w:lang w:val="en-GB"/>
          <w:rPrChange w:id="4421" w:author="Mario Ezequiel Scott" w:date="2019-12-29T19:14:00Z">
            <w:rPr>
              <w:rFonts w:cstheme="minorHAnsi"/>
            </w:rPr>
          </w:rPrChange>
        </w:rPr>
        <w:t xml:space="preserve">Figure </w:t>
      </w:r>
      <w:r w:rsidR="00F21CF3" w:rsidRPr="004A4B49">
        <w:rPr>
          <w:rFonts w:cstheme="minorHAnsi"/>
          <w:lang w:val="en-GB"/>
          <w:rPrChange w:id="4422" w:author="Mario Ezequiel Scott" w:date="2019-12-29T19:14:00Z">
            <w:rPr>
              <w:rFonts w:cstheme="minorHAnsi"/>
            </w:rPr>
          </w:rPrChange>
        </w:rPr>
        <w:t>5</w:t>
      </w:r>
      <w:r w:rsidRPr="004A4B49">
        <w:rPr>
          <w:rFonts w:cstheme="minorHAnsi"/>
          <w:lang w:val="en-GB"/>
          <w:rPrChange w:id="4423" w:author="Mario Ezequiel Scott" w:date="2019-12-29T19:14:00Z">
            <w:rPr>
              <w:rFonts w:cstheme="minorHAnsi"/>
            </w:rPr>
          </w:rPrChange>
        </w:rPr>
        <w:t>. boxplots of users` personality trait raw scores and percentiles per project</w:t>
      </w:r>
    </w:p>
    <w:p w14:paraId="10430EFD" w14:textId="4170D036" w:rsidR="00CF4340" w:rsidRPr="004A4B49" w:rsidDel="00F53DC6" w:rsidRDefault="00CF4340" w:rsidP="00CF4340">
      <w:pPr>
        <w:rPr>
          <w:del w:id="4424" w:author="Mario Ezequiel Scott" w:date="2020-01-02T15:25:00Z"/>
          <w:rFonts w:cstheme="minorHAnsi"/>
          <w:lang w:val="en-GB"/>
          <w:rPrChange w:id="4425" w:author="Mario Ezequiel Scott" w:date="2019-12-29T19:14:00Z">
            <w:rPr>
              <w:del w:id="4426" w:author="Mario Ezequiel Scott" w:date="2020-01-02T15:25:00Z"/>
              <w:rFonts w:cstheme="minorHAnsi"/>
              <w:lang w:val="ka-GE"/>
            </w:rPr>
          </w:rPrChange>
        </w:rPr>
      </w:pPr>
      <w:del w:id="4427" w:author="Mario Ezequiel Scott" w:date="2020-01-02T14:04:00Z">
        <w:r w:rsidRPr="004A4B49" w:rsidDel="00C3368A">
          <w:rPr>
            <w:rFonts w:cstheme="minorHAnsi"/>
            <w:lang w:val="en-GB"/>
            <w:rPrChange w:id="4428" w:author="Mario Ezequiel Scott" w:date="2019-12-29T19:14:00Z">
              <w:rPr>
                <w:rFonts w:cstheme="minorHAnsi"/>
              </w:rPr>
            </w:rPrChange>
          </w:rPr>
          <w:delText>When choosing the one measurement to use among these two, r</w:delText>
        </w:r>
      </w:del>
      <w:ins w:id="4429" w:author="Mario Ezequiel Scott" w:date="2020-01-02T14:04:00Z">
        <w:r w:rsidR="00C3368A">
          <w:rPr>
            <w:rFonts w:cstheme="minorHAnsi"/>
            <w:lang w:val="en-GB"/>
          </w:rPr>
          <w:t>R</w:t>
        </w:r>
      </w:ins>
      <w:r w:rsidRPr="004A4B49">
        <w:rPr>
          <w:rFonts w:cstheme="minorHAnsi"/>
          <w:lang w:val="en-GB"/>
          <w:rPrChange w:id="4430" w:author="Mario Ezequiel Scott" w:date="2019-12-29T19:14:00Z">
            <w:rPr>
              <w:rFonts w:cstheme="minorHAnsi"/>
            </w:rPr>
          </w:rPrChange>
        </w:rPr>
        <w:t xml:space="preserve">aw scores </w:t>
      </w:r>
      <w:del w:id="4431" w:author="Mario Ezequiel Scott" w:date="2020-01-02T15:27:00Z">
        <w:r w:rsidR="007316C1" w:rsidRPr="004A4B49" w:rsidDel="00F53DC6">
          <w:rPr>
            <w:rFonts w:cstheme="minorHAnsi"/>
            <w:lang w:val="en-GB"/>
            <w:rPrChange w:id="4432" w:author="Mario Ezequiel Scott" w:date="2019-12-29T19:14:00Z">
              <w:rPr>
                <w:rFonts w:cstheme="minorHAnsi"/>
              </w:rPr>
            </w:rPrChange>
          </w:rPr>
          <w:delText xml:space="preserve">were opted </w:delText>
        </w:r>
        <w:r w:rsidRPr="004A4B49" w:rsidDel="00F53DC6">
          <w:rPr>
            <w:rFonts w:cstheme="minorHAnsi"/>
            <w:lang w:val="en-GB"/>
            <w:rPrChange w:id="4433" w:author="Mario Ezequiel Scott" w:date="2019-12-29T19:14:00Z">
              <w:rPr>
                <w:rFonts w:cstheme="minorHAnsi"/>
              </w:rPr>
            </w:rPrChange>
          </w:rPr>
          <w:delText>within the</w:delText>
        </w:r>
      </w:del>
      <w:ins w:id="4434" w:author="Mario Ezequiel Scott" w:date="2020-01-02T15:27:00Z">
        <w:r w:rsidR="00F53DC6">
          <w:rPr>
            <w:rFonts w:cstheme="minorHAnsi"/>
            <w:lang w:val="en-GB"/>
          </w:rPr>
          <w:t>are used in this study</w:t>
        </w:r>
      </w:ins>
      <w:del w:id="4435" w:author="Mario Ezequiel Scott" w:date="2020-01-02T15:27:00Z">
        <w:r w:rsidRPr="004A4B49" w:rsidDel="00F53DC6">
          <w:rPr>
            <w:rFonts w:cstheme="minorHAnsi"/>
            <w:lang w:val="en-GB"/>
            <w:rPrChange w:id="4436" w:author="Mario Ezequiel Scott" w:date="2019-12-29T19:14:00Z">
              <w:rPr>
                <w:rFonts w:cstheme="minorHAnsi"/>
              </w:rPr>
            </w:rPrChange>
          </w:rPr>
          <w:delText xml:space="preserve"> research</w:delText>
        </w:r>
      </w:del>
      <w:del w:id="4437" w:author="Mario Ezequiel Scott" w:date="2020-01-02T14:05:00Z">
        <w:r w:rsidRPr="004A4B49" w:rsidDel="00940296">
          <w:rPr>
            <w:rFonts w:cstheme="minorHAnsi"/>
            <w:lang w:val="en-GB"/>
            <w:rPrChange w:id="4438" w:author="Mario Ezequiel Scott" w:date="2019-12-29T19:14:00Z">
              <w:rPr>
                <w:rFonts w:cstheme="minorHAnsi"/>
              </w:rPr>
            </w:rPrChange>
          </w:rPr>
          <w:delText>, based on the following advantages</w:delText>
        </w:r>
      </w:del>
      <w:ins w:id="4439" w:author="Mario Ezequiel Scott" w:date="2020-01-02T14:05:00Z">
        <w:r w:rsidR="00940296">
          <w:rPr>
            <w:rFonts w:cstheme="minorHAnsi"/>
            <w:lang w:val="en-GB"/>
          </w:rPr>
          <w:t xml:space="preserve"> since </w:t>
        </w:r>
      </w:ins>
      <w:del w:id="4440" w:author="Mario Ezequiel Scott" w:date="2020-01-02T15:25:00Z">
        <w:r w:rsidRPr="004A4B49" w:rsidDel="00F53DC6">
          <w:rPr>
            <w:rFonts w:cstheme="minorHAnsi"/>
            <w:lang w:val="en-GB"/>
            <w:rPrChange w:id="4441" w:author="Mario Ezequiel Scott" w:date="2019-12-29T19:14:00Z">
              <w:rPr>
                <w:rFonts w:cstheme="minorHAnsi"/>
              </w:rPr>
            </w:rPrChange>
          </w:rPr>
          <w:delText>:</w:delText>
        </w:r>
      </w:del>
    </w:p>
    <w:p w14:paraId="77A2BF72" w14:textId="61665A2C" w:rsidR="00CF4340" w:rsidRPr="004A4B49" w:rsidRDefault="00CF4340">
      <w:pPr>
        <w:rPr>
          <w:rFonts w:cstheme="minorHAnsi"/>
          <w:lang w:val="en-GB"/>
          <w:rPrChange w:id="4442" w:author="Mario Ezequiel Scott" w:date="2019-12-29T19:14:00Z">
            <w:rPr>
              <w:rFonts w:cstheme="minorHAnsi"/>
            </w:rPr>
          </w:rPrChange>
        </w:rPr>
        <w:pPrChange w:id="4443" w:author="Mario Ezequiel Scott" w:date="2020-01-02T15:25:00Z">
          <w:pPr>
            <w:pStyle w:val="ListParagraph"/>
            <w:keepLines w:val="0"/>
            <w:numPr>
              <w:numId w:val="77"/>
            </w:numPr>
            <w:autoSpaceDE/>
            <w:spacing w:before="0" w:after="160" w:line="259" w:lineRule="auto"/>
            <w:ind w:hanging="360"/>
            <w:jc w:val="left"/>
          </w:pPr>
        </w:pPrChange>
      </w:pPr>
      <w:r w:rsidRPr="004A4B49">
        <w:rPr>
          <w:rFonts w:cstheme="minorHAnsi"/>
          <w:lang w:val="en-GB"/>
          <w:rPrChange w:id="4444" w:author="Mario Ezequiel Scott" w:date="2019-12-29T19:14:00Z">
            <w:rPr>
              <w:rFonts w:cstheme="minorHAnsi"/>
            </w:rPr>
          </w:rPrChange>
        </w:rPr>
        <w:t xml:space="preserve">IBM uses </w:t>
      </w:r>
      <w:ins w:id="4445" w:author="Mario Ezequiel Scott" w:date="2020-01-02T15:26:00Z">
        <w:r w:rsidR="00F53DC6">
          <w:rPr>
            <w:rFonts w:cstheme="minorHAnsi"/>
            <w:lang w:val="en-GB"/>
          </w:rPr>
          <w:t xml:space="preserve">a </w:t>
        </w:r>
      </w:ins>
      <w:r w:rsidRPr="004A4B49">
        <w:rPr>
          <w:rFonts w:cstheme="minorHAnsi"/>
          <w:lang w:val="en-GB"/>
          <w:rPrChange w:id="4446" w:author="Mario Ezequiel Scott" w:date="2019-12-29T19:14:00Z">
            <w:rPr>
              <w:rFonts w:cstheme="minorHAnsi"/>
            </w:rPr>
          </w:rPrChange>
        </w:rPr>
        <w:t xml:space="preserve">sample population for normalizing the scores, </w:t>
      </w:r>
      <w:del w:id="4447" w:author="Mario Ezequiel Scott" w:date="2020-01-02T15:26:00Z">
        <w:r w:rsidRPr="004A4B49" w:rsidDel="00F53DC6">
          <w:rPr>
            <w:rFonts w:cstheme="minorHAnsi"/>
            <w:lang w:val="en-GB"/>
            <w:rPrChange w:id="4448" w:author="Mario Ezequiel Scott" w:date="2019-12-29T19:14:00Z">
              <w:rPr>
                <w:rFonts w:cstheme="minorHAnsi"/>
              </w:rPr>
            </w:rPrChange>
          </w:rPr>
          <w:delText xml:space="preserve">that </w:delText>
        </w:r>
      </w:del>
      <w:ins w:id="4449" w:author="Mario Ezequiel Scott" w:date="2020-01-02T15:26:00Z">
        <w:r w:rsidR="00F53DC6">
          <w:rPr>
            <w:rFonts w:cstheme="minorHAnsi"/>
            <w:lang w:val="en-GB"/>
          </w:rPr>
          <w:t xml:space="preserve">which </w:t>
        </w:r>
      </w:ins>
      <w:r w:rsidRPr="004A4B49">
        <w:rPr>
          <w:rFonts w:cstheme="minorHAnsi"/>
          <w:lang w:val="en-GB"/>
          <w:rPrChange w:id="4450" w:author="Mario Ezequiel Scott" w:date="2019-12-29T19:14:00Z">
            <w:rPr>
              <w:rFonts w:cstheme="minorHAnsi"/>
            </w:rPr>
          </w:rPrChange>
        </w:rPr>
        <w:t xml:space="preserve">may not be </w:t>
      </w:r>
      <w:del w:id="4451" w:author="Mario Ezequiel Scott" w:date="2020-01-02T15:26:00Z">
        <w:r w:rsidRPr="004A4B49" w:rsidDel="00F53DC6">
          <w:rPr>
            <w:rFonts w:cstheme="minorHAnsi"/>
            <w:lang w:val="en-GB"/>
            <w:rPrChange w:id="4452" w:author="Mario Ezequiel Scott" w:date="2019-12-29T19:14:00Z">
              <w:rPr>
                <w:rFonts w:cstheme="minorHAnsi"/>
              </w:rPr>
            </w:rPrChange>
          </w:rPr>
          <w:delText xml:space="preserve">applicable </w:delText>
        </w:r>
      </w:del>
      <w:ins w:id="4453" w:author="Mario Ezequiel Scott" w:date="2020-01-02T15:26:00Z">
        <w:r w:rsidR="00F53DC6">
          <w:rPr>
            <w:rFonts w:cstheme="minorHAnsi"/>
            <w:lang w:val="en-GB"/>
          </w:rPr>
          <w:t xml:space="preserve">representative </w:t>
        </w:r>
      </w:ins>
      <w:del w:id="4454" w:author="Mario Ezequiel Scott" w:date="2020-01-02T15:26:00Z">
        <w:r w:rsidRPr="004A4B49" w:rsidDel="00F53DC6">
          <w:rPr>
            <w:rFonts w:cstheme="minorHAnsi"/>
            <w:lang w:val="en-GB"/>
            <w:rPrChange w:id="4455" w:author="Mario Ezequiel Scott" w:date="2019-12-29T19:14:00Z">
              <w:rPr>
                <w:rFonts w:cstheme="minorHAnsi"/>
              </w:rPr>
            </w:rPrChange>
          </w:rPr>
          <w:delText xml:space="preserve">and proportionate </w:delText>
        </w:r>
      </w:del>
      <w:r w:rsidRPr="004A4B49">
        <w:rPr>
          <w:rFonts w:cstheme="minorHAnsi"/>
          <w:lang w:val="en-GB"/>
          <w:rPrChange w:id="4456" w:author="Mario Ezequiel Scott" w:date="2019-12-29T19:14:00Z">
            <w:rPr>
              <w:rFonts w:cstheme="minorHAnsi"/>
            </w:rPr>
          </w:rPrChange>
        </w:rPr>
        <w:t xml:space="preserve">to </w:t>
      </w:r>
      <w:del w:id="4457" w:author="Mario Ezequiel Scott" w:date="2020-01-02T15:26:00Z">
        <w:r w:rsidRPr="004A4B49" w:rsidDel="00F53DC6">
          <w:rPr>
            <w:rFonts w:cstheme="minorHAnsi"/>
            <w:lang w:val="en-GB"/>
            <w:rPrChange w:id="4458" w:author="Mario Ezequiel Scott" w:date="2019-12-29T19:14:00Z">
              <w:rPr>
                <w:rFonts w:cstheme="minorHAnsi"/>
              </w:rPr>
            </w:rPrChange>
          </w:rPr>
          <w:delText xml:space="preserve">the </w:delText>
        </w:r>
      </w:del>
      <w:ins w:id="4459" w:author="Mario Ezequiel Scott" w:date="2020-01-02T15:26:00Z">
        <w:r w:rsidR="00F53DC6">
          <w:rPr>
            <w:rFonts w:cstheme="minorHAnsi"/>
            <w:lang w:val="en-GB"/>
          </w:rPr>
          <w:t>a population of</w:t>
        </w:r>
        <w:r w:rsidR="00F53DC6" w:rsidRPr="004A4B49">
          <w:rPr>
            <w:rFonts w:cstheme="minorHAnsi"/>
            <w:lang w:val="en-GB"/>
            <w:rPrChange w:id="4460" w:author="Mario Ezequiel Scott" w:date="2019-12-29T19:14:00Z">
              <w:rPr>
                <w:rFonts w:cstheme="minorHAnsi"/>
              </w:rPr>
            </w:rPrChange>
          </w:rPr>
          <w:t xml:space="preserve"> </w:t>
        </w:r>
      </w:ins>
      <w:r w:rsidRPr="004A4B49">
        <w:rPr>
          <w:rFonts w:cstheme="minorHAnsi"/>
          <w:lang w:val="en-GB"/>
          <w:rPrChange w:id="4461" w:author="Mario Ezequiel Scott" w:date="2019-12-29T19:14:00Z">
            <w:rPr>
              <w:rFonts w:cstheme="minorHAnsi"/>
            </w:rPr>
          </w:rPrChange>
        </w:rPr>
        <w:t>developers</w:t>
      </w:r>
      <w:del w:id="4462" w:author="Mario Ezequiel Scott" w:date="2020-01-02T15:26:00Z">
        <w:r w:rsidRPr="004A4B49" w:rsidDel="00F53DC6">
          <w:rPr>
            <w:rFonts w:cstheme="minorHAnsi"/>
            <w:lang w:val="en-GB"/>
            <w:rPrChange w:id="4463" w:author="Mario Ezequiel Scott" w:date="2019-12-29T19:14:00Z">
              <w:rPr>
                <w:rFonts w:cstheme="minorHAnsi"/>
              </w:rPr>
            </w:rPrChange>
          </w:rPr>
          <w:delText>`</w:delText>
        </w:r>
      </w:del>
      <w:r w:rsidRPr="004A4B49">
        <w:rPr>
          <w:rFonts w:cstheme="minorHAnsi"/>
          <w:lang w:val="en-GB"/>
          <w:rPrChange w:id="4464" w:author="Mario Ezequiel Scott" w:date="2019-12-29T19:14:00Z">
            <w:rPr>
              <w:rFonts w:cstheme="minorHAnsi"/>
            </w:rPr>
          </w:rPrChange>
        </w:rPr>
        <w:t xml:space="preserve">. </w:t>
      </w:r>
      <w:del w:id="4465" w:author="Mario Ezequiel Scott" w:date="2020-01-02T15:27:00Z">
        <w:r w:rsidRPr="004A4B49" w:rsidDel="00657755">
          <w:rPr>
            <w:rFonts w:cstheme="minorHAnsi"/>
            <w:lang w:val="en-GB"/>
            <w:rPrChange w:id="4466" w:author="Mario Ezequiel Scott" w:date="2019-12-29T19:14:00Z">
              <w:rPr>
                <w:rFonts w:cstheme="minorHAnsi"/>
              </w:rPr>
            </w:rPrChange>
          </w:rPr>
          <w:delText>On the contrary, raw scores can be normalized using the results of the users of inputted dataset, resulting in the relatively more or less open/conscientious/extravert/agreeable/neurotic scores that is comparable within the given dataset.</w:delText>
        </w:r>
      </w:del>
    </w:p>
    <w:p w14:paraId="399779D1" w14:textId="3A958CD8" w:rsidR="00CF4340" w:rsidRPr="00F22F4A" w:rsidRDefault="00657755" w:rsidP="00F22F4A">
      <w:pPr>
        <w:autoSpaceDE/>
        <w:spacing w:before="0" w:after="160" w:line="259" w:lineRule="auto"/>
        <w:jc w:val="left"/>
        <w:rPr>
          <w:rFonts w:cstheme="minorHAnsi"/>
          <w:lang w:val="en-GB"/>
          <w:rPrChange w:id="4467" w:author="tedo gogoladze" w:date="2020-01-04T18:07:00Z">
            <w:rPr>
              <w:rFonts w:cstheme="minorHAnsi"/>
              <w:lang w:val="ka-GE"/>
            </w:rPr>
          </w:rPrChange>
        </w:rPr>
        <w:pPrChange w:id="4468" w:author="tedo gogoladze" w:date="2020-01-04T18:07:00Z">
          <w:pPr>
            <w:pStyle w:val="ListParagraph"/>
            <w:keepLines w:val="0"/>
            <w:numPr>
              <w:numId w:val="77"/>
            </w:numPr>
            <w:autoSpaceDE/>
            <w:spacing w:before="0" w:after="160" w:line="259" w:lineRule="auto"/>
            <w:ind w:hanging="360"/>
            <w:jc w:val="left"/>
          </w:pPr>
        </w:pPrChange>
      </w:pPr>
      <w:ins w:id="4469" w:author="Mario Ezequiel Scott" w:date="2020-01-02T15:28:00Z">
        <w:r w:rsidRPr="00F22F4A">
          <w:rPr>
            <w:rFonts w:cstheme="minorHAnsi"/>
            <w:lang w:val="en-GB"/>
            <w:rPrChange w:id="4470" w:author="tedo gogoladze" w:date="2020-01-04T18:07:00Z">
              <w:rPr>
                <w:lang w:val="en-GB"/>
              </w:rPr>
            </w:rPrChange>
          </w:rPr>
          <w:t xml:space="preserve">In addition, </w:t>
        </w:r>
      </w:ins>
      <w:del w:id="4471" w:author="Mario Ezequiel Scott" w:date="2020-01-02T15:28:00Z">
        <w:r w:rsidR="00CF4340" w:rsidRPr="00F22F4A" w:rsidDel="00657755">
          <w:rPr>
            <w:rFonts w:cstheme="minorHAnsi"/>
            <w:lang w:val="en-GB"/>
            <w:rPrChange w:id="4472" w:author="tedo gogoladze" w:date="2020-01-04T18:07:00Z">
              <w:rPr>
                <w:rFonts w:cstheme="minorHAnsi"/>
              </w:rPr>
            </w:rPrChange>
          </w:rPr>
          <w:delText xml:space="preserve">Results of </w:delText>
        </w:r>
      </w:del>
      <w:r w:rsidR="00CF4340" w:rsidRPr="00F22F4A">
        <w:rPr>
          <w:rFonts w:cstheme="minorHAnsi"/>
          <w:lang w:val="en-GB"/>
          <w:rPrChange w:id="4473" w:author="tedo gogoladze" w:date="2020-01-04T18:07:00Z">
            <w:rPr>
              <w:rFonts w:cstheme="minorHAnsi"/>
            </w:rPr>
          </w:rPrChange>
        </w:rPr>
        <w:t xml:space="preserve">raw </w:t>
      </w:r>
      <w:del w:id="4474" w:author="Mario Ezequiel Scott" w:date="2020-01-02T15:28:00Z">
        <w:r w:rsidR="00CF4340" w:rsidRPr="00F22F4A" w:rsidDel="00657755">
          <w:rPr>
            <w:rFonts w:cstheme="minorHAnsi"/>
            <w:lang w:val="en-GB"/>
            <w:rPrChange w:id="4475" w:author="tedo gogoladze" w:date="2020-01-04T18:07:00Z">
              <w:rPr>
                <w:rFonts w:cstheme="minorHAnsi"/>
              </w:rPr>
            </w:rPrChange>
          </w:rPr>
          <w:delText xml:space="preserve">scores were </w:delText>
        </w:r>
      </w:del>
      <w:ins w:id="4476" w:author="Mario Ezequiel Scott" w:date="2020-01-02T15:28:00Z">
        <w:r w:rsidRPr="00F22F4A">
          <w:rPr>
            <w:rFonts w:cstheme="minorHAnsi"/>
            <w:lang w:val="en-GB"/>
            <w:rPrChange w:id="4477" w:author="tedo gogoladze" w:date="2020-01-04T18:07:00Z">
              <w:rPr>
                <w:lang w:val="en-GB"/>
              </w:rPr>
            </w:rPrChange>
          </w:rPr>
          <w:t xml:space="preserve">are </w:t>
        </w:r>
      </w:ins>
      <w:r w:rsidR="00CF4340" w:rsidRPr="00F22F4A">
        <w:rPr>
          <w:rFonts w:cstheme="minorHAnsi"/>
          <w:lang w:val="en-GB"/>
          <w:rPrChange w:id="4478" w:author="tedo gogoladze" w:date="2020-01-04T18:07:00Z">
            <w:rPr>
              <w:rFonts w:cstheme="minorHAnsi"/>
            </w:rPr>
          </w:rPrChange>
        </w:rPr>
        <w:t>normally distributed, unlike the normalized scores</w:t>
      </w:r>
      <w:del w:id="4479" w:author="Mario Ezequiel Scott" w:date="2020-01-02T15:29:00Z">
        <w:r w:rsidR="00CF4340" w:rsidRPr="00F22F4A" w:rsidDel="00657755">
          <w:rPr>
            <w:rFonts w:cstheme="minorHAnsi"/>
            <w:lang w:val="en-GB"/>
            <w:rPrChange w:id="4480" w:author="tedo gogoladze" w:date="2020-01-04T18:07:00Z">
              <w:rPr>
                <w:rFonts w:cstheme="minorHAnsi"/>
              </w:rPr>
            </w:rPrChange>
          </w:rPr>
          <w:delText>,</w:delText>
        </w:r>
      </w:del>
      <w:ins w:id="4481" w:author="Mario Ezequiel Scott" w:date="2020-01-02T15:29:00Z">
        <w:r w:rsidRPr="00F22F4A" w:rsidDel="00657755">
          <w:rPr>
            <w:rFonts w:cstheme="minorHAnsi"/>
            <w:lang w:val="en-GB"/>
            <w:rPrChange w:id="4482" w:author="tedo gogoladze" w:date="2020-01-04T18:07:00Z">
              <w:rPr>
                <w:lang w:val="en-GB"/>
              </w:rPr>
            </w:rPrChange>
          </w:rPr>
          <w:t xml:space="preserve"> </w:t>
        </w:r>
      </w:ins>
      <w:del w:id="4483" w:author="Mario Ezequiel Scott" w:date="2020-01-02T15:29:00Z">
        <w:r w:rsidR="00CF4340" w:rsidRPr="00F22F4A" w:rsidDel="00657755">
          <w:rPr>
            <w:rFonts w:cstheme="minorHAnsi"/>
            <w:lang w:val="en-GB"/>
            <w:rPrChange w:id="4484" w:author="tedo gogoladze" w:date="2020-01-04T18:07:00Z">
              <w:rPr>
                <w:rFonts w:cstheme="minorHAnsi"/>
              </w:rPr>
            </w:rPrChange>
          </w:rPr>
          <w:delText xml:space="preserve"> that were imbalanced</w:delText>
        </w:r>
      </w:del>
      <w:r w:rsidR="00CF4340" w:rsidRPr="00F22F4A">
        <w:rPr>
          <w:rFonts w:cstheme="minorHAnsi"/>
          <w:lang w:val="en-GB"/>
          <w:rPrChange w:id="4485" w:author="tedo gogoladze" w:date="2020-01-04T18:07:00Z">
            <w:rPr>
              <w:rFonts w:cstheme="minorHAnsi"/>
            </w:rPr>
          </w:rPrChange>
        </w:rPr>
        <w:t xml:space="preserve">, as shown </w:t>
      </w:r>
      <w:del w:id="4486" w:author="Mario Ezequiel Scott" w:date="2020-01-02T15:29:00Z">
        <w:r w:rsidR="00CF4340" w:rsidRPr="00F22F4A" w:rsidDel="00657755">
          <w:rPr>
            <w:rFonts w:cstheme="minorHAnsi"/>
            <w:lang w:val="en-GB"/>
            <w:rPrChange w:id="4487" w:author="tedo gogoladze" w:date="2020-01-04T18:07:00Z">
              <w:rPr>
                <w:rFonts w:cstheme="minorHAnsi"/>
              </w:rPr>
            </w:rPrChange>
          </w:rPr>
          <w:delText xml:space="preserve">on </w:delText>
        </w:r>
      </w:del>
      <w:ins w:id="4488" w:author="Mario Ezequiel Scott" w:date="2020-01-02T15:29:00Z">
        <w:r w:rsidRPr="00F22F4A">
          <w:rPr>
            <w:rFonts w:cstheme="minorHAnsi"/>
            <w:lang w:val="en-GB"/>
            <w:rPrChange w:id="4489" w:author="tedo gogoladze" w:date="2020-01-04T18:07:00Z">
              <w:rPr>
                <w:lang w:val="en-GB"/>
              </w:rPr>
            </w:rPrChange>
          </w:rPr>
          <w:t>in</w:t>
        </w:r>
        <w:r w:rsidRPr="00F22F4A">
          <w:rPr>
            <w:rFonts w:cstheme="minorHAnsi"/>
            <w:lang w:val="en-GB"/>
            <w:rPrChange w:id="4490" w:author="tedo gogoladze" w:date="2020-01-04T18:07:00Z">
              <w:rPr>
                <w:rFonts w:cstheme="minorHAnsi"/>
              </w:rPr>
            </w:rPrChange>
          </w:rPr>
          <w:t xml:space="preserve"> </w:t>
        </w:r>
      </w:ins>
      <w:r w:rsidR="00CF4340" w:rsidRPr="00F22F4A">
        <w:rPr>
          <w:rFonts w:cstheme="minorHAnsi"/>
          <w:lang w:val="en-GB"/>
          <w:rPrChange w:id="4491" w:author="tedo gogoladze" w:date="2020-01-04T18:07:00Z">
            <w:rPr>
              <w:rFonts w:cstheme="minorHAnsi"/>
            </w:rPr>
          </w:rPrChange>
        </w:rPr>
        <w:t xml:space="preserve">Figure </w:t>
      </w:r>
      <w:r w:rsidR="00650EF2" w:rsidRPr="00F22F4A">
        <w:rPr>
          <w:rFonts w:cstheme="minorHAnsi"/>
          <w:lang w:val="en-GB"/>
          <w:rPrChange w:id="4492" w:author="tedo gogoladze" w:date="2020-01-04T18:07:00Z">
            <w:rPr>
              <w:rFonts w:cstheme="minorHAnsi"/>
            </w:rPr>
          </w:rPrChange>
        </w:rPr>
        <w:t>4</w:t>
      </w:r>
      <w:r w:rsidR="00CF4340" w:rsidRPr="00F22F4A">
        <w:rPr>
          <w:rFonts w:cstheme="minorHAnsi"/>
          <w:lang w:val="en-GB"/>
          <w:rPrChange w:id="4493" w:author="tedo gogoladze" w:date="2020-01-04T18:07:00Z">
            <w:rPr>
              <w:rFonts w:cstheme="minorHAnsi"/>
            </w:rPr>
          </w:rPrChange>
        </w:rPr>
        <w:t>.</w:t>
      </w:r>
    </w:p>
    <w:p w14:paraId="40D30E2F" w14:textId="7C6E39A2" w:rsidR="00CF4340" w:rsidDel="00D50DD0" w:rsidRDefault="00CF4340" w:rsidP="00D50DD0">
      <w:pPr>
        <w:pStyle w:val="Heading2"/>
        <w:numPr>
          <w:ilvl w:val="0"/>
          <w:numId w:val="0"/>
        </w:numPr>
        <w:rPr>
          <w:del w:id="4494" w:author="tedo gogoladze" w:date="2020-01-06T14:58:00Z"/>
        </w:rPr>
      </w:pPr>
      <w:bookmarkStart w:id="4495" w:name="_Toc29215294"/>
      <w:bookmarkEnd w:id="4495"/>
    </w:p>
    <w:p w14:paraId="196910D4" w14:textId="04354B4E" w:rsidR="00A801CD" w:rsidDel="00D50DD0" w:rsidRDefault="00A801CD" w:rsidP="00D50DD0">
      <w:pPr>
        <w:pStyle w:val="Heading2"/>
        <w:numPr>
          <w:ilvl w:val="0"/>
          <w:numId w:val="0"/>
        </w:numPr>
        <w:rPr>
          <w:del w:id="4496" w:author="tedo gogoladze" w:date="2020-01-04T18:32:00Z"/>
        </w:rPr>
      </w:pPr>
      <w:del w:id="4497" w:author="tedo gogoladze" w:date="2020-01-06T14:58:00Z">
        <w:r w:rsidRPr="008A1EBF" w:rsidDel="00D50DD0">
          <w:delText>Computation of</w:delText>
        </w:r>
      </w:del>
      <w:ins w:id="4498" w:author="Mario Ezequiel Scott" w:date="2020-01-02T13:42:00Z">
        <w:del w:id="4499" w:author="tedo gogoladze" w:date="2020-01-05T02:40:00Z">
          <w:r w:rsidR="0006173F" w:rsidDel="003214E5">
            <w:delText>Developers’</w:delText>
          </w:r>
        </w:del>
      </w:ins>
      <w:del w:id="4500" w:author="tedo gogoladze" w:date="2020-01-06T14:58:00Z">
        <w:r w:rsidRPr="008A1EBF" w:rsidDel="00D50DD0">
          <w:delText xml:space="preserve"> metrics</w:delText>
        </w:r>
      </w:del>
      <w:bookmarkStart w:id="4501" w:name="_Toc29215295"/>
      <w:bookmarkEnd w:id="4501"/>
    </w:p>
    <w:p w14:paraId="73BF4E59" w14:textId="75018484" w:rsidR="00A801CD" w:rsidRPr="00D50DD0" w:rsidRDefault="00D50DD0" w:rsidP="00D50DD0">
      <w:pPr>
        <w:pStyle w:val="Heading2"/>
        <w:numPr>
          <w:ilvl w:val="2"/>
          <w:numId w:val="32"/>
        </w:numPr>
        <w:rPr>
          <w:rPrChange w:id="4502" w:author="tedo gogoladze" w:date="2020-01-06T14:59:00Z">
            <w:rPr>
              <w:rFonts w:cstheme="minorHAnsi"/>
            </w:rPr>
          </w:rPrChange>
        </w:rPr>
        <w:pPrChange w:id="4503" w:author="tedo gogoladze" w:date="2020-01-06T14:59:00Z">
          <w:pPr/>
        </w:pPrChange>
      </w:pPr>
      <w:bookmarkStart w:id="4504" w:name="_Toc29215296"/>
      <w:ins w:id="4505" w:author="tedo gogoladze" w:date="2020-01-06T14:58:00Z">
        <w:r>
          <w:t>Calculation of metrics</w:t>
        </w:r>
      </w:ins>
      <w:bookmarkEnd w:id="4504"/>
    </w:p>
    <w:p w14:paraId="65974A32" w14:textId="611F20C2" w:rsidR="005B5D11" w:rsidRPr="008A1EBF" w:rsidRDefault="005B5D11">
      <w:pPr>
        <w:pStyle w:val="Heading3"/>
        <w:numPr>
          <w:ilvl w:val="3"/>
          <w:numId w:val="32"/>
        </w:numPr>
        <w:rPr>
          <w:lang w:val="en-GB"/>
        </w:rPr>
        <w:pPrChange w:id="4506" w:author="Mario Ezequiel Scott" w:date="2020-01-02T20:10:00Z">
          <w:pPr>
            <w:pStyle w:val="Heading3"/>
            <w:numPr>
              <w:ilvl w:val="2"/>
              <w:numId w:val="32"/>
            </w:numPr>
            <w:ind w:left="720" w:hanging="720"/>
          </w:pPr>
        </w:pPrChange>
      </w:pPr>
      <w:bookmarkStart w:id="4507" w:name="_Toc29215297"/>
      <w:r w:rsidRPr="009A4FA7">
        <w:rPr>
          <w:lang w:val="en-GB"/>
        </w:rPr>
        <w:t>Actual development time</w:t>
      </w:r>
      <w:bookmarkEnd w:id="4507"/>
      <w:del w:id="4508" w:author="Mario Ezequiel Scott" w:date="2020-01-02T13:42:00Z">
        <w:r w:rsidRPr="008A1EBF" w:rsidDel="0006173F">
          <w:rPr>
            <w:lang w:val="en-GB"/>
          </w:rPr>
          <w:delText xml:space="preserve"> metric</w:delText>
        </w:r>
      </w:del>
    </w:p>
    <w:p w14:paraId="7154174F" w14:textId="437CB33F" w:rsidR="00A801CD" w:rsidRPr="004A4B49" w:rsidRDefault="00A801CD" w:rsidP="00A801CD">
      <w:pPr>
        <w:rPr>
          <w:rFonts w:cstheme="minorHAnsi"/>
          <w:lang w:val="en-GB"/>
          <w:rPrChange w:id="4509" w:author="Mario Ezequiel Scott" w:date="2019-12-29T19:14:00Z">
            <w:rPr>
              <w:rFonts w:cstheme="minorHAnsi"/>
            </w:rPr>
          </w:rPrChange>
        </w:rPr>
      </w:pPr>
      <w:commentRangeStart w:id="4510"/>
      <w:commentRangeStart w:id="4511"/>
      <w:r w:rsidRPr="004A4B49">
        <w:rPr>
          <w:rFonts w:cstheme="minorHAnsi"/>
          <w:lang w:val="en-GB"/>
          <w:rPrChange w:id="4512" w:author="Mario Ezequiel Scott" w:date="2019-12-29T19:14:00Z">
            <w:rPr>
              <w:rFonts w:cstheme="minorHAnsi"/>
            </w:rPr>
          </w:rPrChange>
        </w:rPr>
        <w:t xml:space="preserve">For </w:t>
      </w:r>
      <w:r w:rsidRPr="008840AF">
        <w:rPr>
          <w:rFonts w:cstheme="minorHAnsi"/>
          <w:lang w:val="en-GB"/>
          <w:rPrChange w:id="4513" w:author="Mario Ezequiel Scott" w:date="2020-01-02T15:29:00Z">
            <w:rPr>
              <w:rFonts w:cstheme="minorHAnsi"/>
            </w:rPr>
          </w:rPrChange>
        </w:rPr>
        <w:t xml:space="preserve">calculating </w:t>
      </w:r>
      <w:del w:id="4514" w:author="Mario Ezequiel Scott" w:date="2020-01-02T15:29:00Z">
        <w:r w:rsidRPr="008840AF" w:rsidDel="008840AF">
          <w:rPr>
            <w:rFonts w:cstheme="minorHAnsi"/>
            <w:bCs/>
            <w:lang w:val="en-GB"/>
            <w:rPrChange w:id="4515" w:author="Mario Ezequiel Scott" w:date="2020-01-02T15:29:00Z">
              <w:rPr>
                <w:rFonts w:cstheme="minorHAnsi"/>
                <w:b/>
                <w:bCs/>
              </w:rPr>
            </w:rPrChange>
          </w:rPr>
          <w:delText>Time</w:delText>
        </w:r>
        <w:r w:rsidRPr="008840AF" w:rsidDel="008840AF">
          <w:rPr>
            <w:rFonts w:cstheme="minorHAnsi"/>
            <w:lang w:val="en-GB"/>
            <w:rPrChange w:id="4516" w:author="Mario Ezequiel Scott" w:date="2020-01-02T15:29:00Z">
              <w:rPr>
                <w:rFonts w:cstheme="minorHAnsi"/>
              </w:rPr>
            </w:rPrChange>
          </w:rPr>
          <w:delText xml:space="preserve"> </w:delText>
        </w:r>
      </w:del>
      <w:ins w:id="4517" w:author="Mario Ezequiel Scott" w:date="2020-01-02T15:29:00Z">
        <w:r w:rsidR="008840AF" w:rsidRPr="008840AF">
          <w:rPr>
            <w:rFonts w:cstheme="minorHAnsi"/>
            <w:bCs/>
            <w:lang w:val="en-GB"/>
            <w:rPrChange w:id="4518" w:author="Mario Ezequiel Scott" w:date="2020-01-02T15:29:00Z">
              <w:rPr>
                <w:rFonts w:cstheme="minorHAnsi"/>
                <w:b/>
                <w:bCs/>
                <w:lang w:val="en-GB"/>
              </w:rPr>
            </w:rPrChange>
          </w:rPr>
          <w:t>the actual development time</w:t>
        </w:r>
      </w:ins>
      <w:del w:id="4519" w:author="Mario Ezequiel Scott" w:date="2020-01-02T15:29:00Z">
        <w:r w:rsidRPr="008840AF" w:rsidDel="008840AF">
          <w:rPr>
            <w:rFonts w:cstheme="minorHAnsi"/>
            <w:lang w:val="en-GB"/>
            <w:rPrChange w:id="4520" w:author="Mario Ezequiel Scott" w:date="2020-01-02T15:29:00Z">
              <w:rPr>
                <w:rFonts w:cstheme="minorHAnsi"/>
              </w:rPr>
            </w:rPrChange>
          </w:rPr>
          <w:delText>m</w:delText>
        </w:r>
        <w:r w:rsidRPr="004A4B49" w:rsidDel="008840AF">
          <w:rPr>
            <w:rFonts w:cstheme="minorHAnsi"/>
            <w:lang w:val="en-GB"/>
            <w:rPrChange w:id="4521" w:author="Mario Ezequiel Scott" w:date="2019-12-29T19:14:00Z">
              <w:rPr>
                <w:rFonts w:cstheme="minorHAnsi"/>
              </w:rPr>
            </w:rPrChange>
          </w:rPr>
          <w:delText>etric</w:delText>
        </w:r>
      </w:del>
      <w:r w:rsidRPr="004A4B49">
        <w:rPr>
          <w:rFonts w:cstheme="minorHAnsi"/>
          <w:lang w:val="en-GB"/>
          <w:rPrChange w:id="4522" w:author="Mario Ezequiel Scott" w:date="2019-12-29T19:14:00Z">
            <w:rPr>
              <w:rFonts w:cstheme="minorHAnsi"/>
            </w:rPr>
          </w:rPrChange>
        </w:rPr>
        <w:t xml:space="preserve">, </w:t>
      </w:r>
      <w:r w:rsidR="00310BF2" w:rsidRPr="004A4B49">
        <w:rPr>
          <w:rFonts w:cstheme="minorHAnsi"/>
          <w:lang w:val="en-GB"/>
          <w:rPrChange w:id="4523" w:author="Mario Ezequiel Scott" w:date="2019-12-29T19:14:00Z">
            <w:rPr>
              <w:rFonts w:cstheme="minorHAnsi"/>
            </w:rPr>
          </w:rPrChange>
        </w:rPr>
        <w:t xml:space="preserve">the logics were applied on </w:t>
      </w:r>
      <w:r w:rsidRPr="004A4B49">
        <w:rPr>
          <w:rFonts w:cstheme="minorHAnsi"/>
          <w:lang w:val="en-GB"/>
          <w:rPrChange w:id="4524" w:author="Mario Ezequiel Scott" w:date="2019-12-29T19:14:00Z">
            <w:rPr>
              <w:rFonts w:cstheme="minorHAnsi"/>
            </w:rPr>
          </w:rPrChange>
        </w:rPr>
        <w:t xml:space="preserve">Jira issues change log dataset. First, </w:t>
      </w:r>
      <w:r w:rsidR="00311385" w:rsidRPr="004A4B49">
        <w:rPr>
          <w:rFonts w:cstheme="minorHAnsi"/>
          <w:lang w:val="en-GB"/>
          <w:rPrChange w:id="4525" w:author="Mario Ezequiel Scott" w:date="2019-12-29T19:14:00Z">
            <w:rPr>
              <w:rFonts w:cstheme="minorHAnsi"/>
            </w:rPr>
          </w:rPrChange>
        </w:rPr>
        <w:t xml:space="preserve">was </w:t>
      </w:r>
      <w:r w:rsidRPr="004A4B49">
        <w:rPr>
          <w:rFonts w:cstheme="minorHAnsi"/>
          <w:lang w:val="en-GB"/>
          <w:rPrChange w:id="4526" w:author="Mario Ezequiel Scott" w:date="2019-12-29T19:14:00Z">
            <w:rPr>
              <w:rFonts w:cstheme="minorHAnsi"/>
            </w:rPr>
          </w:rPrChange>
        </w:rPr>
        <w:t xml:space="preserve">defined the time spent per task by a developer: time that is passed while the task was set to 'In Progress' status. In technical terms, this is the time between the two log records when 1) the task status was set to 'In Progress' and 2) task status was changed from 'In Progress'. Therefore, the records </w:t>
      </w:r>
      <w:r w:rsidR="00311385" w:rsidRPr="004A4B49">
        <w:rPr>
          <w:rFonts w:cstheme="minorHAnsi"/>
          <w:lang w:val="en-GB"/>
          <w:rPrChange w:id="4527" w:author="Mario Ezequiel Scott" w:date="2019-12-29T19:14:00Z">
            <w:rPr>
              <w:rFonts w:cstheme="minorHAnsi"/>
            </w:rPr>
          </w:rPrChange>
        </w:rPr>
        <w:t xml:space="preserve">were retrieved </w:t>
      </w:r>
      <w:r w:rsidRPr="004A4B49">
        <w:rPr>
          <w:rFonts w:cstheme="minorHAnsi"/>
          <w:lang w:val="en-GB"/>
          <w:rPrChange w:id="4528" w:author="Mario Ezequiel Scott" w:date="2019-12-29T19:14:00Z">
            <w:rPr>
              <w:rFonts w:cstheme="minorHAnsi"/>
            </w:rPr>
          </w:rPrChange>
        </w:rPr>
        <w:t>from Jira change log, that have status set from In Progress to any other status, and the records that have set status set to In Progress from any other status.</w:t>
      </w:r>
    </w:p>
    <w:p w14:paraId="420F2DC8" w14:textId="5E87EAB2" w:rsidR="00A801CD" w:rsidRPr="004A4B49" w:rsidRDefault="00A801CD" w:rsidP="00A801CD">
      <w:pPr>
        <w:rPr>
          <w:rFonts w:cstheme="minorHAnsi"/>
          <w:lang w:val="en-GB"/>
          <w:rPrChange w:id="4529" w:author="Mario Ezequiel Scott" w:date="2019-12-29T19:14:00Z">
            <w:rPr>
              <w:rFonts w:cstheme="minorHAnsi"/>
            </w:rPr>
          </w:rPrChange>
        </w:rPr>
      </w:pPr>
      <w:r w:rsidRPr="004A4B49">
        <w:rPr>
          <w:rFonts w:cstheme="minorHAnsi"/>
          <w:lang w:val="en-GB"/>
          <w:rPrChange w:id="4530" w:author="Mario Ezequiel Scott" w:date="2019-12-29T19:14:00Z">
            <w:rPr>
              <w:rFonts w:cstheme="minorHAnsi"/>
            </w:rPr>
          </w:rPrChange>
        </w:rPr>
        <w:t>In case when several developers have worked on one task –</w:t>
      </w:r>
      <w:r w:rsidR="00BA68B7" w:rsidRPr="004A4B49">
        <w:rPr>
          <w:rFonts w:cstheme="minorHAnsi"/>
          <w:lang w:val="en-GB"/>
          <w:rPrChange w:id="4531" w:author="Mario Ezequiel Scott" w:date="2019-12-29T19:14:00Z">
            <w:rPr>
              <w:rFonts w:cstheme="minorHAnsi"/>
            </w:rPr>
          </w:rPrChange>
        </w:rPr>
        <w:t xml:space="preserve"> </w:t>
      </w:r>
      <w:r w:rsidRPr="004A4B49">
        <w:rPr>
          <w:rFonts w:cstheme="minorHAnsi"/>
          <w:lang w:val="en-GB"/>
          <w:rPrChange w:id="4532" w:author="Mario Ezequiel Scott" w:date="2019-12-29T19:14:00Z">
            <w:rPr>
              <w:rFonts w:cstheme="minorHAnsi"/>
            </w:rPr>
          </w:rPrChange>
        </w:rPr>
        <w:t>calculat</w:t>
      </w:r>
      <w:r w:rsidR="00BA68B7" w:rsidRPr="004A4B49">
        <w:rPr>
          <w:rFonts w:cstheme="minorHAnsi"/>
          <w:lang w:val="en-GB"/>
          <w:rPrChange w:id="4533" w:author="Mario Ezequiel Scott" w:date="2019-12-29T19:14:00Z">
            <w:rPr>
              <w:rFonts w:cstheme="minorHAnsi"/>
            </w:rPr>
          </w:rPrChange>
        </w:rPr>
        <w:t>ion occurs on a</w:t>
      </w:r>
      <w:r w:rsidRPr="004A4B49">
        <w:rPr>
          <w:rFonts w:cstheme="minorHAnsi"/>
          <w:lang w:val="en-GB"/>
          <w:rPrChange w:id="4534" w:author="Mario Ezequiel Scott" w:date="2019-12-29T19:14:00Z">
            <w:rPr>
              <w:rFonts w:cstheme="minorHAnsi"/>
            </w:rPr>
          </w:rPrChange>
        </w:rPr>
        <w:t xml:space="preserve"> time for each of them separately. In case when one developer has set status to 'In Progress' multiple times within one task, the function calculates the sum amount, so that each developer has one number of minutes spent on one task.</w:t>
      </w:r>
      <w:commentRangeEnd w:id="4510"/>
      <w:r w:rsidR="008840AF">
        <w:rPr>
          <w:rStyle w:val="CommentReference"/>
        </w:rPr>
        <w:commentReference w:id="4510"/>
      </w:r>
      <w:commentRangeEnd w:id="4511"/>
      <w:r w:rsidR="000F4320">
        <w:rPr>
          <w:rStyle w:val="CommentReference"/>
        </w:rPr>
        <w:commentReference w:id="4511"/>
      </w:r>
    </w:p>
    <w:p w14:paraId="5B5C23B4" w14:textId="51402152" w:rsidR="00A801CD" w:rsidRPr="004A4B49" w:rsidRDefault="00A801CD" w:rsidP="00A801CD">
      <w:pPr>
        <w:rPr>
          <w:rFonts w:cstheme="minorHAnsi"/>
          <w:lang w:val="en-GB"/>
          <w:rPrChange w:id="4535" w:author="Mario Ezequiel Scott" w:date="2019-12-29T19:14:00Z">
            <w:rPr>
              <w:rFonts w:cstheme="minorHAnsi"/>
            </w:rPr>
          </w:rPrChange>
        </w:rPr>
      </w:pPr>
      <w:r w:rsidRPr="004A4B49">
        <w:rPr>
          <w:rFonts w:cstheme="minorHAnsi"/>
          <w:lang w:val="en-GB"/>
          <w:rPrChange w:id="4536" w:author="Mario Ezequiel Scott" w:date="2019-12-29T19:14:00Z">
            <w:rPr>
              <w:rFonts w:cstheme="minorHAnsi"/>
            </w:rPr>
          </w:rPrChange>
        </w:rPr>
        <w:t xml:space="preserve">The histogram </w:t>
      </w:r>
      <w:del w:id="4537" w:author="Mario Ezequiel Scott" w:date="2020-01-02T15:31:00Z">
        <w:r w:rsidRPr="004A4B49" w:rsidDel="008840AF">
          <w:rPr>
            <w:rFonts w:cstheme="minorHAnsi"/>
            <w:lang w:val="en-GB"/>
            <w:rPrChange w:id="4538" w:author="Mario Ezequiel Scott" w:date="2019-12-29T19:14:00Z">
              <w:rPr>
                <w:rFonts w:cstheme="minorHAnsi"/>
              </w:rPr>
            </w:rPrChange>
          </w:rPr>
          <w:delText xml:space="preserve">on </w:delText>
        </w:r>
      </w:del>
      <w:ins w:id="4539" w:author="Mario Ezequiel Scott" w:date="2020-01-02T15:31:00Z">
        <w:r w:rsidR="008840AF">
          <w:rPr>
            <w:rFonts w:cstheme="minorHAnsi"/>
            <w:lang w:val="en-GB"/>
          </w:rPr>
          <w:t>in</w:t>
        </w:r>
        <w:r w:rsidR="008840AF" w:rsidRPr="004A4B49">
          <w:rPr>
            <w:rFonts w:cstheme="minorHAnsi"/>
            <w:lang w:val="en-GB"/>
            <w:rPrChange w:id="4540" w:author="Mario Ezequiel Scott" w:date="2019-12-29T19:14:00Z">
              <w:rPr>
                <w:rFonts w:cstheme="minorHAnsi"/>
              </w:rPr>
            </w:rPrChange>
          </w:rPr>
          <w:t xml:space="preserve"> </w:t>
        </w:r>
      </w:ins>
      <w:r w:rsidRPr="004A4B49">
        <w:rPr>
          <w:rFonts w:cstheme="minorHAnsi"/>
          <w:lang w:val="en-GB"/>
          <w:rPrChange w:id="4541" w:author="Mario Ezequiel Scott" w:date="2019-12-29T19:14:00Z">
            <w:rPr>
              <w:rFonts w:cstheme="minorHAnsi"/>
            </w:rPr>
          </w:rPrChange>
        </w:rPr>
        <w:t xml:space="preserve">Figure </w:t>
      </w:r>
      <w:r w:rsidR="00847EAF" w:rsidRPr="004A4B49">
        <w:rPr>
          <w:rFonts w:cstheme="minorHAnsi"/>
          <w:lang w:val="en-GB"/>
          <w:rPrChange w:id="4542" w:author="Mario Ezequiel Scott" w:date="2019-12-29T19:14:00Z">
            <w:rPr>
              <w:rFonts w:cstheme="minorHAnsi"/>
            </w:rPr>
          </w:rPrChange>
        </w:rPr>
        <w:t>6</w:t>
      </w:r>
      <w:r w:rsidRPr="004A4B49">
        <w:rPr>
          <w:rFonts w:cstheme="minorHAnsi"/>
          <w:lang w:val="en-GB"/>
          <w:rPrChange w:id="4543" w:author="Mario Ezequiel Scott" w:date="2019-12-29T19:14:00Z">
            <w:rPr>
              <w:rFonts w:cstheme="minorHAnsi"/>
            </w:rPr>
          </w:rPrChange>
        </w:rPr>
        <w:t xml:space="preserve"> shows the distribution</w:t>
      </w:r>
      <w:del w:id="4544" w:author="Mario Ezequiel Scott" w:date="2020-01-02T15:31:00Z">
        <w:r w:rsidRPr="004A4B49" w:rsidDel="008840AF">
          <w:rPr>
            <w:rFonts w:cstheme="minorHAnsi"/>
            <w:lang w:val="en-GB"/>
            <w:rPrChange w:id="4545" w:author="Mario Ezequiel Scott" w:date="2019-12-29T19:14:00Z">
              <w:rPr>
                <w:rFonts w:cstheme="minorHAnsi"/>
              </w:rPr>
            </w:rPrChange>
          </w:rPr>
          <w:delText>s</w:delText>
        </w:r>
      </w:del>
      <w:r w:rsidRPr="004A4B49">
        <w:rPr>
          <w:rFonts w:cstheme="minorHAnsi"/>
          <w:lang w:val="en-GB"/>
          <w:rPrChange w:id="4546" w:author="Mario Ezequiel Scott" w:date="2019-12-29T19:14:00Z">
            <w:rPr>
              <w:rFonts w:cstheme="minorHAnsi"/>
            </w:rPr>
          </w:rPrChange>
        </w:rPr>
        <w:t xml:space="preserve"> of </w:t>
      </w:r>
      <w:del w:id="4547" w:author="Mario Ezequiel Scott" w:date="2020-01-02T15:51:00Z">
        <w:r w:rsidRPr="004A4B49" w:rsidDel="007650C0">
          <w:rPr>
            <w:rFonts w:cstheme="minorHAnsi"/>
            <w:lang w:val="en-GB"/>
            <w:rPrChange w:id="4548" w:author="Mario Ezequiel Scott" w:date="2019-12-29T19:14:00Z">
              <w:rPr>
                <w:rFonts w:cstheme="minorHAnsi"/>
              </w:rPr>
            </w:rPrChange>
          </w:rPr>
          <w:delText>spent minutes by the developers</w:delText>
        </w:r>
      </w:del>
      <w:ins w:id="4549" w:author="Mario Ezequiel Scott" w:date="2020-01-02T15:51:00Z">
        <w:r w:rsidR="007650C0">
          <w:rPr>
            <w:rFonts w:cstheme="minorHAnsi"/>
            <w:lang w:val="en-GB"/>
          </w:rPr>
          <w:t>actual development time</w:t>
        </w:r>
      </w:ins>
      <w:r w:rsidRPr="004A4B49">
        <w:rPr>
          <w:rFonts w:cstheme="minorHAnsi"/>
          <w:lang w:val="en-GB"/>
          <w:rPrChange w:id="4550" w:author="Mario Ezequiel Scott" w:date="2019-12-29T19:14:00Z">
            <w:rPr>
              <w:rFonts w:cstheme="minorHAnsi"/>
            </w:rPr>
          </w:rPrChange>
        </w:rPr>
        <w:t>. Noticeably, there are outliers that put</w:t>
      </w:r>
      <w:del w:id="4551" w:author="Mario Ezequiel Scott" w:date="2020-01-02T15:51:00Z">
        <w:r w:rsidRPr="004A4B49" w:rsidDel="007650C0">
          <w:rPr>
            <w:rFonts w:cstheme="minorHAnsi"/>
            <w:lang w:val="en-GB"/>
            <w:rPrChange w:id="4552" w:author="Mario Ezequiel Scott" w:date="2019-12-29T19:14:00Z">
              <w:rPr>
                <w:rFonts w:cstheme="minorHAnsi"/>
              </w:rPr>
            </w:rPrChange>
          </w:rPr>
          <w:delText>s</w:delText>
        </w:r>
      </w:del>
      <w:r w:rsidRPr="004A4B49">
        <w:rPr>
          <w:rFonts w:cstheme="minorHAnsi"/>
          <w:lang w:val="en-GB"/>
          <w:rPrChange w:id="4553" w:author="Mario Ezequiel Scott" w:date="2019-12-29T19:14:00Z">
            <w:rPr>
              <w:rFonts w:cstheme="minorHAnsi"/>
            </w:rPr>
          </w:rPrChange>
        </w:rPr>
        <w:t xml:space="preserve"> the vast majority of the records into the first few bins.</w:t>
      </w:r>
    </w:p>
    <w:p w14:paraId="78D28641" w14:textId="77777777" w:rsidR="00A801CD" w:rsidRPr="004A4B49" w:rsidRDefault="00A801CD" w:rsidP="00A801CD">
      <w:pPr>
        <w:rPr>
          <w:rFonts w:cstheme="minorHAnsi"/>
          <w:noProof/>
          <w:lang w:val="en-GB"/>
          <w:rPrChange w:id="4554" w:author="Mario Ezequiel Scott" w:date="2019-12-29T19:14:00Z">
            <w:rPr>
              <w:rFonts w:cstheme="minorHAnsi"/>
              <w:noProof/>
            </w:rPr>
          </w:rPrChange>
        </w:rPr>
      </w:pPr>
    </w:p>
    <w:p w14:paraId="2D42CFC9" w14:textId="77777777" w:rsidR="00F22F4A" w:rsidRDefault="00F22F4A" w:rsidP="00A801CD">
      <w:pPr>
        <w:rPr>
          <w:ins w:id="4555" w:author="tedo gogoladze" w:date="2020-01-04T18:14:00Z"/>
          <w:rFonts w:cstheme="minorHAnsi"/>
          <w:noProof/>
          <w:lang w:val="en-GB"/>
        </w:rPr>
      </w:pPr>
    </w:p>
    <w:p w14:paraId="7278C7AC" w14:textId="77777777" w:rsidR="00F22F4A" w:rsidRDefault="00F22F4A" w:rsidP="00A801CD">
      <w:pPr>
        <w:rPr>
          <w:ins w:id="4556" w:author="tedo gogoladze" w:date="2020-01-04T18:15:00Z"/>
          <w:rFonts w:cstheme="minorHAnsi"/>
          <w:noProof/>
          <w:lang w:val="en-GB"/>
        </w:rPr>
      </w:pPr>
    </w:p>
    <w:p w14:paraId="5671D6A4" w14:textId="76F00EE8" w:rsidR="00F22F4A" w:rsidRDefault="00F22F4A" w:rsidP="00A801CD">
      <w:pPr>
        <w:rPr>
          <w:ins w:id="4557" w:author="tedo gogoladze" w:date="2020-01-04T18:14:00Z"/>
          <w:rFonts w:cstheme="minorHAnsi"/>
          <w:noProof/>
          <w:lang w:val="en-GB"/>
        </w:rPr>
      </w:pPr>
      <w:commentRangeStart w:id="4558"/>
      <w:commentRangeStart w:id="4559"/>
      <w:ins w:id="4560" w:author="tedo gogoladze" w:date="2020-01-04T18:15:00Z">
        <w:r>
          <w:rPr>
            <w:rFonts w:cstheme="minorHAnsi"/>
            <w:noProof/>
            <w:lang w:val="en-GB"/>
          </w:rPr>
          <w:drawing>
            <wp:inline distT="0" distB="0" distL="0" distR="0" wp14:anchorId="5F712681" wp14:editId="7C2CA6DE">
              <wp:extent cx="5638800" cy="300812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6530" t="6874" r="8763" b="2749"/>
                      <a:stretch/>
                    </pic:blipFill>
                    <pic:spPr bwMode="auto">
                      <a:xfrm>
                        <a:off x="0" y="0"/>
                        <a:ext cx="5644103" cy="3010952"/>
                      </a:xfrm>
                      <a:prstGeom prst="rect">
                        <a:avLst/>
                      </a:prstGeom>
                      <a:noFill/>
                      <a:ln>
                        <a:noFill/>
                      </a:ln>
                      <a:extLst>
                        <a:ext uri="{53640926-AAD7-44D8-BBD7-CCE9431645EC}">
                          <a14:shadowObscured xmlns:a14="http://schemas.microsoft.com/office/drawing/2010/main"/>
                        </a:ext>
                      </a:extLst>
                    </pic:spPr>
                  </pic:pic>
                </a:graphicData>
              </a:graphic>
            </wp:inline>
          </w:drawing>
        </w:r>
      </w:ins>
      <w:del w:id="4561" w:author="tedo gogoladze" w:date="2020-01-04T18:14:00Z">
        <w:r w:rsidR="00A801CD" w:rsidRPr="004A4B49" w:rsidDel="00F22F4A">
          <w:rPr>
            <w:rFonts w:cstheme="minorHAnsi"/>
            <w:noProof/>
            <w:lang w:val="en-GB"/>
            <w:rPrChange w:id="4562" w:author="Mario Ezequiel Scott" w:date="2019-12-29T19:14:00Z">
              <w:rPr>
                <w:rFonts w:cstheme="minorHAnsi"/>
                <w:noProof/>
              </w:rPr>
            </w:rPrChange>
          </w:rPr>
          <w:drawing>
            <wp:inline distT="0" distB="0" distL="0" distR="0" wp14:anchorId="0788663F" wp14:editId="1BF28583">
              <wp:extent cx="5972175" cy="322914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l="7705" t="7371" r="9469" b="3206"/>
                      <a:stretch/>
                    </pic:blipFill>
                    <pic:spPr bwMode="auto">
                      <a:xfrm>
                        <a:off x="0" y="0"/>
                        <a:ext cx="6013278" cy="3251366"/>
                      </a:xfrm>
                      <a:prstGeom prst="rect">
                        <a:avLst/>
                      </a:prstGeom>
                      <a:noFill/>
                      <a:ln>
                        <a:noFill/>
                      </a:ln>
                      <a:extLst>
                        <a:ext uri="{53640926-AAD7-44D8-BBD7-CCE9431645EC}">
                          <a14:shadowObscured xmlns:a14="http://schemas.microsoft.com/office/drawing/2010/main"/>
                        </a:ext>
                      </a:extLst>
                    </pic:spPr>
                  </pic:pic>
                </a:graphicData>
              </a:graphic>
            </wp:inline>
          </w:drawing>
        </w:r>
      </w:del>
      <w:commentRangeEnd w:id="4558"/>
      <w:r w:rsidR="008840AF">
        <w:rPr>
          <w:rStyle w:val="CommentReference"/>
        </w:rPr>
        <w:commentReference w:id="4558"/>
      </w:r>
      <w:commentRangeEnd w:id="4559"/>
    </w:p>
    <w:p w14:paraId="3F7571F6" w14:textId="10AD7CFE" w:rsidR="00A801CD" w:rsidRPr="004A4B49" w:rsidRDefault="00F22F4A" w:rsidP="00A801CD">
      <w:pPr>
        <w:rPr>
          <w:rFonts w:cstheme="minorHAnsi"/>
          <w:noProof/>
          <w:lang w:val="en-GB"/>
          <w:rPrChange w:id="4563" w:author="Mario Ezequiel Scott" w:date="2019-12-29T19:14:00Z">
            <w:rPr>
              <w:rFonts w:cstheme="minorHAnsi"/>
              <w:noProof/>
            </w:rPr>
          </w:rPrChange>
        </w:rPr>
      </w:pPr>
      <w:r>
        <w:rPr>
          <w:rStyle w:val="CommentReference"/>
        </w:rPr>
        <w:commentReference w:id="4559"/>
      </w:r>
      <w:r w:rsidR="00A801CD" w:rsidRPr="004A4B49">
        <w:rPr>
          <w:rFonts w:cstheme="minorHAnsi"/>
          <w:noProof/>
          <w:lang w:val="en-GB"/>
          <w:rPrChange w:id="4564" w:author="Mario Ezequiel Scott" w:date="2019-12-29T19:14:00Z">
            <w:rPr>
              <w:rFonts w:cstheme="minorHAnsi"/>
              <w:noProof/>
            </w:rPr>
          </w:rPrChange>
        </w:rPr>
        <w:t xml:space="preserve">Figure </w:t>
      </w:r>
      <w:r w:rsidR="00847EAF" w:rsidRPr="004A4B49">
        <w:rPr>
          <w:rFonts w:cstheme="minorHAnsi"/>
          <w:noProof/>
          <w:lang w:val="en-GB"/>
          <w:rPrChange w:id="4565" w:author="Mario Ezequiel Scott" w:date="2019-12-29T19:14:00Z">
            <w:rPr>
              <w:rFonts w:cstheme="minorHAnsi"/>
              <w:noProof/>
            </w:rPr>
          </w:rPrChange>
        </w:rPr>
        <w:t>6</w:t>
      </w:r>
      <w:r w:rsidR="00A801CD" w:rsidRPr="004A4B49">
        <w:rPr>
          <w:rFonts w:cstheme="minorHAnsi"/>
          <w:noProof/>
          <w:lang w:val="en-GB"/>
          <w:rPrChange w:id="4566" w:author="Mario Ezequiel Scott" w:date="2019-12-29T19:14:00Z">
            <w:rPr>
              <w:rFonts w:cstheme="minorHAnsi"/>
              <w:noProof/>
            </w:rPr>
          </w:rPrChange>
        </w:rPr>
        <w:t xml:space="preserve">. Histogram of </w:t>
      </w:r>
      <w:ins w:id="4567" w:author="tedo gogoladze" w:date="2020-01-04T18:15:00Z">
        <w:r>
          <w:rPr>
            <w:rFonts w:cstheme="minorHAnsi"/>
            <w:noProof/>
            <w:lang w:val="en-GB"/>
          </w:rPr>
          <w:t xml:space="preserve">actual development time </w:t>
        </w:r>
      </w:ins>
      <w:del w:id="4568" w:author="tedo gogoladze" w:date="2020-01-04T18:15:00Z">
        <w:r w:rsidR="00A801CD" w:rsidRPr="004A4B49" w:rsidDel="00F22F4A">
          <w:rPr>
            <w:rFonts w:cstheme="minorHAnsi"/>
            <w:noProof/>
            <w:lang w:val="en-GB"/>
            <w:rPrChange w:id="4569" w:author="Mario Ezequiel Scott" w:date="2019-12-29T19:14:00Z">
              <w:rPr>
                <w:rFonts w:cstheme="minorHAnsi"/>
                <w:noProof/>
              </w:rPr>
            </w:rPrChange>
          </w:rPr>
          <w:delText xml:space="preserve">time </w:delText>
        </w:r>
      </w:del>
      <w:ins w:id="4570" w:author="tedo gogoladze" w:date="2020-01-04T18:15:00Z">
        <w:r>
          <w:rPr>
            <w:rFonts w:cstheme="minorHAnsi"/>
            <w:noProof/>
            <w:lang w:val="en-GB"/>
          </w:rPr>
          <w:t>spent</w:t>
        </w:r>
      </w:ins>
      <w:ins w:id="4571" w:author="tedo gogoladze" w:date="2020-01-04T20:41:00Z">
        <w:r w:rsidR="00204770">
          <w:rPr>
            <w:rFonts w:cstheme="minorHAnsi"/>
            <w:noProof/>
            <w:lang w:val="en-GB"/>
          </w:rPr>
          <w:t xml:space="preserve"> </w:t>
        </w:r>
      </w:ins>
      <w:del w:id="4572" w:author="tedo gogoladze" w:date="2020-01-04T18:15:00Z">
        <w:r w:rsidR="00A801CD" w:rsidRPr="004A4B49" w:rsidDel="00F22F4A">
          <w:rPr>
            <w:rFonts w:cstheme="minorHAnsi"/>
            <w:noProof/>
            <w:lang w:val="en-GB"/>
            <w:rPrChange w:id="4573" w:author="Mario Ezequiel Scott" w:date="2019-12-29T19:14:00Z">
              <w:rPr>
                <w:rFonts w:cstheme="minorHAnsi"/>
                <w:noProof/>
              </w:rPr>
            </w:rPrChange>
          </w:rPr>
          <w:delText xml:space="preserve">spending </w:delText>
        </w:r>
      </w:del>
      <w:r w:rsidR="00A801CD" w:rsidRPr="004A4B49">
        <w:rPr>
          <w:rFonts w:cstheme="minorHAnsi"/>
          <w:noProof/>
          <w:lang w:val="en-GB"/>
          <w:rPrChange w:id="4574" w:author="Mario Ezequiel Scott" w:date="2019-12-29T19:14:00Z">
            <w:rPr>
              <w:rFonts w:cstheme="minorHAnsi"/>
              <w:noProof/>
            </w:rPr>
          </w:rPrChange>
        </w:rPr>
        <w:t>by developers</w:t>
      </w:r>
    </w:p>
    <w:p w14:paraId="17A1B812" w14:textId="77777777" w:rsidR="00A801CD" w:rsidRPr="004A4B49" w:rsidRDefault="00A801CD" w:rsidP="00A801CD">
      <w:pPr>
        <w:rPr>
          <w:rFonts w:cstheme="minorHAnsi"/>
          <w:lang w:val="en-GB"/>
          <w:rPrChange w:id="4575" w:author="Mario Ezequiel Scott" w:date="2019-12-29T19:14:00Z">
            <w:rPr>
              <w:rFonts w:cstheme="minorHAnsi"/>
            </w:rPr>
          </w:rPrChange>
        </w:rPr>
      </w:pPr>
    </w:p>
    <w:p w14:paraId="321F4BE1" w14:textId="30AFBC6A" w:rsidR="00A801CD" w:rsidRPr="004A4B49" w:rsidRDefault="00A801CD" w:rsidP="00A801CD">
      <w:pPr>
        <w:rPr>
          <w:rFonts w:cstheme="minorHAnsi"/>
          <w:lang w:val="en-GB"/>
          <w:rPrChange w:id="4576" w:author="Mario Ezequiel Scott" w:date="2019-12-29T19:14:00Z">
            <w:rPr>
              <w:rFonts w:cstheme="minorHAnsi"/>
            </w:rPr>
          </w:rPrChange>
        </w:rPr>
      </w:pPr>
      <w:r w:rsidRPr="004A4B49">
        <w:rPr>
          <w:rFonts w:cstheme="minorHAnsi"/>
          <w:lang w:val="en-GB"/>
          <w:rPrChange w:id="4577" w:author="Mario Ezequiel Scott" w:date="2019-12-29T19:14:00Z">
            <w:rPr>
              <w:rFonts w:cstheme="minorHAnsi"/>
            </w:rPr>
          </w:rPrChange>
        </w:rPr>
        <w:t xml:space="preserve">To have the better picture, need to filter out the records with minutes spent greater than 5000 and less than 1, the result is on the Figure </w:t>
      </w:r>
      <w:r w:rsidR="00847EAF" w:rsidRPr="004A4B49">
        <w:rPr>
          <w:rFonts w:cstheme="minorHAnsi"/>
          <w:lang w:val="en-GB"/>
          <w:rPrChange w:id="4578" w:author="Mario Ezequiel Scott" w:date="2019-12-29T19:14:00Z">
            <w:rPr>
              <w:rFonts w:cstheme="minorHAnsi"/>
            </w:rPr>
          </w:rPrChange>
        </w:rPr>
        <w:t>7</w:t>
      </w:r>
      <w:r w:rsidRPr="004A4B49">
        <w:rPr>
          <w:rFonts w:cstheme="minorHAnsi"/>
          <w:lang w:val="en-GB"/>
          <w:rPrChange w:id="4579" w:author="Mario Ezequiel Scott" w:date="2019-12-29T19:14:00Z">
            <w:rPr>
              <w:rFonts w:cstheme="minorHAnsi"/>
            </w:rPr>
          </w:rPrChange>
        </w:rPr>
        <w:t>. Now it is visible that although the majority of the records are with the 300 minutes or less, there still are considerable amount of records with higher number of minutes spent.</w:t>
      </w:r>
    </w:p>
    <w:p w14:paraId="75AEB932" w14:textId="77777777" w:rsidR="00A801CD" w:rsidRPr="004A4B49" w:rsidRDefault="00A801CD" w:rsidP="00A801CD">
      <w:pPr>
        <w:rPr>
          <w:rFonts w:cstheme="minorHAnsi"/>
          <w:lang w:val="en-GB"/>
          <w:rPrChange w:id="4580" w:author="Mario Ezequiel Scott" w:date="2019-12-29T19:14:00Z">
            <w:rPr>
              <w:rFonts w:cstheme="minorHAnsi"/>
            </w:rPr>
          </w:rPrChange>
        </w:rPr>
      </w:pPr>
      <w:r w:rsidRPr="004A4B49">
        <w:rPr>
          <w:rFonts w:cstheme="minorHAnsi"/>
          <w:noProof/>
          <w:lang w:val="en-GB"/>
          <w:rPrChange w:id="4581" w:author="Mario Ezequiel Scott" w:date="2019-12-29T19:14:00Z">
            <w:rPr>
              <w:rFonts w:cstheme="minorHAnsi"/>
              <w:noProof/>
            </w:rPr>
          </w:rPrChange>
        </w:rPr>
        <w:drawing>
          <wp:inline distT="0" distB="0" distL="0" distR="0" wp14:anchorId="73F21F4C" wp14:editId="2AA7A29E">
            <wp:extent cx="5899670" cy="3200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a:extLst>
                        <a:ext uri="{28A0092B-C50C-407E-A947-70E740481C1C}">
                          <a14:useLocalDpi xmlns:a14="http://schemas.microsoft.com/office/drawing/2010/main" val="0"/>
                        </a:ext>
                      </a:extLst>
                    </a:blip>
                    <a:srcRect l="7705" t="6731" r="9149" b="3204"/>
                    <a:stretch/>
                  </pic:blipFill>
                  <pic:spPr bwMode="auto">
                    <a:xfrm>
                      <a:off x="0" y="0"/>
                      <a:ext cx="5915898" cy="3209203"/>
                    </a:xfrm>
                    <a:prstGeom prst="rect">
                      <a:avLst/>
                    </a:prstGeom>
                    <a:noFill/>
                    <a:ln>
                      <a:noFill/>
                    </a:ln>
                    <a:extLst>
                      <a:ext uri="{53640926-AAD7-44D8-BBD7-CCE9431645EC}">
                        <a14:shadowObscured xmlns:a14="http://schemas.microsoft.com/office/drawing/2010/main"/>
                      </a:ext>
                    </a:extLst>
                  </pic:spPr>
                </pic:pic>
              </a:graphicData>
            </a:graphic>
          </wp:inline>
        </w:drawing>
      </w:r>
      <w:r w:rsidRPr="004A4B49">
        <w:rPr>
          <w:rFonts w:cstheme="minorHAnsi"/>
          <w:lang w:val="en-GB"/>
          <w:rPrChange w:id="4582" w:author="Mario Ezequiel Scott" w:date="2019-12-29T19:14:00Z">
            <w:rPr>
              <w:rFonts w:cstheme="minorHAnsi"/>
            </w:rPr>
          </w:rPrChange>
        </w:rPr>
        <w:t xml:space="preserve"> </w:t>
      </w:r>
    </w:p>
    <w:p w14:paraId="4B03B7C9" w14:textId="6AA0E2EE" w:rsidR="00A801CD" w:rsidRPr="004A4B49" w:rsidRDefault="00A801CD" w:rsidP="00A801CD">
      <w:pPr>
        <w:rPr>
          <w:rFonts w:cstheme="minorHAnsi"/>
          <w:lang w:val="en-GB"/>
          <w:rPrChange w:id="4583" w:author="Mario Ezequiel Scott" w:date="2019-12-29T19:14:00Z">
            <w:rPr>
              <w:rFonts w:cstheme="minorHAnsi"/>
            </w:rPr>
          </w:rPrChange>
        </w:rPr>
      </w:pPr>
      <w:r w:rsidRPr="004A4B49">
        <w:rPr>
          <w:rFonts w:cstheme="minorHAnsi"/>
          <w:noProof/>
          <w:lang w:val="en-GB"/>
          <w:rPrChange w:id="4584" w:author="Mario Ezequiel Scott" w:date="2019-12-29T19:14:00Z">
            <w:rPr>
              <w:rFonts w:cstheme="minorHAnsi"/>
              <w:noProof/>
            </w:rPr>
          </w:rPrChange>
        </w:rPr>
        <w:t xml:space="preserve">Figure </w:t>
      </w:r>
      <w:r w:rsidR="00950CCC" w:rsidRPr="004A4B49">
        <w:rPr>
          <w:rFonts w:cstheme="minorHAnsi"/>
          <w:noProof/>
          <w:lang w:val="en-GB"/>
          <w:rPrChange w:id="4585" w:author="Mario Ezequiel Scott" w:date="2019-12-29T19:14:00Z">
            <w:rPr>
              <w:rFonts w:cstheme="minorHAnsi"/>
              <w:noProof/>
            </w:rPr>
          </w:rPrChange>
        </w:rPr>
        <w:t>7</w:t>
      </w:r>
      <w:r w:rsidRPr="004A4B49">
        <w:rPr>
          <w:rFonts w:cstheme="minorHAnsi"/>
          <w:noProof/>
          <w:lang w:val="en-GB"/>
          <w:rPrChange w:id="4586" w:author="Mario Ezequiel Scott" w:date="2019-12-29T19:14:00Z">
            <w:rPr>
              <w:rFonts w:cstheme="minorHAnsi"/>
              <w:noProof/>
            </w:rPr>
          </w:rPrChange>
        </w:rPr>
        <w:t>. Histogram o</w:t>
      </w:r>
      <w:ins w:id="4587" w:author="tedo gogoladze" w:date="2020-01-04T20:41:00Z">
        <w:r w:rsidR="00204770">
          <w:rPr>
            <w:rFonts w:cstheme="minorHAnsi"/>
            <w:noProof/>
            <w:lang w:val="en-US"/>
          </w:rPr>
          <w:t xml:space="preserve">f actual development </w:t>
        </w:r>
      </w:ins>
      <w:del w:id="4588" w:author="tedo gogoladze" w:date="2020-01-04T20:41:00Z">
        <w:r w:rsidRPr="004A4B49" w:rsidDel="00204770">
          <w:rPr>
            <w:rFonts w:cstheme="minorHAnsi"/>
            <w:noProof/>
            <w:lang w:val="en-GB"/>
            <w:rPrChange w:id="4589" w:author="Mario Ezequiel Scott" w:date="2019-12-29T19:14:00Z">
              <w:rPr>
                <w:rFonts w:cstheme="minorHAnsi"/>
                <w:noProof/>
              </w:rPr>
            </w:rPrChange>
          </w:rPr>
          <w:delText xml:space="preserve">f </w:delText>
        </w:r>
      </w:del>
      <w:r w:rsidRPr="004A4B49">
        <w:rPr>
          <w:rFonts w:cstheme="minorHAnsi"/>
          <w:noProof/>
          <w:lang w:val="en-GB"/>
          <w:rPrChange w:id="4590" w:author="Mario Ezequiel Scott" w:date="2019-12-29T19:14:00Z">
            <w:rPr>
              <w:rFonts w:cstheme="minorHAnsi"/>
              <w:noProof/>
            </w:rPr>
          </w:rPrChange>
        </w:rPr>
        <w:t>time spen</w:t>
      </w:r>
      <w:ins w:id="4591" w:author="tedo gogoladze" w:date="2020-01-04T20:41:00Z">
        <w:r w:rsidR="00204770">
          <w:rPr>
            <w:rFonts w:cstheme="minorHAnsi"/>
            <w:noProof/>
            <w:lang w:val="en-GB"/>
          </w:rPr>
          <w:t>t</w:t>
        </w:r>
      </w:ins>
      <w:del w:id="4592" w:author="tedo gogoladze" w:date="2020-01-04T20:41:00Z">
        <w:r w:rsidRPr="004A4B49" w:rsidDel="00204770">
          <w:rPr>
            <w:rFonts w:cstheme="minorHAnsi"/>
            <w:noProof/>
            <w:lang w:val="en-GB"/>
            <w:rPrChange w:id="4593" w:author="Mario Ezequiel Scott" w:date="2019-12-29T19:14:00Z">
              <w:rPr>
                <w:rFonts w:cstheme="minorHAnsi"/>
                <w:noProof/>
              </w:rPr>
            </w:rPrChange>
          </w:rPr>
          <w:delText>ding</w:delText>
        </w:r>
      </w:del>
      <w:r w:rsidRPr="004A4B49">
        <w:rPr>
          <w:rFonts w:cstheme="minorHAnsi"/>
          <w:noProof/>
          <w:lang w:val="en-GB"/>
          <w:rPrChange w:id="4594" w:author="Mario Ezequiel Scott" w:date="2019-12-29T19:14:00Z">
            <w:rPr>
              <w:rFonts w:cstheme="minorHAnsi"/>
              <w:noProof/>
            </w:rPr>
          </w:rPrChange>
        </w:rPr>
        <w:t xml:space="preserve"> by developers on a subset of dataset. </w:t>
      </w:r>
    </w:p>
    <w:p w14:paraId="68AE8756" w14:textId="03D65F03" w:rsidR="00A801CD" w:rsidRPr="004A4B49" w:rsidRDefault="00A801CD" w:rsidP="00A801CD">
      <w:pPr>
        <w:rPr>
          <w:rFonts w:cstheme="minorHAnsi"/>
          <w:lang w:val="en-GB"/>
          <w:rPrChange w:id="4595" w:author="Mario Ezequiel Scott" w:date="2019-12-29T19:14:00Z">
            <w:rPr>
              <w:rFonts w:cstheme="minorHAnsi"/>
            </w:rPr>
          </w:rPrChange>
        </w:rPr>
      </w:pPr>
      <w:r w:rsidRPr="004A4B49">
        <w:rPr>
          <w:rFonts w:cstheme="minorHAnsi"/>
          <w:lang w:val="en-GB"/>
          <w:rPrChange w:id="4596" w:author="Mario Ezequiel Scott" w:date="2019-12-29T19:14:00Z">
            <w:rPr>
              <w:rFonts w:cstheme="minorHAnsi"/>
            </w:rPr>
          </w:rPrChange>
        </w:rPr>
        <w:lastRenderedPageBreak/>
        <w:t xml:space="preserve">The end-goal of getting the </w:t>
      </w:r>
      <w:ins w:id="4597" w:author="tedo gogoladze" w:date="2020-01-04T20:41:00Z">
        <w:r w:rsidR="00204770">
          <w:rPr>
            <w:rFonts w:cstheme="minorHAnsi"/>
            <w:lang w:val="en-GB"/>
          </w:rPr>
          <w:t xml:space="preserve">Actual development </w:t>
        </w:r>
      </w:ins>
      <w:del w:id="4598" w:author="tedo gogoladze" w:date="2020-01-04T20:41:00Z">
        <w:r w:rsidRPr="004A4B49" w:rsidDel="00204770">
          <w:rPr>
            <w:rFonts w:cstheme="minorHAnsi"/>
            <w:lang w:val="en-GB"/>
            <w:rPrChange w:id="4599" w:author="Mario Ezequiel Scott" w:date="2019-12-29T19:14:00Z">
              <w:rPr>
                <w:rFonts w:cstheme="minorHAnsi"/>
              </w:rPr>
            </w:rPrChange>
          </w:rPr>
          <w:delText>T</w:delText>
        </w:r>
      </w:del>
      <w:ins w:id="4600" w:author="tedo gogoladze" w:date="2020-01-04T20:41:00Z">
        <w:r w:rsidR="00204770">
          <w:rPr>
            <w:rFonts w:cstheme="minorHAnsi"/>
            <w:lang w:val="en-GB"/>
          </w:rPr>
          <w:t>t</w:t>
        </w:r>
      </w:ins>
      <w:r w:rsidRPr="004A4B49">
        <w:rPr>
          <w:rFonts w:cstheme="minorHAnsi"/>
          <w:lang w:val="en-GB"/>
          <w:rPrChange w:id="4601" w:author="Mario Ezequiel Scott" w:date="2019-12-29T19:14:00Z">
            <w:rPr>
              <w:rFonts w:cstheme="minorHAnsi"/>
            </w:rPr>
          </w:rPrChange>
        </w:rPr>
        <w:t xml:space="preserve">ime measurement is to have the categorical variables. </w:t>
      </w:r>
      <w:r w:rsidR="00AC38A5" w:rsidRPr="004A4B49">
        <w:rPr>
          <w:rFonts w:cstheme="minorHAnsi"/>
          <w:lang w:val="en-GB"/>
          <w:rPrChange w:id="4602" w:author="Mario Ezequiel Scott" w:date="2019-12-29T19:14:00Z">
            <w:rPr>
              <w:rFonts w:cstheme="minorHAnsi"/>
            </w:rPr>
          </w:rPrChange>
        </w:rPr>
        <w:t>T</w:t>
      </w:r>
      <w:r w:rsidRPr="004A4B49">
        <w:rPr>
          <w:rFonts w:cstheme="minorHAnsi"/>
          <w:lang w:val="en-GB"/>
          <w:rPrChange w:id="4603" w:author="Mario Ezequiel Scott" w:date="2019-12-29T19:14:00Z">
            <w:rPr>
              <w:rFonts w:cstheme="minorHAnsi"/>
            </w:rPr>
          </w:rPrChange>
        </w:rPr>
        <w:t xml:space="preserve">he top and bottom threshold </w:t>
      </w:r>
      <w:r w:rsidR="00AC38A5" w:rsidRPr="004A4B49">
        <w:rPr>
          <w:rFonts w:cstheme="minorHAnsi"/>
          <w:lang w:val="en-GB"/>
          <w:rPrChange w:id="4604" w:author="Mario Ezequiel Scott" w:date="2019-12-29T19:14:00Z">
            <w:rPr>
              <w:rFonts w:cstheme="minorHAnsi"/>
            </w:rPr>
          </w:rPrChange>
        </w:rPr>
        <w:t xml:space="preserve">are defined </w:t>
      </w:r>
      <w:r w:rsidRPr="004A4B49">
        <w:rPr>
          <w:rFonts w:cstheme="minorHAnsi"/>
          <w:lang w:val="en-GB"/>
          <w:rPrChange w:id="4605" w:author="Mario Ezequiel Scott" w:date="2019-12-29T19:14:00Z">
            <w:rPr>
              <w:rFonts w:cstheme="minorHAnsi"/>
            </w:rPr>
          </w:rPrChange>
        </w:rPr>
        <w:t xml:space="preserve">for high, medium and low </w:t>
      </w:r>
      <w:ins w:id="4606" w:author="tedo gogoladze" w:date="2020-01-04T20:41:00Z">
        <w:r w:rsidR="00204770">
          <w:rPr>
            <w:rFonts w:cstheme="minorHAnsi"/>
            <w:lang w:val="en-GB"/>
          </w:rPr>
          <w:t xml:space="preserve">development </w:t>
        </w:r>
      </w:ins>
      <w:r w:rsidRPr="004A4B49">
        <w:rPr>
          <w:rFonts w:cstheme="minorHAnsi"/>
          <w:lang w:val="en-GB"/>
          <w:rPrChange w:id="4607" w:author="Mario Ezequiel Scott" w:date="2019-12-29T19:14:00Z">
            <w:rPr>
              <w:rFonts w:cstheme="minorHAnsi"/>
            </w:rPr>
          </w:rPrChange>
        </w:rPr>
        <w:t>time spent tasks considering the number of records that would fall into each of these categories, and taking into account the reasonability of each category boundaries:</w:t>
      </w:r>
    </w:p>
    <w:p w14:paraId="0A8AEEF9" w14:textId="419AFAE1" w:rsidR="00A801CD" w:rsidRPr="008840AF" w:rsidRDefault="00A801CD">
      <w:pPr>
        <w:pStyle w:val="ListParagraph"/>
        <w:numPr>
          <w:ilvl w:val="0"/>
          <w:numId w:val="82"/>
        </w:numPr>
        <w:rPr>
          <w:rFonts w:cstheme="minorHAnsi"/>
          <w:lang w:val="en-GB"/>
          <w:rPrChange w:id="4608" w:author="Mario Ezequiel Scott" w:date="2020-01-02T15:36:00Z">
            <w:rPr>
              <w:rFonts w:cstheme="minorHAnsi"/>
            </w:rPr>
          </w:rPrChange>
        </w:rPr>
        <w:pPrChange w:id="4609" w:author="Mario Ezequiel Scott" w:date="2020-01-02T15:36:00Z">
          <w:pPr/>
        </w:pPrChange>
      </w:pPr>
      <w:r w:rsidRPr="008840AF">
        <w:rPr>
          <w:rFonts w:cstheme="minorHAnsi"/>
          <w:lang w:val="en-GB"/>
          <w:rPrChange w:id="4610" w:author="Mario Ezequiel Scott" w:date="2020-01-02T15:36:00Z">
            <w:rPr>
              <w:rFonts w:cstheme="minorHAnsi"/>
            </w:rPr>
          </w:rPrChange>
        </w:rPr>
        <w:t xml:space="preserve">Low </w:t>
      </w:r>
      <w:ins w:id="4611" w:author="tedo gogoladze" w:date="2020-01-04T20:42:00Z">
        <w:r w:rsidR="00204770">
          <w:rPr>
            <w:rFonts w:cstheme="minorHAnsi"/>
            <w:lang w:val="en-GB"/>
          </w:rPr>
          <w:t xml:space="preserve">category of </w:t>
        </w:r>
      </w:ins>
      <w:del w:id="4612" w:author="tedo gogoladze" w:date="2020-01-04T20:42:00Z">
        <w:r w:rsidRPr="008840AF" w:rsidDel="00204770">
          <w:rPr>
            <w:rFonts w:cstheme="minorHAnsi"/>
            <w:lang w:val="en-GB"/>
            <w:rPrChange w:id="4613" w:author="Mario Ezequiel Scott" w:date="2020-01-02T15:36:00Z">
              <w:rPr>
                <w:rFonts w:cstheme="minorHAnsi"/>
              </w:rPr>
            </w:rPrChange>
          </w:rPr>
          <w:delText>time</w:delText>
        </w:r>
      </w:del>
      <w:ins w:id="4614" w:author="tedo gogoladze" w:date="2020-01-04T20:42:00Z">
        <w:r w:rsidR="00204770">
          <w:rPr>
            <w:rFonts w:cstheme="minorHAnsi"/>
            <w:lang w:val="en-GB"/>
          </w:rPr>
          <w:t>actual development time</w:t>
        </w:r>
      </w:ins>
      <w:r w:rsidRPr="008840AF">
        <w:rPr>
          <w:rFonts w:cstheme="minorHAnsi"/>
          <w:lang w:val="en-GB"/>
          <w:rPrChange w:id="4615" w:author="Mario Ezequiel Scott" w:date="2020-01-02T15:36:00Z">
            <w:rPr>
              <w:rFonts w:cstheme="minorHAnsi"/>
            </w:rPr>
          </w:rPrChange>
        </w:rPr>
        <w:t xml:space="preserve"> </w:t>
      </w:r>
      <w:del w:id="4616" w:author="tedo gogoladze" w:date="2020-01-04T20:42:00Z">
        <w:r w:rsidRPr="008840AF" w:rsidDel="00204770">
          <w:rPr>
            <w:rFonts w:cstheme="minorHAnsi"/>
            <w:lang w:val="en-GB"/>
            <w:rPrChange w:id="4617" w:author="Mario Ezequiel Scott" w:date="2020-01-02T15:36:00Z">
              <w:rPr>
                <w:rFonts w:cstheme="minorHAnsi"/>
              </w:rPr>
            </w:rPrChange>
          </w:rPr>
          <w:delText>spent category</w:delText>
        </w:r>
      </w:del>
      <w:r w:rsidRPr="008840AF">
        <w:rPr>
          <w:rFonts w:cstheme="minorHAnsi"/>
          <w:lang w:val="en-GB"/>
          <w:rPrChange w:id="4618" w:author="Mario Ezequiel Scott" w:date="2020-01-02T15:36:00Z">
            <w:rPr>
              <w:rFonts w:cstheme="minorHAnsi"/>
            </w:rPr>
          </w:rPrChange>
        </w:rPr>
        <w:t xml:space="preserve">: tasks, that took 1 working day or less. Equal to 8 working hours, and equal to 480 minutes spent, respectively. </w:t>
      </w:r>
    </w:p>
    <w:p w14:paraId="0EFE7C2F" w14:textId="2FAF351D" w:rsidR="00A801CD" w:rsidRPr="008840AF" w:rsidRDefault="00A801CD">
      <w:pPr>
        <w:pStyle w:val="ListParagraph"/>
        <w:numPr>
          <w:ilvl w:val="0"/>
          <w:numId w:val="82"/>
        </w:numPr>
        <w:rPr>
          <w:rFonts w:cstheme="minorHAnsi"/>
          <w:lang w:val="en-GB"/>
          <w:rPrChange w:id="4619" w:author="Mario Ezequiel Scott" w:date="2020-01-02T15:36:00Z">
            <w:rPr>
              <w:rFonts w:cstheme="minorHAnsi"/>
            </w:rPr>
          </w:rPrChange>
        </w:rPr>
        <w:pPrChange w:id="4620" w:author="Mario Ezequiel Scott" w:date="2020-01-02T15:36:00Z">
          <w:pPr/>
        </w:pPrChange>
      </w:pPr>
      <w:r w:rsidRPr="008840AF">
        <w:rPr>
          <w:rFonts w:cstheme="minorHAnsi"/>
          <w:lang w:val="en-GB"/>
          <w:rPrChange w:id="4621" w:author="Mario Ezequiel Scott" w:date="2020-01-02T15:36:00Z">
            <w:rPr>
              <w:rFonts w:cstheme="minorHAnsi"/>
            </w:rPr>
          </w:rPrChange>
        </w:rPr>
        <w:t xml:space="preserve">Medium </w:t>
      </w:r>
      <w:ins w:id="4622" w:author="tedo gogoladze" w:date="2020-01-04T20:42:00Z">
        <w:r w:rsidR="00204770">
          <w:rPr>
            <w:rFonts w:cstheme="minorHAnsi"/>
            <w:lang w:val="en-GB"/>
          </w:rPr>
          <w:t xml:space="preserve">category of actual development </w:t>
        </w:r>
      </w:ins>
      <w:r w:rsidRPr="008840AF">
        <w:rPr>
          <w:rFonts w:cstheme="minorHAnsi"/>
          <w:lang w:val="en-GB"/>
          <w:rPrChange w:id="4623" w:author="Mario Ezequiel Scott" w:date="2020-01-02T15:36:00Z">
            <w:rPr>
              <w:rFonts w:cstheme="minorHAnsi"/>
            </w:rPr>
          </w:rPrChange>
        </w:rPr>
        <w:t>time</w:t>
      </w:r>
      <w:del w:id="4624" w:author="tedo gogoladze" w:date="2020-01-04T20:42:00Z">
        <w:r w:rsidRPr="008840AF" w:rsidDel="00204770">
          <w:rPr>
            <w:rFonts w:cstheme="minorHAnsi"/>
            <w:lang w:val="en-GB"/>
            <w:rPrChange w:id="4625" w:author="Mario Ezequiel Scott" w:date="2020-01-02T15:36:00Z">
              <w:rPr>
                <w:rFonts w:cstheme="minorHAnsi"/>
              </w:rPr>
            </w:rPrChange>
          </w:rPr>
          <w:delText xml:space="preserve"> spent category</w:delText>
        </w:r>
      </w:del>
      <w:r w:rsidRPr="008840AF">
        <w:rPr>
          <w:rFonts w:cstheme="minorHAnsi"/>
          <w:lang w:val="en-GB"/>
          <w:rPrChange w:id="4626" w:author="Mario Ezequiel Scott" w:date="2020-01-02T15:36:00Z">
            <w:rPr>
              <w:rFonts w:cstheme="minorHAnsi"/>
            </w:rPr>
          </w:rPrChange>
        </w:rPr>
        <w:t>: tasks, that took more than 1 day and up to 1 week, which is equal to 5 working days, and equal to 2400 minutes spent, respectively.</w:t>
      </w:r>
    </w:p>
    <w:p w14:paraId="53EED39E" w14:textId="177681B9" w:rsidR="00A801CD" w:rsidRPr="008840AF" w:rsidRDefault="00A801CD">
      <w:pPr>
        <w:pStyle w:val="ListParagraph"/>
        <w:numPr>
          <w:ilvl w:val="0"/>
          <w:numId w:val="82"/>
        </w:numPr>
        <w:rPr>
          <w:rFonts w:cstheme="minorHAnsi"/>
          <w:lang w:val="en-GB"/>
          <w:rPrChange w:id="4627" w:author="Mario Ezequiel Scott" w:date="2020-01-02T15:36:00Z">
            <w:rPr>
              <w:rFonts w:cstheme="minorHAnsi"/>
            </w:rPr>
          </w:rPrChange>
        </w:rPr>
        <w:pPrChange w:id="4628" w:author="Mario Ezequiel Scott" w:date="2020-01-02T15:36:00Z">
          <w:pPr/>
        </w:pPrChange>
      </w:pPr>
      <w:r w:rsidRPr="008840AF">
        <w:rPr>
          <w:rFonts w:cstheme="minorHAnsi"/>
          <w:lang w:val="en-GB"/>
          <w:rPrChange w:id="4629" w:author="Mario Ezequiel Scott" w:date="2020-01-02T15:36:00Z">
            <w:rPr>
              <w:rFonts w:cstheme="minorHAnsi"/>
            </w:rPr>
          </w:rPrChange>
        </w:rPr>
        <w:t xml:space="preserve">High </w:t>
      </w:r>
      <w:ins w:id="4630" w:author="tedo gogoladze" w:date="2020-01-04T20:43:00Z">
        <w:r w:rsidR="00204770">
          <w:rPr>
            <w:rFonts w:cstheme="minorHAnsi"/>
            <w:lang w:val="en-GB"/>
          </w:rPr>
          <w:t>category of actual development time</w:t>
        </w:r>
      </w:ins>
      <w:del w:id="4631" w:author="tedo gogoladze" w:date="2020-01-04T20:43:00Z">
        <w:r w:rsidRPr="008840AF" w:rsidDel="00204770">
          <w:rPr>
            <w:rFonts w:cstheme="minorHAnsi"/>
            <w:lang w:val="en-GB"/>
            <w:rPrChange w:id="4632" w:author="Mario Ezequiel Scott" w:date="2020-01-02T15:36:00Z">
              <w:rPr>
                <w:rFonts w:cstheme="minorHAnsi"/>
              </w:rPr>
            </w:rPrChange>
          </w:rPr>
          <w:delText>time spent category</w:delText>
        </w:r>
      </w:del>
      <w:r w:rsidRPr="008840AF">
        <w:rPr>
          <w:rFonts w:cstheme="minorHAnsi"/>
          <w:lang w:val="en-GB"/>
          <w:rPrChange w:id="4633" w:author="Mario Ezequiel Scott" w:date="2020-01-02T15:36:00Z">
            <w:rPr>
              <w:rFonts w:cstheme="minorHAnsi"/>
            </w:rPr>
          </w:rPrChange>
        </w:rPr>
        <w:t>: tasks, that took more than a working week (2400 minutes spent) to complete.</w:t>
      </w:r>
    </w:p>
    <w:p w14:paraId="0C392540" w14:textId="17535424" w:rsidR="00A801CD" w:rsidRPr="004A4B49" w:rsidRDefault="0002443C" w:rsidP="00CE50CC">
      <w:pPr>
        <w:rPr>
          <w:rFonts w:ascii="Sylfaen" w:hAnsi="Sylfaen" w:cstheme="minorHAnsi"/>
          <w:lang w:val="en-GB"/>
          <w:rPrChange w:id="4634" w:author="Mario Ezequiel Scott" w:date="2019-12-29T19:14:00Z">
            <w:rPr>
              <w:rFonts w:ascii="Sylfaen" w:hAnsi="Sylfaen" w:cstheme="minorHAnsi"/>
              <w:lang w:val="ka-GE"/>
            </w:rPr>
          </w:rPrChange>
        </w:rPr>
        <w:pPrChange w:id="4635" w:author="tedo gogoladze" w:date="2020-01-04T18:33:00Z">
          <w:pPr/>
        </w:pPrChange>
      </w:pPr>
      <w:commentRangeStart w:id="4636"/>
      <w:ins w:id="4637" w:author="tedo gogoladze" w:date="2020-01-04T18:32:00Z">
        <w:r>
          <w:rPr>
            <w:rFonts w:cstheme="minorHAnsi"/>
            <w:lang w:val="en-GB"/>
          </w:rPr>
          <w:t xml:space="preserve">In the </w:t>
        </w:r>
      </w:ins>
      <w:ins w:id="4638" w:author="tedo gogoladze" w:date="2020-01-04T18:34:00Z">
        <w:r w:rsidR="00CE50CC">
          <w:rPr>
            <w:rFonts w:cstheme="minorHAnsi"/>
            <w:lang w:val="en-GB"/>
          </w:rPr>
          <w:t xml:space="preserve">sections of metric </w:t>
        </w:r>
      </w:ins>
      <w:ins w:id="4639" w:author="tedo gogoladze" w:date="2020-01-04T18:32:00Z">
        <w:r>
          <w:rPr>
            <w:rFonts w:cstheme="minorHAnsi"/>
            <w:lang w:val="en-GB"/>
          </w:rPr>
          <w:t>calculation</w:t>
        </w:r>
      </w:ins>
      <w:ins w:id="4640" w:author="tedo gogoladze" w:date="2020-01-04T18:34:00Z">
        <w:r w:rsidR="00CE50CC">
          <w:rPr>
            <w:rFonts w:cstheme="minorHAnsi"/>
            <w:lang w:val="en-GB"/>
          </w:rPr>
          <w:t>s</w:t>
        </w:r>
      </w:ins>
      <w:ins w:id="4641" w:author="tedo gogoladze" w:date="2020-01-04T18:32:00Z">
        <w:r>
          <w:rPr>
            <w:rFonts w:cstheme="minorHAnsi"/>
            <w:lang w:val="en-GB"/>
          </w:rPr>
          <w:t xml:space="preserve">, we use term transaction that denotes </w:t>
        </w:r>
      </w:ins>
      <w:ins w:id="4642" w:author="tedo gogoladze" w:date="2020-01-04T18:35:00Z">
        <w:r w:rsidR="00CE50CC">
          <w:rPr>
            <w:rFonts w:cstheme="minorHAnsi"/>
            <w:lang w:val="en-GB"/>
          </w:rPr>
          <w:t>an</w:t>
        </w:r>
      </w:ins>
      <w:ins w:id="4643" w:author="tedo gogoladze" w:date="2020-01-04T18:33:00Z">
        <w:r>
          <w:rPr>
            <w:rFonts w:cstheme="minorHAnsi"/>
            <w:lang w:val="en-GB"/>
          </w:rPr>
          <w:t xml:space="preserve"> occurrence of the metric value per one developer </w:t>
        </w:r>
      </w:ins>
      <w:ins w:id="4644" w:author="tedo gogoladze" w:date="2020-01-04T18:35:00Z">
        <w:r w:rsidR="00CE50CC">
          <w:rPr>
            <w:rFonts w:cstheme="minorHAnsi"/>
            <w:lang w:val="en-GB"/>
          </w:rPr>
          <w:t xml:space="preserve">on </w:t>
        </w:r>
      </w:ins>
      <w:ins w:id="4645" w:author="tedo gogoladze" w:date="2020-01-04T18:33:00Z">
        <w:r>
          <w:rPr>
            <w:rFonts w:cstheme="minorHAnsi"/>
            <w:lang w:val="en-GB"/>
          </w:rPr>
          <w:t>one issue</w:t>
        </w:r>
      </w:ins>
      <w:ins w:id="4646" w:author="tedo gogoladze" w:date="2020-01-04T18:35:00Z">
        <w:r w:rsidR="00CE50CC">
          <w:rPr>
            <w:rFonts w:cstheme="minorHAnsi"/>
            <w:lang w:val="en-GB"/>
          </w:rPr>
          <w:t xml:space="preserve">, meaning that </w:t>
        </w:r>
      </w:ins>
      <w:ins w:id="4647" w:author="tedo gogoladze" w:date="2020-01-04T18:38:00Z">
        <w:r w:rsidR="00CE50CC">
          <w:rPr>
            <w:rFonts w:cstheme="minorHAnsi"/>
            <w:lang w:val="en-GB"/>
          </w:rPr>
          <w:t xml:space="preserve">for each metric </w:t>
        </w:r>
      </w:ins>
      <w:ins w:id="4648" w:author="tedo gogoladze" w:date="2020-01-04T18:35:00Z">
        <w:r w:rsidR="00CE50CC">
          <w:rPr>
            <w:rFonts w:cstheme="minorHAnsi"/>
            <w:lang w:val="en-GB"/>
          </w:rPr>
          <w:t>one developer can have</w:t>
        </w:r>
      </w:ins>
      <w:ins w:id="4649" w:author="tedo gogoladze" w:date="2020-01-04T18:36:00Z">
        <w:r w:rsidR="00CE50CC">
          <w:rPr>
            <w:rFonts w:cstheme="minorHAnsi"/>
            <w:lang w:val="en-GB"/>
          </w:rPr>
          <w:t xml:space="preserve"> </w:t>
        </w:r>
      </w:ins>
      <w:ins w:id="4650" w:author="tedo gogoladze" w:date="2020-01-04T18:37:00Z">
        <w:r w:rsidR="00CE50CC">
          <w:rPr>
            <w:rFonts w:cstheme="minorHAnsi"/>
            <w:lang w:val="en-GB"/>
          </w:rPr>
          <w:t>one</w:t>
        </w:r>
      </w:ins>
      <w:ins w:id="4651" w:author="tedo gogoladze" w:date="2020-01-04T18:36:00Z">
        <w:r w:rsidR="00CE50CC">
          <w:rPr>
            <w:rFonts w:cstheme="minorHAnsi"/>
            <w:lang w:val="en-GB"/>
          </w:rPr>
          <w:t xml:space="preserve"> transaction </w:t>
        </w:r>
      </w:ins>
      <w:ins w:id="4652" w:author="tedo gogoladze" w:date="2020-01-04T18:37:00Z">
        <w:r w:rsidR="00CE50CC">
          <w:rPr>
            <w:rFonts w:cstheme="minorHAnsi"/>
            <w:lang w:val="en-GB"/>
          </w:rPr>
          <w:t xml:space="preserve">on one </w:t>
        </w:r>
        <w:proofErr w:type="spellStart"/>
        <w:r w:rsidR="00CE50CC">
          <w:rPr>
            <w:rFonts w:cstheme="minorHAnsi"/>
            <w:lang w:val="en-GB"/>
          </w:rPr>
          <w:t>jira</w:t>
        </w:r>
        <w:proofErr w:type="spellEnd"/>
        <w:r w:rsidR="00CE50CC">
          <w:rPr>
            <w:rFonts w:cstheme="minorHAnsi"/>
            <w:lang w:val="en-GB"/>
          </w:rPr>
          <w:t xml:space="preserve"> issue, therefore, </w:t>
        </w:r>
      </w:ins>
      <w:ins w:id="4653" w:author="tedo gogoladze" w:date="2020-01-04T18:38:00Z">
        <w:r w:rsidR="00CE50CC">
          <w:rPr>
            <w:rFonts w:cstheme="minorHAnsi"/>
            <w:lang w:val="en-GB"/>
          </w:rPr>
          <w:t>in total developer can have up to as many transactions</w:t>
        </w:r>
      </w:ins>
      <w:ins w:id="4654" w:author="tedo gogoladze" w:date="2020-01-04T18:37:00Z">
        <w:r w:rsidR="00CE50CC">
          <w:rPr>
            <w:rFonts w:cstheme="minorHAnsi"/>
            <w:lang w:val="en-GB"/>
          </w:rPr>
          <w:t xml:space="preserve">, </w:t>
        </w:r>
      </w:ins>
      <w:ins w:id="4655" w:author="tedo gogoladze" w:date="2020-01-04T18:36:00Z">
        <w:r w:rsidR="00CE50CC">
          <w:rPr>
            <w:rFonts w:cstheme="minorHAnsi"/>
            <w:lang w:val="en-GB"/>
          </w:rPr>
          <w:t xml:space="preserve">as the number of </w:t>
        </w:r>
        <w:proofErr w:type="spellStart"/>
        <w:r w:rsidR="00CE50CC">
          <w:rPr>
            <w:rFonts w:cstheme="minorHAnsi"/>
            <w:lang w:val="en-GB"/>
          </w:rPr>
          <w:t>jira</w:t>
        </w:r>
        <w:proofErr w:type="spellEnd"/>
        <w:r w:rsidR="00CE50CC">
          <w:rPr>
            <w:rFonts w:cstheme="minorHAnsi"/>
            <w:lang w:val="en-GB"/>
          </w:rPr>
          <w:t xml:space="preserve"> issues he/she has worked on</w:t>
        </w:r>
      </w:ins>
      <w:ins w:id="4656" w:author="tedo gogoladze" w:date="2020-01-04T18:33:00Z">
        <w:r>
          <w:rPr>
            <w:rFonts w:cstheme="minorHAnsi"/>
            <w:lang w:val="en-GB"/>
          </w:rPr>
          <w:t>.</w:t>
        </w:r>
      </w:ins>
      <w:commentRangeEnd w:id="4636"/>
      <w:ins w:id="4657" w:author="tedo gogoladze" w:date="2020-01-04T18:34:00Z">
        <w:r w:rsidR="00CE50CC">
          <w:rPr>
            <w:rStyle w:val="CommentReference"/>
          </w:rPr>
          <w:commentReference w:id="4636"/>
        </w:r>
      </w:ins>
      <w:del w:id="4658" w:author="tedo gogoladze" w:date="2020-01-04T18:33:00Z">
        <w:r w:rsidR="00A801CD" w:rsidRPr="004A4B49" w:rsidDel="00CE50CC">
          <w:rPr>
            <w:rFonts w:cstheme="minorHAnsi"/>
            <w:lang w:val="en-GB"/>
            <w:rPrChange w:id="4659" w:author="Mario Ezequiel Scott" w:date="2019-12-29T19:14:00Z">
              <w:rPr>
                <w:rFonts w:cstheme="minorHAnsi"/>
              </w:rPr>
            </w:rPrChange>
          </w:rPr>
          <w:delText>Out of the</w:delText>
        </w:r>
      </w:del>
      <w:r w:rsidR="00A801CD" w:rsidRPr="004A4B49">
        <w:rPr>
          <w:rFonts w:cstheme="minorHAnsi"/>
          <w:lang w:val="en-GB"/>
          <w:rPrChange w:id="4660" w:author="Mario Ezequiel Scott" w:date="2019-12-29T19:14:00Z">
            <w:rPr>
              <w:rFonts w:cstheme="minorHAnsi"/>
            </w:rPr>
          </w:rPrChange>
        </w:rPr>
        <w:t xml:space="preserve"> </w:t>
      </w:r>
      <w:ins w:id="4661" w:author="tedo gogoladze" w:date="2020-01-04T18:33:00Z">
        <w:r w:rsidR="00CE50CC">
          <w:rPr>
            <w:rFonts w:cstheme="minorHAnsi"/>
            <w:lang w:val="en-GB"/>
          </w:rPr>
          <w:t>The w</w:t>
        </w:r>
      </w:ins>
      <w:del w:id="4662" w:author="tedo gogoladze" w:date="2020-01-04T18:33:00Z">
        <w:r w:rsidR="00A801CD" w:rsidRPr="004A4B49" w:rsidDel="00CE50CC">
          <w:rPr>
            <w:rFonts w:cstheme="minorHAnsi"/>
            <w:lang w:val="en-GB"/>
            <w:rPrChange w:id="4663" w:author="Mario Ezequiel Scott" w:date="2019-12-29T19:14:00Z">
              <w:rPr>
                <w:rFonts w:cstheme="minorHAnsi"/>
              </w:rPr>
            </w:rPrChange>
          </w:rPr>
          <w:delText>w</w:delText>
        </w:r>
      </w:del>
      <w:r w:rsidR="00A801CD" w:rsidRPr="004A4B49">
        <w:rPr>
          <w:rFonts w:cstheme="minorHAnsi"/>
          <w:lang w:val="en-GB"/>
          <w:rPrChange w:id="4664" w:author="Mario Ezequiel Scott" w:date="2019-12-29T19:14:00Z">
            <w:rPr>
              <w:rFonts w:cstheme="minorHAnsi"/>
            </w:rPr>
          </w:rPrChange>
        </w:rPr>
        <w:t xml:space="preserve">hole dataset of </w:t>
      </w:r>
      <w:ins w:id="4665" w:author="tedo gogoladze" w:date="2020-01-04T18:33:00Z">
        <w:r w:rsidR="00CE50CC">
          <w:rPr>
            <w:rFonts w:cstheme="minorHAnsi"/>
            <w:lang w:val="en-GB"/>
          </w:rPr>
          <w:t>actual devel</w:t>
        </w:r>
      </w:ins>
      <w:ins w:id="4666" w:author="tedo gogoladze" w:date="2020-01-04T18:34:00Z">
        <w:r w:rsidR="00CE50CC">
          <w:rPr>
            <w:rFonts w:cstheme="minorHAnsi"/>
            <w:lang w:val="en-GB"/>
          </w:rPr>
          <w:t xml:space="preserve">opment </w:t>
        </w:r>
      </w:ins>
      <w:r w:rsidR="00A801CD" w:rsidRPr="004A4B49">
        <w:rPr>
          <w:rFonts w:cstheme="minorHAnsi"/>
          <w:lang w:val="en-GB"/>
          <w:rPrChange w:id="4667" w:author="Mario Ezequiel Scott" w:date="2019-12-29T19:14:00Z">
            <w:rPr>
              <w:rFonts w:cstheme="minorHAnsi"/>
            </w:rPr>
          </w:rPrChange>
        </w:rPr>
        <w:t xml:space="preserve">time metric </w:t>
      </w:r>
      <w:del w:id="4668" w:author="tedo gogoladze" w:date="2020-01-04T18:34:00Z">
        <w:r w:rsidR="00A801CD" w:rsidRPr="004A4B49" w:rsidDel="00CE50CC">
          <w:rPr>
            <w:rFonts w:cstheme="minorHAnsi"/>
            <w:lang w:val="en-GB"/>
            <w:rPrChange w:id="4669" w:author="Mario Ezequiel Scott" w:date="2019-12-29T19:14:00Z">
              <w:rPr>
                <w:rFonts w:cstheme="minorHAnsi"/>
              </w:rPr>
            </w:rPrChange>
          </w:rPr>
          <w:delText xml:space="preserve">calculated previously </w:delText>
        </w:r>
      </w:del>
      <w:ins w:id="4670" w:author="tedo gogoladze" w:date="2020-01-04T18:34:00Z">
        <w:r w:rsidR="00CE50CC">
          <w:rPr>
            <w:rFonts w:cstheme="minorHAnsi"/>
            <w:lang w:val="en-GB"/>
          </w:rPr>
          <w:t xml:space="preserve">contains </w:t>
        </w:r>
      </w:ins>
      <w:del w:id="4671" w:author="tedo gogoladze" w:date="2020-01-04T18:34:00Z">
        <w:r w:rsidR="00A801CD" w:rsidRPr="004A4B49" w:rsidDel="00CE50CC">
          <w:rPr>
            <w:rFonts w:cstheme="minorHAnsi"/>
            <w:lang w:val="en-GB"/>
            <w:rPrChange w:id="4672" w:author="Mario Ezequiel Scott" w:date="2019-12-29T19:14:00Z">
              <w:rPr>
                <w:rFonts w:cstheme="minorHAnsi"/>
              </w:rPr>
            </w:rPrChange>
          </w:rPr>
          <w:delText>(</w:delText>
        </w:r>
      </w:del>
      <w:r w:rsidR="00A801CD" w:rsidRPr="004A4B49">
        <w:rPr>
          <w:rFonts w:cstheme="minorHAnsi"/>
          <w:lang w:val="en-GB"/>
          <w:rPrChange w:id="4673" w:author="Mario Ezequiel Scott" w:date="2019-12-29T19:14:00Z">
            <w:rPr>
              <w:rFonts w:cstheme="minorHAnsi"/>
            </w:rPr>
          </w:rPrChange>
        </w:rPr>
        <w:t xml:space="preserve">8093 </w:t>
      </w:r>
      <w:del w:id="4674" w:author="tedo gogoladze" w:date="2020-01-04T18:23:00Z">
        <w:r w:rsidR="00A801CD" w:rsidRPr="004A4B49" w:rsidDel="00914E90">
          <w:rPr>
            <w:rFonts w:cstheme="minorHAnsi"/>
            <w:lang w:val="en-GB"/>
            <w:rPrChange w:id="4675" w:author="Mario Ezequiel Scott" w:date="2019-12-29T19:14:00Z">
              <w:rPr>
                <w:rFonts w:cstheme="minorHAnsi"/>
              </w:rPr>
            </w:rPrChange>
          </w:rPr>
          <w:delText xml:space="preserve">rows </w:delText>
        </w:r>
      </w:del>
      <w:ins w:id="4676" w:author="tedo gogoladze" w:date="2020-01-04T18:23:00Z">
        <w:r w:rsidR="00914E90">
          <w:rPr>
            <w:rFonts w:cstheme="minorHAnsi"/>
            <w:lang w:val="en-GB"/>
          </w:rPr>
          <w:t>transactions</w:t>
        </w:r>
        <w:r w:rsidR="00914E90" w:rsidRPr="004A4B49">
          <w:rPr>
            <w:rFonts w:cstheme="minorHAnsi"/>
            <w:lang w:val="en-GB"/>
            <w:rPrChange w:id="4677" w:author="Mario Ezequiel Scott" w:date="2019-12-29T19:14:00Z">
              <w:rPr>
                <w:rFonts w:cstheme="minorHAnsi"/>
              </w:rPr>
            </w:rPrChange>
          </w:rPr>
          <w:t xml:space="preserve"> </w:t>
        </w:r>
      </w:ins>
      <w:r w:rsidR="00A801CD" w:rsidRPr="004A4B49">
        <w:rPr>
          <w:rFonts w:cstheme="minorHAnsi"/>
          <w:lang w:val="en-GB"/>
          <w:rPrChange w:id="4678" w:author="Mario Ezequiel Scott" w:date="2019-12-29T19:14:00Z">
            <w:rPr>
              <w:rFonts w:cstheme="minorHAnsi"/>
            </w:rPr>
          </w:rPrChange>
        </w:rPr>
        <w:t>in total</w:t>
      </w:r>
      <w:del w:id="4679" w:author="tedo gogoladze" w:date="2020-01-04T18:34:00Z">
        <w:r w:rsidR="00A801CD" w:rsidRPr="004A4B49" w:rsidDel="00CE50CC">
          <w:rPr>
            <w:rFonts w:cstheme="minorHAnsi"/>
            <w:lang w:val="en-GB"/>
            <w:rPrChange w:id="4680" w:author="Mario Ezequiel Scott" w:date="2019-12-29T19:14:00Z">
              <w:rPr>
                <w:rFonts w:cstheme="minorHAnsi"/>
              </w:rPr>
            </w:rPrChange>
          </w:rPr>
          <w:delText>)</w:delText>
        </w:r>
      </w:del>
      <w:r w:rsidR="00A801CD" w:rsidRPr="004A4B49">
        <w:rPr>
          <w:rFonts w:cstheme="minorHAnsi"/>
          <w:lang w:val="en-GB"/>
          <w:rPrChange w:id="4681" w:author="Mario Ezequiel Scott" w:date="2019-12-29T19:14:00Z">
            <w:rPr>
              <w:rFonts w:cstheme="minorHAnsi"/>
            </w:rPr>
          </w:rPrChange>
        </w:rPr>
        <w:t xml:space="preserve">, </w:t>
      </w:r>
      <w:ins w:id="4682" w:author="tedo gogoladze" w:date="2020-01-04T18:34:00Z">
        <w:r w:rsidR="00CE50CC">
          <w:rPr>
            <w:rFonts w:cstheme="minorHAnsi"/>
            <w:lang w:val="en-GB"/>
          </w:rPr>
          <w:t xml:space="preserve">whereas </w:t>
        </w:r>
      </w:ins>
      <w:r w:rsidR="00A801CD" w:rsidRPr="004A4B49">
        <w:rPr>
          <w:rFonts w:cstheme="minorHAnsi"/>
          <w:lang w:val="en-GB"/>
          <w:rPrChange w:id="4683" w:author="Mario Ezequiel Scott" w:date="2019-12-29T19:14:00Z">
            <w:rPr>
              <w:rFonts w:cstheme="minorHAnsi"/>
            </w:rPr>
          </w:rPrChange>
        </w:rPr>
        <w:t xml:space="preserve">the low </w:t>
      </w:r>
      <w:ins w:id="4684" w:author="tedo gogoladze" w:date="2020-01-04T18:40:00Z">
        <w:r w:rsidR="009A70D0">
          <w:rPr>
            <w:rFonts w:cstheme="minorHAnsi"/>
            <w:lang w:val="en-GB"/>
          </w:rPr>
          <w:t xml:space="preserve">actual development </w:t>
        </w:r>
      </w:ins>
      <w:r w:rsidR="00A801CD" w:rsidRPr="004A4B49">
        <w:rPr>
          <w:rFonts w:cstheme="minorHAnsi"/>
          <w:lang w:val="en-GB"/>
          <w:rPrChange w:id="4685" w:author="Mario Ezequiel Scott" w:date="2019-12-29T19:14:00Z">
            <w:rPr>
              <w:rFonts w:cstheme="minorHAnsi"/>
            </w:rPr>
          </w:rPrChange>
        </w:rPr>
        <w:t xml:space="preserve">time </w:t>
      </w:r>
      <w:del w:id="4686" w:author="tedo gogoladze" w:date="2020-01-04T18:40:00Z">
        <w:r w:rsidR="00A801CD" w:rsidRPr="004A4B49" w:rsidDel="009A70D0">
          <w:rPr>
            <w:rFonts w:cstheme="minorHAnsi"/>
            <w:lang w:val="en-GB"/>
            <w:rPrChange w:id="4687" w:author="Mario Ezequiel Scott" w:date="2019-12-29T19:14:00Z">
              <w:rPr>
                <w:rFonts w:cstheme="minorHAnsi"/>
              </w:rPr>
            </w:rPrChange>
          </w:rPr>
          <w:delText xml:space="preserve">spent </w:delText>
        </w:r>
      </w:del>
      <w:r w:rsidR="00A801CD" w:rsidRPr="004A4B49">
        <w:rPr>
          <w:rFonts w:cstheme="minorHAnsi"/>
          <w:lang w:val="en-GB"/>
          <w:rPrChange w:id="4688" w:author="Mario Ezequiel Scott" w:date="2019-12-29T19:14:00Z">
            <w:rPr>
              <w:rFonts w:cstheme="minorHAnsi"/>
            </w:rPr>
          </w:rPrChange>
        </w:rPr>
        <w:t xml:space="preserve">category is 4159 </w:t>
      </w:r>
      <w:del w:id="4689" w:author="tedo gogoladze" w:date="2020-01-04T18:25:00Z">
        <w:r w:rsidR="00A801CD" w:rsidRPr="004A4B49" w:rsidDel="00914E90">
          <w:rPr>
            <w:rFonts w:cstheme="minorHAnsi"/>
            <w:lang w:val="en-GB"/>
            <w:rPrChange w:id="4690" w:author="Mario Ezequiel Scott" w:date="2019-12-29T19:14:00Z">
              <w:rPr>
                <w:rFonts w:cstheme="minorHAnsi"/>
              </w:rPr>
            </w:rPrChange>
          </w:rPr>
          <w:delText xml:space="preserve">rows </w:delText>
        </w:r>
      </w:del>
      <w:ins w:id="4691" w:author="tedo gogoladze" w:date="2020-01-04T18:25:00Z">
        <w:r w:rsidR="00914E90">
          <w:rPr>
            <w:rFonts w:cstheme="minorHAnsi"/>
            <w:lang w:val="en-GB"/>
          </w:rPr>
          <w:t>transactions</w:t>
        </w:r>
        <w:r w:rsidR="00914E90" w:rsidRPr="004A4B49">
          <w:rPr>
            <w:rFonts w:cstheme="minorHAnsi"/>
            <w:lang w:val="en-GB"/>
            <w:rPrChange w:id="4692" w:author="Mario Ezequiel Scott" w:date="2019-12-29T19:14:00Z">
              <w:rPr>
                <w:rFonts w:cstheme="minorHAnsi"/>
              </w:rPr>
            </w:rPrChange>
          </w:rPr>
          <w:t xml:space="preserve"> </w:t>
        </w:r>
      </w:ins>
      <w:r w:rsidR="00A801CD" w:rsidRPr="004A4B49">
        <w:rPr>
          <w:rFonts w:cstheme="minorHAnsi"/>
          <w:lang w:val="en-GB"/>
          <w:rPrChange w:id="4693" w:author="Mario Ezequiel Scott" w:date="2019-12-29T19:14:00Z">
            <w:rPr>
              <w:rFonts w:cstheme="minorHAnsi"/>
            </w:rPr>
          </w:rPrChange>
        </w:rPr>
        <w:t xml:space="preserve">(52%), medium </w:t>
      </w:r>
      <w:ins w:id="4694" w:author="tedo gogoladze" w:date="2020-01-04T18:40:00Z">
        <w:r w:rsidR="009A70D0">
          <w:rPr>
            <w:rFonts w:cstheme="minorHAnsi"/>
            <w:lang w:val="en-GB"/>
          </w:rPr>
          <w:t xml:space="preserve">actual development </w:t>
        </w:r>
      </w:ins>
      <w:r w:rsidR="00A801CD" w:rsidRPr="004A4B49">
        <w:rPr>
          <w:rFonts w:cstheme="minorHAnsi"/>
          <w:lang w:val="en-GB"/>
          <w:rPrChange w:id="4695" w:author="Mario Ezequiel Scott" w:date="2019-12-29T19:14:00Z">
            <w:rPr>
              <w:rFonts w:cstheme="minorHAnsi"/>
            </w:rPr>
          </w:rPrChange>
        </w:rPr>
        <w:t xml:space="preserve">time </w:t>
      </w:r>
      <w:del w:id="4696" w:author="tedo gogoladze" w:date="2020-01-04T18:40:00Z">
        <w:r w:rsidR="00A801CD" w:rsidRPr="004A4B49" w:rsidDel="009A70D0">
          <w:rPr>
            <w:rFonts w:cstheme="minorHAnsi"/>
            <w:lang w:val="en-GB"/>
            <w:rPrChange w:id="4697" w:author="Mario Ezequiel Scott" w:date="2019-12-29T19:14:00Z">
              <w:rPr>
                <w:rFonts w:cstheme="minorHAnsi"/>
              </w:rPr>
            </w:rPrChange>
          </w:rPr>
          <w:delText xml:space="preserve">spent </w:delText>
        </w:r>
      </w:del>
      <w:r w:rsidR="00A801CD" w:rsidRPr="004A4B49">
        <w:rPr>
          <w:rFonts w:cstheme="minorHAnsi"/>
          <w:lang w:val="en-GB"/>
          <w:rPrChange w:id="4698" w:author="Mario Ezequiel Scott" w:date="2019-12-29T19:14:00Z">
            <w:rPr>
              <w:rFonts w:cstheme="minorHAnsi"/>
            </w:rPr>
          </w:rPrChange>
        </w:rPr>
        <w:t xml:space="preserve">category holds 1418 </w:t>
      </w:r>
      <w:del w:id="4699" w:author="tedo gogoladze" w:date="2020-01-04T18:25:00Z">
        <w:r w:rsidR="00A801CD" w:rsidRPr="004A4B49" w:rsidDel="00914E90">
          <w:rPr>
            <w:rFonts w:cstheme="minorHAnsi"/>
            <w:lang w:val="en-GB"/>
            <w:rPrChange w:id="4700" w:author="Mario Ezequiel Scott" w:date="2019-12-29T19:14:00Z">
              <w:rPr>
                <w:rFonts w:cstheme="minorHAnsi"/>
              </w:rPr>
            </w:rPrChange>
          </w:rPr>
          <w:delText xml:space="preserve">rows </w:delText>
        </w:r>
      </w:del>
      <w:ins w:id="4701" w:author="tedo gogoladze" w:date="2020-01-04T18:25:00Z">
        <w:r w:rsidR="00914E90">
          <w:rPr>
            <w:rFonts w:cstheme="minorHAnsi"/>
            <w:lang w:val="en-GB"/>
          </w:rPr>
          <w:t>transactions</w:t>
        </w:r>
        <w:r w:rsidR="00914E90" w:rsidRPr="004A4B49">
          <w:rPr>
            <w:rFonts w:cstheme="minorHAnsi"/>
            <w:lang w:val="en-GB"/>
            <w:rPrChange w:id="4702" w:author="Mario Ezequiel Scott" w:date="2019-12-29T19:14:00Z">
              <w:rPr>
                <w:rFonts w:cstheme="minorHAnsi"/>
              </w:rPr>
            </w:rPrChange>
          </w:rPr>
          <w:t xml:space="preserve"> </w:t>
        </w:r>
      </w:ins>
      <w:r w:rsidR="00A801CD" w:rsidRPr="004A4B49">
        <w:rPr>
          <w:rFonts w:cstheme="minorHAnsi"/>
          <w:lang w:val="en-GB"/>
          <w:rPrChange w:id="4703" w:author="Mario Ezequiel Scott" w:date="2019-12-29T19:14:00Z">
            <w:rPr>
              <w:rFonts w:cstheme="minorHAnsi"/>
            </w:rPr>
          </w:rPrChange>
        </w:rPr>
        <w:t xml:space="preserve">(17%) and high </w:t>
      </w:r>
      <w:ins w:id="4704" w:author="tedo gogoladze" w:date="2020-01-04T18:39:00Z">
        <w:r w:rsidR="009A70D0">
          <w:rPr>
            <w:rFonts w:cstheme="minorHAnsi"/>
            <w:lang w:val="en-GB"/>
          </w:rPr>
          <w:t xml:space="preserve">actual </w:t>
        </w:r>
      </w:ins>
      <w:ins w:id="4705" w:author="tedo gogoladze" w:date="2020-01-04T18:40:00Z">
        <w:r w:rsidR="009A70D0">
          <w:rPr>
            <w:rFonts w:cstheme="minorHAnsi"/>
            <w:lang w:val="en-GB"/>
          </w:rPr>
          <w:t xml:space="preserve">development </w:t>
        </w:r>
      </w:ins>
      <w:r w:rsidR="00A801CD" w:rsidRPr="004A4B49">
        <w:rPr>
          <w:rFonts w:cstheme="minorHAnsi"/>
          <w:lang w:val="en-GB"/>
          <w:rPrChange w:id="4706" w:author="Mario Ezequiel Scott" w:date="2019-12-29T19:14:00Z">
            <w:rPr>
              <w:rFonts w:cstheme="minorHAnsi"/>
            </w:rPr>
          </w:rPrChange>
        </w:rPr>
        <w:t xml:space="preserve">time </w:t>
      </w:r>
      <w:del w:id="4707" w:author="tedo gogoladze" w:date="2020-01-04T18:40:00Z">
        <w:r w:rsidR="00A801CD" w:rsidRPr="004A4B49" w:rsidDel="009A70D0">
          <w:rPr>
            <w:rFonts w:cstheme="minorHAnsi"/>
            <w:lang w:val="en-GB"/>
            <w:rPrChange w:id="4708" w:author="Mario Ezequiel Scott" w:date="2019-12-29T19:14:00Z">
              <w:rPr>
                <w:rFonts w:cstheme="minorHAnsi"/>
              </w:rPr>
            </w:rPrChange>
          </w:rPr>
          <w:delText xml:space="preserve">spent </w:delText>
        </w:r>
      </w:del>
      <w:r w:rsidR="00A801CD" w:rsidRPr="004A4B49">
        <w:rPr>
          <w:rFonts w:cstheme="minorHAnsi"/>
          <w:lang w:val="en-GB"/>
          <w:rPrChange w:id="4709" w:author="Mario Ezequiel Scott" w:date="2019-12-29T19:14:00Z">
            <w:rPr>
              <w:rFonts w:cstheme="minorHAnsi"/>
            </w:rPr>
          </w:rPrChange>
        </w:rPr>
        <w:t xml:space="preserve">category contains 2516 </w:t>
      </w:r>
      <w:del w:id="4710" w:author="tedo gogoladze" w:date="2020-01-04T18:25:00Z">
        <w:r w:rsidR="00A801CD" w:rsidRPr="004A4B49" w:rsidDel="00914E90">
          <w:rPr>
            <w:rFonts w:cstheme="minorHAnsi"/>
            <w:lang w:val="en-GB"/>
            <w:rPrChange w:id="4711" w:author="Mario Ezequiel Scott" w:date="2019-12-29T19:14:00Z">
              <w:rPr>
                <w:rFonts w:cstheme="minorHAnsi"/>
              </w:rPr>
            </w:rPrChange>
          </w:rPr>
          <w:delText xml:space="preserve">rows </w:delText>
        </w:r>
      </w:del>
      <w:ins w:id="4712" w:author="tedo gogoladze" w:date="2020-01-04T18:25:00Z">
        <w:r w:rsidR="00914E90">
          <w:rPr>
            <w:rFonts w:cstheme="minorHAnsi"/>
            <w:lang w:val="en-GB"/>
          </w:rPr>
          <w:t xml:space="preserve">transactions </w:t>
        </w:r>
      </w:ins>
      <w:r w:rsidR="00A801CD" w:rsidRPr="004A4B49">
        <w:rPr>
          <w:rFonts w:cstheme="minorHAnsi"/>
          <w:lang w:val="en-GB"/>
          <w:rPrChange w:id="4713" w:author="Mario Ezequiel Scott" w:date="2019-12-29T19:14:00Z">
            <w:rPr>
              <w:rFonts w:cstheme="minorHAnsi"/>
            </w:rPr>
          </w:rPrChange>
        </w:rPr>
        <w:t xml:space="preserve">(31%), as presented in the Table </w:t>
      </w:r>
      <w:r w:rsidR="00B311BC" w:rsidRPr="004A4B49">
        <w:rPr>
          <w:rFonts w:cstheme="minorHAnsi"/>
          <w:lang w:val="en-GB"/>
          <w:rPrChange w:id="4714" w:author="Mario Ezequiel Scott" w:date="2019-12-29T19:14:00Z">
            <w:rPr>
              <w:rFonts w:cstheme="minorHAnsi"/>
            </w:rPr>
          </w:rPrChange>
        </w:rPr>
        <w:t>9</w:t>
      </w:r>
      <w:r w:rsidR="00A801CD" w:rsidRPr="004A4B49">
        <w:rPr>
          <w:rFonts w:cstheme="minorHAnsi"/>
          <w:lang w:val="en-GB"/>
          <w:rPrChange w:id="4715" w:author="Mario Ezequiel Scott" w:date="2019-12-29T19:14:00Z">
            <w:rPr>
              <w:rFonts w:cstheme="minorHAnsi"/>
            </w:rPr>
          </w:rPrChange>
        </w:rPr>
        <w:t>.</w:t>
      </w:r>
    </w:p>
    <w:tbl>
      <w:tblPr>
        <w:tblW w:w="8733" w:type="dxa"/>
        <w:tblLook w:val="04A0" w:firstRow="1" w:lastRow="0" w:firstColumn="1" w:lastColumn="0" w:noHBand="0" w:noVBand="1"/>
      </w:tblPr>
      <w:tblGrid>
        <w:gridCol w:w="4518"/>
        <w:gridCol w:w="1212"/>
        <w:gridCol w:w="1442"/>
        <w:gridCol w:w="1561"/>
        <w:tblGridChange w:id="4716">
          <w:tblGrid>
            <w:gridCol w:w="4518"/>
            <w:gridCol w:w="1212"/>
            <w:gridCol w:w="1442"/>
            <w:gridCol w:w="1561"/>
          </w:tblGrid>
        </w:tblGridChange>
      </w:tblGrid>
      <w:tr w:rsidR="00914E90" w:rsidRPr="004A4B49" w14:paraId="26C732B5" w14:textId="77777777" w:rsidTr="00914E90">
        <w:trPr>
          <w:trHeight w:val="720"/>
        </w:trPr>
        <w:tc>
          <w:tcPr>
            <w:tcW w:w="4518"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756BB5B" w14:textId="68A7999F" w:rsidR="00A801CD" w:rsidRPr="004A4B49" w:rsidRDefault="00914E90" w:rsidP="00794694">
            <w:pPr>
              <w:spacing w:after="0"/>
              <w:jc w:val="right"/>
              <w:rPr>
                <w:rFonts w:ascii="Arial" w:eastAsia="Times New Roman" w:hAnsi="Arial" w:cs="Arial"/>
                <w:b/>
                <w:bCs/>
                <w:i/>
                <w:iCs/>
                <w:color w:val="000000"/>
                <w:sz w:val="18"/>
                <w:szCs w:val="18"/>
                <w:lang w:val="en-GB"/>
                <w:rPrChange w:id="4717" w:author="Mario Ezequiel Scott" w:date="2019-12-29T19:14:00Z">
                  <w:rPr>
                    <w:rFonts w:ascii="Arial" w:eastAsia="Times New Roman" w:hAnsi="Arial" w:cs="Arial"/>
                    <w:b/>
                    <w:bCs/>
                    <w:i/>
                    <w:iCs/>
                    <w:color w:val="000000"/>
                    <w:sz w:val="18"/>
                    <w:szCs w:val="18"/>
                  </w:rPr>
                </w:rPrChange>
              </w:rPr>
            </w:pPr>
            <w:proofErr w:type="spellStart"/>
            <w:ins w:id="4718" w:author="tedo gogoladze" w:date="2020-01-04T18:21:00Z">
              <w:r>
                <w:rPr>
                  <w:rFonts w:ascii="Arial" w:eastAsia="Times New Roman" w:hAnsi="Arial" w:cs="Arial"/>
                  <w:color w:val="000000"/>
                  <w:sz w:val="18"/>
                  <w:szCs w:val="18"/>
                  <w:lang w:val="en-GB"/>
                </w:rPr>
                <w:t>Actual_</w:t>
              </w:r>
            </w:ins>
            <w:del w:id="4719" w:author="tedo gogoladze" w:date="2020-01-04T18:21:00Z">
              <w:r w:rsidR="00A801CD" w:rsidRPr="004A4B49" w:rsidDel="00914E90">
                <w:rPr>
                  <w:rFonts w:ascii="Arial" w:eastAsia="Times New Roman" w:hAnsi="Arial" w:cs="Arial"/>
                  <w:b/>
                  <w:bCs/>
                  <w:i/>
                  <w:iCs/>
                  <w:color w:val="000000"/>
                  <w:sz w:val="18"/>
                  <w:szCs w:val="18"/>
                  <w:lang w:val="en-GB"/>
                  <w:rPrChange w:id="4720" w:author="Mario Ezequiel Scott" w:date="2019-12-29T19:14:00Z">
                    <w:rPr>
                      <w:rFonts w:ascii="Arial" w:eastAsia="Times New Roman" w:hAnsi="Arial" w:cs="Arial"/>
                      <w:b/>
                      <w:bCs/>
                      <w:i/>
                      <w:iCs/>
                      <w:color w:val="000000"/>
                      <w:sz w:val="18"/>
                      <w:szCs w:val="18"/>
                    </w:rPr>
                  </w:rPrChange>
                </w:rPr>
                <w:delText>time_spending</w:delText>
              </w:r>
            </w:del>
            <w:ins w:id="4721" w:author="tedo gogoladze" w:date="2020-01-04T18:21:00Z">
              <w:r>
                <w:rPr>
                  <w:rFonts w:ascii="Arial" w:eastAsia="Times New Roman" w:hAnsi="Arial" w:cs="Arial"/>
                  <w:b/>
                  <w:bCs/>
                  <w:i/>
                  <w:iCs/>
                  <w:color w:val="000000"/>
                  <w:sz w:val="18"/>
                  <w:szCs w:val="18"/>
                  <w:lang w:val="en-GB"/>
                </w:rPr>
                <w:t>development_time</w:t>
              </w:r>
            </w:ins>
            <w:r w:rsidR="00A801CD" w:rsidRPr="004A4B49">
              <w:rPr>
                <w:rFonts w:ascii="Arial" w:eastAsia="Times New Roman" w:hAnsi="Arial" w:cs="Arial"/>
                <w:b/>
                <w:bCs/>
                <w:i/>
                <w:iCs/>
                <w:color w:val="000000"/>
                <w:sz w:val="18"/>
                <w:szCs w:val="18"/>
                <w:lang w:val="en-GB"/>
                <w:rPrChange w:id="4722" w:author="Mario Ezequiel Scott" w:date="2019-12-29T19:14:00Z">
                  <w:rPr>
                    <w:rFonts w:ascii="Arial" w:eastAsia="Times New Roman" w:hAnsi="Arial" w:cs="Arial"/>
                    <w:b/>
                    <w:bCs/>
                    <w:i/>
                    <w:iCs/>
                    <w:color w:val="000000"/>
                    <w:sz w:val="18"/>
                    <w:szCs w:val="18"/>
                  </w:rPr>
                </w:rPrChange>
              </w:rPr>
              <w:t>_category</w:t>
            </w:r>
            <w:proofErr w:type="spellEnd"/>
          </w:p>
        </w:tc>
        <w:tc>
          <w:tcPr>
            <w:tcW w:w="1212" w:type="dxa"/>
            <w:tcBorders>
              <w:top w:val="single" w:sz="4" w:space="0" w:color="auto"/>
              <w:left w:val="nil"/>
              <w:bottom w:val="single" w:sz="4" w:space="0" w:color="auto"/>
              <w:right w:val="single" w:sz="4" w:space="0" w:color="auto"/>
            </w:tcBorders>
            <w:shd w:val="clear" w:color="auto" w:fill="auto"/>
            <w:vAlign w:val="center"/>
            <w:hideMark/>
          </w:tcPr>
          <w:p w14:paraId="255E40E4" w14:textId="39B28EB8" w:rsidR="00A801CD" w:rsidRPr="004A4B49" w:rsidRDefault="00A801CD" w:rsidP="00794694">
            <w:pPr>
              <w:spacing w:after="0"/>
              <w:jc w:val="right"/>
              <w:rPr>
                <w:rFonts w:ascii="Arial" w:eastAsia="Times New Roman" w:hAnsi="Arial" w:cs="Arial"/>
                <w:color w:val="000000"/>
                <w:sz w:val="18"/>
                <w:szCs w:val="18"/>
                <w:lang w:val="en-GB"/>
                <w:rPrChange w:id="4723" w:author="Mario Ezequiel Scott" w:date="2019-12-29T19:14:00Z">
                  <w:rPr>
                    <w:rFonts w:ascii="Arial" w:eastAsia="Times New Roman" w:hAnsi="Arial" w:cs="Arial"/>
                    <w:color w:val="000000"/>
                    <w:sz w:val="18"/>
                    <w:szCs w:val="18"/>
                  </w:rPr>
                </w:rPrChange>
              </w:rPr>
            </w:pPr>
            <w:del w:id="4724" w:author="tedo gogoladze" w:date="2020-01-04T18:22:00Z">
              <w:r w:rsidRPr="004A4B49" w:rsidDel="00914E90">
                <w:rPr>
                  <w:rFonts w:ascii="Arial" w:eastAsia="Times New Roman" w:hAnsi="Arial" w:cs="Arial"/>
                  <w:color w:val="000000"/>
                  <w:sz w:val="18"/>
                  <w:szCs w:val="18"/>
                  <w:lang w:val="en-GB"/>
                  <w:rPrChange w:id="4725" w:author="Mario Ezequiel Scott" w:date="2019-12-29T19:14:00Z">
                    <w:rPr>
                      <w:rFonts w:ascii="Arial" w:eastAsia="Times New Roman" w:hAnsi="Arial" w:cs="Arial"/>
                      <w:color w:val="000000"/>
                      <w:sz w:val="18"/>
                      <w:szCs w:val="18"/>
                    </w:rPr>
                  </w:rPrChange>
                </w:rPr>
                <w:delText>time_</w:delText>
              </w:r>
            </w:del>
            <w:r w:rsidRPr="004A4B49">
              <w:rPr>
                <w:rFonts w:ascii="Arial" w:eastAsia="Times New Roman" w:hAnsi="Arial" w:cs="Arial"/>
                <w:color w:val="000000"/>
                <w:sz w:val="18"/>
                <w:szCs w:val="18"/>
                <w:lang w:val="en-GB"/>
                <w:rPrChange w:id="4726" w:author="Mario Ezequiel Scott" w:date="2019-12-29T19:14:00Z">
                  <w:rPr>
                    <w:rFonts w:ascii="Arial" w:eastAsia="Times New Roman" w:hAnsi="Arial" w:cs="Arial"/>
                    <w:color w:val="000000"/>
                    <w:sz w:val="18"/>
                    <w:szCs w:val="18"/>
                  </w:rPr>
                </w:rPrChange>
              </w:rPr>
              <w:t>high</w:t>
            </w:r>
          </w:p>
        </w:tc>
        <w:tc>
          <w:tcPr>
            <w:tcW w:w="1442" w:type="dxa"/>
            <w:tcBorders>
              <w:top w:val="single" w:sz="4" w:space="0" w:color="auto"/>
              <w:left w:val="nil"/>
              <w:bottom w:val="single" w:sz="4" w:space="0" w:color="auto"/>
              <w:right w:val="single" w:sz="4" w:space="0" w:color="auto"/>
            </w:tcBorders>
            <w:shd w:val="clear" w:color="auto" w:fill="auto"/>
            <w:vAlign w:val="center"/>
            <w:hideMark/>
          </w:tcPr>
          <w:p w14:paraId="2BEC3276" w14:textId="7680FBD7" w:rsidR="00A801CD" w:rsidRPr="004A4B49" w:rsidRDefault="00A801CD" w:rsidP="00794694">
            <w:pPr>
              <w:spacing w:after="0"/>
              <w:jc w:val="right"/>
              <w:rPr>
                <w:rFonts w:ascii="Arial" w:eastAsia="Times New Roman" w:hAnsi="Arial" w:cs="Arial"/>
                <w:color w:val="000000"/>
                <w:sz w:val="18"/>
                <w:szCs w:val="18"/>
                <w:lang w:val="en-GB"/>
                <w:rPrChange w:id="4727" w:author="Mario Ezequiel Scott" w:date="2019-12-29T19:14:00Z">
                  <w:rPr>
                    <w:rFonts w:ascii="Arial" w:eastAsia="Times New Roman" w:hAnsi="Arial" w:cs="Arial"/>
                    <w:color w:val="000000"/>
                    <w:sz w:val="18"/>
                    <w:szCs w:val="18"/>
                  </w:rPr>
                </w:rPrChange>
              </w:rPr>
            </w:pPr>
            <w:del w:id="4728" w:author="tedo gogoladze" w:date="2020-01-04T18:22:00Z">
              <w:r w:rsidRPr="004A4B49" w:rsidDel="00914E90">
                <w:rPr>
                  <w:rFonts w:ascii="Arial" w:eastAsia="Times New Roman" w:hAnsi="Arial" w:cs="Arial"/>
                  <w:color w:val="000000"/>
                  <w:sz w:val="18"/>
                  <w:szCs w:val="18"/>
                  <w:lang w:val="en-GB"/>
                  <w:rPrChange w:id="4729" w:author="Mario Ezequiel Scott" w:date="2019-12-29T19:14:00Z">
                    <w:rPr>
                      <w:rFonts w:ascii="Arial" w:eastAsia="Times New Roman" w:hAnsi="Arial" w:cs="Arial"/>
                      <w:color w:val="000000"/>
                      <w:sz w:val="18"/>
                      <w:szCs w:val="18"/>
                    </w:rPr>
                  </w:rPrChange>
                </w:rPr>
                <w:delText>time_</w:delText>
              </w:r>
            </w:del>
            <w:r w:rsidRPr="004A4B49">
              <w:rPr>
                <w:rFonts w:ascii="Arial" w:eastAsia="Times New Roman" w:hAnsi="Arial" w:cs="Arial"/>
                <w:color w:val="000000"/>
                <w:sz w:val="18"/>
                <w:szCs w:val="18"/>
                <w:lang w:val="en-GB"/>
                <w:rPrChange w:id="4730" w:author="Mario Ezequiel Scott" w:date="2019-12-29T19:14:00Z">
                  <w:rPr>
                    <w:rFonts w:ascii="Arial" w:eastAsia="Times New Roman" w:hAnsi="Arial" w:cs="Arial"/>
                    <w:color w:val="000000"/>
                    <w:sz w:val="18"/>
                    <w:szCs w:val="18"/>
                  </w:rPr>
                </w:rPrChange>
              </w:rPr>
              <w:t>low</w:t>
            </w:r>
          </w:p>
        </w:tc>
        <w:tc>
          <w:tcPr>
            <w:tcW w:w="1561" w:type="dxa"/>
            <w:tcBorders>
              <w:top w:val="single" w:sz="4" w:space="0" w:color="auto"/>
              <w:left w:val="nil"/>
              <w:bottom w:val="single" w:sz="4" w:space="0" w:color="auto"/>
              <w:right w:val="single" w:sz="4" w:space="0" w:color="auto"/>
            </w:tcBorders>
            <w:shd w:val="clear" w:color="auto" w:fill="auto"/>
            <w:vAlign w:val="center"/>
            <w:hideMark/>
          </w:tcPr>
          <w:p w14:paraId="1F58A539" w14:textId="3684BAA8" w:rsidR="00A801CD" w:rsidRPr="004A4B49" w:rsidRDefault="00A801CD" w:rsidP="00794694">
            <w:pPr>
              <w:spacing w:after="0"/>
              <w:jc w:val="right"/>
              <w:rPr>
                <w:rFonts w:ascii="Arial" w:eastAsia="Times New Roman" w:hAnsi="Arial" w:cs="Arial"/>
                <w:color w:val="000000"/>
                <w:sz w:val="18"/>
                <w:szCs w:val="18"/>
                <w:lang w:val="en-GB"/>
                <w:rPrChange w:id="4731" w:author="Mario Ezequiel Scott" w:date="2019-12-29T19:14:00Z">
                  <w:rPr>
                    <w:rFonts w:ascii="Arial" w:eastAsia="Times New Roman" w:hAnsi="Arial" w:cs="Arial"/>
                    <w:color w:val="000000"/>
                    <w:sz w:val="18"/>
                    <w:szCs w:val="18"/>
                  </w:rPr>
                </w:rPrChange>
              </w:rPr>
            </w:pPr>
            <w:del w:id="4732" w:author="tedo gogoladze" w:date="2020-01-04T18:22:00Z">
              <w:r w:rsidRPr="004A4B49" w:rsidDel="00914E90">
                <w:rPr>
                  <w:rFonts w:ascii="Arial" w:eastAsia="Times New Roman" w:hAnsi="Arial" w:cs="Arial"/>
                  <w:color w:val="000000"/>
                  <w:sz w:val="18"/>
                  <w:szCs w:val="18"/>
                  <w:lang w:val="en-GB"/>
                  <w:rPrChange w:id="4733" w:author="Mario Ezequiel Scott" w:date="2019-12-29T19:14:00Z">
                    <w:rPr>
                      <w:rFonts w:ascii="Arial" w:eastAsia="Times New Roman" w:hAnsi="Arial" w:cs="Arial"/>
                      <w:color w:val="000000"/>
                      <w:sz w:val="18"/>
                      <w:szCs w:val="18"/>
                    </w:rPr>
                  </w:rPrChange>
                </w:rPr>
                <w:delText>time_</w:delText>
              </w:r>
            </w:del>
            <w:r w:rsidRPr="004A4B49">
              <w:rPr>
                <w:rFonts w:ascii="Arial" w:eastAsia="Times New Roman" w:hAnsi="Arial" w:cs="Arial"/>
                <w:color w:val="000000"/>
                <w:sz w:val="18"/>
                <w:szCs w:val="18"/>
                <w:lang w:val="en-GB"/>
                <w:rPrChange w:id="4734" w:author="Mario Ezequiel Scott" w:date="2019-12-29T19:14:00Z">
                  <w:rPr>
                    <w:rFonts w:ascii="Arial" w:eastAsia="Times New Roman" w:hAnsi="Arial" w:cs="Arial"/>
                    <w:color w:val="000000"/>
                    <w:sz w:val="18"/>
                    <w:szCs w:val="18"/>
                  </w:rPr>
                </w:rPrChange>
              </w:rPr>
              <w:t>medium</w:t>
            </w:r>
          </w:p>
        </w:tc>
      </w:tr>
      <w:tr w:rsidR="00914E90" w:rsidRPr="004A4B49" w14:paraId="5621701E" w14:textId="77777777" w:rsidTr="00914E90">
        <w:trPr>
          <w:trHeight w:val="420"/>
        </w:trPr>
        <w:tc>
          <w:tcPr>
            <w:tcW w:w="4518" w:type="dxa"/>
            <w:tcBorders>
              <w:top w:val="nil"/>
              <w:left w:val="single" w:sz="4" w:space="0" w:color="auto"/>
              <w:bottom w:val="single" w:sz="4" w:space="0" w:color="auto"/>
              <w:right w:val="single" w:sz="4" w:space="0" w:color="auto"/>
            </w:tcBorders>
            <w:shd w:val="clear" w:color="000000" w:fill="D9D9D9"/>
            <w:vAlign w:val="center"/>
            <w:hideMark/>
          </w:tcPr>
          <w:p w14:paraId="42F109AB" w14:textId="67E98C6C" w:rsidR="00A801CD" w:rsidRPr="004A4B49" w:rsidRDefault="00914E90" w:rsidP="00794694">
            <w:pPr>
              <w:spacing w:after="0"/>
              <w:jc w:val="right"/>
              <w:rPr>
                <w:rFonts w:ascii="Arial" w:eastAsia="Times New Roman" w:hAnsi="Arial" w:cs="Arial"/>
                <w:b/>
                <w:bCs/>
                <w:i/>
                <w:iCs/>
                <w:color w:val="000000"/>
                <w:sz w:val="18"/>
                <w:szCs w:val="18"/>
                <w:lang w:val="en-GB"/>
                <w:rPrChange w:id="4735" w:author="Mario Ezequiel Scott" w:date="2019-12-29T19:14:00Z">
                  <w:rPr>
                    <w:rFonts w:ascii="Arial" w:eastAsia="Times New Roman" w:hAnsi="Arial" w:cs="Arial"/>
                    <w:b/>
                    <w:bCs/>
                    <w:i/>
                    <w:iCs/>
                    <w:color w:val="000000"/>
                    <w:sz w:val="18"/>
                    <w:szCs w:val="18"/>
                  </w:rPr>
                </w:rPrChange>
              </w:rPr>
            </w:pPr>
            <w:ins w:id="4736" w:author="tedo gogoladze" w:date="2020-01-04T18:23:00Z">
              <w:r>
                <w:rPr>
                  <w:rFonts w:ascii="Arial" w:eastAsia="Times New Roman" w:hAnsi="Arial" w:cs="Arial"/>
                  <w:b/>
                  <w:bCs/>
                  <w:i/>
                  <w:iCs/>
                  <w:color w:val="000000"/>
                  <w:sz w:val="18"/>
                  <w:szCs w:val="18"/>
                  <w:lang w:val="en-GB"/>
                </w:rPr>
                <w:t>Numbe</w:t>
              </w:r>
            </w:ins>
            <w:commentRangeStart w:id="4737"/>
            <w:commentRangeStart w:id="4738"/>
            <w:r w:rsidR="00A801CD" w:rsidRPr="004A4B49">
              <w:rPr>
                <w:rFonts w:ascii="Arial" w:eastAsia="Times New Roman" w:hAnsi="Arial" w:cs="Arial"/>
                <w:b/>
                <w:bCs/>
                <w:i/>
                <w:iCs/>
                <w:color w:val="000000"/>
                <w:sz w:val="18"/>
                <w:szCs w:val="18"/>
                <w:lang w:val="en-GB"/>
                <w:rPrChange w:id="4739" w:author="Mario Ezequiel Scott" w:date="2019-12-29T19:14:00Z">
                  <w:rPr>
                    <w:rFonts w:ascii="Arial" w:eastAsia="Times New Roman" w:hAnsi="Arial" w:cs="Arial"/>
                    <w:b/>
                    <w:bCs/>
                    <w:i/>
                    <w:iCs/>
                    <w:color w:val="000000"/>
                    <w:sz w:val="18"/>
                    <w:szCs w:val="18"/>
                  </w:rPr>
                </w:rPrChange>
              </w:rPr>
              <w:t>r</w:t>
            </w:r>
            <w:ins w:id="4740" w:author="tedo gogoladze" w:date="2020-01-04T18:23:00Z">
              <w:r>
                <w:rPr>
                  <w:rFonts w:ascii="Arial" w:eastAsia="Times New Roman" w:hAnsi="Arial" w:cs="Arial"/>
                  <w:b/>
                  <w:bCs/>
                  <w:i/>
                  <w:iCs/>
                  <w:color w:val="000000"/>
                  <w:sz w:val="18"/>
                  <w:szCs w:val="18"/>
                  <w:lang w:val="en-GB"/>
                </w:rPr>
                <w:t xml:space="preserve"> of transactions</w:t>
              </w:r>
            </w:ins>
            <w:del w:id="4741" w:author="tedo gogoladze" w:date="2020-01-04T18:23:00Z">
              <w:r w:rsidR="00A801CD" w:rsidRPr="004A4B49" w:rsidDel="00914E90">
                <w:rPr>
                  <w:rFonts w:ascii="Arial" w:eastAsia="Times New Roman" w:hAnsi="Arial" w:cs="Arial"/>
                  <w:b/>
                  <w:bCs/>
                  <w:i/>
                  <w:iCs/>
                  <w:color w:val="000000"/>
                  <w:sz w:val="18"/>
                  <w:szCs w:val="18"/>
                  <w:lang w:val="en-GB"/>
                  <w:rPrChange w:id="4742" w:author="Mario Ezequiel Scott" w:date="2019-12-29T19:14:00Z">
                    <w:rPr>
                      <w:rFonts w:ascii="Arial" w:eastAsia="Times New Roman" w:hAnsi="Arial" w:cs="Arial"/>
                      <w:b/>
                      <w:bCs/>
                      <w:i/>
                      <w:iCs/>
                      <w:color w:val="000000"/>
                      <w:sz w:val="18"/>
                      <w:szCs w:val="18"/>
                    </w:rPr>
                  </w:rPrChange>
                </w:rPr>
                <w:delText>ows</w:delText>
              </w:r>
            </w:del>
            <w:commentRangeEnd w:id="4737"/>
            <w:r w:rsidR="007650C0">
              <w:rPr>
                <w:rStyle w:val="CommentReference"/>
              </w:rPr>
              <w:commentReference w:id="4737"/>
            </w:r>
            <w:commentRangeEnd w:id="4738"/>
            <w:r w:rsidR="008926FC">
              <w:rPr>
                <w:rStyle w:val="CommentReference"/>
              </w:rPr>
              <w:commentReference w:id="4738"/>
            </w:r>
          </w:p>
        </w:tc>
        <w:tc>
          <w:tcPr>
            <w:tcW w:w="1212" w:type="dxa"/>
            <w:tcBorders>
              <w:top w:val="nil"/>
              <w:left w:val="nil"/>
              <w:bottom w:val="single" w:sz="4" w:space="0" w:color="auto"/>
              <w:right w:val="single" w:sz="4" w:space="0" w:color="auto"/>
            </w:tcBorders>
            <w:shd w:val="clear" w:color="auto" w:fill="auto"/>
            <w:vAlign w:val="center"/>
            <w:hideMark/>
          </w:tcPr>
          <w:p w14:paraId="340CBCA3" w14:textId="77777777" w:rsidR="00A801CD" w:rsidRPr="004A4B49" w:rsidRDefault="00A801CD" w:rsidP="00794694">
            <w:pPr>
              <w:spacing w:after="0"/>
              <w:jc w:val="right"/>
              <w:rPr>
                <w:rFonts w:ascii="Arial" w:eastAsia="Times New Roman" w:hAnsi="Arial" w:cs="Arial"/>
                <w:color w:val="000000"/>
                <w:sz w:val="18"/>
                <w:szCs w:val="18"/>
                <w:lang w:val="en-GB"/>
                <w:rPrChange w:id="4743"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4744" w:author="Mario Ezequiel Scott" w:date="2019-12-29T19:14:00Z">
                  <w:rPr>
                    <w:rFonts w:ascii="Arial" w:eastAsia="Times New Roman" w:hAnsi="Arial" w:cs="Arial"/>
                    <w:color w:val="000000"/>
                    <w:sz w:val="18"/>
                    <w:szCs w:val="18"/>
                  </w:rPr>
                </w:rPrChange>
              </w:rPr>
              <w:t>2516</w:t>
            </w:r>
          </w:p>
        </w:tc>
        <w:tc>
          <w:tcPr>
            <w:tcW w:w="1442" w:type="dxa"/>
            <w:tcBorders>
              <w:top w:val="nil"/>
              <w:left w:val="nil"/>
              <w:bottom w:val="single" w:sz="4" w:space="0" w:color="auto"/>
              <w:right w:val="single" w:sz="4" w:space="0" w:color="auto"/>
            </w:tcBorders>
            <w:shd w:val="clear" w:color="auto" w:fill="auto"/>
            <w:vAlign w:val="center"/>
            <w:hideMark/>
          </w:tcPr>
          <w:p w14:paraId="67AD990C" w14:textId="77777777" w:rsidR="00A801CD" w:rsidRPr="004A4B49" w:rsidRDefault="00A801CD" w:rsidP="00794694">
            <w:pPr>
              <w:spacing w:after="0"/>
              <w:jc w:val="right"/>
              <w:rPr>
                <w:rFonts w:ascii="Arial" w:eastAsia="Times New Roman" w:hAnsi="Arial" w:cs="Arial"/>
                <w:color w:val="000000"/>
                <w:sz w:val="18"/>
                <w:szCs w:val="18"/>
                <w:lang w:val="en-GB"/>
                <w:rPrChange w:id="4745"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4746" w:author="Mario Ezequiel Scott" w:date="2019-12-29T19:14:00Z">
                  <w:rPr>
                    <w:rFonts w:ascii="Arial" w:eastAsia="Times New Roman" w:hAnsi="Arial" w:cs="Arial"/>
                    <w:color w:val="000000"/>
                    <w:sz w:val="18"/>
                    <w:szCs w:val="18"/>
                  </w:rPr>
                </w:rPrChange>
              </w:rPr>
              <w:t>4159</w:t>
            </w:r>
          </w:p>
        </w:tc>
        <w:tc>
          <w:tcPr>
            <w:tcW w:w="1561" w:type="dxa"/>
            <w:tcBorders>
              <w:top w:val="nil"/>
              <w:left w:val="nil"/>
              <w:bottom w:val="single" w:sz="4" w:space="0" w:color="auto"/>
              <w:right w:val="single" w:sz="4" w:space="0" w:color="auto"/>
            </w:tcBorders>
            <w:shd w:val="clear" w:color="auto" w:fill="auto"/>
            <w:vAlign w:val="center"/>
            <w:hideMark/>
          </w:tcPr>
          <w:p w14:paraId="09D5476A" w14:textId="77777777" w:rsidR="00A801CD" w:rsidRPr="004A4B49" w:rsidRDefault="00A801CD" w:rsidP="00794694">
            <w:pPr>
              <w:spacing w:after="0"/>
              <w:jc w:val="right"/>
              <w:rPr>
                <w:rFonts w:ascii="Arial" w:eastAsia="Times New Roman" w:hAnsi="Arial" w:cs="Arial"/>
                <w:color w:val="000000"/>
                <w:sz w:val="18"/>
                <w:szCs w:val="18"/>
                <w:lang w:val="en-GB"/>
                <w:rPrChange w:id="4747"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4748" w:author="Mario Ezequiel Scott" w:date="2019-12-29T19:14:00Z">
                  <w:rPr>
                    <w:rFonts w:ascii="Arial" w:eastAsia="Times New Roman" w:hAnsi="Arial" w:cs="Arial"/>
                    <w:color w:val="000000"/>
                    <w:sz w:val="18"/>
                    <w:szCs w:val="18"/>
                  </w:rPr>
                </w:rPrChange>
              </w:rPr>
              <w:t>1418</w:t>
            </w:r>
          </w:p>
        </w:tc>
      </w:tr>
    </w:tbl>
    <w:p w14:paraId="5BD71B18" w14:textId="77777777" w:rsidR="00A801CD" w:rsidRPr="004A4B49" w:rsidRDefault="00A801CD" w:rsidP="00A801CD">
      <w:pPr>
        <w:rPr>
          <w:rFonts w:cstheme="minorHAnsi"/>
          <w:lang w:val="en-GB"/>
          <w:rPrChange w:id="4749" w:author="Mario Ezequiel Scott" w:date="2019-12-29T19:14:00Z">
            <w:rPr>
              <w:rFonts w:cstheme="minorHAnsi"/>
            </w:rPr>
          </w:rPrChange>
        </w:rPr>
      </w:pPr>
    </w:p>
    <w:p w14:paraId="66374CA5" w14:textId="655CB38E" w:rsidR="00A801CD" w:rsidRPr="004A4B49" w:rsidRDefault="00A801CD" w:rsidP="00A801CD">
      <w:pPr>
        <w:rPr>
          <w:rFonts w:cstheme="minorHAnsi"/>
          <w:lang w:val="en-GB"/>
          <w:rPrChange w:id="4750" w:author="Mario Ezequiel Scott" w:date="2019-12-29T19:14:00Z">
            <w:rPr>
              <w:rFonts w:cstheme="minorHAnsi"/>
            </w:rPr>
          </w:rPrChange>
        </w:rPr>
      </w:pPr>
      <w:r w:rsidRPr="004A4B49">
        <w:rPr>
          <w:rFonts w:cstheme="minorHAnsi"/>
          <w:lang w:val="en-GB"/>
          <w:rPrChange w:id="4751" w:author="Mario Ezequiel Scott" w:date="2019-12-29T19:14:00Z">
            <w:rPr>
              <w:rFonts w:cstheme="minorHAnsi"/>
            </w:rPr>
          </w:rPrChange>
        </w:rPr>
        <w:t xml:space="preserve">Table </w:t>
      </w:r>
      <w:r w:rsidR="00B311BC" w:rsidRPr="004A4B49">
        <w:rPr>
          <w:rFonts w:cstheme="minorHAnsi"/>
          <w:lang w:val="en-GB"/>
          <w:rPrChange w:id="4752" w:author="Mario Ezequiel Scott" w:date="2019-12-29T19:14:00Z">
            <w:rPr>
              <w:rFonts w:cstheme="minorHAnsi"/>
            </w:rPr>
          </w:rPrChange>
        </w:rPr>
        <w:t>9</w:t>
      </w:r>
      <w:r w:rsidRPr="004A4B49">
        <w:rPr>
          <w:rFonts w:cstheme="minorHAnsi"/>
          <w:lang w:val="en-GB"/>
          <w:rPrChange w:id="4753" w:author="Mario Ezequiel Scott" w:date="2019-12-29T19:14:00Z">
            <w:rPr>
              <w:rFonts w:cstheme="minorHAnsi"/>
            </w:rPr>
          </w:rPrChange>
        </w:rPr>
        <w:t xml:space="preserve">. </w:t>
      </w:r>
      <w:commentRangeStart w:id="4754"/>
      <w:del w:id="4755" w:author="Mario Ezequiel Scott" w:date="2020-01-02T15:34:00Z">
        <w:r w:rsidRPr="004A4B49" w:rsidDel="008840AF">
          <w:rPr>
            <w:rFonts w:cstheme="minorHAnsi"/>
            <w:lang w:val="en-GB"/>
            <w:rPrChange w:id="4756" w:author="Mario Ezequiel Scott" w:date="2019-12-29T19:14:00Z">
              <w:rPr>
                <w:rFonts w:cstheme="minorHAnsi"/>
              </w:rPr>
            </w:rPrChange>
          </w:rPr>
          <w:delText>Time spent</w:delText>
        </w:r>
      </w:del>
      <w:ins w:id="4757" w:author="Mario Ezequiel Scott" w:date="2020-01-02T15:34:00Z">
        <w:r w:rsidR="008840AF">
          <w:rPr>
            <w:rFonts w:cstheme="minorHAnsi"/>
            <w:lang w:val="en-GB"/>
          </w:rPr>
          <w:t>Actual development time</w:t>
        </w:r>
      </w:ins>
      <w:commentRangeEnd w:id="4754"/>
      <w:ins w:id="4758" w:author="Mario Ezequiel Scott" w:date="2020-01-02T15:35:00Z">
        <w:r w:rsidR="008840AF">
          <w:rPr>
            <w:rStyle w:val="CommentReference"/>
          </w:rPr>
          <w:commentReference w:id="4754"/>
        </w:r>
      </w:ins>
      <w:ins w:id="4759" w:author="tedo gogoladze" w:date="2020-01-04T19:00:00Z">
        <w:r w:rsidR="00D83E0B">
          <w:rPr>
            <w:rFonts w:cstheme="minorHAnsi"/>
            <w:lang w:val="en-GB"/>
          </w:rPr>
          <w:t xml:space="preserve"> transactions</w:t>
        </w:r>
      </w:ins>
      <w:ins w:id="4760" w:author="Mario Ezequiel Scott" w:date="2020-01-02T15:34:00Z">
        <w:r w:rsidR="008840AF">
          <w:rPr>
            <w:rFonts w:cstheme="minorHAnsi"/>
            <w:lang w:val="en-GB"/>
          </w:rPr>
          <w:t>.</w:t>
        </w:r>
      </w:ins>
      <w:del w:id="4761" w:author="Mario Ezequiel Scott" w:date="2020-01-02T15:34:00Z">
        <w:r w:rsidRPr="004A4B49" w:rsidDel="008840AF">
          <w:rPr>
            <w:rFonts w:cstheme="minorHAnsi"/>
            <w:lang w:val="en-GB"/>
            <w:rPrChange w:id="4762" w:author="Mario Ezequiel Scott" w:date="2019-12-29T19:14:00Z">
              <w:rPr>
                <w:rFonts w:cstheme="minorHAnsi"/>
              </w:rPr>
            </w:rPrChange>
          </w:rPr>
          <w:delText xml:space="preserve"> by developers</w:delText>
        </w:r>
      </w:del>
    </w:p>
    <w:p w14:paraId="7284497A" w14:textId="77777777" w:rsidR="00A801CD" w:rsidRPr="004A4B49" w:rsidRDefault="00A801CD" w:rsidP="00A801CD">
      <w:pPr>
        <w:rPr>
          <w:rFonts w:cstheme="minorHAnsi"/>
          <w:lang w:val="en-GB"/>
          <w:rPrChange w:id="4763" w:author="Mario Ezequiel Scott" w:date="2019-12-29T19:14:00Z">
            <w:rPr>
              <w:rFonts w:cstheme="minorHAnsi"/>
            </w:rPr>
          </w:rPrChange>
        </w:rPr>
      </w:pPr>
    </w:p>
    <w:p w14:paraId="0E5DAEC8" w14:textId="77777777" w:rsidR="00000B58" w:rsidRDefault="00A801CD" w:rsidP="00000B58">
      <w:pPr>
        <w:rPr>
          <w:ins w:id="4764" w:author="tedo gogoladze" w:date="2020-01-04T18:40:00Z"/>
          <w:rFonts w:cstheme="minorHAnsi"/>
          <w:lang w:val="en-GB"/>
        </w:rPr>
      </w:pPr>
      <w:r w:rsidRPr="004A4B49">
        <w:rPr>
          <w:rFonts w:cstheme="minorHAnsi"/>
          <w:lang w:val="en-GB"/>
          <w:rPrChange w:id="4765" w:author="Mario Ezequiel Scott" w:date="2019-12-29T19:14:00Z">
            <w:rPr>
              <w:rFonts w:cstheme="minorHAnsi"/>
            </w:rPr>
          </w:rPrChange>
        </w:rPr>
        <w:t xml:space="preserve">The rest of the </w:t>
      </w:r>
      <w:ins w:id="4766" w:author="Mario Ezequiel Scott" w:date="2020-01-02T15:44:00Z">
        <w:r w:rsidR="002A124E">
          <w:rPr>
            <w:rFonts w:cstheme="minorHAnsi"/>
            <w:lang w:val="en-GB"/>
          </w:rPr>
          <w:t xml:space="preserve">developers’ </w:t>
        </w:r>
      </w:ins>
      <w:r w:rsidRPr="004A4B49">
        <w:rPr>
          <w:rFonts w:cstheme="minorHAnsi"/>
          <w:lang w:val="en-GB"/>
          <w:rPrChange w:id="4767" w:author="Mario Ezequiel Scott" w:date="2019-12-29T19:14:00Z">
            <w:rPr>
              <w:rFonts w:cstheme="minorHAnsi"/>
            </w:rPr>
          </w:rPrChange>
        </w:rPr>
        <w:t>metrics</w:t>
      </w:r>
      <w:ins w:id="4768" w:author="Mario Ezequiel Scott" w:date="2020-01-02T15:44:00Z">
        <w:r w:rsidR="002A124E">
          <w:rPr>
            <w:rFonts w:cstheme="minorHAnsi"/>
            <w:lang w:val="en-GB"/>
          </w:rPr>
          <w:t xml:space="preserve"> used in this study</w:t>
        </w:r>
      </w:ins>
      <w:r w:rsidRPr="004A4B49">
        <w:rPr>
          <w:rFonts w:cstheme="minorHAnsi"/>
          <w:lang w:val="en-GB"/>
          <w:rPrChange w:id="4769" w:author="Mario Ezequiel Scott" w:date="2019-12-29T19:14:00Z">
            <w:rPr>
              <w:rFonts w:cstheme="minorHAnsi"/>
            </w:rPr>
          </w:rPrChange>
        </w:rPr>
        <w:t xml:space="preserve"> </w:t>
      </w:r>
      <w:ins w:id="4770" w:author="Mario Ezequiel Scott" w:date="2020-01-02T15:44:00Z">
        <w:r w:rsidR="002A124E">
          <w:rPr>
            <w:rFonts w:cstheme="minorHAnsi"/>
            <w:lang w:val="en-GB"/>
          </w:rPr>
          <w:t xml:space="preserve">(i.e. </w:t>
        </w:r>
      </w:ins>
      <w:del w:id="4771" w:author="Mario Ezequiel Scott" w:date="2020-01-02T15:44:00Z">
        <w:r w:rsidRPr="004A4B49" w:rsidDel="002A124E">
          <w:rPr>
            <w:rFonts w:cstheme="minorHAnsi"/>
            <w:lang w:val="en-GB"/>
            <w:rPrChange w:id="4772" w:author="Mario Ezequiel Scott" w:date="2019-12-29T19:14:00Z">
              <w:rPr>
                <w:rFonts w:cstheme="minorHAnsi"/>
              </w:rPr>
            </w:rPrChange>
          </w:rPr>
          <w:delText xml:space="preserve">- </w:delText>
        </w:r>
      </w:del>
      <w:r w:rsidRPr="004A4B49">
        <w:rPr>
          <w:rFonts w:cstheme="minorHAnsi"/>
          <w:lang w:val="en-GB"/>
          <w:rPrChange w:id="4773" w:author="Mario Ezequiel Scott" w:date="2019-12-29T19:14:00Z">
            <w:rPr>
              <w:rFonts w:cstheme="minorHAnsi"/>
            </w:rPr>
          </w:rPrChange>
        </w:rPr>
        <w:t>state, estimation and prioritization</w:t>
      </w:r>
      <w:ins w:id="4774" w:author="Mario Ezequiel Scott" w:date="2020-01-02T15:54:00Z">
        <w:r w:rsidR="007650C0">
          <w:rPr>
            <w:rFonts w:cstheme="minorHAnsi"/>
            <w:lang w:val="en-GB"/>
          </w:rPr>
          <w:t>)</w:t>
        </w:r>
      </w:ins>
      <w:r w:rsidRPr="004A4B49">
        <w:rPr>
          <w:rFonts w:cstheme="minorHAnsi"/>
          <w:lang w:val="en-GB"/>
          <w:rPrChange w:id="4775" w:author="Mario Ezequiel Scott" w:date="2019-12-29T19:14:00Z">
            <w:rPr>
              <w:rFonts w:cstheme="minorHAnsi"/>
            </w:rPr>
          </w:rPrChange>
        </w:rPr>
        <w:t xml:space="preserve"> are categorical, and </w:t>
      </w:r>
      <w:r w:rsidR="00B209CF" w:rsidRPr="004A4B49">
        <w:rPr>
          <w:rFonts w:cstheme="minorHAnsi"/>
          <w:lang w:val="en-GB"/>
          <w:rPrChange w:id="4776" w:author="Mario Ezequiel Scott" w:date="2019-12-29T19:14:00Z">
            <w:rPr>
              <w:rFonts w:cstheme="minorHAnsi"/>
            </w:rPr>
          </w:rPrChange>
        </w:rPr>
        <w:t xml:space="preserve">the </w:t>
      </w:r>
      <w:r w:rsidRPr="004A4B49">
        <w:rPr>
          <w:rFonts w:cstheme="minorHAnsi"/>
          <w:lang w:val="en-GB"/>
          <w:rPrChange w:id="4777" w:author="Mario Ezequiel Scott" w:date="2019-12-29T19:14:00Z">
            <w:rPr>
              <w:rFonts w:cstheme="minorHAnsi"/>
            </w:rPr>
          </w:rPrChange>
        </w:rPr>
        <w:t xml:space="preserve">identical approaches </w:t>
      </w:r>
      <w:r w:rsidR="00BD27DE" w:rsidRPr="004A4B49">
        <w:rPr>
          <w:rFonts w:cstheme="minorHAnsi"/>
          <w:lang w:val="en-GB"/>
          <w:rPrChange w:id="4778" w:author="Mario Ezequiel Scott" w:date="2019-12-29T19:14:00Z">
            <w:rPr>
              <w:rFonts w:cstheme="minorHAnsi"/>
            </w:rPr>
          </w:rPrChange>
        </w:rPr>
        <w:t>are</w:t>
      </w:r>
      <w:r w:rsidR="00B209CF" w:rsidRPr="004A4B49">
        <w:rPr>
          <w:rFonts w:cstheme="minorHAnsi"/>
          <w:lang w:val="en-GB"/>
          <w:rPrChange w:id="4779" w:author="Mario Ezequiel Scott" w:date="2019-12-29T19:14:00Z">
            <w:rPr>
              <w:rFonts w:cstheme="minorHAnsi"/>
            </w:rPr>
          </w:rPrChange>
        </w:rPr>
        <w:t xml:space="preserve"> used </w:t>
      </w:r>
      <w:r w:rsidRPr="004A4B49">
        <w:rPr>
          <w:rFonts w:cstheme="minorHAnsi"/>
          <w:lang w:val="en-GB"/>
          <w:rPrChange w:id="4780" w:author="Mario Ezequiel Scott" w:date="2019-12-29T19:14:00Z">
            <w:rPr>
              <w:rFonts w:cstheme="minorHAnsi"/>
            </w:rPr>
          </w:rPrChange>
        </w:rPr>
        <w:t xml:space="preserve">for working on </w:t>
      </w:r>
      <w:del w:id="4781" w:author="Mario Ezequiel Scott" w:date="2020-01-02T15:35:00Z">
        <w:r w:rsidRPr="004A4B49" w:rsidDel="008840AF">
          <w:rPr>
            <w:rFonts w:cstheme="minorHAnsi"/>
            <w:lang w:val="en-GB"/>
            <w:rPrChange w:id="4782" w:author="Mario Ezequiel Scott" w:date="2019-12-29T19:14:00Z">
              <w:rPr>
                <w:rFonts w:cstheme="minorHAnsi"/>
              </w:rPr>
            </w:rPrChange>
          </w:rPr>
          <w:delText>all of</w:delText>
        </w:r>
      </w:del>
      <w:ins w:id="4783" w:author="Mario Ezequiel Scott" w:date="2020-01-02T15:35:00Z">
        <w:r w:rsidR="008840AF" w:rsidRPr="004A4B49">
          <w:rPr>
            <w:rFonts w:cstheme="minorHAnsi"/>
            <w:lang w:val="en-GB"/>
          </w:rPr>
          <w:t>all</w:t>
        </w:r>
      </w:ins>
      <w:r w:rsidRPr="004A4B49">
        <w:rPr>
          <w:rFonts w:cstheme="minorHAnsi"/>
          <w:lang w:val="en-GB"/>
          <w:rPrChange w:id="4784" w:author="Mario Ezequiel Scott" w:date="2019-12-29T19:14:00Z">
            <w:rPr>
              <w:rFonts w:cstheme="minorHAnsi"/>
            </w:rPr>
          </w:rPrChange>
        </w:rPr>
        <w:t xml:space="preserve"> these metrics. </w:t>
      </w:r>
    </w:p>
    <w:p w14:paraId="150F2225" w14:textId="77777777" w:rsidR="00000B58" w:rsidRDefault="00000B58" w:rsidP="00000B58">
      <w:pPr>
        <w:rPr>
          <w:ins w:id="4785" w:author="tedo gogoladze" w:date="2020-01-04T18:40:00Z"/>
          <w:rFonts w:cstheme="minorHAnsi"/>
          <w:lang w:val="en-GB"/>
        </w:rPr>
      </w:pPr>
    </w:p>
    <w:p w14:paraId="5803D0F8" w14:textId="7E90CB6E" w:rsidR="00A801CD" w:rsidRPr="00000B58" w:rsidDel="0058578D" w:rsidRDefault="00A801CD" w:rsidP="00000B58">
      <w:pPr>
        <w:pStyle w:val="Heading3"/>
        <w:numPr>
          <w:ilvl w:val="3"/>
          <w:numId w:val="32"/>
        </w:numPr>
        <w:rPr>
          <w:del w:id="4786" w:author="Mario Ezequiel Scott" w:date="2020-01-02T15:56:00Z"/>
          <w:lang w:val="en-GB"/>
          <w:rPrChange w:id="4787" w:author="tedo gogoladze" w:date="2020-01-04T18:41:00Z">
            <w:rPr>
              <w:del w:id="4788" w:author="Mario Ezequiel Scott" w:date="2020-01-02T15:56:00Z"/>
              <w:rFonts w:cstheme="minorHAnsi"/>
            </w:rPr>
          </w:rPrChange>
        </w:rPr>
        <w:pPrChange w:id="4789" w:author="tedo gogoladze" w:date="2020-01-04T18:41:00Z">
          <w:pPr/>
        </w:pPrChange>
      </w:pPr>
      <w:commentRangeStart w:id="4790"/>
      <w:del w:id="4791" w:author="Mario Ezequiel Scott" w:date="2020-01-02T15:56:00Z">
        <w:r w:rsidRPr="00000B58" w:rsidDel="0058578D">
          <w:rPr>
            <w:lang w:val="en-GB"/>
            <w:rPrChange w:id="4792" w:author="tedo gogoladze" w:date="2020-01-04T18:41:00Z">
              <w:rPr>
                <w:rFonts w:cstheme="minorHAnsi"/>
              </w:rPr>
            </w:rPrChange>
          </w:rPr>
          <w:delText>For all the categorical metrics</w:delText>
        </w:r>
        <w:r w:rsidR="00F16B96" w:rsidRPr="00000B58" w:rsidDel="0058578D">
          <w:rPr>
            <w:lang w:val="en-GB"/>
            <w:rPrChange w:id="4793" w:author="tedo gogoladze" w:date="2020-01-04T18:41:00Z">
              <w:rPr>
                <w:rFonts w:cstheme="minorHAnsi"/>
              </w:rPr>
            </w:rPrChange>
          </w:rPr>
          <w:delText xml:space="preserve"> the </w:delText>
        </w:r>
      </w:del>
      <w:del w:id="4794" w:author="Mario Ezequiel Scott" w:date="2020-01-02T15:36:00Z">
        <w:r w:rsidR="00F16B96" w:rsidRPr="00000B58" w:rsidDel="008840AF">
          <w:rPr>
            <w:lang w:val="en-GB"/>
            <w:rPrChange w:id="4795" w:author="tedo gogoladze" w:date="2020-01-04T18:41:00Z">
              <w:rPr>
                <w:rFonts w:cstheme="minorHAnsi"/>
              </w:rPr>
            </w:rPrChange>
          </w:rPr>
          <w:delText>calcularion</w:delText>
        </w:r>
      </w:del>
      <w:del w:id="4796" w:author="Mario Ezequiel Scott" w:date="2020-01-02T15:56:00Z">
        <w:r w:rsidR="00F16B96" w:rsidRPr="00000B58" w:rsidDel="0058578D">
          <w:rPr>
            <w:lang w:val="en-GB"/>
            <w:rPrChange w:id="4797" w:author="tedo gogoladze" w:date="2020-01-04T18:41:00Z">
              <w:rPr>
                <w:rFonts w:cstheme="minorHAnsi"/>
              </w:rPr>
            </w:rPrChange>
          </w:rPr>
          <w:delText xml:space="preserve"> logic </w:delText>
        </w:r>
        <w:r w:rsidRPr="00000B58" w:rsidDel="0058578D">
          <w:rPr>
            <w:lang w:val="en-GB"/>
            <w:rPrChange w:id="4798" w:author="tedo gogoladze" w:date="2020-01-04T18:41:00Z">
              <w:rPr>
                <w:rFonts w:cstheme="minorHAnsi"/>
              </w:rPr>
            </w:rPrChange>
          </w:rPr>
          <w:delText>used the change log dataset that is filtered to be done only by the users, that were valid for IBM Watson Personality Insights API and have got the results retrieved.</w:delText>
        </w:r>
      </w:del>
      <w:del w:id="4799" w:author="Mario Ezequiel Scott" w:date="2020-01-02T15:55:00Z">
        <w:r w:rsidRPr="00000B58" w:rsidDel="007650C0">
          <w:rPr>
            <w:lang w:val="en-GB"/>
            <w:rPrChange w:id="4800" w:author="tedo gogoladze" w:date="2020-01-04T18:41:00Z">
              <w:rPr>
                <w:rFonts w:cstheme="minorHAnsi"/>
              </w:rPr>
            </w:rPrChange>
          </w:rPr>
          <w:delText xml:space="preserve"> The end goal of this part of data analysis was to get the same three categories for each metric, that was mentioned in Scott`s paper.</w:delText>
        </w:r>
      </w:del>
      <w:bookmarkStart w:id="4801" w:name="_Toc29215017"/>
      <w:bookmarkStart w:id="4802" w:name="_Toc29215150"/>
      <w:bookmarkStart w:id="4803" w:name="_Toc29215298"/>
      <w:commentRangeEnd w:id="4790"/>
      <w:r w:rsidR="0058578D" w:rsidRPr="00000B58">
        <w:rPr>
          <w:lang w:val="en-GB"/>
          <w:rPrChange w:id="4804" w:author="tedo gogoladze" w:date="2020-01-04T18:41:00Z">
            <w:rPr>
              <w:rStyle w:val="CommentReference"/>
            </w:rPr>
          </w:rPrChange>
        </w:rPr>
        <w:commentReference w:id="4790"/>
      </w:r>
      <w:bookmarkEnd w:id="4801"/>
      <w:bookmarkEnd w:id="4802"/>
      <w:bookmarkEnd w:id="4803"/>
    </w:p>
    <w:p w14:paraId="2574997B" w14:textId="4562B4AF" w:rsidR="00A801CD" w:rsidRPr="00000B58" w:rsidDel="0058578D" w:rsidRDefault="00A801CD" w:rsidP="00000B58">
      <w:pPr>
        <w:pStyle w:val="Heading3"/>
        <w:numPr>
          <w:ilvl w:val="3"/>
          <w:numId w:val="32"/>
        </w:numPr>
        <w:rPr>
          <w:del w:id="4805" w:author="Mario Ezequiel Scott" w:date="2020-01-02T15:56:00Z"/>
          <w:lang w:val="en-GB"/>
          <w:rPrChange w:id="4806" w:author="tedo gogoladze" w:date="2020-01-04T18:41:00Z">
            <w:rPr>
              <w:del w:id="4807" w:author="Mario Ezequiel Scott" w:date="2020-01-02T15:56:00Z"/>
              <w:rFonts w:cstheme="minorHAnsi"/>
            </w:rPr>
          </w:rPrChange>
        </w:rPr>
        <w:pPrChange w:id="4808" w:author="tedo gogoladze" w:date="2020-01-04T18:41:00Z">
          <w:pPr/>
        </w:pPrChange>
      </w:pPr>
      <w:bookmarkStart w:id="4809" w:name="_Toc29215018"/>
      <w:bookmarkStart w:id="4810" w:name="_Toc29215151"/>
      <w:bookmarkStart w:id="4811" w:name="_Toc29215299"/>
      <w:bookmarkEnd w:id="4809"/>
      <w:bookmarkEnd w:id="4810"/>
      <w:bookmarkEnd w:id="4811"/>
    </w:p>
    <w:p w14:paraId="4C04A9BD" w14:textId="0F933430" w:rsidR="00000B58" w:rsidRPr="00000B58" w:rsidRDefault="002209DE" w:rsidP="00000B58">
      <w:pPr>
        <w:pStyle w:val="Heading3"/>
        <w:numPr>
          <w:ilvl w:val="3"/>
          <w:numId w:val="32"/>
        </w:numPr>
        <w:rPr>
          <w:rPrChange w:id="4812" w:author="tedo gogoladze" w:date="2020-01-04T18:41:00Z">
            <w:rPr>
              <w:rStyle w:val="Heading3Char"/>
              <w:b/>
              <w:bCs/>
            </w:rPr>
          </w:rPrChange>
        </w:rPr>
        <w:pPrChange w:id="4813" w:author="tedo gogoladze" w:date="2020-01-04T18:41:00Z">
          <w:pPr>
            <w:pStyle w:val="Heading3"/>
            <w:numPr>
              <w:ilvl w:val="2"/>
              <w:numId w:val="76"/>
            </w:numPr>
            <w:ind w:left="720" w:hanging="720"/>
          </w:pPr>
        </w:pPrChange>
      </w:pPr>
      <w:del w:id="4814" w:author="tedo gogoladze" w:date="2020-01-04T18:41:00Z">
        <w:r w:rsidRPr="00000B58" w:rsidDel="00000B58">
          <w:rPr>
            <w:rPrChange w:id="4815" w:author="tedo gogoladze" w:date="2020-01-04T18:41:00Z">
              <w:rPr>
                <w:rStyle w:val="Heading3Char"/>
              </w:rPr>
            </w:rPrChange>
          </w:rPr>
          <w:delText>T</w:delText>
        </w:r>
      </w:del>
      <w:bookmarkStart w:id="4816" w:name="_Toc29215300"/>
      <w:ins w:id="4817" w:author="tedo gogoladze" w:date="2020-01-04T18:41:00Z">
        <w:r w:rsidR="00000B58" w:rsidRPr="00000B58">
          <w:rPr>
            <w:rPrChange w:id="4818" w:author="tedo gogoladze" w:date="2020-01-04T18:41:00Z">
              <w:rPr>
                <w:rStyle w:val="Heading3Char"/>
                <w:lang w:val="en-GB"/>
              </w:rPr>
            </w:rPrChange>
          </w:rPr>
          <w:t>T</w:t>
        </w:r>
      </w:ins>
      <w:r w:rsidRPr="00000B58">
        <w:rPr>
          <w:rPrChange w:id="4819" w:author="tedo gogoladze" w:date="2020-01-04T18:41:00Z">
            <w:rPr>
              <w:rStyle w:val="Heading3Char"/>
            </w:rPr>
          </w:rPrChange>
        </w:rPr>
        <w:t>ask statu</w:t>
      </w:r>
      <w:ins w:id="4820" w:author="tedo gogoladze" w:date="2020-01-04T18:41:00Z">
        <w:r w:rsidR="00000B58" w:rsidRPr="00000B58">
          <w:rPr>
            <w:rPrChange w:id="4821" w:author="tedo gogoladze" w:date="2020-01-04T18:41:00Z">
              <w:rPr>
                <w:rStyle w:val="Heading3Char"/>
                <w:lang w:val="en-GB"/>
              </w:rPr>
            </w:rPrChange>
          </w:rPr>
          <w:t>s</w:t>
        </w:r>
      </w:ins>
      <w:bookmarkEnd w:id="4816"/>
      <w:del w:id="4822" w:author="tedo gogoladze" w:date="2020-01-04T18:41:00Z">
        <w:r w:rsidRPr="00000B58" w:rsidDel="00000B58">
          <w:rPr>
            <w:rPrChange w:id="4823" w:author="tedo gogoladze" w:date="2020-01-04T18:41:00Z">
              <w:rPr>
                <w:rStyle w:val="Heading3Char"/>
              </w:rPr>
            </w:rPrChange>
          </w:rPr>
          <w:delText>s</w:delText>
        </w:r>
      </w:del>
      <w:del w:id="4824" w:author="Mario Ezequiel Scott" w:date="2020-01-02T15:54:00Z">
        <w:r w:rsidRPr="00000B58" w:rsidDel="007650C0">
          <w:rPr>
            <w:rPrChange w:id="4825" w:author="tedo gogoladze" w:date="2020-01-04T18:41:00Z">
              <w:rPr>
                <w:rStyle w:val="Heading3Char"/>
              </w:rPr>
            </w:rPrChange>
          </w:rPr>
          <w:delText xml:space="preserve"> metric</w:delText>
        </w:r>
      </w:del>
    </w:p>
    <w:p w14:paraId="3A3FC270" w14:textId="0762AB9A" w:rsidR="00A801CD" w:rsidRPr="004A4B49" w:rsidDel="00721785" w:rsidRDefault="00A801CD" w:rsidP="00721785">
      <w:pPr>
        <w:rPr>
          <w:del w:id="4826" w:author="tedo gogoladze" w:date="2020-01-04T18:46:00Z"/>
          <w:rFonts w:cstheme="minorHAnsi"/>
          <w:lang w:val="en-GB"/>
          <w:rPrChange w:id="4827" w:author="Mario Ezequiel Scott" w:date="2019-12-29T19:14:00Z">
            <w:rPr>
              <w:del w:id="4828" w:author="tedo gogoladze" w:date="2020-01-04T18:46:00Z"/>
              <w:rFonts w:cstheme="minorHAnsi"/>
            </w:rPr>
          </w:rPrChange>
        </w:rPr>
        <w:pPrChange w:id="4829" w:author="tedo gogoladze" w:date="2020-01-04T18:46:00Z">
          <w:pPr/>
        </w:pPrChange>
      </w:pPr>
      <w:del w:id="4830" w:author="Mario Ezequiel Scott" w:date="2020-01-02T15:57:00Z">
        <w:r w:rsidRPr="004A4B49" w:rsidDel="0058578D">
          <w:rPr>
            <w:rFonts w:cstheme="minorHAnsi"/>
            <w:lang w:val="en-GB"/>
            <w:rPrChange w:id="4831" w:author="Mario Ezequiel Scott" w:date="2019-12-29T19:14:00Z">
              <w:rPr>
                <w:rFonts w:cstheme="minorHAnsi"/>
              </w:rPr>
            </w:rPrChange>
          </w:rPr>
          <w:delText xml:space="preserve">For </w:delText>
        </w:r>
      </w:del>
      <w:ins w:id="4832" w:author="Mario Ezequiel Scott" w:date="2020-01-02T15:57:00Z">
        <w:r w:rsidR="0058578D">
          <w:rPr>
            <w:rFonts w:cstheme="minorHAnsi"/>
            <w:lang w:val="en-GB"/>
          </w:rPr>
          <w:t>To</w:t>
        </w:r>
        <w:r w:rsidR="0058578D" w:rsidRPr="004A4B49">
          <w:rPr>
            <w:rFonts w:cstheme="minorHAnsi"/>
            <w:lang w:val="en-GB"/>
            <w:rPrChange w:id="4833" w:author="Mario Ezequiel Scott" w:date="2019-12-29T19:14:00Z">
              <w:rPr>
                <w:rFonts w:cstheme="minorHAnsi"/>
              </w:rPr>
            </w:rPrChange>
          </w:rPr>
          <w:t xml:space="preserve"> </w:t>
        </w:r>
      </w:ins>
      <w:r w:rsidRPr="004A4B49">
        <w:rPr>
          <w:rFonts w:cstheme="minorHAnsi"/>
          <w:lang w:val="en-GB"/>
          <w:rPrChange w:id="4834" w:author="Mario Ezequiel Scott" w:date="2019-12-29T19:14:00Z">
            <w:rPr>
              <w:rFonts w:cstheme="minorHAnsi"/>
            </w:rPr>
          </w:rPrChange>
        </w:rPr>
        <w:t>identify</w:t>
      </w:r>
      <w:del w:id="4835" w:author="Mario Ezequiel Scott" w:date="2020-01-02T15:57:00Z">
        <w:r w:rsidRPr="004A4B49" w:rsidDel="0058578D">
          <w:rPr>
            <w:rFonts w:cstheme="minorHAnsi"/>
            <w:lang w:val="en-GB"/>
            <w:rPrChange w:id="4836" w:author="Mario Ezequiel Scott" w:date="2019-12-29T19:14:00Z">
              <w:rPr>
                <w:rFonts w:cstheme="minorHAnsi"/>
              </w:rPr>
            </w:rPrChange>
          </w:rPr>
          <w:delText>ing</w:delText>
        </w:r>
      </w:del>
      <w:r w:rsidRPr="004A4B49">
        <w:rPr>
          <w:rFonts w:cstheme="minorHAnsi"/>
          <w:lang w:val="en-GB"/>
          <w:rPrChange w:id="4837" w:author="Mario Ezequiel Scott" w:date="2019-12-29T19:14:00Z">
            <w:rPr>
              <w:rFonts w:cstheme="minorHAnsi"/>
            </w:rPr>
          </w:rPrChange>
        </w:rPr>
        <w:t xml:space="preserve"> whether the developers tend to put the tasks on hold, or gather in to-do list, or mark them done, </w:t>
      </w:r>
      <w:del w:id="4838" w:author="Mario Ezequiel Scott" w:date="2020-01-02T15:57:00Z">
        <w:r w:rsidR="00991487" w:rsidRPr="004A4B49" w:rsidDel="0058578D">
          <w:rPr>
            <w:rFonts w:cstheme="minorHAnsi"/>
            <w:lang w:val="en-GB"/>
            <w:rPrChange w:id="4839" w:author="Mario Ezequiel Scott" w:date="2019-12-29T19:14:00Z">
              <w:rPr>
                <w:rFonts w:cstheme="minorHAnsi"/>
              </w:rPr>
            </w:rPrChange>
          </w:rPr>
          <w:delText xml:space="preserve">filed </w:delText>
        </w:r>
      </w:del>
      <w:ins w:id="4840" w:author="Mario Ezequiel Scott" w:date="2020-01-02T15:57:00Z">
        <w:r w:rsidR="0058578D">
          <w:rPr>
            <w:rFonts w:cstheme="minorHAnsi"/>
            <w:lang w:val="en-GB"/>
          </w:rPr>
          <w:t>the field</w:t>
        </w:r>
        <w:r w:rsidR="0058578D" w:rsidRPr="004A4B49">
          <w:rPr>
            <w:rFonts w:cstheme="minorHAnsi"/>
            <w:lang w:val="en-GB"/>
            <w:rPrChange w:id="4841" w:author="Mario Ezequiel Scott" w:date="2019-12-29T19:14:00Z">
              <w:rPr>
                <w:rFonts w:cstheme="minorHAnsi"/>
              </w:rPr>
            </w:rPrChange>
          </w:rPr>
          <w:t xml:space="preserve"> </w:t>
        </w:r>
      </w:ins>
      <w:r w:rsidR="00991487" w:rsidRPr="004A4B49">
        <w:rPr>
          <w:rFonts w:cstheme="minorHAnsi"/>
          <w:lang w:val="en-GB"/>
          <w:rPrChange w:id="4842" w:author="Mario Ezequiel Scott" w:date="2019-12-29T19:14:00Z">
            <w:rPr>
              <w:rFonts w:cstheme="minorHAnsi"/>
            </w:rPr>
          </w:rPrChange>
        </w:rPr>
        <w:t>`</w:t>
      </w:r>
      <w:r w:rsidRPr="004A4B49">
        <w:rPr>
          <w:rFonts w:cstheme="minorHAnsi"/>
          <w:lang w:val="en-GB"/>
          <w:rPrChange w:id="4843" w:author="Mario Ezequiel Scott" w:date="2019-12-29T19:14:00Z">
            <w:rPr>
              <w:rFonts w:cstheme="minorHAnsi"/>
            </w:rPr>
          </w:rPrChange>
        </w:rPr>
        <w:t>status</w:t>
      </w:r>
      <w:r w:rsidR="00991487" w:rsidRPr="004A4B49">
        <w:rPr>
          <w:rFonts w:cstheme="minorHAnsi"/>
          <w:lang w:val="en-GB"/>
          <w:rPrChange w:id="4844" w:author="Mario Ezequiel Scott" w:date="2019-12-29T19:14:00Z">
            <w:rPr>
              <w:rFonts w:cstheme="minorHAnsi"/>
            </w:rPr>
          </w:rPrChange>
        </w:rPr>
        <w:t>`</w:t>
      </w:r>
      <w:ins w:id="4845" w:author="Mario Ezequiel Scott" w:date="2020-01-02T15:57:00Z">
        <w:r w:rsidR="0058578D">
          <w:rPr>
            <w:rFonts w:cstheme="minorHAnsi"/>
            <w:lang w:val="en-GB"/>
          </w:rPr>
          <w:t xml:space="preserve"> of the changelog</w:t>
        </w:r>
      </w:ins>
      <w:ins w:id="4846" w:author="Mario Ezequiel Scott" w:date="2020-01-02T15:58:00Z">
        <w:r w:rsidR="0058578D">
          <w:rPr>
            <w:rFonts w:cstheme="minorHAnsi"/>
            <w:lang w:val="en-GB"/>
          </w:rPr>
          <w:t xml:space="preserve"> was used</w:t>
        </w:r>
      </w:ins>
      <w:ins w:id="4847" w:author="Mario Ezequiel Scott" w:date="2020-01-02T15:57:00Z">
        <w:r w:rsidR="0058578D">
          <w:rPr>
            <w:rFonts w:cstheme="minorHAnsi"/>
            <w:lang w:val="en-GB"/>
          </w:rPr>
          <w:t>.</w:t>
        </w:r>
      </w:ins>
      <w:r w:rsidRPr="004A4B49">
        <w:rPr>
          <w:rFonts w:cstheme="minorHAnsi"/>
          <w:lang w:val="en-GB"/>
          <w:rPrChange w:id="4848" w:author="Mario Ezequiel Scott" w:date="2019-12-29T19:14:00Z">
            <w:rPr>
              <w:rFonts w:cstheme="minorHAnsi"/>
            </w:rPr>
          </w:rPrChange>
        </w:rPr>
        <w:t xml:space="preserve"> </w:t>
      </w:r>
      <w:del w:id="4849" w:author="Mario Ezequiel Scott" w:date="2020-01-02T15:58:00Z">
        <w:r w:rsidR="00991487" w:rsidRPr="004A4B49" w:rsidDel="0058578D">
          <w:rPr>
            <w:rFonts w:cstheme="minorHAnsi"/>
            <w:lang w:val="en-GB"/>
            <w:rPrChange w:id="4850" w:author="Mario Ezequiel Scott" w:date="2019-12-29T19:14:00Z">
              <w:rPr>
                <w:rFonts w:cstheme="minorHAnsi"/>
              </w:rPr>
            </w:rPrChange>
          </w:rPr>
          <w:delText xml:space="preserve">was ideal to use from </w:delText>
        </w:r>
        <w:r w:rsidRPr="004A4B49" w:rsidDel="0058578D">
          <w:rPr>
            <w:rFonts w:cstheme="minorHAnsi"/>
            <w:lang w:val="en-GB"/>
            <w:rPrChange w:id="4851" w:author="Mario Ezequiel Scott" w:date="2019-12-29T19:14:00Z">
              <w:rPr>
                <w:rFonts w:cstheme="minorHAnsi"/>
              </w:rPr>
            </w:rPrChange>
          </w:rPr>
          <w:delText>changelog. Taking a look at the values that were set to `status`, t</w:delText>
        </w:r>
      </w:del>
      <w:ins w:id="4852" w:author="Mario Ezequiel Scott" w:date="2020-01-02T15:58:00Z">
        <w:r w:rsidR="0058578D">
          <w:rPr>
            <w:rFonts w:cstheme="minorHAnsi"/>
            <w:lang w:val="en-GB"/>
          </w:rPr>
          <w:t>T</w:t>
        </w:r>
      </w:ins>
      <w:r w:rsidRPr="004A4B49">
        <w:rPr>
          <w:rFonts w:cstheme="minorHAnsi"/>
          <w:lang w:val="en-GB"/>
          <w:rPrChange w:id="4853" w:author="Mario Ezequiel Scott" w:date="2019-12-29T19:14:00Z">
            <w:rPr>
              <w:rFonts w:cstheme="minorHAnsi"/>
            </w:rPr>
          </w:rPrChange>
        </w:rPr>
        <w:t>h</w:t>
      </w:r>
      <w:ins w:id="4854" w:author="Mario Ezequiel Scott" w:date="2020-01-02T15:58:00Z">
        <w:r w:rsidR="0058578D">
          <w:rPr>
            <w:rFonts w:cstheme="minorHAnsi"/>
            <w:lang w:val="en-GB"/>
          </w:rPr>
          <w:t xml:space="preserve">is field can take values from </w:t>
        </w:r>
      </w:ins>
      <w:del w:id="4855" w:author="Mario Ezequiel Scott" w:date="2020-01-02T15:58:00Z">
        <w:r w:rsidRPr="004A4B49" w:rsidDel="0058578D">
          <w:rPr>
            <w:rFonts w:cstheme="minorHAnsi"/>
            <w:lang w:val="en-GB"/>
            <w:rPrChange w:id="4856" w:author="Mario Ezequiel Scott" w:date="2019-12-29T19:14:00Z">
              <w:rPr>
                <w:rFonts w:cstheme="minorHAnsi"/>
              </w:rPr>
            </w:rPrChange>
          </w:rPr>
          <w:delText xml:space="preserve">ere were </w:delText>
        </w:r>
      </w:del>
      <w:r w:rsidRPr="004A4B49">
        <w:rPr>
          <w:rFonts w:cstheme="minorHAnsi"/>
          <w:lang w:val="en-GB"/>
          <w:rPrChange w:id="4857" w:author="Mario Ezequiel Scott" w:date="2019-12-29T19:14:00Z">
            <w:rPr>
              <w:rFonts w:cstheme="minorHAnsi"/>
            </w:rPr>
          </w:rPrChange>
        </w:rPr>
        <w:t xml:space="preserve">28 </w:t>
      </w:r>
      <w:ins w:id="4858" w:author="Mario Ezequiel Scott" w:date="2020-01-02T15:58:00Z">
        <w:r w:rsidR="0058578D">
          <w:rPr>
            <w:rFonts w:cstheme="minorHAnsi"/>
            <w:lang w:val="en-GB"/>
          </w:rPr>
          <w:t>possible statuses</w:t>
        </w:r>
      </w:ins>
      <w:ins w:id="4859" w:author="tedo gogoladze" w:date="2020-01-04T18:46:00Z">
        <w:r w:rsidR="00721785">
          <w:rPr>
            <w:rFonts w:cstheme="minorHAnsi"/>
            <w:lang w:val="en-GB"/>
          </w:rPr>
          <w:t>.</w:t>
        </w:r>
      </w:ins>
      <w:del w:id="4860" w:author="Mario Ezequiel Scott" w:date="2020-01-02T15:58:00Z">
        <w:r w:rsidRPr="004A4B49" w:rsidDel="0058578D">
          <w:rPr>
            <w:rFonts w:cstheme="minorHAnsi"/>
            <w:lang w:val="en-GB"/>
            <w:rPrChange w:id="4861" w:author="Mario Ezequiel Scott" w:date="2019-12-29T19:14:00Z">
              <w:rPr>
                <w:rFonts w:cstheme="minorHAnsi"/>
              </w:rPr>
            </w:rPrChange>
          </w:rPr>
          <w:delText>of such values found</w:delText>
        </w:r>
      </w:del>
      <w:ins w:id="4862" w:author="tedo gogoladze" w:date="2020-01-04T18:46:00Z">
        <w:r w:rsidR="00721785" w:rsidRPr="004A4B49" w:rsidDel="00721785">
          <w:rPr>
            <w:rFonts w:cstheme="minorHAnsi"/>
            <w:lang w:val="en-GB"/>
            <w:rPrChange w:id="4863" w:author="Mario Ezequiel Scott" w:date="2019-12-29T19:14:00Z">
              <w:rPr>
                <w:rFonts w:cstheme="minorHAnsi"/>
                <w:lang w:val="en-GB"/>
              </w:rPr>
            </w:rPrChange>
          </w:rPr>
          <w:t xml:space="preserve"> </w:t>
        </w:r>
      </w:ins>
      <w:del w:id="4864" w:author="tedo gogoladze" w:date="2020-01-04T18:46:00Z">
        <w:r w:rsidRPr="004A4B49" w:rsidDel="00721785">
          <w:rPr>
            <w:rFonts w:cstheme="minorHAnsi"/>
            <w:lang w:val="en-GB"/>
            <w:rPrChange w:id="4865" w:author="Mario Ezequiel Scott" w:date="2019-12-29T19:14:00Z">
              <w:rPr>
                <w:rFonts w:cstheme="minorHAnsi"/>
              </w:rPr>
            </w:rPrChange>
          </w:rPr>
          <w:delText xml:space="preserve">, that </w:delText>
        </w:r>
      </w:del>
      <w:ins w:id="4866" w:author="Mario Ezequiel Scott" w:date="2020-01-02T15:59:00Z">
        <w:del w:id="4867" w:author="tedo gogoladze" w:date="2020-01-04T18:46:00Z">
          <w:r w:rsidR="0058578D" w:rsidDel="00721785">
            <w:rPr>
              <w:rFonts w:cstheme="minorHAnsi"/>
              <w:lang w:val="en-GB"/>
            </w:rPr>
            <w:delText xml:space="preserve">which </w:delText>
          </w:r>
        </w:del>
      </w:ins>
      <w:del w:id="4868" w:author="tedo gogoladze" w:date="2020-01-04T18:46:00Z">
        <w:r w:rsidRPr="004A4B49" w:rsidDel="00721785">
          <w:rPr>
            <w:rFonts w:cstheme="minorHAnsi"/>
            <w:lang w:val="en-GB"/>
            <w:rPrChange w:id="4869" w:author="Mario Ezequiel Scott" w:date="2019-12-29T19:14:00Z">
              <w:rPr>
                <w:rFonts w:cstheme="minorHAnsi"/>
              </w:rPr>
            </w:rPrChange>
          </w:rPr>
          <w:delText xml:space="preserve">are shown on </w:delText>
        </w:r>
      </w:del>
      <w:ins w:id="4870" w:author="Mario Ezequiel Scott" w:date="2020-01-02T15:59:00Z">
        <w:del w:id="4871" w:author="tedo gogoladze" w:date="2020-01-04T18:46:00Z">
          <w:r w:rsidR="0058578D" w:rsidDel="00721785">
            <w:rPr>
              <w:rFonts w:cstheme="minorHAnsi"/>
              <w:lang w:val="en-GB"/>
            </w:rPr>
            <w:delText>in</w:delText>
          </w:r>
          <w:r w:rsidR="0058578D" w:rsidRPr="004A4B49" w:rsidDel="00721785">
            <w:rPr>
              <w:rFonts w:cstheme="minorHAnsi"/>
              <w:lang w:val="en-GB"/>
              <w:rPrChange w:id="4872" w:author="Mario Ezequiel Scott" w:date="2019-12-29T19:14:00Z">
                <w:rPr>
                  <w:rFonts w:cstheme="minorHAnsi"/>
                </w:rPr>
              </w:rPrChange>
            </w:rPr>
            <w:delText xml:space="preserve"> </w:delText>
          </w:r>
        </w:del>
      </w:ins>
      <w:del w:id="4873" w:author="tedo gogoladze" w:date="2020-01-04T18:46:00Z">
        <w:r w:rsidRPr="004A4B49" w:rsidDel="00721785">
          <w:rPr>
            <w:rFonts w:cstheme="minorHAnsi"/>
            <w:lang w:val="en-GB"/>
            <w:rPrChange w:id="4874" w:author="Mario Ezequiel Scott" w:date="2019-12-29T19:14:00Z">
              <w:rPr>
                <w:rFonts w:cstheme="minorHAnsi"/>
              </w:rPr>
            </w:rPrChange>
          </w:rPr>
          <w:delText xml:space="preserve">Table </w:delText>
        </w:r>
        <w:r w:rsidR="00682C87" w:rsidRPr="004A4B49" w:rsidDel="00721785">
          <w:rPr>
            <w:rFonts w:cstheme="minorHAnsi"/>
            <w:lang w:val="en-GB"/>
            <w:rPrChange w:id="4875" w:author="Mario Ezequiel Scott" w:date="2019-12-29T19:14:00Z">
              <w:rPr>
                <w:rFonts w:cstheme="minorHAnsi"/>
              </w:rPr>
            </w:rPrChange>
          </w:rPr>
          <w:delText>10</w:delText>
        </w:r>
        <w:r w:rsidRPr="004A4B49" w:rsidDel="00721785">
          <w:rPr>
            <w:rFonts w:cstheme="minorHAnsi"/>
            <w:lang w:val="en-GB"/>
            <w:rPrChange w:id="4876" w:author="Mario Ezequiel Scott" w:date="2019-12-29T19:14:00Z">
              <w:rPr>
                <w:rFonts w:cstheme="minorHAnsi"/>
              </w:rPr>
            </w:rPrChange>
          </w:rPr>
          <w:delText xml:space="preserve"> with </w:delText>
        </w:r>
      </w:del>
      <w:ins w:id="4877" w:author="Mario Ezequiel Scott" w:date="2020-01-02T15:59:00Z">
        <w:del w:id="4878" w:author="tedo gogoladze" w:date="2020-01-04T18:46:00Z">
          <w:r w:rsidR="0058578D" w:rsidDel="00721785">
            <w:rPr>
              <w:rFonts w:cstheme="minorHAnsi"/>
              <w:lang w:val="en-GB"/>
            </w:rPr>
            <w:delText xml:space="preserve">their </w:delText>
          </w:r>
        </w:del>
      </w:ins>
      <w:del w:id="4879" w:author="tedo gogoladze" w:date="2020-01-04T18:46:00Z">
        <w:r w:rsidRPr="004A4B49" w:rsidDel="00721785">
          <w:rPr>
            <w:rFonts w:cstheme="minorHAnsi"/>
            <w:lang w:val="en-GB"/>
            <w:rPrChange w:id="4880" w:author="Mario Ezequiel Scott" w:date="2019-12-29T19:14:00Z">
              <w:rPr>
                <w:rFonts w:cstheme="minorHAnsi"/>
              </w:rPr>
            </w:rPrChange>
          </w:rPr>
          <w:delText xml:space="preserve">respective number of records. </w:delText>
        </w:r>
      </w:del>
    </w:p>
    <w:tbl>
      <w:tblPr>
        <w:tblW w:w="9805" w:type="dxa"/>
        <w:tblLook w:val="04A0" w:firstRow="1" w:lastRow="0" w:firstColumn="1" w:lastColumn="0" w:noHBand="0" w:noVBand="1"/>
      </w:tblPr>
      <w:tblGrid>
        <w:gridCol w:w="747"/>
        <w:gridCol w:w="868"/>
        <w:gridCol w:w="807"/>
        <w:gridCol w:w="967"/>
        <w:gridCol w:w="836"/>
        <w:gridCol w:w="900"/>
        <w:gridCol w:w="827"/>
        <w:gridCol w:w="967"/>
        <w:gridCol w:w="907"/>
        <w:gridCol w:w="1027"/>
        <w:gridCol w:w="952"/>
      </w:tblGrid>
      <w:tr w:rsidR="00A801CD" w:rsidRPr="004A4B49" w:rsidDel="00721785" w14:paraId="1B8D70F2" w14:textId="139847D5" w:rsidTr="00794694">
        <w:trPr>
          <w:trHeight w:val="480"/>
          <w:del w:id="4881" w:author="tedo gogoladze" w:date="2020-01-04T18:46:00Z"/>
        </w:trPr>
        <w:tc>
          <w:tcPr>
            <w:tcW w:w="747"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3B130646" w14:textId="1A83F534" w:rsidR="00A801CD" w:rsidRPr="004A4B49" w:rsidDel="00721785" w:rsidRDefault="00A801CD" w:rsidP="00721785">
            <w:pPr>
              <w:rPr>
                <w:del w:id="4882" w:author="tedo gogoladze" w:date="2020-01-04T18:46:00Z"/>
                <w:rFonts w:ascii="Arial" w:eastAsia="Times New Roman" w:hAnsi="Arial" w:cs="Arial"/>
                <w:b/>
                <w:bCs/>
                <w:i/>
                <w:iCs/>
                <w:color w:val="000000"/>
                <w:sz w:val="18"/>
                <w:szCs w:val="18"/>
                <w:lang w:val="en-GB"/>
                <w:rPrChange w:id="4883" w:author="Mario Ezequiel Scott" w:date="2019-12-29T19:14:00Z">
                  <w:rPr>
                    <w:del w:id="4884" w:author="tedo gogoladze" w:date="2020-01-04T18:46:00Z"/>
                    <w:rFonts w:ascii="Arial" w:eastAsia="Times New Roman" w:hAnsi="Arial" w:cs="Arial"/>
                    <w:b/>
                    <w:bCs/>
                    <w:i/>
                    <w:iCs/>
                    <w:color w:val="000000"/>
                    <w:sz w:val="18"/>
                    <w:szCs w:val="18"/>
                  </w:rPr>
                </w:rPrChange>
              </w:rPr>
              <w:pPrChange w:id="4885" w:author="tedo gogoladze" w:date="2020-01-04T18:46:00Z">
                <w:pPr>
                  <w:spacing w:after="0"/>
                  <w:jc w:val="right"/>
                </w:pPr>
              </w:pPrChange>
            </w:pPr>
            <w:del w:id="4886" w:author="tedo gogoladze" w:date="2020-01-04T18:46:00Z">
              <w:r w:rsidRPr="004A4B49" w:rsidDel="00721785">
                <w:rPr>
                  <w:rFonts w:ascii="Arial" w:eastAsia="Times New Roman" w:hAnsi="Arial" w:cs="Arial"/>
                  <w:b/>
                  <w:bCs/>
                  <w:i/>
                  <w:iCs/>
                  <w:color w:val="000000"/>
                  <w:sz w:val="18"/>
                  <w:szCs w:val="18"/>
                  <w:lang w:val="en-GB"/>
                  <w:rPrChange w:id="4887" w:author="Mario Ezequiel Scott" w:date="2019-12-29T19:14:00Z">
                    <w:rPr>
                      <w:rFonts w:ascii="Arial" w:eastAsia="Times New Roman" w:hAnsi="Arial" w:cs="Arial"/>
                      <w:b/>
                      <w:bCs/>
                      <w:i/>
                      <w:iCs/>
                      <w:color w:val="000000"/>
                      <w:sz w:val="18"/>
                      <w:szCs w:val="18"/>
                    </w:rPr>
                  </w:rPrChange>
                </w:rPr>
                <w:delText>status</w:delText>
              </w:r>
            </w:del>
          </w:p>
        </w:tc>
        <w:tc>
          <w:tcPr>
            <w:tcW w:w="868" w:type="dxa"/>
            <w:tcBorders>
              <w:top w:val="single" w:sz="4" w:space="0" w:color="auto"/>
              <w:left w:val="nil"/>
              <w:bottom w:val="single" w:sz="4" w:space="0" w:color="auto"/>
              <w:right w:val="single" w:sz="4" w:space="0" w:color="auto"/>
            </w:tcBorders>
            <w:shd w:val="clear" w:color="auto" w:fill="auto"/>
            <w:vAlign w:val="center"/>
            <w:hideMark/>
          </w:tcPr>
          <w:p w14:paraId="63E47F1F" w14:textId="03FF535C" w:rsidR="00A801CD" w:rsidRPr="004A4B49" w:rsidDel="00721785" w:rsidRDefault="00A801CD" w:rsidP="00721785">
            <w:pPr>
              <w:rPr>
                <w:del w:id="4888" w:author="tedo gogoladze" w:date="2020-01-04T18:46:00Z"/>
                <w:rFonts w:ascii="Arial" w:eastAsia="Times New Roman" w:hAnsi="Arial" w:cs="Arial"/>
                <w:color w:val="000000"/>
                <w:sz w:val="18"/>
                <w:szCs w:val="18"/>
                <w:lang w:val="en-GB"/>
                <w:rPrChange w:id="4889" w:author="Mario Ezequiel Scott" w:date="2019-12-29T19:14:00Z">
                  <w:rPr>
                    <w:del w:id="4890" w:author="tedo gogoladze" w:date="2020-01-04T18:46:00Z"/>
                    <w:rFonts w:ascii="Arial" w:eastAsia="Times New Roman" w:hAnsi="Arial" w:cs="Arial"/>
                    <w:color w:val="000000"/>
                    <w:sz w:val="18"/>
                    <w:szCs w:val="18"/>
                  </w:rPr>
                </w:rPrChange>
              </w:rPr>
              <w:pPrChange w:id="4891" w:author="tedo gogoladze" w:date="2020-01-04T18:46:00Z">
                <w:pPr>
                  <w:spacing w:after="0"/>
                  <w:jc w:val="right"/>
                </w:pPr>
              </w:pPrChange>
            </w:pPr>
            <w:del w:id="4892" w:author="tedo gogoladze" w:date="2020-01-04T18:46:00Z">
              <w:r w:rsidRPr="004A4B49" w:rsidDel="00721785">
                <w:rPr>
                  <w:rFonts w:ascii="Arial" w:eastAsia="Times New Roman" w:hAnsi="Arial" w:cs="Arial"/>
                  <w:color w:val="000000"/>
                  <w:sz w:val="18"/>
                  <w:szCs w:val="18"/>
                  <w:lang w:val="en-GB"/>
                  <w:rPrChange w:id="4893" w:author="Mario Ezequiel Scott" w:date="2019-12-29T19:14:00Z">
                    <w:rPr>
                      <w:rFonts w:ascii="Arial" w:eastAsia="Times New Roman" w:hAnsi="Arial" w:cs="Arial"/>
                      <w:color w:val="000000"/>
                      <w:sz w:val="18"/>
                      <w:szCs w:val="18"/>
                    </w:rPr>
                  </w:rPrChange>
                </w:rPr>
                <w:delText>In Progre ss</w:delText>
              </w:r>
            </w:del>
          </w:p>
        </w:tc>
        <w:tc>
          <w:tcPr>
            <w:tcW w:w="807" w:type="dxa"/>
            <w:tcBorders>
              <w:top w:val="single" w:sz="4" w:space="0" w:color="auto"/>
              <w:left w:val="nil"/>
              <w:bottom w:val="single" w:sz="4" w:space="0" w:color="auto"/>
              <w:right w:val="single" w:sz="4" w:space="0" w:color="auto"/>
            </w:tcBorders>
            <w:shd w:val="clear" w:color="auto" w:fill="auto"/>
            <w:vAlign w:val="center"/>
            <w:hideMark/>
          </w:tcPr>
          <w:p w14:paraId="4FEDC458" w14:textId="73687B0D" w:rsidR="00A801CD" w:rsidRPr="004A4B49" w:rsidDel="00721785" w:rsidRDefault="00A801CD" w:rsidP="00721785">
            <w:pPr>
              <w:rPr>
                <w:del w:id="4894" w:author="tedo gogoladze" w:date="2020-01-04T18:46:00Z"/>
                <w:rFonts w:ascii="Arial" w:eastAsia="Times New Roman" w:hAnsi="Arial" w:cs="Arial"/>
                <w:color w:val="000000"/>
                <w:sz w:val="18"/>
                <w:szCs w:val="18"/>
                <w:lang w:val="en-GB"/>
                <w:rPrChange w:id="4895" w:author="Mario Ezequiel Scott" w:date="2019-12-29T19:14:00Z">
                  <w:rPr>
                    <w:del w:id="4896" w:author="tedo gogoladze" w:date="2020-01-04T18:46:00Z"/>
                    <w:rFonts w:ascii="Arial" w:eastAsia="Times New Roman" w:hAnsi="Arial" w:cs="Arial"/>
                    <w:color w:val="000000"/>
                    <w:sz w:val="18"/>
                    <w:szCs w:val="18"/>
                  </w:rPr>
                </w:rPrChange>
              </w:rPr>
              <w:pPrChange w:id="4897" w:author="tedo gogoladze" w:date="2020-01-04T18:46:00Z">
                <w:pPr>
                  <w:spacing w:after="0"/>
                  <w:jc w:val="right"/>
                </w:pPr>
              </w:pPrChange>
            </w:pPr>
            <w:del w:id="4898" w:author="tedo gogoladze" w:date="2020-01-04T18:46:00Z">
              <w:r w:rsidRPr="004A4B49" w:rsidDel="00721785">
                <w:rPr>
                  <w:rFonts w:ascii="Arial" w:eastAsia="Times New Roman" w:hAnsi="Arial" w:cs="Arial"/>
                  <w:color w:val="000000"/>
                  <w:sz w:val="18"/>
                  <w:szCs w:val="18"/>
                  <w:lang w:val="en-GB"/>
                  <w:rPrChange w:id="4899" w:author="Mario Ezequiel Scott" w:date="2019-12-29T19:14:00Z">
                    <w:rPr>
                      <w:rFonts w:ascii="Arial" w:eastAsia="Times New Roman" w:hAnsi="Arial" w:cs="Arial"/>
                      <w:color w:val="000000"/>
                      <w:sz w:val="18"/>
                      <w:szCs w:val="18"/>
                    </w:rPr>
                  </w:rPrChange>
                </w:rPr>
                <w:delText>Closed</w:delText>
              </w:r>
            </w:del>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6F923603" w14:textId="2AA16705" w:rsidR="00A801CD" w:rsidRPr="004A4B49" w:rsidDel="00721785" w:rsidRDefault="00A801CD" w:rsidP="00721785">
            <w:pPr>
              <w:rPr>
                <w:del w:id="4900" w:author="tedo gogoladze" w:date="2020-01-04T18:46:00Z"/>
                <w:rFonts w:ascii="Arial" w:eastAsia="Times New Roman" w:hAnsi="Arial" w:cs="Arial"/>
                <w:color w:val="000000"/>
                <w:sz w:val="18"/>
                <w:szCs w:val="18"/>
                <w:lang w:val="en-GB"/>
                <w:rPrChange w:id="4901" w:author="Mario Ezequiel Scott" w:date="2019-12-29T19:14:00Z">
                  <w:rPr>
                    <w:del w:id="4902" w:author="tedo gogoladze" w:date="2020-01-04T18:46:00Z"/>
                    <w:rFonts w:ascii="Arial" w:eastAsia="Times New Roman" w:hAnsi="Arial" w:cs="Arial"/>
                    <w:color w:val="000000"/>
                    <w:sz w:val="18"/>
                    <w:szCs w:val="18"/>
                  </w:rPr>
                </w:rPrChange>
              </w:rPr>
              <w:pPrChange w:id="4903" w:author="tedo gogoladze" w:date="2020-01-04T18:46:00Z">
                <w:pPr>
                  <w:spacing w:after="0"/>
                  <w:jc w:val="right"/>
                </w:pPr>
              </w:pPrChange>
            </w:pPr>
            <w:del w:id="4904" w:author="tedo gogoladze" w:date="2020-01-04T18:46:00Z">
              <w:r w:rsidRPr="004A4B49" w:rsidDel="00721785">
                <w:rPr>
                  <w:rFonts w:ascii="Arial" w:eastAsia="Times New Roman" w:hAnsi="Arial" w:cs="Arial"/>
                  <w:color w:val="000000"/>
                  <w:sz w:val="18"/>
                  <w:szCs w:val="18"/>
                  <w:lang w:val="en-GB"/>
                  <w:rPrChange w:id="4905" w:author="Mario Ezequiel Scott" w:date="2019-12-29T19:14:00Z">
                    <w:rPr>
                      <w:rFonts w:ascii="Arial" w:eastAsia="Times New Roman" w:hAnsi="Arial" w:cs="Arial"/>
                      <w:color w:val="000000"/>
                      <w:sz w:val="18"/>
                      <w:szCs w:val="18"/>
                    </w:rPr>
                  </w:rPrChange>
                </w:rPr>
                <w:delText>Resolved</w:delText>
              </w:r>
            </w:del>
          </w:p>
        </w:tc>
        <w:tc>
          <w:tcPr>
            <w:tcW w:w="836" w:type="dxa"/>
            <w:tcBorders>
              <w:top w:val="single" w:sz="4" w:space="0" w:color="auto"/>
              <w:left w:val="nil"/>
              <w:bottom w:val="single" w:sz="4" w:space="0" w:color="auto"/>
              <w:right w:val="single" w:sz="4" w:space="0" w:color="auto"/>
            </w:tcBorders>
            <w:shd w:val="clear" w:color="auto" w:fill="auto"/>
            <w:vAlign w:val="center"/>
            <w:hideMark/>
          </w:tcPr>
          <w:p w14:paraId="572F0D52" w14:textId="6E27177C" w:rsidR="00A801CD" w:rsidRPr="004A4B49" w:rsidDel="00721785" w:rsidRDefault="00A801CD" w:rsidP="00721785">
            <w:pPr>
              <w:rPr>
                <w:del w:id="4906" w:author="tedo gogoladze" w:date="2020-01-04T18:46:00Z"/>
                <w:rFonts w:ascii="Arial" w:eastAsia="Times New Roman" w:hAnsi="Arial" w:cs="Arial"/>
                <w:color w:val="000000"/>
                <w:sz w:val="18"/>
                <w:szCs w:val="18"/>
                <w:lang w:val="en-GB"/>
                <w:rPrChange w:id="4907" w:author="Mario Ezequiel Scott" w:date="2019-12-29T19:14:00Z">
                  <w:rPr>
                    <w:del w:id="4908" w:author="tedo gogoladze" w:date="2020-01-04T18:46:00Z"/>
                    <w:rFonts w:ascii="Arial" w:eastAsia="Times New Roman" w:hAnsi="Arial" w:cs="Arial"/>
                    <w:color w:val="000000"/>
                    <w:sz w:val="18"/>
                    <w:szCs w:val="18"/>
                  </w:rPr>
                </w:rPrChange>
              </w:rPr>
              <w:pPrChange w:id="4909" w:author="tedo gogoladze" w:date="2020-01-04T18:46:00Z">
                <w:pPr>
                  <w:spacing w:after="0"/>
                  <w:jc w:val="right"/>
                </w:pPr>
              </w:pPrChange>
            </w:pPr>
            <w:del w:id="4910" w:author="tedo gogoladze" w:date="2020-01-04T18:46:00Z">
              <w:r w:rsidRPr="004A4B49" w:rsidDel="00721785">
                <w:rPr>
                  <w:rFonts w:ascii="Arial" w:eastAsia="Times New Roman" w:hAnsi="Arial" w:cs="Arial"/>
                  <w:color w:val="000000"/>
                  <w:sz w:val="18"/>
                  <w:szCs w:val="18"/>
                  <w:lang w:val="en-GB"/>
                  <w:rPrChange w:id="4911" w:author="Mario Ezequiel Scott" w:date="2019-12-29T19:14:00Z">
                    <w:rPr>
                      <w:rFonts w:ascii="Arial" w:eastAsia="Times New Roman" w:hAnsi="Arial" w:cs="Arial"/>
                      <w:color w:val="000000"/>
                      <w:sz w:val="18"/>
                      <w:szCs w:val="18"/>
                    </w:rPr>
                  </w:rPrChange>
                </w:rPr>
                <w:delText>Done</w:delText>
              </w:r>
            </w:del>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431EE2EC" w14:textId="2722FB62" w:rsidR="00A801CD" w:rsidRPr="004A4B49" w:rsidDel="00721785" w:rsidRDefault="00A801CD" w:rsidP="00721785">
            <w:pPr>
              <w:rPr>
                <w:del w:id="4912" w:author="tedo gogoladze" w:date="2020-01-04T18:46:00Z"/>
                <w:rFonts w:ascii="Arial" w:eastAsia="Times New Roman" w:hAnsi="Arial" w:cs="Arial"/>
                <w:color w:val="000000"/>
                <w:sz w:val="18"/>
                <w:szCs w:val="18"/>
                <w:lang w:val="en-GB"/>
                <w:rPrChange w:id="4913" w:author="Mario Ezequiel Scott" w:date="2019-12-29T19:14:00Z">
                  <w:rPr>
                    <w:del w:id="4914" w:author="tedo gogoladze" w:date="2020-01-04T18:46:00Z"/>
                    <w:rFonts w:ascii="Arial" w:eastAsia="Times New Roman" w:hAnsi="Arial" w:cs="Arial"/>
                    <w:color w:val="000000"/>
                    <w:sz w:val="18"/>
                    <w:szCs w:val="18"/>
                  </w:rPr>
                </w:rPrChange>
              </w:rPr>
              <w:pPrChange w:id="4915" w:author="tedo gogoladze" w:date="2020-01-04T18:46:00Z">
                <w:pPr>
                  <w:spacing w:after="0"/>
                  <w:jc w:val="right"/>
                </w:pPr>
              </w:pPrChange>
            </w:pPr>
            <w:del w:id="4916" w:author="tedo gogoladze" w:date="2020-01-04T18:46:00Z">
              <w:r w:rsidRPr="004A4B49" w:rsidDel="00721785">
                <w:rPr>
                  <w:rFonts w:ascii="Arial" w:eastAsia="Times New Roman" w:hAnsi="Arial" w:cs="Arial"/>
                  <w:color w:val="000000"/>
                  <w:sz w:val="18"/>
                  <w:szCs w:val="18"/>
                  <w:lang w:val="en-GB"/>
                  <w:rPrChange w:id="4917" w:author="Mario Ezequiel Scott" w:date="2019-12-29T19:14:00Z">
                    <w:rPr>
                      <w:rFonts w:ascii="Arial" w:eastAsia="Times New Roman" w:hAnsi="Arial" w:cs="Arial"/>
                      <w:color w:val="000000"/>
                      <w:sz w:val="18"/>
                      <w:szCs w:val="18"/>
                    </w:rPr>
                  </w:rPrChange>
                </w:rPr>
                <w:delText>Re opened</w:delText>
              </w:r>
            </w:del>
          </w:p>
        </w:tc>
        <w:tc>
          <w:tcPr>
            <w:tcW w:w="827" w:type="dxa"/>
            <w:tcBorders>
              <w:top w:val="single" w:sz="4" w:space="0" w:color="auto"/>
              <w:left w:val="nil"/>
              <w:bottom w:val="single" w:sz="4" w:space="0" w:color="auto"/>
              <w:right w:val="single" w:sz="4" w:space="0" w:color="auto"/>
            </w:tcBorders>
            <w:shd w:val="clear" w:color="auto" w:fill="auto"/>
            <w:vAlign w:val="center"/>
            <w:hideMark/>
          </w:tcPr>
          <w:p w14:paraId="12F4534D" w14:textId="57A8D8DE" w:rsidR="00A801CD" w:rsidRPr="004A4B49" w:rsidDel="00721785" w:rsidRDefault="00A801CD" w:rsidP="00721785">
            <w:pPr>
              <w:rPr>
                <w:del w:id="4918" w:author="tedo gogoladze" w:date="2020-01-04T18:46:00Z"/>
                <w:rFonts w:ascii="Arial" w:eastAsia="Times New Roman" w:hAnsi="Arial" w:cs="Arial"/>
                <w:color w:val="000000"/>
                <w:sz w:val="18"/>
                <w:szCs w:val="18"/>
                <w:lang w:val="en-GB"/>
                <w:rPrChange w:id="4919" w:author="Mario Ezequiel Scott" w:date="2019-12-29T19:14:00Z">
                  <w:rPr>
                    <w:del w:id="4920" w:author="tedo gogoladze" w:date="2020-01-04T18:46:00Z"/>
                    <w:rFonts w:ascii="Arial" w:eastAsia="Times New Roman" w:hAnsi="Arial" w:cs="Arial"/>
                    <w:color w:val="000000"/>
                    <w:sz w:val="18"/>
                    <w:szCs w:val="18"/>
                  </w:rPr>
                </w:rPrChange>
              </w:rPr>
              <w:pPrChange w:id="4921" w:author="tedo gogoladze" w:date="2020-01-04T18:46:00Z">
                <w:pPr>
                  <w:spacing w:after="0"/>
                  <w:jc w:val="right"/>
                </w:pPr>
              </w:pPrChange>
            </w:pPr>
            <w:del w:id="4922" w:author="tedo gogoladze" w:date="2020-01-04T18:46:00Z">
              <w:r w:rsidRPr="004A4B49" w:rsidDel="00721785">
                <w:rPr>
                  <w:rFonts w:ascii="Arial" w:eastAsia="Times New Roman" w:hAnsi="Arial" w:cs="Arial"/>
                  <w:color w:val="000000"/>
                  <w:sz w:val="18"/>
                  <w:szCs w:val="18"/>
                  <w:lang w:val="en-GB"/>
                  <w:rPrChange w:id="4923" w:author="Mario Ezequiel Scott" w:date="2019-12-29T19:14:00Z">
                    <w:rPr>
                      <w:rFonts w:ascii="Arial" w:eastAsia="Times New Roman" w:hAnsi="Arial" w:cs="Arial"/>
                      <w:color w:val="000000"/>
                      <w:sz w:val="18"/>
                      <w:szCs w:val="18"/>
                    </w:rPr>
                  </w:rPrChange>
                </w:rPr>
                <w:delText>Open</w:delText>
              </w:r>
            </w:del>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422C631A" w14:textId="77EAB93B" w:rsidR="00A801CD" w:rsidRPr="004A4B49" w:rsidDel="00721785" w:rsidRDefault="00A801CD" w:rsidP="00721785">
            <w:pPr>
              <w:rPr>
                <w:del w:id="4924" w:author="tedo gogoladze" w:date="2020-01-04T18:46:00Z"/>
                <w:rFonts w:ascii="Arial" w:eastAsia="Times New Roman" w:hAnsi="Arial" w:cs="Arial"/>
                <w:color w:val="000000"/>
                <w:sz w:val="18"/>
                <w:szCs w:val="18"/>
                <w:lang w:val="en-GB"/>
                <w:rPrChange w:id="4925" w:author="Mario Ezequiel Scott" w:date="2019-12-29T19:14:00Z">
                  <w:rPr>
                    <w:del w:id="4926" w:author="tedo gogoladze" w:date="2020-01-04T18:46:00Z"/>
                    <w:rFonts w:ascii="Arial" w:eastAsia="Times New Roman" w:hAnsi="Arial" w:cs="Arial"/>
                    <w:color w:val="000000"/>
                    <w:sz w:val="18"/>
                    <w:szCs w:val="18"/>
                  </w:rPr>
                </w:rPrChange>
              </w:rPr>
              <w:pPrChange w:id="4927" w:author="tedo gogoladze" w:date="2020-01-04T18:46:00Z">
                <w:pPr>
                  <w:spacing w:after="0"/>
                  <w:jc w:val="right"/>
                </w:pPr>
              </w:pPrChange>
            </w:pPr>
            <w:del w:id="4928" w:author="tedo gogoladze" w:date="2020-01-04T18:46:00Z">
              <w:r w:rsidRPr="004A4B49" w:rsidDel="00721785">
                <w:rPr>
                  <w:rFonts w:ascii="Arial" w:eastAsia="Times New Roman" w:hAnsi="Arial" w:cs="Arial"/>
                  <w:color w:val="000000"/>
                  <w:sz w:val="18"/>
                  <w:szCs w:val="18"/>
                  <w:lang w:val="en-GB"/>
                  <w:rPrChange w:id="4929" w:author="Mario Ezequiel Scott" w:date="2019-12-29T19:14:00Z">
                    <w:rPr>
                      <w:rFonts w:ascii="Arial" w:eastAsia="Times New Roman" w:hAnsi="Arial" w:cs="Arial"/>
                      <w:color w:val="000000"/>
                      <w:sz w:val="18"/>
                      <w:szCs w:val="18"/>
                    </w:rPr>
                  </w:rPrChange>
                </w:rPr>
                <w:delText>Accepted</w:delText>
              </w:r>
            </w:del>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3BE2A3C7" w14:textId="29D0101A" w:rsidR="00A801CD" w:rsidRPr="004A4B49" w:rsidDel="00721785" w:rsidRDefault="00A801CD" w:rsidP="00721785">
            <w:pPr>
              <w:rPr>
                <w:del w:id="4930" w:author="tedo gogoladze" w:date="2020-01-04T18:46:00Z"/>
                <w:rFonts w:ascii="Arial" w:eastAsia="Times New Roman" w:hAnsi="Arial" w:cs="Arial"/>
                <w:color w:val="000000"/>
                <w:sz w:val="18"/>
                <w:szCs w:val="18"/>
                <w:lang w:val="en-GB"/>
                <w:rPrChange w:id="4931" w:author="Mario Ezequiel Scott" w:date="2019-12-29T19:14:00Z">
                  <w:rPr>
                    <w:del w:id="4932" w:author="tedo gogoladze" w:date="2020-01-04T18:46:00Z"/>
                    <w:rFonts w:ascii="Arial" w:eastAsia="Times New Roman" w:hAnsi="Arial" w:cs="Arial"/>
                    <w:color w:val="000000"/>
                    <w:sz w:val="18"/>
                    <w:szCs w:val="18"/>
                  </w:rPr>
                </w:rPrChange>
              </w:rPr>
              <w:pPrChange w:id="4933" w:author="tedo gogoladze" w:date="2020-01-04T18:46:00Z">
                <w:pPr>
                  <w:spacing w:after="0"/>
                  <w:jc w:val="right"/>
                </w:pPr>
              </w:pPrChange>
            </w:pPr>
            <w:del w:id="4934" w:author="tedo gogoladze" w:date="2020-01-04T18:46:00Z">
              <w:r w:rsidRPr="004A4B49" w:rsidDel="00721785">
                <w:rPr>
                  <w:rFonts w:ascii="Arial" w:eastAsia="Times New Roman" w:hAnsi="Arial" w:cs="Arial"/>
                  <w:color w:val="000000"/>
                  <w:sz w:val="18"/>
                  <w:szCs w:val="18"/>
                  <w:lang w:val="en-GB"/>
                  <w:rPrChange w:id="4935" w:author="Mario Ezequiel Scott" w:date="2019-12-29T19:14:00Z">
                    <w:rPr>
                      <w:rFonts w:ascii="Arial" w:eastAsia="Times New Roman" w:hAnsi="Arial" w:cs="Arial"/>
                      <w:color w:val="000000"/>
                      <w:sz w:val="18"/>
                      <w:szCs w:val="18"/>
                    </w:rPr>
                  </w:rPrChange>
                </w:rPr>
                <w:delText>Reviewa ble</w:delText>
              </w:r>
            </w:del>
          </w:p>
        </w:tc>
        <w:tc>
          <w:tcPr>
            <w:tcW w:w="1027" w:type="dxa"/>
            <w:tcBorders>
              <w:top w:val="single" w:sz="4" w:space="0" w:color="auto"/>
              <w:left w:val="nil"/>
              <w:bottom w:val="single" w:sz="4" w:space="0" w:color="auto"/>
              <w:right w:val="single" w:sz="4" w:space="0" w:color="auto"/>
            </w:tcBorders>
            <w:shd w:val="clear" w:color="auto" w:fill="auto"/>
            <w:vAlign w:val="center"/>
            <w:hideMark/>
          </w:tcPr>
          <w:p w14:paraId="00B1E024" w14:textId="47CBA4B6" w:rsidR="00A801CD" w:rsidRPr="004A4B49" w:rsidDel="00721785" w:rsidRDefault="00A801CD" w:rsidP="00721785">
            <w:pPr>
              <w:rPr>
                <w:del w:id="4936" w:author="tedo gogoladze" w:date="2020-01-04T18:46:00Z"/>
                <w:rFonts w:ascii="Arial" w:eastAsia="Times New Roman" w:hAnsi="Arial" w:cs="Arial"/>
                <w:color w:val="000000"/>
                <w:sz w:val="18"/>
                <w:szCs w:val="18"/>
                <w:lang w:val="en-GB"/>
                <w:rPrChange w:id="4937" w:author="Mario Ezequiel Scott" w:date="2019-12-29T19:14:00Z">
                  <w:rPr>
                    <w:del w:id="4938" w:author="tedo gogoladze" w:date="2020-01-04T18:46:00Z"/>
                    <w:rFonts w:ascii="Arial" w:eastAsia="Times New Roman" w:hAnsi="Arial" w:cs="Arial"/>
                    <w:color w:val="000000"/>
                    <w:sz w:val="18"/>
                    <w:szCs w:val="18"/>
                  </w:rPr>
                </w:rPrChange>
              </w:rPr>
              <w:pPrChange w:id="4939" w:author="tedo gogoladze" w:date="2020-01-04T18:46:00Z">
                <w:pPr>
                  <w:spacing w:after="0"/>
                  <w:jc w:val="right"/>
                </w:pPr>
              </w:pPrChange>
            </w:pPr>
            <w:del w:id="4940" w:author="tedo gogoladze" w:date="2020-01-04T18:46:00Z">
              <w:r w:rsidRPr="004A4B49" w:rsidDel="00721785">
                <w:rPr>
                  <w:rFonts w:ascii="Arial" w:eastAsia="Times New Roman" w:hAnsi="Arial" w:cs="Arial"/>
                  <w:color w:val="000000"/>
                  <w:sz w:val="18"/>
                  <w:szCs w:val="18"/>
                  <w:lang w:val="en-GB"/>
                  <w:rPrChange w:id="4941" w:author="Mario Ezequiel Scott" w:date="2019-12-29T19:14:00Z">
                    <w:rPr>
                      <w:rFonts w:ascii="Arial" w:eastAsia="Times New Roman" w:hAnsi="Arial" w:cs="Arial"/>
                      <w:color w:val="000000"/>
                      <w:sz w:val="18"/>
                      <w:szCs w:val="18"/>
                    </w:rPr>
                  </w:rPrChange>
                </w:rPr>
                <w:delText>In Review</w:delText>
              </w:r>
            </w:del>
          </w:p>
        </w:tc>
        <w:tc>
          <w:tcPr>
            <w:tcW w:w="952" w:type="dxa"/>
            <w:tcBorders>
              <w:top w:val="single" w:sz="4" w:space="0" w:color="auto"/>
              <w:left w:val="nil"/>
              <w:bottom w:val="single" w:sz="4" w:space="0" w:color="auto"/>
              <w:right w:val="single" w:sz="4" w:space="0" w:color="auto"/>
            </w:tcBorders>
            <w:shd w:val="clear" w:color="auto" w:fill="auto"/>
            <w:vAlign w:val="center"/>
            <w:hideMark/>
          </w:tcPr>
          <w:p w14:paraId="42F06632" w14:textId="60EA324B" w:rsidR="00A801CD" w:rsidRPr="004A4B49" w:rsidDel="00721785" w:rsidRDefault="00A801CD" w:rsidP="00721785">
            <w:pPr>
              <w:rPr>
                <w:del w:id="4942" w:author="tedo gogoladze" w:date="2020-01-04T18:46:00Z"/>
                <w:rFonts w:ascii="Arial" w:eastAsia="Times New Roman" w:hAnsi="Arial" w:cs="Arial"/>
                <w:color w:val="000000"/>
                <w:sz w:val="18"/>
                <w:szCs w:val="18"/>
                <w:lang w:val="en-GB"/>
                <w:rPrChange w:id="4943" w:author="Mario Ezequiel Scott" w:date="2019-12-29T19:14:00Z">
                  <w:rPr>
                    <w:del w:id="4944" w:author="tedo gogoladze" w:date="2020-01-04T18:46:00Z"/>
                    <w:rFonts w:ascii="Arial" w:eastAsia="Times New Roman" w:hAnsi="Arial" w:cs="Arial"/>
                    <w:color w:val="000000"/>
                    <w:sz w:val="18"/>
                    <w:szCs w:val="18"/>
                  </w:rPr>
                </w:rPrChange>
              </w:rPr>
              <w:pPrChange w:id="4945" w:author="tedo gogoladze" w:date="2020-01-04T18:46:00Z">
                <w:pPr>
                  <w:spacing w:after="0"/>
                  <w:jc w:val="right"/>
                </w:pPr>
              </w:pPrChange>
            </w:pPr>
            <w:del w:id="4946" w:author="tedo gogoladze" w:date="2020-01-04T18:46:00Z">
              <w:r w:rsidRPr="004A4B49" w:rsidDel="00721785">
                <w:rPr>
                  <w:rFonts w:ascii="Arial" w:eastAsia="Times New Roman" w:hAnsi="Arial" w:cs="Arial"/>
                  <w:color w:val="000000"/>
                  <w:sz w:val="18"/>
                  <w:szCs w:val="18"/>
                  <w:lang w:val="en-GB"/>
                  <w:rPrChange w:id="4947" w:author="Mario Ezequiel Scott" w:date="2019-12-29T19:14:00Z">
                    <w:rPr>
                      <w:rFonts w:ascii="Arial" w:eastAsia="Times New Roman" w:hAnsi="Arial" w:cs="Arial"/>
                      <w:color w:val="000000"/>
                      <w:sz w:val="18"/>
                      <w:szCs w:val="18"/>
                    </w:rPr>
                  </w:rPrChange>
                </w:rPr>
                <w:delText>To Be Tested</w:delText>
              </w:r>
            </w:del>
          </w:p>
        </w:tc>
      </w:tr>
      <w:tr w:rsidR="00A801CD" w:rsidRPr="004A4B49" w:rsidDel="00721785" w14:paraId="5335182E" w14:textId="147B0742" w:rsidTr="00794694">
        <w:trPr>
          <w:trHeight w:val="300"/>
          <w:del w:id="4948" w:author="tedo gogoladze" w:date="2020-01-04T18:46:00Z"/>
        </w:trPr>
        <w:tc>
          <w:tcPr>
            <w:tcW w:w="747" w:type="dxa"/>
            <w:tcBorders>
              <w:top w:val="nil"/>
              <w:left w:val="single" w:sz="4" w:space="0" w:color="auto"/>
              <w:bottom w:val="single" w:sz="4" w:space="0" w:color="auto"/>
              <w:right w:val="single" w:sz="4" w:space="0" w:color="auto"/>
            </w:tcBorders>
            <w:shd w:val="clear" w:color="000000" w:fill="EDEDED"/>
            <w:vAlign w:val="center"/>
            <w:hideMark/>
          </w:tcPr>
          <w:p w14:paraId="1C32BE9F" w14:textId="00F5E348" w:rsidR="00A801CD" w:rsidRPr="004A4B49" w:rsidDel="00721785" w:rsidRDefault="00A801CD" w:rsidP="00721785">
            <w:pPr>
              <w:rPr>
                <w:del w:id="4949" w:author="tedo gogoladze" w:date="2020-01-04T18:46:00Z"/>
                <w:rFonts w:ascii="Arial" w:eastAsia="Times New Roman" w:hAnsi="Arial" w:cs="Arial"/>
                <w:b/>
                <w:bCs/>
                <w:i/>
                <w:iCs/>
                <w:color w:val="000000"/>
                <w:sz w:val="18"/>
                <w:szCs w:val="18"/>
                <w:lang w:val="en-GB"/>
                <w:rPrChange w:id="4950" w:author="Mario Ezequiel Scott" w:date="2019-12-29T19:14:00Z">
                  <w:rPr>
                    <w:del w:id="4951" w:author="tedo gogoladze" w:date="2020-01-04T18:46:00Z"/>
                    <w:rFonts w:ascii="Arial" w:eastAsia="Times New Roman" w:hAnsi="Arial" w:cs="Arial"/>
                    <w:b/>
                    <w:bCs/>
                    <w:i/>
                    <w:iCs/>
                    <w:color w:val="000000"/>
                    <w:sz w:val="18"/>
                    <w:szCs w:val="18"/>
                  </w:rPr>
                </w:rPrChange>
              </w:rPr>
              <w:pPrChange w:id="4952" w:author="tedo gogoladze" w:date="2020-01-04T18:46:00Z">
                <w:pPr>
                  <w:spacing w:after="0"/>
                  <w:jc w:val="right"/>
                </w:pPr>
              </w:pPrChange>
            </w:pPr>
            <w:del w:id="4953" w:author="tedo gogoladze" w:date="2020-01-04T18:25:00Z">
              <w:r w:rsidRPr="004A4B49" w:rsidDel="00914E90">
                <w:rPr>
                  <w:rFonts w:ascii="Arial" w:eastAsia="Times New Roman" w:hAnsi="Arial" w:cs="Arial"/>
                  <w:b/>
                  <w:bCs/>
                  <w:i/>
                  <w:iCs/>
                  <w:color w:val="000000"/>
                  <w:sz w:val="18"/>
                  <w:szCs w:val="18"/>
                  <w:lang w:val="en-GB"/>
                  <w:rPrChange w:id="4954" w:author="Mario Ezequiel Scott" w:date="2019-12-29T19:14:00Z">
                    <w:rPr>
                      <w:rFonts w:ascii="Arial" w:eastAsia="Times New Roman" w:hAnsi="Arial" w:cs="Arial"/>
                      <w:b/>
                      <w:bCs/>
                      <w:i/>
                      <w:iCs/>
                      <w:color w:val="000000"/>
                      <w:sz w:val="18"/>
                      <w:szCs w:val="18"/>
                    </w:rPr>
                  </w:rPrChange>
                </w:rPr>
                <w:delText>rows</w:delText>
              </w:r>
            </w:del>
          </w:p>
        </w:tc>
        <w:tc>
          <w:tcPr>
            <w:tcW w:w="868" w:type="dxa"/>
            <w:tcBorders>
              <w:top w:val="nil"/>
              <w:left w:val="nil"/>
              <w:bottom w:val="single" w:sz="4" w:space="0" w:color="auto"/>
              <w:right w:val="single" w:sz="4" w:space="0" w:color="auto"/>
            </w:tcBorders>
            <w:shd w:val="clear" w:color="auto" w:fill="auto"/>
            <w:vAlign w:val="center"/>
            <w:hideMark/>
          </w:tcPr>
          <w:p w14:paraId="61C790E8" w14:textId="1803E3F5" w:rsidR="00A801CD" w:rsidRPr="004A4B49" w:rsidDel="00721785" w:rsidRDefault="00A801CD" w:rsidP="00721785">
            <w:pPr>
              <w:rPr>
                <w:del w:id="4955" w:author="tedo gogoladze" w:date="2020-01-04T18:46:00Z"/>
                <w:rFonts w:ascii="Arial" w:eastAsia="Times New Roman" w:hAnsi="Arial" w:cs="Arial"/>
                <w:color w:val="000000"/>
                <w:sz w:val="18"/>
                <w:szCs w:val="18"/>
                <w:lang w:val="en-GB"/>
                <w:rPrChange w:id="4956" w:author="Mario Ezequiel Scott" w:date="2019-12-29T19:14:00Z">
                  <w:rPr>
                    <w:del w:id="4957" w:author="tedo gogoladze" w:date="2020-01-04T18:46:00Z"/>
                    <w:rFonts w:ascii="Arial" w:eastAsia="Times New Roman" w:hAnsi="Arial" w:cs="Arial"/>
                    <w:color w:val="000000"/>
                    <w:sz w:val="18"/>
                    <w:szCs w:val="18"/>
                  </w:rPr>
                </w:rPrChange>
              </w:rPr>
              <w:pPrChange w:id="4958" w:author="tedo gogoladze" w:date="2020-01-04T18:46:00Z">
                <w:pPr>
                  <w:spacing w:after="0"/>
                  <w:jc w:val="right"/>
                </w:pPr>
              </w:pPrChange>
            </w:pPr>
            <w:del w:id="4959" w:author="tedo gogoladze" w:date="2020-01-04T18:46:00Z">
              <w:r w:rsidRPr="004A4B49" w:rsidDel="00721785">
                <w:rPr>
                  <w:rFonts w:ascii="Arial" w:eastAsia="Times New Roman" w:hAnsi="Arial" w:cs="Arial"/>
                  <w:color w:val="000000"/>
                  <w:sz w:val="18"/>
                  <w:szCs w:val="18"/>
                  <w:lang w:val="en-GB"/>
                  <w:rPrChange w:id="4960" w:author="Mario Ezequiel Scott" w:date="2019-12-29T19:14:00Z">
                    <w:rPr>
                      <w:rFonts w:ascii="Arial" w:eastAsia="Times New Roman" w:hAnsi="Arial" w:cs="Arial"/>
                      <w:color w:val="000000"/>
                      <w:sz w:val="18"/>
                      <w:szCs w:val="18"/>
                    </w:rPr>
                  </w:rPrChange>
                </w:rPr>
                <w:delText>11986</w:delText>
              </w:r>
            </w:del>
          </w:p>
        </w:tc>
        <w:tc>
          <w:tcPr>
            <w:tcW w:w="807" w:type="dxa"/>
            <w:tcBorders>
              <w:top w:val="nil"/>
              <w:left w:val="nil"/>
              <w:bottom w:val="single" w:sz="4" w:space="0" w:color="auto"/>
              <w:right w:val="single" w:sz="4" w:space="0" w:color="auto"/>
            </w:tcBorders>
            <w:shd w:val="clear" w:color="auto" w:fill="auto"/>
            <w:vAlign w:val="center"/>
            <w:hideMark/>
          </w:tcPr>
          <w:p w14:paraId="400F087F" w14:textId="67C0C55F" w:rsidR="00A801CD" w:rsidRPr="004A4B49" w:rsidDel="00721785" w:rsidRDefault="00A801CD" w:rsidP="00721785">
            <w:pPr>
              <w:rPr>
                <w:del w:id="4961" w:author="tedo gogoladze" w:date="2020-01-04T18:46:00Z"/>
                <w:rFonts w:ascii="Arial" w:eastAsia="Times New Roman" w:hAnsi="Arial" w:cs="Arial"/>
                <w:color w:val="000000"/>
                <w:sz w:val="18"/>
                <w:szCs w:val="18"/>
                <w:lang w:val="en-GB"/>
                <w:rPrChange w:id="4962" w:author="Mario Ezequiel Scott" w:date="2019-12-29T19:14:00Z">
                  <w:rPr>
                    <w:del w:id="4963" w:author="tedo gogoladze" w:date="2020-01-04T18:46:00Z"/>
                    <w:rFonts w:ascii="Arial" w:eastAsia="Times New Roman" w:hAnsi="Arial" w:cs="Arial"/>
                    <w:color w:val="000000"/>
                    <w:sz w:val="18"/>
                    <w:szCs w:val="18"/>
                  </w:rPr>
                </w:rPrChange>
              </w:rPr>
              <w:pPrChange w:id="4964" w:author="tedo gogoladze" w:date="2020-01-04T18:46:00Z">
                <w:pPr>
                  <w:spacing w:after="0"/>
                  <w:jc w:val="right"/>
                </w:pPr>
              </w:pPrChange>
            </w:pPr>
            <w:del w:id="4965" w:author="tedo gogoladze" w:date="2020-01-04T18:46:00Z">
              <w:r w:rsidRPr="004A4B49" w:rsidDel="00721785">
                <w:rPr>
                  <w:rFonts w:ascii="Arial" w:eastAsia="Times New Roman" w:hAnsi="Arial" w:cs="Arial"/>
                  <w:color w:val="000000"/>
                  <w:sz w:val="18"/>
                  <w:szCs w:val="18"/>
                  <w:lang w:val="en-GB"/>
                  <w:rPrChange w:id="4966" w:author="Mario Ezequiel Scott" w:date="2019-12-29T19:14:00Z">
                    <w:rPr>
                      <w:rFonts w:ascii="Arial" w:eastAsia="Times New Roman" w:hAnsi="Arial" w:cs="Arial"/>
                      <w:color w:val="000000"/>
                      <w:sz w:val="18"/>
                      <w:szCs w:val="18"/>
                    </w:rPr>
                  </w:rPrChange>
                </w:rPr>
                <w:delText>11236</w:delText>
              </w:r>
            </w:del>
          </w:p>
        </w:tc>
        <w:tc>
          <w:tcPr>
            <w:tcW w:w="967" w:type="dxa"/>
            <w:tcBorders>
              <w:top w:val="nil"/>
              <w:left w:val="nil"/>
              <w:bottom w:val="single" w:sz="4" w:space="0" w:color="auto"/>
              <w:right w:val="single" w:sz="4" w:space="0" w:color="auto"/>
            </w:tcBorders>
            <w:shd w:val="clear" w:color="auto" w:fill="auto"/>
            <w:vAlign w:val="center"/>
            <w:hideMark/>
          </w:tcPr>
          <w:p w14:paraId="1BC5BF6A" w14:textId="3FBB4E6E" w:rsidR="00A801CD" w:rsidRPr="004A4B49" w:rsidDel="00721785" w:rsidRDefault="00A801CD" w:rsidP="00721785">
            <w:pPr>
              <w:rPr>
                <w:del w:id="4967" w:author="tedo gogoladze" w:date="2020-01-04T18:46:00Z"/>
                <w:rFonts w:ascii="Arial" w:eastAsia="Times New Roman" w:hAnsi="Arial" w:cs="Arial"/>
                <w:color w:val="000000"/>
                <w:sz w:val="18"/>
                <w:szCs w:val="18"/>
                <w:lang w:val="en-GB"/>
                <w:rPrChange w:id="4968" w:author="Mario Ezequiel Scott" w:date="2019-12-29T19:14:00Z">
                  <w:rPr>
                    <w:del w:id="4969" w:author="tedo gogoladze" w:date="2020-01-04T18:46:00Z"/>
                    <w:rFonts w:ascii="Arial" w:eastAsia="Times New Roman" w:hAnsi="Arial" w:cs="Arial"/>
                    <w:color w:val="000000"/>
                    <w:sz w:val="18"/>
                    <w:szCs w:val="18"/>
                  </w:rPr>
                </w:rPrChange>
              </w:rPr>
              <w:pPrChange w:id="4970" w:author="tedo gogoladze" w:date="2020-01-04T18:46:00Z">
                <w:pPr>
                  <w:spacing w:after="0"/>
                  <w:jc w:val="right"/>
                </w:pPr>
              </w:pPrChange>
            </w:pPr>
            <w:del w:id="4971" w:author="tedo gogoladze" w:date="2020-01-04T18:46:00Z">
              <w:r w:rsidRPr="004A4B49" w:rsidDel="00721785">
                <w:rPr>
                  <w:rFonts w:ascii="Arial" w:eastAsia="Times New Roman" w:hAnsi="Arial" w:cs="Arial"/>
                  <w:color w:val="000000"/>
                  <w:sz w:val="18"/>
                  <w:szCs w:val="18"/>
                  <w:lang w:val="en-GB"/>
                  <w:rPrChange w:id="4972" w:author="Mario Ezequiel Scott" w:date="2019-12-29T19:14:00Z">
                    <w:rPr>
                      <w:rFonts w:ascii="Arial" w:eastAsia="Times New Roman" w:hAnsi="Arial" w:cs="Arial"/>
                      <w:color w:val="000000"/>
                      <w:sz w:val="18"/>
                      <w:szCs w:val="18"/>
                    </w:rPr>
                  </w:rPrChange>
                </w:rPr>
                <w:delText>10583</w:delText>
              </w:r>
            </w:del>
          </w:p>
        </w:tc>
        <w:tc>
          <w:tcPr>
            <w:tcW w:w="836" w:type="dxa"/>
            <w:tcBorders>
              <w:top w:val="nil"/>
              <w:left w:val="nil"/>
              <w:bottom w:val="single" w:sz="4" w:space="0" w:color="auto"/>
              <w:right w:val="single" w:sz="4" w:space="0" w:color="auto"/>
            </w:tcBorders>
            <w:shd w:val="clear" w:color="auto" w:fill="auto"/>
            <w:vAlign w:val="center"/>
            <w:hideMark/>
          </w:tcPr>
          <w:p w14:paraId="0C4CFFBB" w14:textId="55F4D3AD" w:rsidR="00A801CD" w:rsidRPr="004A4B49" w:rsidDel="00721785" w:rsidRDefault="00A801CD" w:rsidP="00721785">
            <w:pPr>
              <w:rPr>
                <w:del w:id="4973" w:author="tedo gogoladze" w:date="2020-01-04T18:46:00Z"/>
                <w:rFonts w:ascii="Arial" w:eastAsia="Times New Roman" w:hAnsi="Arial" w:cs="Arial"/>
                <w:color w:val="000000"/>
                <w:sz w:val="18"/>
                <w:szCs w:val="18"/>
                <w:lang w:val="en-GB"/>
                <w:rPrChange w:id="4974" w:author="Mario Ezequiel Scott" w:date="2019-12-29T19:14:00Z">
                  <w:rPr>
                    <w:del w:id="4975" w:author="tedo gogoladze" w:date="2020-01-04T18:46:00Z"/>
                    <w:rFonts w:ascii="Arial" w:eastAsia="Times New Roman" w:hAnsi="Arial" w:cs="Arial"/>
                    <w:color w:val="000000"/>
                    <w:sz w:val="18"/>
                    <w:szCs w:val="18"/>
                  </w:rPr>
                </w:rPrChange>
              </w:rPr>
              <w:pPrChange w:id="4976" w:author="tedo gogoladze" w:date="2020-01-04T18:46:00Z">
                <w:pPr>
                  <w:spacing w:after="0"/>
                  <w:jc w:val="right"/>
                </w:pPr>
              </w:pPrChange>
            </w:pPr>
            <w:del w:id="4977" w:author="tedo gogoladze" w:date="2020-01-04T18:46:00Z">
              <w:r w:rsidRPr="004A4B49" w:rsidDel="00721785">
                <w:rPr>
                  <w:rFonts w:ascii="Arial" w:eastAsia="Times New Roman" w:hAnsi="Arial" w:cs="Arial"/>
                  <w:color w:val="000000"/>
                  <w:sz w:val="18"/>
                  <w:szCs w:val="18"/>
                  <w:lang w:val="en-GB"/>
                  <w:rPrChange w:id="4978" w:author="Mario Ezequiel Scott" w:date="2019-12-29T19:14:00Z">
                    <w:rPr>
                      <w:rFonts w:ascii="Arial" w:eastAsia="Times New Roman" w:hAnsi="Arial" w:cs="Arial"/>
                      <w:color w:val="000000"/>
                      <w:sz w:val="18"/>
                      <w:szCs w:val="18"/>
                    </w:rPr>
                  </w:rPrChange>
                </w:rPr>
                <w:delText>3201</w:delText>
              </w:r>
            </w:del>
          </w:p>
        </w:tc>
        <w:tc>
          <w:tcPr>
            <w:tcW w:w="900" w:type="dxa"/>
            <w:tcBorders>
              <w:top w:val="nil"/>
              <w:left w:val="nil"/>
              <w:bottom w:val="single" w:sz="4" w:space="0" w:color="auto"/>
              <w:right w:val="single" w:sz="4" w:space="0" w:color="auto"/>
            </w:tcBorders>
            <w:shd w:val="clear" w:color="auto" w:fill="auto"/>
            <w:vAlign w:val="center"/>
            <w:hideMark/>
          </w:tcPr>
          <w:p w14:paraId="00FB6195" w14:textId="6487C043" w:rsidR="00A801CD" w:rsidRPr="004A4B49" w:rsidDel="00721785" w:rsidRDefault="00A801CD" w:rsidP="00721785">
            <w:pPr>
              <w:rPr>
                <w:del w:id="4979" w:author="tedo gogoladze" w:date="2020-01-04T18:46:00Z"/>
                <w:rFonts w:ascii="Arial" w:eastAsia="Times New Roman" w:hAnsi="Arial" w:cs="Arial"/>
                <w:color w:val="000000"/>
                <w:sz w:val="18"/>
                <w:szCs w:val="18"/>
                <w:lang w:val="en-GB"/>
                <w:rPrChange w:id="4980" w:author="Mario Ezequiel Scott" w:date="2019-12-29T19:14:00Z">
                  <w:rPr>
                    <w:del w:id="4981" w:author="tedo gogoladze" w:date="2020-01-04T18:46:00Z"/>
                    <w:rFonts w:ascii="Arial" w:eastAsia="Times New Roman" w:hAnsi="Arial" w:cs="Arial"/>
                    <w:color w:val="000000"/>
                    <w:sz w:val="18"/>
                    <w:szCs w:val="18"/>
                  </w:rPr>
                </w:rPrChange>
              </w:rPr>
              <w:pPrChange w:id="4982" w:author="tedo gogoladze" w:date="2020-01-04T18:46:00Z">
                <w:pPr>
                  <w:spacing w:after="0"/>
                  <w:jc w:val="right"/>
                </w:pPr>
              </w:pPrChange>
            </w:pPr>
            <w:del w:id="4983" w:author="tedo gogoladze" w:date="2020-01-04T18:46:00Z">
              <w:r w:rsidRPr="004A4B49" w:rsidDel="00721785">
                <w:rPr>
                  <w:rFonts w:ascii="Arial" w:eastAsia="Times New Roman" w:hAnsi="Arial" w:cs="Arial"/>
                  <w:color w:val="000000"/>
                  <w:sz w:val="18"/>
                  <w:szCs w:val="18"/>
                  <w:lang w:val="en-GB"/>
                  <w:rPrChange w:id="4984" w:author="Mario Ezequiel Scott" w:date="2019-12-29T19:14:00Z">
                    <w:rPr>
                      <w:rFonts w:ascii="Arial" w:eastAsia="Times New Roman" w:hAnsi="Arial" w:cs="Arial"/>
                      <w:color w:val="000000"/>
                      <w:sz w:val="18"/>
                      <w:szCs w:val="18"/>
                    </w:rPr>
                  </w:rPrChange>
                </w:rPr>
                <w:delText>3171</w:delText>
              </w:r>
            </w:del>
          </w:p>
        </w:tc>
        <w:tc>
          <w:tcPr>
            <w:tcW w:w="827" w:type="dxa"/>
            <w:tcBorders>
              <w:top w:val="nil"/>
              <w:left w:val="nil"/>
              <w:bottom w:val="single" w:sz="4" w:space="0" w:color="auto"/>
              <w:right w:val="single" w:sz="4" w:space="0" w:color="auto"/>
            </w:tcBorders>
            <w:shd w:val="clear" w:color="auto" w:fill="auto"/>
            <w:vAlign w:val="center"/>
            <w:hideMark/>
          </w:tcPr>
          <w:p w14:paraId="46DB50E5" w14:textId="41D6F042" w:rsidR="00A801CD" w:rsidRPr="004A4B49" w:rsidDel="00721785" w:rsidRDefault="00A801CD" w:rsidP="00721785">
            <w:pPr>
              <w:rPr>
                <w:del w:id="4985" w:author="tedo gogoladze" w:date="2020-01-04T18:46:00Z"/>
                <w:rFonts w:ascii="Arial" w:eastAsia="Times New Roman" w:hAnsi="Arial" w:cs="Arial"/>
                <w:color w:val="000000"/>
                <w:sz w:val="18"/>
                <w:szCs w:val="18"/>
                <w:lang w:val="en-GB"/>
                <w:rPrChange w:id="4986" w:author="Mario Ezequiel Scott" w:date="2019-12-29T19:14:00Z">
                  <w:rPr>
                    <w:del w:id="4987" w:author="tedo gogoladze" w:date="2020-01-04T18:46:00Z"/>
                    <w:rFonts w:ascii="Arial" w:eastAsia="Times New Roman" w:hAnsi="Arial" w:cs="Arial"/>
                    <w:color w:val="000000"/>
                    <w:sz w:val="18"/>
                    <w:szCs w:val="18"/>
                  </w:rPr>
                </w:rPrChange>
              </w:rPr>
              <w:pPrChange w:id="4988" w:author="tedo gogoladze" w:date="2020-01-04T18:46:00Z">
                <w:pPr>
                  <w:spacing w:after="0"/>
                  <w:jc w:val="right"/>
                </w:pPr>
              </w:pPrChange>
            </w:pPr>
            <w:del w:id="4989" w:author="tedo gogoladze" w:date="2020-01-04T18:46:00Z">
              <w:r w:rsidRPr="004A4B49" w:rsidDel="00721785">
                <w:rPr>
                  <w:rFonts w:ascii="Arial" w:eastAsia="Times New Roman" w:hAnsi="Arial" w:cs="Arial"/>
                  <w:color w:val="000000"/>
                  <w:sz w:val="18"/>
                  <w:szCs w:val="18"/>
                  <w:lang w:val="en-GB"/>
                  <w:rPrChange w:id="4990" w:author="Mario Ezequiel Scott" w:date="2019-12-29T19:14:00Z">
                    <w:rPr>
                      <w:rFonts w:ascii="Arial" w:eastAsia="Times New Roman" w:hAnsi="Arial" w:cs="Arial"/>
                      <w:color w:val="000000"/>
                      <w:sz w:val="18"/>
                      <w:szCs w:val="18"/>
                    </w:rPr>
                  </w:rPrChange>
                </w:rPr>
                <w:delText>2550</w:delText>
              </w:r>
            </w:del>
          </w:p>
        </w:tc>
        <w:tc>
          <w:tcPr>
            <w:tcW w:w="967" w:type="dxa"/>
            <w:tcBorders>
              <w:top w:val="nil"/>
              <w:left w:val="nil"/>
              <w:bottom w:val="single" w:sz="4" w:space="0" w:color="auto"/>
              <w:right w:val="single" w:sz="4" w:space="0" w:color="auto"/>
            </w:tcBorders>
            <w:shd w:val="clear" w:color="auto" w:fill="auto"/>
            <w:vAlign w:val="center"/>
            <w:hideMark/>
          </w:tcPr>
          <w:p w14:paraId="66BB2AC5" w14:textId="4518A975" w:rsidR="00A801CD" w:rsidRPr="004A4B49" w:rsidDel="00721785" w:rsidRDefault="00A801CD" w:rsidP="00721785">
            <w:pPr>
              <w:rPr>
                <w:del w:id="4991" w:author="tedo gogoladze" w:date="2020-01-04T18:46:00Z"/>
                <w:rFonts w:ascii="Arial" w:eastAsia="Times New Roman" w:hAnsi="Arial" w:cs="Arial"/>
                <w:color w:val="000000"/>
                <w:sz w:val="18"/>
                <w:szCs w:val="18"/>
                <w:lang w:val="en-GB"/>
                <w:rPrChange w:id="4992" w:author="Mario Ezequiel Scott" w:date="2019-12-29T19:14:00Z">
                  <w:rPr>
                    <w:del w:id="4993" w:author="tedo gogoladze" w:date="2020-01-04T18:46:00Z"/>
                    <w:rFonts w:ascii="Arial" w:eastAsia="Times New Roman" w:hAnsi="Arial" w:cs="Arial"/>
                    <w:color w:val="000000"/>
                    <w:sz w:val="18"/>
                    <w:szCs w:val="18"/>
                  </w:rPr>
                </w:rPrChange>
              </w:rPr>
              <w:pPrChange w:id="4994" w:author="tedo gogoladze" w:date="2020-01-04T18:46:00Z">
                <w:pPr>
                  <w:spacing w:after="0"/>
                  <w:jc w:val="right"/>
                </w:pPr>
              </w:pPrChange>
            </w:pPr>
            <w:del w:id="4995" w:author="tedo gogoladze" w:date="2020-01-04T18:46:00Z">
              <w:r w:rsidRPr="004A4B49" w:rsidDel="00721785">
                <w:rPr>
                  <w:rFonts w:ascii="Arial" w:eastAsia="Times New Roman" w:hAnsi="Arial" w:cs="Arial"/>
                  <w:color w:val="000000"/>
                  <w:sz w:val="18"/>
                  <w:szCs w:val="18"/>
                  <w:lang w:val="en-GB"/>
                  <w:rPrChange w:id="4996" w:author="Mario Ezequiel Scott" w:date="2019-12-29T19:14:00Z">
                    <w:rPr>
                      <w:rFonts w:ascii="Arial" w:eastAsia="Times New Roman" w:hAnsi="Arial" w:cs="Arial"/>
                      <w:color w:val="000000"/>
                      <w:sz w:val="18"/>
                      <w:szCs w:val="18"/>
                    </w:rPr>
                  </w:rPrChange>
                </w:rPr>
                <w:delText>1347</w:delText>
              </w:r>
            </w:del>
          </w:p>
        </w:tc>
        <w:tc>
          <w:tcPr>
            <w:tcW w:w="907" w:type="dxa"/>
            <w:tcBorders>
              <w:top w:val="nil"/>
              <w:left w:val="nil"/>
              <w:bottom w:val="single" w:sz="4" w:space="0" w:color="auto"/>
              <w:right w:val="single" w:sz="4" w:space="0" w:color="auto"/>
            </w:tcBorders>
            <w:shd w:val="clear" w:color="auto" w:fill="auto"/>
            <w:vAlign w:val="center"/>
            <w:hideMark/>
          </w:tcPr>
          <w:p w14:paraId="3564BB1B" w14:textId="045B4670" w:rsidR="00A801CD" w:rsidRPr="004A4B49" w:rsidDel="00721785" w:rsidRDefault="00A801CD" w:rsidP="00721785">
            <w:pPr>
              <w:rPr>
                <w:del w:id="4997" w:author="tedo gogoladze" w:date="2020-01-04T18:46:00Z"/>
                <w:rFonts w:ascii="Arial" w:eastAsia="Times New Roman" w:hAnsi="Arial" w:cs="Arial"/>
                <w:color w:val="000000"/>
                <w:sz w:val="18"/>
                <w:szCs w:val="18"/>
                <w:lang w:val="en-GB"/>
                <w:rPrChange w:id="4998" w:author="Mario Ezequiel Scott" w:date="2019-12-29T19:14:00Z">
                  <w:rPr>
                    <w:del w:id="4999" w:author="tedo gogoladze" w:date="2020-01-04T18:46:00Z"/>
                    <w:rFonts w:ascii="Arial" w:eastAsia="Times New Roman" w:hAnsi="Arial" w:cs="Arial"/>
                    <w:color w:val="000000"/>
                    <w:sz w:val="18"/>
                    <w:szCs w:val="18"/>
                  </w:rPr>
                </w:rPrChange>
              </w:rPr>
              <w:pPrChange w:id="5000" w:author="tedo gogoladze" w:date="2020-01-04T18:46:00Z">
                <w:pPr>
                  <w:spacing w:after="0"/>
                  <w:jc w:val="right"/>
                </w:pPr>
              </w:pPrChange>
            </w:pPr>
            <w:del w:id="5001" w:author="tedo gogoladze" w:date="2020-01-04T18:46:00Z">
              <w:r w:rsidRPr="004A4B49" w:rsidDel="00721785">
                <w:rPr>
                  <w:rFonts w:ascii="Arial" w:eastAsia="Times New Roman" w:hAnsi="Arial" w:cs="Arial"/>
                  <w:color w:val="000000"/>
                  <w:sz w:val="18"/>
                  <w:szCs w:val="18"/>
                  <w:lang w:val="en-GB"/>
                  <w:rPrChange w:id="5002" w:author="Mario Ezequiel Scott" w:date="2019-12-29T19:14:00Z">
                    <w:rPr>
                      <w:rFonts w:ascii="Arial" w:eastAsia="Times New Roman" w:hAnsi="Arial" w:cs="Arial"/>
                      <w:color w:val="000000"/>
                      <w:sz w:val="18"/>
                      <w:szCs w:val="18"/>
                    </w:rPr>
                  </w:rPrChange>
                </w:rPr>
                <w:delText>1174</w:delText>
              </w:r>
            </w:del>
          </w:p>
        </w:tc>
        <w:tc>
          <w:tcPr>
            <w:tcW w:w="1027" w:type="dxa"/>
            <w:tcBorders>
              <w:top w:val="nil"/>
              <w:left w:val="nil"/>
              <w:bottom w:val="single" w:sz="4" w:space="0" w:color="auto"/>
              <w:right w:val="single" w:sz="4" w:space="0" w:color="auto"/>
            </w:tcBorders>
            <w:shd w:val="clear" w:color="auto" w:fill="auto"/>
            <w:vAlign w:val="center"/>
            <w:hideMark/>
          </w:tcPr>
          <w:p w14:paraId="746AD817" w14:textId="5C91EA0D" w:rsidR="00A801CD" w:rsidRPr="004A4B49" w:rsidDel="00721785" w:rsidRDefault="00A801CD" w:rsidP="00721785">
            <w:pPr>
              <w:rPr>
                <w:del w:id="5003" w:author="tedo gogoladze" w:date="2020-01-04T18:46:00Z"/>
                <w:rFonts w:ascii="Arial" w:eastAsia="Times New Roman" w:hAnsi="Arial" w:cs="Arial"/>
                <w:color w:val="000000"/>
                <w:sz w:val="18"/>
                <w:szCs w:val="18"/>
                <w:lang w:val="en-GB"/>
                <w:rPrChange w:id="5004" w:author="Mario Ezequiel Scott" w:date="2019-12-29T19:14:00Z">
                  <w:rPr>
                    <w:del w:id="5005" w:author="tedo gogoladze" w:date="2020-01-04T18:46:00Z"/>
                    <w:rFonts w:ascii="Arial" w:eastAsia="Times New Roman" w:hAnsi="Arial" w:cs="Arial"/>
                    <w:color w:val="000000"/>
                    <w:sz w:val="18"/>
                    <w:szCs w:val="18"/>
                  </w:rPr>
                </w:rPrChange>
              </w:rPr>
              <w:pPrChange w:id="5006" w:author="tedo gogoladze" w:date="2020-01-04T18:46:00Z">
                <w:pPr>
                  <w:spacing w:after="0"/>
                  <w:jc w:val="right"/>
                </w:pPr>
              </w:pPrChange>
            </w:pPr>
            <w:del w:id="5007" w:author="tedo gogoladze" w:date="2020-01-04T18:46:00Z">
              <w:r w:rsidRPr="004A4B49" w:rsidDel="00721785">
                <w:rPr>
                  <w:rFonts w:ascii="Arial" w:eastAsia="Times New Roman" w:hAnsi="Arial" w:cs="Arial"/>
                  <w:color w:val="000000"/>
                  <w:sz w:val="18"/>
                  <w:szCs w:val="18"/>
                  <w:lang w:val="en-GB"/>
                  <w:rPrChange w:id="5008" w:author="Mario Ezequiel Scott" w:date="2019-12-29T19:14:00Z">
                    <w:rPr>
                      <w:rFonts w:ascii="Arial" w:eastAsia="Times New Roman" w:hAnsi="Arial" w:cs="Arial"/>
                      <w:color w:val="000000"/>
                      <w:sz w:val="18"/>
                      <w:szCs w:val="18"/>
                    </w:rPr>
                  </w:rPrChange>
                </w:rPr>
                <w:delText>1144</w:delText>
              </w:r>
            </w:del>
          </w:p>
        </w:tc>
        <w:tc>
          <w:tcPr>
            <w:tcW w:w="952" w:type="dxa"/>
            <w:tcBorders>
              <w:top w:val="nil"/>
              <w:left w:val="nil"/>
              <w:bottom w:val="single" w:sz="4" w:space="0" w:color="auto"/>
              <w:right w:val="single" w:sz="4" w:space="0" w:color="auto"/>
            </w:tcBorders>
            <w:shd w:val="clear" w:color="auto" w:fill="auto"/>
            <w:vAlign w:val="center"/>
            <w:hideMark/>
          </w:tcPr>
          <w:p w14:paraId="41F0F007" w14:textId="216AACFC" w:rsidR="00A801CD" w:rsidRPr="004A4B49" w:rsidDel="00721785" w:rsidRDefault="00A801CD" w:rsidP="00721785">
            <w:pPr>
              <w:rPr>
                <w:del w:id="5009" w:author="tedo gogoladze" w:date="2020-01-04T18:46:00Z"/>
                <w:rFonts w:ascii="Arial" w:eastAsia="Times New Roman" w:hAnsi="Arial" w:cs="Arial"/>
                <w:color w:val="000000"/>
                <w:sz w:val="18"/>
                <w:szCs w:val="18"/>
                <w:lang w:val="en-GB"/>
                <w:rPrChange w:id="5010" w:author="Mario Ezequiel Scott" w:date="2019-12-29T19:14:00Z">
                  <w:rPr>
                    <w:del w:id="5011" w:author="tedo gogoladze" w:date="2020-01-04T18:46:00Z"/>
                    <w:rFonts w:ascii="Arial" w:eastAsia="Times New Roman" w:hAnsi="Arial" w:cs="Arial"/>
                    <w:color w:val="000000"/>
                    <w:sz w:val="18"/>
                    <w:szCs w:val="18"/>
                  </w:rPr>
                </w:rPrChange>
              </w:rPr>
              <w:pPrChange w:id="5012" w:author="tedo gogoladze" w:date="2020-01-04T18:46:00Z">
                <w:pPr>
                  <w:spacing w:after="0"/>
                  <w:jc w:val="right"/>
                </w:pPr>
              </w:pPrChange>
            </w:pPr>
            <w:del w:id="5013" w:author="tedo gogoladze" w:date="2020-01-04T18:46:00Z">
              <w:r w:rsidRPr="004A4B49" w:rsidDel="00721785">
                <w:rPr>
                  <w:rFonts w:ascii="Arial" w:eastAsia="Times New Roman" w:hAnsi="Arial" w:cs="Arial"/>
                  <w:color w:val="000000"/>
                  <w:sz w:val="18"/>
                  <w:szCs w:val="18"/>
                  <w:lang w:val="en-GB"/>
                  <w:rPrChange w:id="5014" w:author="Mario Ezequiel Scott" w:date="2019-12-29T19:14:00Z">
                    <w:rPr>
                      <w:rFonts w:ascii="Arial" w:eastAsia="Times New Roman" w:hAnsi="Arial" w:cs="Arial"/>
                      <w:color w:val="000000"/>
                      <w:sz w:val="18"/>
                      <w:szCs w:val="18"/>
                    </w:rPr>
                  </w:rPrChange>
                </w:rPr>
                <w:delText>836</w:delText>
              </w:r>
            </w:del>
          </w:p>
        </w:tc>
      </w:tr>
      <w:tr w:rsidR="00A801CD" w:rsidRPr="004A4B49" w:rsidDel="00721785" w14:paraId="7AB6E99D" w14:textId="2BC90B68" w:rsidTr="00794694">
        <w:trPr>
          <w:trHeight w:val="300"/>
          <w:del w:id="5015" w:author="tedo gogoladze" w:date="2020-01-04T18:46:00Z"/>
        </w:trPr>
        <w:tc>
          <w:tcPr>
            <w:tcW w:w="747" w:type="dxa"/>
            <w:tcBorders>
              <w:top w:val="nil"/>
              <w:left w:val="nil"/>
              <w:bottom w:val="nil"/>
              <w:right w:val="nil"/>
            </w:tcBorders>
            <w:shd w:val="clear" w:color="auto" w:fill="auto"/>
            <w:noWrap/>
            <w:vAlign w:val="bottom"/>
            <w:hideMark/>
          </w:tcPr>
          <w:p w14:paraId="36ED7C2C" w14:textId="4ED21BEF" w:rsidR="00A801CD" w:rsidRPr="004A4B49" w:rsidDel="00721785" w:rsidRDefault="00A801CD" w:rsidP="00721785">
            <w:pPr>
              <w:rPr>
                <w:del w:id="5016" w:author="tedo gogoladze" w:date="2020-01-04T18:46:00Z"/>
                <w:rFonts w:ascii="Arial" w:eastAsia="Times New Roman" w:hAnsi="Arial" w:cs="Arial"/>
                <w:color w:val="000000"/>
                <w:sz w:val="18"/>
                <w:szCs w:val="18"/>
                <w:lang w:val="en-GB"/>
                <w:rPrChange w:id="5017" w:author="Mario Ezequiel Scott" w:date="2019-12-29T19:14:00Z">
                  <w:rPr>
                    <w:del w:id="5018" w:author="tedo gogoladze" w:date="2020-01-04T18:46:00Z"/>
                    <w:rFonts w:ascii="Arial" w:eastAsia="Times New Roman" w:hAnsi="Arial" w:cs="Arial"/>
                    <w:color w:val="000000"/>
                    <w:sz w:val="18"/>
                    <w:szCs w:val="18"/>
                  </w:rPr>
                </w:rPrChange>
              </w:rPr>
              <w:pPrChange w:id="5019" w:author="tedo gogoladze" w:date="2020-01-04T18:46:00Z">
                <w:pPr>
                  <w:spacing w:after="0"/>
                  <w:jc w:val="right"/>
                </w:pPr>
              </w:pPrChange>
            </w:pPr>
          </w:p>
        </w:tc>
        <w:tc>
          <w:tcPr>
            <w:tcW w:w="868" w:type="dxa"/>
            <w:tcBorders>
              <w:top w:val="nil"/>
              <w:left w:val="nil"/>
              <w:bottom w:val="nil"/>
              <w:right w:val="nil"/>
            </w:tcBorders>
            <w:shd w:val="clear" w:color="auto" w:fill="auto"/>
            <w:noWrap/>
            <w:vAlign w:val="bottom"/>
            <w:hideMark/>
          </w:tcPr>
          <w:p w14:paraId="4FC16732" w14:textId="6D867910" w:rsidR="00A801CD" w:rsidRPr="004A4B49" w:rsidDel="00721785" w:rsidRDefault="00A801CD" w:rsidP="00721785">
            <w:pPr>
              <w:rPr>
                <w:del w:id="5020" w:author="tedo gogoladze" w:date="2020-01-04T18:46:00Z"/>
                <w:rFonts w:eastAsia="Times New Roman" w:cs="Times New Roman"/>
                <w:sz w:val="20"/>
                <w:szCs w:val="20"/>
                <w:lang w:val="en-GB"/>
                <w:rPrChange w:id="5021" w:author="Mario Ezequiel Scott" w:date="2019-12-29T19:14:00Z">
                  <w:rPr>
                    <w:del w:id="5022" w:author="tedo gogoladze" w:date="2020-01-04T18:46:00Z"/>
                    <w:rFonts w:eastAsia="Times New Roman" w:cs="Times New Roman"/>
                    <w:sz w:val="20"/>
                    <w:szCs w:val="20"/>
                  </w:rPr>
                </w:rPrChange>
              </w:rPr>
              <w:pPrChange w:id="5023" w:author="tedo gogoladze" w:date="2020-01-04T18:46:00Z">
                <w:pPr>
                  <w:spacing w:after="0"/>
                </w:pPr>
              </w:pPrChange>
            </w:pPr>
          </w:p>
        </w:tc>
        <w:tc>
          <w:tcPr>
            <w:tcW w:w="807" w:type="dxa"/>
            <w:tcBorders>
              <w:top w:val="nil"/>
              <w:left w:val="nil"/>
              <w:bottom w:val="nil"/>
              <w:right w:val="nil"/>
            </w:tcBorders>
            <w:shd w:val="clear" w:color="auto" w:fill="auto"/>
            <w:noWrap/>
            <w:vAlign w:val="bottom"/>
            <w:hideMark/>
          </w:tcPr>
          <w:p w14:paraId="49A0C061" w14:textId="5ADF4177" w:rsidR="00A801CD" w:rsidRPr="004A4B49" w:rsidDel="00721785" w:rsidRDefault="00A801CD" w:rsidP="00721785">
            <w:pPr>
              <w:rPr>
                <w:del w:id="5024" w:author="tedo gogoladze" w:date="2020-01-04T18:46:00Z"/>
                <w:rFonts w:eastAsia="Times New Roman" w:cs="Times New Roman"/>
                <w:sz w:val="20"/>
                <w:szCs w:val="20"/>
                <w:lang w:val="en-GB"/>
                <w:rPrChange w:id="5025" w:author="Mario Ezequiel Scott" w:date="2019-12-29T19:14:00Z">
                  <w:rPr>
                    <w:del w:id="5026" w:author="tedo gogoladze" w:date="2020-01-04T18:46:00Z"/>
                    <w:rFonts w:eastAsia="Times New Roman" w:cs="Times New Roman"/>
                    <w:sz w:val="20"/>
                    <w:szCs w:val="20"/>
                  </w:rPr>
                </w:rPrChange>
              </w:rPr>
              <w:pPrChange w:id="5027" w:author="tedo gogoladze" w:date="2020-01-04T18:46:00Z">
                <w:pPr>
                  <w:spacing w:after="0"/>
                </w:pPr>
              </w:pPrChange>
            </w:pPr>
          </w:p>
        </w:tc>
        <w:tc>
          <w:tcPr>
            <w:tcW w:w="967" w:type="dxa"/>
            <w:tcBorders>
              <w:top w:val="nil"/>
              <w:left w:val="nil"/>
              <w:bottom w:val="nil"/>
              <w:right w:val="nil"/>
            </w:tcBorders>
            <w:shd w:val="clear" w:color="auto" w:fill="auto"/>
            <w:noWrap/>
            <w:vAlign w:val="bottom"/>
            <w:hideMark/>
          </w:tcPr>
          <w:p w14:paraId="37013390" w14:textId="41DF4660" w:rsidR="00A801CD" w:rsidRPr="004A4B49" w:rsidDel="00721785" w:rsidRDefault="00A801CD" w:rsidP="00721785">
            <w:pPr>
              <w:rPr>
                <w:del w:id="5028" w:author="tedo gogoladze" w:date="2020-01-04T18:46:00Z"/>
                <w:rFonts w:eastAsia="Times New Roman" w:cs="Times New Roman"/>
                <w:sz w:val="20"/>
                <w:szCs w:val="20"/>
                <w:lang w:val="en-GB"/>
                <w:rPrChange w:id="5029" w:author="Mario Ezequiel Scott" w:date="2019-12-29T19:14:00Z">
                  <w:rPr>
                    <w:del w:id="5030" w:author="tedo gogoladze" w:date="2020-01-04T18:46:00Z"/>
                    <w:rFonts w:eastAsia="Times New Roman" w:cs="Times New Roman"/>
                    <w:sz w:val="20"/>
                    <w:szCs w:val="20"/>
                  </w:rPr>
                </w:rPrChange>
              </w:rPr>
              <w:pPrChange w:id="5031" w:author="tedo gogoladze" w:date="2020-01-04T18:46:00Z">
                <w:pPr>
                  <w:spacing w:after="0"/>
                </w:pPr>
              </w:pPrChange>
            </w:pPr>
          </w:p>
        </w:tc>
        <w:tc>
          <w:tcPr>
            <w:tcW w:w="836" w:type="dxa"/>
            <w:tcBorders>
              <w:top w:val="nil"/>
              <w:left w:val="nil"/>
              <w:bottom w:val="nil"/>
              <w:right w:val="nil"/>
            </w:tcBorders>
            <w:shd w:val="clear" w:color="auto" w:fill="auto"/>
            <w:noWrap/>
            <w:vAlign w:val="bottom"/>
            <w:hideMark/>
          </w:tcPr>
          <w:p w14:paraId="4423EB7C" w14:textId="2D9BAA0B" w:rsidR="00A801CD" w:rsidRPr="004A4B49" w:rsidDel="00721785" w:rsidRDefault="00A801CD" w:rsidP="00721785">
            <w:pPr>
              <w:rPr>
                <w:del w:id="5032" w:author="tedo gogoladze" w:date="2020-01-04T18:46:00Z"/>
                <w:rFonts w:eastAsia="Times New Roman" w:cs="Times New Roman"/>
                <w:sz w:val="20"/>
                <w:szCs w:val="20"/>
                <w:lang w:val="en-GB"/>
                <w:rPrChange w:id="5033" w:author="Mario Ezequiel Scott" w:date="2019-12-29T19:14:00Z">
                  <w:rPr>
                    <w:del w:id="5034" w:author="tedo gogoladze" w:date="2020-01-04T18:46:00Z"/>
                    <w:rFonts w:eastAsia="Times New Roman" w:cs="Times New Roman"/>
                    <w:sz w:val="20"/>
                    <w:szCs w:val="20"/>
                  </w:rPr>
                </w:rPrChange>
              </w:rPr>
              <w:pPrChange w:id="5035" w:author="tedo gogoladze" w:date="2020-01-04T18:46:00Z">
                <w:pPr>
                  <w:spacing w:after="0"/>
                </w:pPr>
              </w:pPrChange>
            </w:pPr>
          </w:p>
        </w:tc>
        <w:tc>
          <w:tcPr>
            <w:tcW w:w="900" w:type="dxa"/>
            <w:tcBorders>
              <w:top w:val="nil"/>
              <w:left w:val="nil"/>
              <w:bottom w:val="nil"/>
              <w:right w:val="nil"/>
            </w:tcBorders>
            <w:shd w:val="clear" w:color="auto" w:fill="auto"/>
            <w:noWrap/>
            <w:vAlign w:val="bottom"/>
            <w:hideMark/>
          </w:tcPr>
          <w:p w14:paraId="310DDB86" w14:textId="47D72151" w:rsidR="00A801CD" w:rsidRPr="004A4B49" w:rsidDel="00721785" w:rsidRDefault="00A801CD" w:rsidP="00721785">
            <w:pPr>
              <w:rPr>
                <w:del w:id="5036" w:author="tedo gogoladze" w:date="2020-01-04T18:46:00Z"/>
                <w:rFonts w:eastAsia="Times New Roman" w:cs="Times New Roman"/>
                <w:sz w:val="20"/>
                <w:szCs w:val="20"/>
                <w:lang w:val="en-GB"/>
                <w:rPrChange w:id="5037" w:author="Mario Ezequiel Scott" w:date="2019-12-29T19:14:00Z">
                  <w:rPr>
                    <w:del w:id="5038" w:author="tedo gogoladze" w:date="2020-01-04T18:46:00Z"/>
                    <w:rFonts w:eastAsia="Times New Roman" w:cs="Times New Roman"/>
                    <w:sz w:val="20"/>
                    <w:szCs w:val="20"/>
                  </w:rPr>
                </w:rPrChange>
              </w:rPr>
              <w:pPrChange w:id="5039" w:author="tedo gogoladze" w:date="2020-01-04T18:46:00Z">
                <w:pPr>
                  <w:spacing w:after="0"/>
                </w:pPr>
              </w:pPrChange>
            </w:pPr>
          </w:p>
        </w:tc>
        <w:tc>
          <w:tcPr>
            <w:tcW w:w="827" w:type="dxa"/>
            <w:tcBorders>
              <w:top w:val="nil"/>
              <w:left w:val="nil"/>
              <w:bottom w:val="nil"/>
              <w:right w:val="nil"/>
            </w:tcBorders>
            <w:shd w:val="clear" w:color="auto" w:fill="auto"/>
            <w:noWrap/>
            <w:vAlign w:val="bottom"/>
            <w:hideMark/>
          </w:tcPr>
          <w:p w14:paraId="7BAB7799" w14:textId="2325F88B" w:rsidR="00A801CD" w:rsidRPr="004A4B49" w:rsidDel="00721785" w:rsidRDefault="00A801CD" w:rsidP="00721785">
            <w:pPr>
              <w:rPr>
                <w:del w:id="5040" w:author="tedo gogoladze" w:date="2020-01-04T18:46:00Z"/>
                <w:rFonts w:eastAsia="Times New Roman" w:cs="Times New Roman"/>
                <w:sz w:val="20"/>
                <w:szCs w:val="20"/>
                <w:lang w:val="en-GB"/>
                <w:rPrChange w:id="5041" w:author="Mario Ezequiel Scott" w:date="2019-12-29T19:14:00Z">
                  <w:rPr>
                    <w:del w:id="5042" w:author="tedo gogoladze" w:date="2020-01-04T18:46:00Z"/>
                    <w:rFonts w:eastAsia="Times New Roman" w:cs="Times New Roman"/>
                    <w:sz w:val="20"/>
                    <w:szCs w:val="20"/>
                  </w:rPr>
                </w:rPrChange>
              </w:rPr>
              <w:pPrChange w:id="5043" w:author="tedo gogoladze" w:date="2020-01-04T18:46:00Z">
                <w:pPr>
                  <w:spacing w:after="0"/>
                </w:pPr>
              </w:pPrChange>
            </w:pPr>
          </w:p>
        </w:tc>
        <w:tc>
          <w:tcPr>
            <w:tcW w:w="967" w:type="dxa"/>
            <w:tcBorders>
              <w:top w:val="nil"/>
              <w:left w:val="nil"/>
              <w:bottom w:val="nil"/>
              <w:right w:val="nil"/>
            </w:tcBorders>
            <w:shd w:val="clear" w:color="auto" w:fill="auto"/>
            <w:noWrap/>
            <w:vAlign w:val="bottom"/>
            <w:hideMark/>
          </w:tcPr>
          <w:p w14:paraId="7C181334" w14:textId="02BCB75B" w:rsidR="00A801CD" w:rsidRPr="004A4B49" w:rsidDel="00721785" w:rsidRDefault="00A801CD" w:rsidP="00721785">
            <w:pPr>
              <w:rPr>
                <w:del w:id="5044" w:author="tedo gogoladze" w:date="2020-01-04T18:46:00Z"/>
                <w:rFonts w:eastAsia="Times New Roman" w:cs="Times New Roman"/>
                <w:sz w:val="20"/>
                <w:szCs w:val="20"/>
                <w:lang w:val="en-GB"/>
                <w:rPrChange w:id="5045" w:author="Mario Ezequiel Scott" w:date="2019-12-29T19:14:00Z">
                  <w:rPr>
                    <w:del w:id="5046" w:author="tedo gogoladze" w:date="2020-01-04T18:46:00Z"/>
                    <w:rFonts w:eastAsia="Times New Roman" w:cs="Times New Roman"/>
                    <w:sz w:val="20"/>
                    <w:szCs w:val="20"/>
                  </w:rPr>
                </w:rPrChange>
              </w:rPr>
              <w:pPrChange w:id="5047" w:author="tedo gogoladze" w:date="2020-01-04T18:46:00Z">
                <w:pPr>
                  <w:spacing w:after="0"/>
                </w:pPr>
              </w:pPrChange>
            </w:pPr>
          </w:p>
        </w:tc>
        <w:tc>
          <w:tcPr>
            <w:tcW w:w="907" w:type="dxa"/>
            <w:tcBorders>
              <w:top w:val="nil"/>
              <w:left w:val="nil"/>
              <w:bottom w:val="nil"/>
              <w:right w:val="nil"/>
            </w:tcBorders>
            <w:shd w:val="clear" w:color="auto" w:fill="auto"/>
            <w:noWrap/>
            <w:vAlign w:val="bottom"/>
            <w:hideMark/>
          </w:tcPr>
          <w:p w14:paraId="42A59E03" w14:textId="1CD2BCC8" w:rsidR="00A801CD" w:rsidRPr="004A4B49" w:rsidDel="00721785" w:rsidRDefault="00A801CD" w:rsidP="00721785">
            <w:pPr>
              <w:rPr>
                <w:del w:id="5048" w:author="tedo gogoladze" w:date="2020-01-04T18:46:00Z"/>
                <w:rFonts w:eastAsia="Times New Roman" w:cs="Times New Roman"/>
                <w:sz w:val="20"/>
                <w:szCs w:val="20"/>
                <w:lang w:val="en-GB"/>
                <w:rPrChange w:id="5049" w:author="Mario Ezequiel Scott" w:date="2019-12-29T19:14:00Z">
                  <w:rPr>
                    <w:del w:id="5050" w:author="tedo gogoladze" w:date="2020-01-04T18:46:00Z"/>
                    <w:rFonts w:eastAsia="Times New Roman" w:cs="Times New Roman"/>
                    <w:sz w:val="20"/>
                    <w:szCs w:val="20"/>
                  </w:rPr>
                </w:rPrChange>
              </w:rPr>
              <w:pPrChange w:id="5051" w:author="tedo gogoladze" w:date="2020-01-04T18:46:00Z">
                <w:pPr>
                  <w:spacing w:after="0"/>
                </w:pPr>
              </w:pPrChange>
            </w:pPr>
          </w:p>
        </w:tc>
        <w:tc>
          <w:tcPr>
            <w:tcW w:w="1027" w:type="dxa"/>
            <w:tcBorders>
              <w:top w:val="nil"/>
              <w:left w:val="nil"/>
              <w:bottom w:val="nil"/>
              <w:right w:val="nil"/>
            </w:tcBorders>
            <w:shd w:val="clear" w:color="auto" w:fill="auto"/>
            <w:noWrap/>
            <w:vAlign w:val="bottom"/>
            <w:hideMark/>
          </w:tcPr>
          <w:p w14:paraId="66ABB71F" w14:textId="5BA10A44" w:rsidR="00A801CD" w:rsidRPr="004A4B49" w:rsidDel="00721785" w:rsidRDefault="00A801CD" w:rsidP="00721785">
            <w:pPr>
              <w:rPr>
                <w:del w:id="5052" w:author="tedo gogoladze" w:date="2020-01-04T18:46:00Z"/>
                <w:rFonts w:eastAsia="Times New Roman" w:cs="Times New Roman"/>
                <w:sz w:val="20"/>
                <w:szCs w:val="20"/>
                <w:lang w:val="en-GB"/>
                <w:rPrChange w:id="5053" w:author="Mario Ezequiel Scott" w:date="2019-12-29T19:14:00Z">
                  <w:rPr>
                    <w:del w:id="5054" w:author="tedo gogoladze" w:date="2020-01-04T18:46:00Z"/>
                    <w:rFonts w:eastAsia="Times New Roman" w:cs="Times New Roman"/>
                    <w:sz w:val="20"/>
                    <w:szCs w:val="20"/>
                  </w:rPr>
                </w:rPrChange>
              </w:rPr>
              <w:pPrChange w:id="5055" w:author="tedo gogoladze" w:date="2020-01-04T18:46:00Z">
                <w:pPr>
                  <w:spacing w:after="0"/>
                </w:pPr>
              </w:pPrChange>
            </w:pPr>
          </w:p>
        </w:tc>
        <w:tc>
          <w:tcPr>
            <w:tcW w:w="952" w:type="dxa"/>
            <w:tcBorders>
              <w:top w:val="nil"/>
              <w:left w:val="nil"/>
              <w:bottom w:val="nil"/>
              <w:right w:val="nil"/>
            </w:tcBorders>
            <w:shd w:val="clear" w:color="auto" w:fill="auto"/>
            <w:noWrap/>
            <w:vAlign w:val="bottom"/>
            <w:hideMark/>
          </w:tcPr>
          <w:p w14:paraId="649D1EE3" w14:textId="4C13B9BB" w:rsidR="00A801CD" w:rsidRPr="004A4B49" w:rsidDel="00721785" w:rsidRDefault="00A801CD" w:rsidP="00721785">
            <w:pPr>
              <w:rPr>
                <w:del w:id="5056" w:author="tedo gogoladze" w:date="2020-01-04T18:46:00Z"/>
                <w:rFonts w:eastAsia="Times New Roman" w:cs="Times New Roman"/>
                <w:sz w:val="20"/>
                <w:szCs w:val="20"/>
                <w:lang w:val="en-GB"/>
                <w:rPrChange w:id="5057" w:author="Mario Ezequiel Scott" w:date="2019-12-29T19:14:00Z">
                  <w:rPr>
                    <w:del w:id="5058" w:author="tedo gogoladze" w:date="2020-01-04T18:46:00Z"/>
                    <w:rFonts w:eastAsia="Times New Roman" w:cs="Times New Roman"/>
                    <w:sz w:val="20"/>
                    <w:szCs w:val="20"/>
                  </w:rPr>
                </w:rPrChange>
              </w:rPr>
              <w:pPrChange w:id="5059" w:author="tedo gogoladze" w:date="2020-01-04T18:46:00Z">
                <w:pPr>
                  <w:spacing w:after="0"/>
                </w:pPr>
              </w:pPrChange>
            </w:pPr>
          </w:p>
        </w:tc>
      </w:tr>
      <w:tr w:rsidR="00A801CD" w:rsidRPr="004A4B49" w:rsidDel="00721785" w14:paraId="676D3407" w14:textId="21A459AF" w:rsidTr="00794694">
        <w:trPr>
          <w:trHeight w:val="960"/>
          <w:del w:id="5060" w:author="tedo gogoladze" w:date="2020-01-04T18:46:00Z"/>
        </w:trPr>
        <w:tc>
          <w:tcPr>
            <w:tcW w:w="747"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562D359A" w14:textId="30645601" w:rsidR="00A801CD" w:rsidRPr="004A4B49" w:rsidDel="00721785" w:rsidRDefault="00A801CD" w:rsidP="00721785">
            <w:pPr>
              <w:rPr>
                <w:del w:id="5061" w:author="tedo gogoladze" w:date="2020-01-04T18:46:00Z"/>
                <w:rFonts w:ascii="Arial" w:eastAsia="Times New Roman" w:hAnsi="Arial" w:cs="Arial"/>
                <w:b/>
                <w:bCs/>
                <w:i/>
                <w:iCs/>
                <w:color w:val="000000"/>
                <w:sz w:val="18"/>
                <w:szCs w:val="18"/>
                <w:lang w:val="en-GB"/>
                <w:rPrChange w:id="5062" w:author="Mario Ezequiel Scott" w:date="2019-12-29T19:14:00Z">
                  <w:rPr>
                    <w:del w:id="5063" w:author="tedo gogoladze" w:date="2020-01-04T18:46:00Z"/>
                    <w:rFonts w:ascii="Arial" w:eastAsia="Times New Roman" w:hAnsi="Arial" w:cs="Arial"/>
                    <w:b/>
                    <w:bCs/>
                    <w:i/>
                    <w:iCs/>
                    <w:color w:val="000000"/>
                    <w:sz w:val="18"/>
                    <w:szCs w:val="18"/>
                  </w:rPr>
                </w:rPrChange>
              </w:rPr>
              <w:pPrChange w:id="5064" w:author="tedo gogoladze" w:date="2020-01-04T18:46:00Z">
                <w:pPr>
                  <w:spacing w:after="0"/>
                  <w:jc w:val="right"/>
                </w:pPr>
              </w:pPrChange>
            </w:pPr>
            <w:del w:id="5065" w:author="tedo gogoladze" w:date="2020-01-04T18:46:00Z">
              <w:r w:rsidRPr="004A4B49" w:rsidDel="00721785">
                <w:rPr>
                  <w:rFonts w:ascii="Arial" w:eastAsia="Times New Roman" w:hAnsi="Arial" w:cs="Arial"/>
                  <w:b/>
                  <w:bCs/>
                  <w:i/>
                  <w:iCs/>
                  <w:color w:val="000000"/>
                  <w:sz w:val="18"/>
                  <w:szCs w:val="18"/>
                  <w:lang w:val="en-GB"/>
                  <w:rPrChange w:id="5066" w:author="Mario Ezequiel Scott" w:date="2019-12-29T19:14:00Z">
                    <w:rPr>
                      <w:rFonts w:ascii="Arial" w:eastAsia="Times New Roman" w:hAnsi="Arial" w:cs="Arial"/>
                      <w:b/>
                      <w:bCs/>
                      <w:i/>
                      <w:iCs/>
                      <w:color w:val="000000"/>
                      <w:sz w:val="18"/>
                      <w:szCs w:val="18"/>
                    </w:rPr>
                  </w:rPrChange>
                </w:rPr>
                <w:delText>status</w:delText>
              </w:r>
            </w:del>
          </w:p>
        </w:tc>
        <w:tc>
          <w:tcPr>
            <w:tcW w:w="868" w:type="dxa"/>
            <w:tcBorders>
              <w:top w:val="single" w:sz="4" w:space="0" w:color="auto"/>
              <w:left w:val="nil"/>
              <w:bottom w:val="single" w:sz="4" w:space="0" w:color="auto"/>
              <w:right w:val="single" w:sz="4" w:space="0" w:color="auto"/>
            </w:tcBorders>
            <w:shd w:val="clear" w:color="auto" w:fill="auto"/>
            <w:vAlign w:val="center"/>
            <w:hideMark/>
          </w:tcPr>
          <w:p w14:paraId="1F6E41AB" w14:textId="1610C53A" w:rsidR="00A801CD" w:rsidRPr="004A4B49" w:rsidDel="00721785" w:rsidRDefault="00A801CD" w:rsidP="00721785">
            <w:pPr>
              <w:rPr>
                <w:del w:id="5067" w:author="tedo gogoladze" w:date="2020-01-04T18:46:00Z"/>
                <w:rFonts w:ascii="Arial" w:eastAsia="Times New Roman" w:hAnsi="Arial" w:cs="Arial"/>
                <w:color w:val="000000"/>
                <w:sz w:val="18"/>
                <w:szCs w:val="18"/>
                <w:lang w:val="en-GB"/>
                <w:rPrChange w:id="5068" w:author="Mario Ezequiel Scott" w:date="2019-12-29T19:14:00Z">
                  <w:rPr>
                    <w:del w:id="5069" w:author="tedo gogoladze" w:date="2020-01-04T18:46:00Z"/>
                    <w:rFonts w:ascii="Arial" w:eastAsia="Times New Roman" w:hAnsi="Arial" w:cs="Arial"/>
                    <w:color w:val="000000"/>
                    <w:sz w:val="18"/>
                    <w:szCs w:val="18"/>
                  </w:rPr>
                </w:rPrChange>
              </w:rPr>
              <w:pPrChange w:id="5070" w:author="tedo gogoladze" w:date="2020-01-04T18:46:00Z">
                <w:pPr>
                  <w:spacing w:after="0"/>
                  <w:jc w:val="right"/>
                </w:pPr>
              </w:pPrChange>
            </w:pPr>
            <w:del w:id="5071" w:author="tedo gogoladze" w:date="2020-01-04T18:46:00Z">
              <w:r w:rsidRPr="004A4B49" w:rsidDel="00721785">
                <w:rPr>
                  <w:rFonts w:ascii="Arial" w:eastAsia="Times New Roman" w:hAnsi="Arial" w:cs="Arial"/>
                  <w:color w:val="000000"/>
                  <w:sz w:val="18"/>
                  <w:szCs w:val="18"/>
                  <w:lang w:val="en-GB"/>
                  <w:rPrChange w:id="5072" w:author="Mario Ezequiel Scott" w:date="2019-12-29T19:14:00Z">
                    <w:rPr>
                      <w:rFonts w:ascii="Arial" w:eastAsia="Times New Roman" w:hAnsi="Arial" w:cs="Arial"/>
                      <w:color w:val="000000"/>
                      <w:sz w:val="18"/>
                      <w:szCs w:val="18"/>
                    </w:rPr>
                  </w:rPrChange>
                </w:rPr>
                <w:delText>In Review</w:delText>
              </w:r>
            </w:del>
          </w:p>
        </w:tc>
        <w:tc>
          <w:tcPr>
            <w:tcW w:w="807" w:type="dxa"/>
            <w:tcBorders>
              <w:top w:val="single" w:sz="4" w:space="0" w:color="auto"/>
              <w:left w:val="nil"/>
              <w:bottom w:val="single" w:sz="4" w:space="0" w:color="auto"/>
              <w:right w:val="single" w:sz="4" w:space="0" w:color="auto"/>
            </w:tcBorders>
            <w:shd w:val="clear" w:color="auto" w:fill="auto"/>
            <w:vAlign w:val="center"/>
            <w:hideMark/>
          </w:tcPr>
          <w:p w14:paraId="63DA0619" w14:textId="4D131C46" w:rsidR="00A801CD" w:rsidRPr="004A4B49" w:rsidDel="00721785" w:rsidRDefault="00A801CD" w:rsidP="00721785">
            <w:pPr>
              <w:rPr>
                <w:del w:id="5073" w:author="tedo gogoladze" w:date="2020-01-04T18:46:00Z"/>
                <w:rFonts w:ascii="Arial" w:eastAsia="Times New Roman" w:hAnsi="Arial" w:cs="Arial"/>
                <w:color w:val="000000"/>
                <w:sz w:val="18"/>
                <w:szCs w:val="18"/>
                <w:lang w:val="en-GB"/>
                <w:rPrChange w:id="5074" w:author="Mario Ezequiel Scott" w:date="2019-12-29T19:14:00Z">
                  <w:rPr>
                    <w:del w:id="5075" w:author="tedo gogoladze" w:date="2020-01-04T18:46:00Z"/>
                    <w:rFonts w:ascii="Arial" w:eastAsia="Times New Roman" w:hAnsi="Arial" w:cs="Arial"/>
                    <w:color w:val="000000"/>
                    <w:sz w:val="18"/>
                    <w:szCs w:val="18"/>
                  </w:rPr>
                </w:rPrChange>
              </w:rPr>
              <w:pPrChange w:id="5076" w:author="tedo gogoladze" w:date="2020-01-04T18:46:00Z">
                <w:pPr>
                  <w:spacing w:after="0"/>
                  <w:jc w:val="right"/>
                </w:pPr>
              </w:pPrChange>
            </w:pPr>
            <w:del w:id="5077" w:author="tedo gogoladze" w:date="2020-01-04T18:46:00Z">
              <w:r w:rsidRPr="004A4B49" w:rsidDel="00721785">
                <w:rPr>
                  <w:rFonts w:ascii="Arial" w:eastAsia="Times New Roman" w:hAnsi="Arial" w:cs="Arial"/>
                  <w:color w:val="000000"/>
                  <w:sz w:val="18"/>
                  <w:szCs w:val="18"/>
                  <w:lang w:val="en-GB"/>
                  <w:rPrChange w:id="5078" w:author="Mario Ezequiel Scott" w:date="2019-12-29T19:14:00Z">
                    <w:rPr>
                      <w:rFonts w:ascii="Arial" w:eastAsia="Times New Roman" w:hAnsi="Arial" w:cs="Arial"/>
                      <w:color w:val="000000"/>
                      <w:sz w:val="18"/>
                      <w:szCs w:val="18"/>
                    </w:rPr>
                  </w:rPrChange>
                </w:rPr>
                <w:delText>Testing In Progr ess</w:delText>
              </w:r>
            </w:del>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3E28EA23" w14:textId="6E81B037" w:rsidR="00A801CD" w:rsidRPr="004A4B49" w:rsidDel="00721785" w:rsidRDefault="00A801CD" w:rsidP="00721785">
            <w:pPr>
              <w:rPr>
                <w:del w:id="5079" w:author="tedo gogoladze" w:date="2020-01-04T18:46:00Z"/>
                <w:rFonts w:ascii="Arial" w:eastAsia="Times New Roman" w:hAnsi="Arial" w:cs="Arial"/>
                <w:color w:val="000000"/>
                <w:sz w:val="18"/>
                <w:szCs w:val="18"/>
                <w:lang w:val="en-GB"/>
                <w:rPrChange w:id="5080" w:author="Mario Ezequiel Scott" w:date="2019-12-29T19:14:00Z">
                  <w:rPr>
                    <w:del w:id="5081" w:author="tedo gogoladze" w:date="2020-01-04T18:46:00Z"/>
                    <w:rFonts w:ascii="Arial" w:eastAsia="Times New Roman" w:hAnsi="Arial" w:cs="Arial"/>
                    <w:color w:val="000000"/>
                    <w:sz w:val="18"/>
                    <w:szCs w:val="18"/>
                  </w:rPr>
                </w:rPrChange>
              </w:rPr>
              <w:pPrChange w:id="5082" w:author="tedo gogoladze" w:date="2020-01-04T18:46:00Z">
                <w:pPr>
                  <w:spacing w:after="0"/>
                  <w:jc w:val="right"/>
                </w:pPr>
              </w:pPrChange>
            </w:pPr>
            <w:del w:id="5083" w:author="tedo gogoladze" w:date="2020-01-04T18:46:00Z">
              <w:r w:rsidRPr="004A4B49" w:rsidDel="00721785">
                <w:rPr>
                  <w:rFonts w:ascii="Arial" w:eastAsia="Times New Roman" w:hAnsi="Arial" w:cs="Arial"/>
                  <w:color w:val="000000"/>
                  <w:sz w:val="18"/>
                  <w:szCs w:val="18"/>
                  <w:lang w:val="en-GB"/>
                  <w:rPrChange w:id="5084" w:author="Mario Ezequiel Scott" w:date="2019-12-29T19:14:00Z">
                    <w:rPr>
                      <w:rFonts w:ascii="Arial" w:eastAsia="Times New Roman" w:hAnsi="Arial" w:cs="Arial"/>
                      <w:color w:val="000000"/>
                      <w:sz w:val="18"/>
                      <w:szCs w:val="18"/>
                    </w:rPr>
                  </w:rPrChange>
                </w:rPr>
                <w:delText>In PR</w:delText>
              </w:r>
            </w:del>
          </w:p>
        </w:tc>
        <w:tc>
          <w:tcPr>
            <w:tcW w:w="836" w:type="dxa"/>
            <w:tcBorders>
              <w:top w:val="single" w:sz="4" w:space="0" w:color="auto"/>
              <w:left w:val="nil"/>
              <w:bottom w:val="single" w:sz="4" w:space="0" w:color="auto"/>
              <w:right w:val="single" w:sz="4" w:space="0" w:color="auto"/>
            </w:tcBorders>
            <w:shd w:val="clear" w:color="auto" w:fill="auto"/>
            <w:vAlign w:val="center"/>
            <w:hideMark/>
          </w:tcPr>
          <w:p w14:paraId="42AB20A0" w14:textId="6C580C18" w:rsidR="00A801CD" w:rsidRPr="004A4B49" w:rsidDel="00721785" w:rsidRDefault="00A801CD" w:rsidP="00721785">
            <w:pPr>
              <w:rPr>
                <w:del w:id="5085" w:author="tedo gogoladze" w:date="2020-01-04T18:46:00Z"/>
                <w:rFonts w:ascii="Arial" w:eastAsia="Times New Roman" w:hAnsi="Arial" w:cs="Arial"/>
                <w:color w:val="000000"/>
                <w:sz w:val="18"/>
                <w:szCs w:val="18"/>
                <w:lang w:val="en-GB"/>
                <w:rPrChange w:id="5086" w:author="Mario Ezequiel Scott" w:date="2019-12-29T19:14:00Z">
                  <w:rPr>
                    <w:del w:id="5087" w:author="tedo gogoladze" w:date="2020-01-04T18:46:00Z"/>
                    <w:rFonts w:ascii="Arial" w:eastAsia="Times New Roman" w:hAnsi="Arial" w:cs="Arial"/>
                    <w:color w:val="000000"/>
                    <w:sz w:val="18"/>
                    <w:szCs w:val="18"/>
                  </w:rPr>
                </w:rPrChange>
              </w:rPr>
              <w:pPrChange w:id="5088" w:author="tedo gogoladze" w:date="2020-01-04T18:46:00Z">
                <w:pPr>
                  <w:spacing w:after="0"/>
                  <w:jc w:val="right"/>
                </w:pPr>
              </w:pPrChange>
            </w:pPr>
            <w:del w:id="5089" w:author="tedo gogoladze" w:date="2020-01-04T18:46:00Z">
              <w:r w:rsidRPr="004A4B49" w:rsidDel="00721785">
                <w:rPr>
                  <w:rFonts w:ascii="Arial" w:eastAsia="Times New Roman" w:hAnsi="Arial" w:cs="Arial"/>
                  <w:color w:val="000000"/>
                  <w:sz w:val="18"/>
                  <w:szCs w:val="18"/>
                  <w:lang w:val="en-GB"/>
                  <w:rPrChange w:id="5090" w:author="Mario Ezequiel Scott" w:date="2019-12-29T19:14:00Z">
                    <w:rPr>
                      <w:rFonts w:ascii="Arial" w:eastAsia="Times New Roman" w:hAnsi="Arial" w:cs="Arial"/>
                      <w:color w:val="000000"/>
                      <w:sz w:val="18"/>
                      <w:szCs w:val="18"/>
                    </w:rPr>
                  </w:rPrChange>
                </w:rPr>
                <w:delText>Waiting for Review</w:delText>
              </w:r>
            </w:del>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3A0F60C8" w14:textId="6A609D56" w:rsidR="00A801CD" w:rsidRPr="004A4B49" w:rsidDel="00721785" w:rsidRDefault="00A801CD" w:rsidP="00721785">
            <w:pPr>
              <w:rPr>
                <w:del w:id="5091" w:author="tedo gogoladze" w:date="2020-01-04T18:46:00Z"/>
                <w:rFonts w:ascii="Arial" w:eastAsia="Times New Roman" w:hAnsi="Arial" w:cs="Arial"/>
                <w:color w:val="000000"/>
                <w:sz w:val="18"/>
                <w:szCs w:val="18"/>
                <w:lang w:val="en-GB"/>
                <w:rPrChange w:id="5092" w:author="Mario Ezequiel Scott" w:date="2019-12-29T19:14:00Z">
                  <w:rPr>
                    <w:del w:id="5093" w:author="tedo gogoladze" w:date="2020-01-04T18:46:00Z"/>
                    <w:rFonts w:ascii="Arial" w:eastAsia="Times New Roman" w:hAnsi="Arial" w:cs="Arial"/>
                    <w:color w:val="000000"/>
                    <w:sz w:val="18"/>
                    <w:szCs w:val="18"/>
                  </w:rPr>
                </w:rPrChange>
              </w:rPr>
              <w:pPrChange w:id="5094" w:author="tedo gogoladze" w:date="2020-01-04T18:46:00Z">
                <w:pPr>
                  <w:spacing w:after="0"/>
                  <w:jc w:val="right"/>
                </w:pPr>
              </w:pPrChange>
            </w:pPr>
            <w:del w:id="5095" w:author="tedo gogoladze" w:date="2020-01-04T18:46:00Z">
              <w:r w:rsidRPr="004A4B49" w:rsidDel="00721785">
                <w:rPr>
                  <w:rFonts w:ascii="Arial" w:eastAsia="Times New Roman" w:hAnsi="Arial" w:cs="Arial"/>
                  <w:color w:val="000000"/>
                  <w:sz w:val="18"/>
                  <w:szCs w:val="18"/>
                  <w:lang w:val="en-GB"/>
                  <w:rPrChange w:id="5096" w:author="Mario Ezequiel Scott" w:date="2019-12-29T19:14:00Z">
                    <w:rPr>
                      <w:rFonts w:ascii="Arial" w:eastAsia="Times New Roman" w:hAnsi="Arial" w:cs="Arial"/>
                      <w:color w:val="000000"/>
                      <w:sz w:val="18"/>
                      <w:szCs w:val="18"/>
                    </w:rPr>
                  </w:rPrChange>
                </w:rPr>
                <w:delText>Pull Request Submi tted</w:delText>
              </w:r>
            </w:del>
          </w:p>
        </w:tc>
        <w:tc>
          <w:tcPr>
            <w:tcW w:w="827" w:type="dxa"/>
            <w:tcBorders>
              <w:top w:val="single" w:sz="4" w:space="0" w:color="auto"/>
              <w:left w:val="nil"/>
              <w:bottom w:val="single" w:sz="4" w:space="0" w:color="auto"/>
              <w:right w:val="single" w:sz="4" w:space="0" w:color="auto"/>
            </w:tcBorders>
            <w:shd w:val="clear" w:color="auto" w:fill="auto"/>
            <w:vAlign w:val="center"/>
            <w:hideMark/>
          </w:tcPr>
          <w:p w14:paraId="7B00BD82" w14:textId="46831407" w:rsidR="00A801CD" w:rsidRPr="004A4B49" w:rsidDel="00721785" w:rsidRDefault="00A801CD" w:rsidP="00721785">
            <w:pPr>
              <w:rPr>
                <w:del w:id="5097" w:author="tedo gogoladze" w:date="2020-01-04T18:46:00Z"/>
                <w:rFonts w:ascii="Arial" w:eastAsia="Times New Roman" w:hAnsi="Arial" w:cs="Arial"/>
                <w:color w:val="000000"/>
                <w:sz w:val="18"/>
                <w:szCs w:val="18"/>
                <w:lang w:val="en-GB"/>
                <w:rPrChange w:id="5098" w:author="Mario Ezequiel Scott" w:date="2019-12-29T19:14:00Z">
                  <w:rPr>
                    <w:del w:id="5099" w:author="tedo gogoladze" w:date="2020-01-04T18:46:00Z"/>
                    <w:rFonts w:ascii="Arial" w:eastAsia="Times New Roman" w:hAnsi="Arial" w:cs="Arial"/>
                    <w:color w:val="000000"/>
                    <w:sz w:val="18"/>
                    <w:szCs w:val="18"/>
                  </w:rPr>
                </w:rPrChange>
              </w:rPr>
              <w:pPrChange w:id="5100" w:author="tedo gogoladze" w:date="2020-01-04T18:46:00Z">
                <w:pPr>
                  <w:spacing w:after="0"/>
                  <w:jc w:val="right"/>
                </w:pPr>
              </w:pPrChange>
            </w:pPr>
            <w:del w:id="5101" w:author="tedo gogoladze" w:date="2020-01-04T18:46:00Z">
              <w:r w:rsidRPr="004A4B49" w:rsidDel="00721785">
                <w:rPr>
                  <w:rFonts w:ascii="Arial" w:eastAsia="Times New Roman" w:hAnsi="Arial" w:cs="Arial"/>
                  <w:color w:val="000000"/>
                  <w:sz w:val="18"/>
                  <w:szCs w:val="18"/>
                  <w:lang w:val="en-GB"/>
                  <w:rPrChange w:id="5102" w:author="Mario Ezequiel Scott" w:date="2019-12-29T19:14:00Z">
                    <w:rPr>
                      <w:rFonts w:ascii="Arial" w:eastAsia="Times New Roman" w:hAnsi="Arial" w:cs="Arial"/>
                      <w:color w:val="000000"/>
                      <w:sz w:val="18"/>
                      <w:szCs w:val="18"/>
                    </w:rPr>
                  </w:rPrChange>
                </w:rPr>
                <w:delText>To Do</w:delText>
              </w:r>
            </w:del>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667310CC" w14:textId="0E53DF45" w:rsidR="00A801CD" w:rsidRPr="004A4B49" w:rsidDel="00721785" w:rsidRDefault="00A801CD" w:rsidP="00721785">
            <w:pPr>
              <w:rPr>
                <w:del w:id="5103" w:author="tedo gogoladze" w:date="2020-01-04T18:46:00Z"/>
                <w:rFonts w:ascii="Arial" w:eastAsia="Times New Roman" w:hAnsi="Arial" w:cs="Arial"/>
                <w:color w:val="000000"/>
                <w:sz w:val="18"/>
                <w:szCs w:val="18"/>
                <w:lang w:val="en-GB"/>
                <w:rPrChange w:id="5104" w:author="Mario Ezequiel Scott" w:date="2019-12-29T19:14:00Z">
                  <w:rPr>
                    <w:del w:id="5105" w:author="tedo gogoladze" w:date="2020-01-04T18:46:00Z"/>
                    <w:rFonts w:ascii="Arial" w:eastAsia="Times New Roman" w:hAnsi="Arial" w:cs="Arial"/>
                    <w:color w:val="000000"/>
                    <w:sz w:val="18"/>
                    <w:szCs w:val="18"/>
                  </w:rPr>
                </w:rPrChange>
              </w:rPr>
              <w:pPrChange w:id="5106" w:author="tedo gogoladze" w:date="2020-01-04T18:46:00Z">
                <w:pPr>
                  <w:spacing w:after="0"/>
                  <w:jc w:val="right"/>
                </w:pPr>
              </w:pPrChange>
            </w:pPr>
            <w:del w:id="5107" w:author="tedo gogoladze" w:date="2020-01-04T18:46:00Z">
              <w:r w:rsidRPr="004A4B49" w:rsidDel="00721785">
                <w:rPr>
                  <w:rFonts w:ascii="Arial" w:eastAsia="Times New Roman" w:hAnsi="Arial" w:cs="Arial"/>
                  <w:color w:val="000000"/>
                  <w:sz w:val="18"/>
                  <w:szCs w:val="18"/>
                  <w:lang w:val="en-GB"/>
                  <w:rPrChange w:id="5108" w:author="Mario Ezequiel Scott" w:date="2019-12-29T19:14:00Z">
                    <w:rPr>
                      <w:rFonts w:ascii="Arial" w:eastAsia="Times New Roman" w:hAnsi="Arial" w:cs="Arial"/>
                      <w:color w:val="000000"/>
                      <w:sz w:val="18"/>
                      <w:szCs w:val="18"/>
                    </w:rPr>
                  </w:rPrChange>
                </w:rPr>
                <w:delText>To Be Merged</w:delText>
              </w:r>
            </w:del>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67584397" w14:textId="688255CC" w:rsidR="00A801CD" w:rsidRPr="004A4B49" w:rsidDel="00721785" w:rsidRDefault="00A801CD" w:rsidP="00721785">
            <w:pPr>
              <w:rPr>
                <w:del w:id="5109" w:author="tedo gogoladze" w:date="2020-01-04T18:46:00Z"/>
                <w:rFonts w:ascii="Arial" w:eastAsia="Times New Roman" w:hAnsi="Arial" w:cs="Arial"/>
                <w:color w:val="000000"/>
                <w:sz w:val="18"/>
                <w:szCs w:val="18"/>
                <w:lang w:val="en-GB"/>
                <w:rPrChange w:id="5110" w:author="Mario Ezequiel Scott" w:date="2019-12-29T19:14:00Z">
                  <w:rPr>
                    <w:del w:id="5111" w:author="tedo gogoladze" w:date="2020-01-04T18:46:00Z"/>
                    <w:rFonts w:ascii="Arial" w:eastAsia="Times New Roman" w:hAnsi="Arial" w:cs="Arial"/>
                    <w:color w:val="000000"/>
                    <w:sz w:val="18"/>
                    <w:szCs w:val="18"/>
                  </w:rPr>
                </w:rPrChange>
              </w:rPr>
              <w:pPrChange w:id="5112" w:author="tedo gogoladze" w:date="2020-01-04T18:46:00Z">
                <w:pPr>
                  <w:spacing w:after="0"/>
                  <w:jc w:val="right"/>
                </w:pPr>
              </w:pPrChange>
            </w:pPr>
            <w:del w:id="5113" w:author="tedo gogoladze" w:date="2020-01-04T18:46:00Z">
              <w:r w:rsidRPr="004A4B49" w:rsidDel="00721785">
                <w:rPr>
                  <w:rFonts w:ascii="Arial" w:eastAsia="Times New Roman" w:hAnsi="Arial" w:cs="Arial"/>
                  <w:color w:val="000000"/>
                  <w:sz w:val="18"/>
                  <w:szCs w:val="18"/>
                  <w:lang w:val="en-GB"/>
                  <w:rPrChange w:id="5114" w:author="Mario Ezequiel Scott" w:date="2019-12-29T19:14:00Z">
                    <w:rPr>
                      <w:rFonts w:ascii="Arial" w:eastAsia="Times New Roman" w:hAnsi="Arial" w:cs="Arial"/>
                      <w:color w:val="000000"/>
                      <w:sz w:val="18"/>
                      <w:szCs w:val="18"/>
                    </w:rPr>
                  </w:rPrChange>
                </w:rPr>
                <w:delText>Pending 3rd-Party</w:delText>
              </w:r>
            </w:del>
          </w:p>
        </w:tc>
        <w:tc>
          <w:tcPr>
            <w:tcW w:w="1027" w:type="dxa"/>
            <w:tcBorders>
              <w:top w:val="single" w:sz="4" w:space="0" w:color="auto"/>
              <w:left w:val="nil"/>
              <w:bottom w:val="single" w:sz="4" w:space="0" w:color="auto"/>
              <w:right w:val="single" w:sz="4" w:space="0" w:color="auto"/>
            </w:tcBorders>
            <w:shd w:val="clear" w:color="auto" w:fill="auto"/>
            <w:vAlign w:val="center"/>
            <w:hideMark/>
          </w:tcPr>
          <w:p w14:paraId="4025DDC2" w14:textId="227543D5" w:rsidR="00A801CD" w:rsidRPr="004A4B49" w:rsidDel="00721785" w:rsidRDefault="00A801CD" w:rsidP="00721785">
            <w:pPr>
              <w:rPr>
                <w:del w:id="5115" w:author="tedo gogoladze" w:date="2020-01-04T18:46:00Z"/>
                <w:rFonts w:ascii="Arial" w:eastAsia="Times New Roman" w:hAnsi="Arial" w:cs="Arial"/>
                <w:color w:val="000000"/>
                <w:sz w:val="18"/>
                <w:szCs w:val="18"/>
                <w:lang w:val="en-GB"/>
                <w:rPrChange w:id="5116" w:author="Mario Ezequiel Scott" w:date="2019-12-29T19:14:00Z">
                  <w:rPr>
                    <w:del w:id="5117" w:author="tedo gogoladze" w:date="2020-01-04T18:46:00Z"/>
                    <w:rFonts w:ascii="Arial" w:eastAsia="Times New Roman" w:hAnsi="Arial" w:cs="Arial"/>
                    <w:color w:val="000000"/>
                    <w:sz w:val="18"/>
                    <w:szCs w:val="18"/>
                  </w:rPr>
                </w:rPrChange>
              </w:rPr>
              <w:pPrChange w:id="5118" w:author="tedo gogoladze" w:date="2020-01-04T18:46:00Z">
                <w:pPr>
                  <w:spacing w:after="0"/>
                  <w:jc w:val="right"/>
                </w:pPr>
              </w:pPrChange>
            </w:pPr>
            <w:del w:id="5119" w:author="tedo gogoladze" w:date="2020-01-04T18:46:00Z">
              <w:r w:rsidRPr="004A4B49" w:rsidDel="00721785">
                <w:rPr>
                  <w:rFonts w:ascii="Arial" w:eastAsia="Times New Roman" w:hAnsi="Arial" w:cs="Arial"/>
                  <w:color w:val="000000"/>
                  <w:sz w:val="18"/>
                  <w:szCs w:val="18"/>
                  <w:lang w:val="en-GB"/>
                  <w:rPrChange w:id="5120" w:author="Mario Ezequiel Scott" w:date="2019-12-29T19:14:00Z">
                    <w:rPr>
                      <w:rFonts w:ascii="Arial" w:eastAsia="Times New Roman" w:hAnsi="Arial" w:cs="Arial"/>
                      <w:color w:val="000000"/>
                      <w:sz w:val="18"/>
                      <w:szCs w:val="18"/>
                    </w:rPr>
                  </w:rPrChange>
                </w:rPr>
                <w:delText>Waiting for Response</w:delText>
              </w:r>
            </w:del>
          </w:p>
        </w:tc>
        <w:tc>
          <w:tcPr>
            <w:tcW w:w="952" w:type="dxa"/>
            <w:tcBorders>
              <w:top w:val="single" w:sz="4" w:space="0" w:color="auto"/>
              <w:left w:val="nil"/>
              <w:bottom w:val="single" w:sz="4" w:space="0" w:color="auto"/>
              <w:right w:val="single" w:sz="4" w:space="0" w:color="auto"/>
            </w:tcBorders>
            <w:shd w:val="clear" w:color="auto" w:fill="auto"/>
            <w:vAlign w:val="center"/>
            <w:hideMark/>
          </w:tcPr>
          <w:p w14:paraId="07B93685" w14:textId="3B64B5EF" w:rsidR="00A801CD" w:rsidRPr="004A4B49" w:rsidDel="00721785" w:rsidRDefault="00A801CD" w:rsidP="00721785">
            <w:pPr>
              <w:rPr>
                <w:del w:id="5121" w:author="tedo gogoladze" w:date="2020-01-04T18:46:00Z"/>
                <w:rFonts w:ascii="Arial" w:eastAsia="Times New Roman" w:hAnsi="Arial" w:cs="Arial"/>
                <w:color w:val="000000"/>
                <w:sz w:val="18"/>
                <w:szCs w:val="18"/>
                <w:lang w:val="en-GB"/>
                <w:rPrChange w:id="5122" w:author="Mario Ezequiel Scott" w:date="2019-12-29T19:14:00Z">
                  <w:rPr>
                    <w:del w:id="5123" w:author="tedo gogoladze" w:date="2020-01-04T18:46:00Z"/>
                    <w:rFonts w:ascii="Arial" w:eastAsia="Times New Roman" w:hAnsi="Arial" w:cs="Arial"/>
                    <w:color w:val="000000"/>
                    <w:sz w:val="18"/>
                    <w:szCs w:val="18"/>
                  </w:rPr>
                </w:rPrChange>
              </w:rPr>
              <w:pPrChange w:id="5124" w:author="tedo gogoladze" w:date="2020-01-04T18:46:00Z">
                <w:pPr>
                  <w:spacing w:after="0"/>
                  <w:jc w:val="right"/>
                </w:pPr>
              </w:pPrChange>
            </w:pPr>
            <w:del w:id="5125" w:author="tedo gogoladze" w:date="2020-01-04T18:46:00Z">
              <w:r w:rsidRPr="004A4B49" w:rsidDel="00721785">
                <w:rPr>
                  <w:rFonts w:ascii="Arial" w:eastAsia="Times New Roman" w:hAnsi="Arial" w:cs="Arial"/>
                  <w:color w:val="000000"/>
                  <w:sz w:val="18"/>
                  <w:szCs w:val="18"/>
                  <w:lang w:val="en-GB"/>
                  <w:rPrChange w:id="5126" w:author="Mario Ezequiel Scott" w:date="2019-12-29T19:14:00Z">
                    <w:rPr>
                      <w:rFonts w:ascii="Arial" w:eastAsia="Times New Roman" w:hAnsi="Arial" w:cs="Arial"/>
                      <w:color w:val="000000"/>
                      <w:sz w:val="18"/>
                      <w:szCs w:val="18"/>
                    </w:rPr>
                  </w:rPrChange>
                </w:rPr>
                <w:delText>Planned Develop ment</w:delText>
              </w:r>
            </w:del>
          </w:p>
        </w:tc>
      </w:tr>
      <w:tr w:rsidR="00A801CD" w:rsidRPr="004A4B49" w:rsidDel="00721785" w14:paraId="001420C4" w14:textId="61448464" w:rsidTr="00794694">
        <w:trPr>
          <w:trHeight w:val="300"/>
          <w:del w:id="5127" w:author="tedo gogoladze" w:date="2020-01-04T18:46:00Z"/>
        </w:trPr>
        <w:tc>
          <w:tcPr>
            <w:tcW w:w="747" w:type="dxa"/>
            <w:tcBorders>
              <w:top w:val="nil"/>
              <w:left w:val="single" w:sz="4" w:space="0" w:color="auto"/>
              <w:bottom w:val="single" w:sz="4" w:space="0" w:color="auto"/>
              <w:right w:val="single" w:sz="4" w:space="0" w:color="auto"/>
            </w:tcBorders>
            <w:shd w:val="clear" w:color="000000" w:fill="EDEDED"/>
            <w:vAlign w:val="center"/>
            <w:hideMark/>
          </w:tcPr>
          <w:p w14:paraId="6371D4B8" w14:textId="1012F542" w:rsidR="00A801CD" w:rsidRPr="004A4B49" w:rsidDel="00721785" w:rsidRDefault="00A801CD" w:rsidP="00721785">
            <w:pPr>
              <w:rPr>
                <w:del w:id="5128" w:author="tedo gogoladze" w:date="2020-01-04T18:46:00Z"/>
                <w:rFonts w:ascii="Arial" w:eastAsia="Times New Roman" w:hAnsi="Arial" w:cs="Arial"/>
                <w:b/>
                <w:bCs/>
                <w:i/>
                <w:iCs/>
                <w:color w:val="000000"/>
                <w:sz w:val="18"/>
                <w:szCs w:val="18"/>
                <w:lang w:val="en-GB"/>
                <w:rPrChange w:id="5129" w:author="Mario Ezequiel Scott" w:date="2019-12-29T19:14:00Z">
                  <w:rPr>
                    <w:del w:id="5130" w:author="tedo gogoladze" w:date="2020-01-04T18:46:00Z"/>
                    <w:rFonts w:ascii="Arial" w:eastAsia="Times New Roman" w:hAnsi="Arial" w:cs="Arial"/>
                    <w:b/>
                    <w:bCs/>
                    <w:i/>
                    <w:iCs/>
                    <w:color w:val="000000"/>
                    <w:sz w:val="18"/>
                    <w:szCs w:val="18"/>
                  </w:rPr>
                </w:rPrChange>
              </w:rPr>
              <w:pPrChange w:id="5131" w:author="tedo gogoladze" w:date="2020-01-04T18:46:00Z">
                <w:pPr>
                  <w:spacing w:after="0"/>
                  <w:jc w:val="right"/>
                </w:pPr>
              </w:pPrChange>
            </w:pPr>
            <w:del w:id="5132" w:author="tedo gogoladze" w:date="2020-01-04T18:26:00Z">
              <w:r w:rsidRPr="004A4B49" w:rsidDel="00914E90">
                <w:rPr>
                  <w:rFonts w:ascii="Arial" w:eastAsia="Times New Roman" w:hAnsi="Arial" w:cs="Arial"/>
                  <w:b/>
                  <w:bCs/>
                  <w:i/>
                  <w:iCs/>
                  <w:color w:val="000000"/>
                  <w:sz w:val="18"/>
                  <w:szCs w:val="18"/>
                  <w:lang w:val="en-GB"/>
                  <w:rPrChange w:id="5133" w:author="Mario Ezequiel Scott" w:date="2019-12-29T19:14:00Z">
                    <w:rPr>
                      <w:rFonts w:ascii="Arial" w:eastAsia="Times New Roman" w:hAnsi="Arial" w:cs="Arial"/>
                      <w:b/>
                      <w:bCs/>
                      <w:i/>
                      <w:iCs/>
                      <w:color w:val="000000"/>
                      <w:sz w:val="18"/>
                      <w:szCs w:val="18"/>
                    </w:rPr>
                  </w:rPrChange>
                </w:rPr>
                <w:delText>rows</w:delText>
              </w:r>
            </w:del>
          </w:p>
        </w:tc>
        <w:tc>
          <w:tcPr>
            <w:tcW w:w="868" w:type="dxa"/>
            <w:tcBorders>
              <w:top w:val="nil"/>
              <w:left w:val="nil"/>
              <w:bottom w:val="single" w:sz="4" w:space="0" w:color="auto"/>
              <w:right w:val="single" w:sz="4" w:space="0" w:color="auto"/>
            </w:tcBorders>
            <w:shd w:val="clear" w:color="auto" w:fill="auto"/>
            <w:vAlign w:val="center"/>
            <w:hideMark/>
          </w:tcPr>
          <w:p w14:paraId="20FA916E" w14:textId="3951BFD8" w:rsidR="00A801CD" w:rsidRPr="004A4B49" w:rsidDel="00721785" w:rsidRDefault="00A801CD" w:rsidP="00721785">
            <w:pPr>
              <w:rPr>
                <w:del w:id="5134" w:author="tedo gogoladze" w:date="2020-01-04T18:46:00Z"/>
                <w:rFonts w:ascii="Arial" w:eastAsia="Times New Roman" w:hAnsi="Arial" w:cs="Arial"/>
                <w:color w:val="000000"/>
                <w:sz w:val="18"/>
                <w:szCs w:val="18"/>
                <w:lang w:val="en-GB"/>
                <w:rPrChange w:id="5135" w:author="Mario Ezequiel Scott" w:date="2019-12-29T19:14:00Z">
                  <w:rPr>
                    <w:del w:id="5136" w:author="tedo gogoladze" w:date="2020-01-04T18:46:00Z"/>
                    <w:rFonts w:ascii="Arial" w:eastAsia="Times New Roman" w:hAnsi="Arial" w:cs="Arial"/>
                    <w:color w:val="000000"/>
                    <w:sz w:val="18"/>
                    <w:szCs w:val="18"/>
                  </w:rPr>
                </w:rPrChange>
              </w:rPr>
              <w:pPrChange w:id="5137" w:author="tedo gogoladze" w:date="2020-01-04T18:46:00Z">
                <w:pPr>
                  <w:spacing w:after="0"/>
                  <w:jc w:val="right"/>
                </w:pPr>
              </w:pPrChange>
            </w:pPr>
            <w:del w:id="5138" w:author="tedo gogoladze" w:date="2020-01-04T18:46:00Z">
              <w:r w:rsidRPr="004A4B49" w:rsidDel="00721785">
                <w:rPr>
                  <w:rFonts w:ascii="Arial" w:eastAsia="Times New Roman" w:hAnsi="Arial" w:cs="Arial"/>
                  <w:color w:val="000000"/>
                  <w:sz w:val="18"/>
                  <w:szCs w:val="18"/>
                  <w:lang w:val="en-GB"/>
                  <w:rPrChange w:id="5139" w:author="Mario Ezequiel Scott" w:date="2019-12-29T19:14:00Z">
                    <w:rPr>
                      <w:rFonts w:ascii="Arial" w:eastAsia="Times New Roman" w:hAnsi="Arial" w:cs="Arial"/>
                      <w:color w:val="000000"/>
                      <w:sz w:val="18"/>
                      <w:szCs w:val="18"/>
                    </w:rPr>
                  </w:rPrChange>
                </w:rPr>
                <w:delText>807</w:delText>
              </w:r>
            </w:del>
          </w:p>
        </w:tc>
        <w:tc>
          <w:tcPr>
            <w:tcW w:w="807" w:type="dxa"/>
            <w:tcBorders>
              <w:top w:val="nil"/>
              <w:left w:val="nil"/>
              <w:bottom w:val="single" w:sz="4" w:space="0" w:color="auto"/>
              <w:right w:val="single" w:sz="4" w:space="0" w:color="auto"/>
            </w:tcBorders>
            <w:shd w:val="clear" w:color="auto" w:fill="auto"/>
            <w:vAlign w:val="center"/>
            <w:hideMark/>
          </w:tcPr>
          <w:p w14:paraId="47A9E2BB" w14:textId="09F45ACF" w:rsidR="00A801CD" w:rsidRPr="004A4B49" w:rsidDel="00721785" w:rsidRDefault="00A801CD" w:rsidP="00721785">
            <w:pPr>
              <w:rPr>
                <w:del w:id="5140" w:author="tedo gogoladze" w:date="2020-01-04T18:46:00Z"/>
                <w:rFonts w:ascii="Arial" w:eastAsia="Times New Roman" w:hAnsi="Arial" w:cs="Arial"/>
                <w:color w:val="000000"/>
                <w:sz w:val="18"/>
                <w:szCs w:val="18"/>
                <w:lang w:val="en-GB"/>
                <w:rPrChange w:id="5141" w:author="Mario Ezequiel Scott" w:date="2019-12-29T19:14:00Z">
                  <w:rPr>
                    <w:del w:id="5142" w:author="tedo gogoladze" w:date="2020-01-04T18:46:00Z"/>
                    <w:rFonts w:ascii="Arial" w:eastAsia="Times New Roman" w:hAnsi="Arial" w:cs="Arial"/>
                    <w:color w:val="000000"/>
                    <w:sz w:val="18"/>
                    <w:szCs w:val="18"/>
                  </w:rPr>
                </w:rPrChange>
              </w:rPr>
              <w:pPrChange w:id="5143" w:author="tedo gogoladze" w:date="2020-01-04T18:46:00Z">
                <w:pPr>
                  <w:spacing w:after="0"/>
                  <w:jc w:val="right"/>
                </w:pPr>
              </w:pPrChange>
            </w:pPr>
            <w:del w:id="5144" w:author="tedo gogoladze" w:date="2020-01-04T18:46:00Z">
              <w:r w:rsidRPr="004A4B49" w:rsidDel="00721785">
                <w:rPr>
                  <w:rFonts w:ascii="Arial" w:eastAsia="Times New Roman" w:hAnsi="Arial" w:cs="Arial"/>
                  <w:color w:val="000000"/>
                  <w:sz w:val="18"/>
                  <w:szCs w:val="18"/>
                  <w:lang w:val="en-GB"/>
                  <w:rPrChange w:id="5145" w:author="Mario Ezequiel Scott" w:date="2019-12-29T19:14:00Z">
                    <w:rPr>
                      <w:rFonts w:ascii="Arial" w:eastAsia="Times New Roman" w:hAnsi="Arial" w:cs="Arial"/>
                      <w:color w:val="000000"/>
                      <w:sz w:val="18"/>
                      <w:szCs w:val="18"/>
                    </w:rPr>
                  </w:rPrChange>
                </w:rPr>
                <w:delText>738</w:delText>
              </w:r>
            </w:del>
          </w:p>
        </w:tc>
        <w:tc>
          <w:tcPr>
            <w:tcW w:w="967" w:type="dxa"/>
            <w:tcBorders>
              <w:top w:val="nil"/>
              <w:left w:val="nil"/>
              <w:bottom w:val="single" w:sz="4" w:space="0" w:color="auto"/>
              <w:right w:val="single" w:sz="4" w:space="0" w:color="auto"/>
            </w:tcBorders>
            <w:shd w:val="clear" w:color="auto" w:fill="auto"/>
            <w:vAlign w:val="center"/>
            <w:hideMark/>
          </w:tcPr>
          <w:p w14:paraId="5B6BFB7F" w14:textId="57122496" w:rsidR="00A801CD" w:rsidRPr="004A4B49" w:rsidDel="00721785" w:rsidRDefault="00A801CD" w:rsidP="00721785">
            <w:pPr>
              <w:rPr>
                <w:del w:id="5146" w:author="tedo gogoladze" w:date="2020-01-04T18:46:00Z"/>
                <w:rFonts w:ascii="Arial" w:eastAsia="Times New Roman" w:hAnsi="Arial" w:cs="Arial"/>
                <w:color w:val="000000"/>
                <w:sz w:val="18"/>
                <w:szCs w:val="18"/>
                <w:lang w:val="en-GB"/>
                <w:rPrChange w:id="5147" w:author="Mario Ezequiel Scott" w:date="2019-12-29T19:14:00Z">
                  <w:rPr>
                    <w:del w:id="5148" w:author="tedo gogoladze" w:date="2020-01-04T18:46:00Z"/>
                    <w:rFonts w:ascii="Arial" w:eastAsia="Times New Roman" w:hAnsi="Arial" w:cs="Arial"/>
                    <w:color w:val="000000"/>
                    <w:sz w:val="18"/>
                    <w:szCs w:val="18"/>
                  </w:rPr>
                </w:rPrChange>
              </w:rPr>
              <w:pPrChange w:id="5149" w:author="tedo gogoladze" w:date="2020-01-04T18:46:00Z">
                <w:pPr>
                  <w:spacing w:after="0"/>
                  <w:jc w:val="right"/>
                </w:pPr>
              </w:pPrChange>
            </w:pPr>
            <w:del w:id="5150" w:author="tedo gogoladze" w:date="2020-01-04T18:46:00Z">
              <w:r w:rsidRPr="004A4B49" w:rsidDel="00721785">
                <w:rPr>
                  <w:rFonts w:ascii="Arial" w:eastAsia="Times New Roman" w:hAnsi="Arial" w:cs="Arial"/>
                  <w:color w:val="000000"/>
                  <w:sz w:val="18"/>
                  <w:szCs w:val="18"/>
                  <w:lang w:val="en-GB"/>
                  <w:rPrChange w:id="5151" w:author="Mario Ezequiel Scott" w:date="2019-12-29T19:14:00Z">
                    <w:rPr>
                      <w:rFonts w:ascii="Arial" w:eastAsia="Times New Roman" w:hAnsi="Arial" w:cs="Arial"/>
                      <w:color w:val="000000"/>
                      <w:sz w:val="18"/>
                      <w:szCs w:val="18"/>
                    </w:rPr>
                  </w:rPrChange>
                </w:rPr>
                <w:delText>675</w:delText>
              </w:r>
            </w:del>
          </w:p>
        </w:tc>
        <w:tc>
          <w:tcPr>
            <w:tcW w:w="836" w:type="dxa"/>
            <w:tcBorders>
              <w:top w:val="nil"/>
              <w:left w:val="nil"/>
              <w:bottom w:val="single" w:sz="4" w:space="0" w:color="auto"/>
              <w:right w:val="single" w:sz="4" w:space="0" w:color="auto"/>
            </w:tcBorders>
            <w:shd w:val="clear" w:color="auto" w:fill="auto"/>
            <w:vAlign w:val="center"/>
            <w:hideMark/>
          </w:tcPr>
          <w:p w14:paraId="589C0FA0" w14:textId="5202E484" w:rsidR="00A801CD" w:rsidRPr="004A4B49" w:rsidDel="00721785" w:rsidRDefault="00A801CD" w:rsidP="00721785">
            <w:pPr>
              <w:rPr>
                <w:del w:id="5152" w:author="tedo gogoladze" w:date="2020-01-04T18:46:00Z"/>
                <w:rFonts w:ascii="Arial" w:eastAsia="Times New Roman" w:hAnsi="Arial" w:cs="Arial"/>
                <w:color w:val="000000"/>
                <w:sz w:val="18"/>
                <w:szCs w:val="18"/>
                <w:lang w:val="en-GB"/>
                <w:rPrChange w:id="5153" w:author="Mario Ezequiel Scott" w:date="2019-12-29T19:14:00Z">
                  <w:rPr>
                    <w:del w:id="5154" w:author="tedo gogoladze" w:date="2020-01-04T18:46:00Z"/>
                    <w:rFonts w:ascii="Arial" w:eastAsia="Times New Roman" w:hAnsi="Arial" w:cs="Arial"/>
                    <w:color w:val="000000"/>
                    <w:sz w:val="18"/>
                    <w:szCs w:val="18"/>
                  </w:rPr>
                </w:rPrChange>
              </w:rPr>
              <w:pPrChange w:id="5155" w:author="tedo gogoladze" w:date="2020-01-04T18:46:00Z">
                <w:pPr>
                  <w:spacing w:after="0"/>
                  <w:jc w:val="right"/>
                </w:pPr>
              </w:pPrChange>
            </w:pPr>
            <w:del w:id="5156" w:author="tedo gogoladze" w:date="2020-01-04T18:46:00Z">
              <w:r w:rsidRPr="004A4B49" w:rsidDel="00721785">
                <w:rPr>
                  <w:rFonts w:ascii="Arial" w:eastAsia="Times New Roman" w:hAnsi="Arial" w:cs="Arial"/>
                  <w:color w:val="000000"/>
                  <w:sz w:val="18"/>
                  <w:szCs w:val="18"/>
                  <w:lang w:val="en-GB"/>
                  <w:rPrChange w:id="5157" w:author="Mario Ezequiel Scott" w:date="2019-12-29T19:14:00Z">
                    <w:rPr>
                      <w:rFonts w:ascii="Arial" w:eastAsia="Times New Roman" w:hAnsi="Arial" w:cs="Arial"/>
                      <w:color w:val="000000"/>
                      <w:sz w:val="18"/>
                      <w:szCs w:val="18"/>
                    </w:rPr>
                  </w:rPrChange>
                </w:rPr>
                <w:delText>665</w:delText>
              </w:r>
            </w:del>
          </w:p>
        </w:tc>
        <w:tc>
          <w:tcPr>
            <w:tcW w:w="900" w:type="dxa"/>
            <w:tcBorders>
              <w:top w:val="nil"/>
              <w:left w:val="nil"/>
              <w:bottom w:val="single" w:sz="4" w:space="0" w:color="auto"/>
              <w:right w:val="single" w:sz="4" w:space="0" w:color="auto"/>
            </w:tcBorders>
            <w:shd w:val="clear" w:color="auto" w:fill="auto"/>
            <w:vAlign w:val="center"/>
            <w:hideMark/>
          </w:tcPr>
          <w:p w14:paraId="76105AD1" w14:textId="73EE971A" w:rsidR="00A801CD" w:rsidRPr="004A4B49" w:rsidDel="00721785" w:rsidRDefault="00A801CD" w:rsidP="00721785">
            <w:pPr>
              <w:rPr>
                <w:del w:id="5158" w:author="tedo gogoladze" w:date="2020-01-04T18:46:00Z"/>
                <w:rFonts w:ascii="Arial" w:eastAsia="Times New Roman" w:hAnsi="Arial" w:cs="Arial"/>
                <w:color w:val="000000"/>
                <w:sz w:val="18"/>
                <w:szCs w:val="18"/>
                <w:lang w:val="en-GB"/>
                <w:rPrChange w:id="5159" w:author="Mario Ezequiel Scott" w:date="2019-12-29T19:14:00Z">
                  <w:rPr>
                    <w:del w:id="5160" w:author="tedo gogoladze" w:date="2020-01-04T18:46:00Z"/>
                    <w:rFonts w:ascii="Arial" w:eastAsia="Times New Roman" w:hAnsi="Arial" w:cs="Arial"/>
                    <w:color w:val="000000"/>
                    <w:sz w:val="18"/>
                    <w:szCs w:val="18"/>
                  </w:rPr>
                </w:rPrChange>
              </w:rPr>
              <w:pPrChange w:id="5161" w:author="tedo gogoladze" w:date="2020-01-04T18:46:00Z">
                <w:pPr>
                  <w:spacing w:after="0"/>
                  <w:jc w:val="right"/>
                </w:pPr>
              </w:pPrChange>
            </w:pPr>
            <w:del w:id="5162" w:author="tedo gogoladze" w:date="2020-01-04T18:46:00Z">
              <w:r w:rsidRPr="004A4B49" w:rsidDel="00721785">
                <w:rPr>
                  <w:rFonts w:ascii="Arial" w:eastAsia="Times New Roman" w:hAnsi="Arial" w:cs="Arial"/>
                  <w:color w:val="000000"/>
                  <w:sz w:val="18"/>
                  <w:szCs w:val="18"/>
                  <w:lang w:val="en-GB"/>
                  <w:rPrChange w:id="5163" w:author="Mario Ezequiel Scott" w:date="2019-12-29T19:14:00Z">
                    <w:rPr>
                      <w:rFonts w:ascii="Arial" w:eastAsia="Times New Roman" w:hAnsi="Arial" w:cs="Arial"/>
                      <w:color w:val="000000"/>
                      <w:sz w:val="18"/>
                      <w:szCs w:val="18"/>
                    </w:rPr>
                  </w:rPrChange>
                </w:rPr>
                <w:delText>379</w:delText>
              </w:r>
            </w:del>
          </w:p>
        </w:tc>
        <w:tc>
          <w:tcPr>
            <w:tcW w:w="827" w:type="dxa"/>
            <w:tcBorders>
              <w:top w:val="nil"/>
              <w:left w:val="nil"/>
              <w:bottom w:val="single" w:sz="4" w:space="0" w:color="auto"/>
              <w:right w:val="single" w:sz="4" w:space="0" w:color="auto"/>
            </w:tcBorders>
            <w:shd w:val="clear" w:color="auto" w:fill="auto"/>
            <w:vAlign w:val="center"/>
            <w:hideMark/>
          </w:tcPr>
          <w:p w14:paraId="6C790121" w14:textId="433F5E48" w:rsidR="00A801CD" w:rsidRPr="004A4B49" w:rsidDel="00721785" w:rsidRDefault="00A801CD" w:rsidP="00721785">
            <w:pPr>
              <w:rPr>
                <w:del w:id="5164" w:author="tedo gogoladze" w:date="2020-01-04T18:46:00Z"/>
                <w:rFonts w:ascii="Arial" w:eastAsia="Times New Roman" w:hAnsi="Arial" w:cs="Arial"/>
                <w:color w:val="000000"/>
                <w:sz w:val="18"/>
                <w:szCs w:val="18"/>
                <w:lang w:val="en-GB"/>
                <w:rPrChange w:id="5165" w:author="Mario Ezequiel Scott" w:date="2019-12-29T19:14:00Z">
                  <w:rPr>
                    <w:del w:id="5166" w:author="tedo gogoladze" w:date="2020-01-04T18:46:00Z"/>
                    <w:rFonts w:ascii="Arial" w:eastAsia="Times New Roman" w:hAnsi="Arial" w:cs="Arial"/>
                    <w:color w:val="000000"/>
                    <w:sz w:val="18"/>
                    <w:szCs w:val="18"/>
                  </w:rPr>
                </w:rPrChange>
              </w:rPr>
              <w:pPrChange w:id="5167" w:author="tedo gogoladze" w:date="2020-01-04T18:46:00Z">
                <w:pPr>
                  <w:spacing w:after="0"/>
                  <w:jc w:val="right"/>
                </w:pPr>
              </w:pPrChange>
            </w:pPr>
            <w:del w:id="5168" w:author="tedo gogoladze" w:date="2020-01-04T18:46:00Z">
              <w:r w:rsidRPr="004A4B49" w:rsidDel="00721785">
                <w:rPr>
                  <w:rFonts w:ascii="Arial" w:eastAsia="Times New Roman" w:hAnsi="Arial" w:cs="Arial"/>
                  <w:color w:val="000000"/>
                  <w:sz w:val="18"/>
                  <w:szCs w:val="18"/>
                  <w:lang w:val="en-GB"/>
                  <w:rPrChange w:id="5169" w:author="Mario Ezequiel Scott" w:date="2019-12-29T19:14:00Z">
                    <w:rPr>
                      <w:rFonts w:ascii="Arial" w:eastAsia="Times New Roman" w:hAnsi="Arial" w:cs="Arial"/>
                      <w:color w:val="000000"/>
                      <w:sz w:val="18"/>
                      <w:szCs w:val="18"/>
                    </w:rPr>
                  </w:rPrChange>
                </w:rPr>
                <w:delText>233</w:delText>
              </w:r>
            </w:del>
          </w:p>
        </w:tc>
        <w:tc>
          <w:tcPr>
            <w:tcW w:w="967" w:type="dxa"/>
            <w:tcBorders>
              <w:top w:val="nil"/>
              <w:left w:val="nil"/>
              <w:bottom w:val="single" w:sz="4" w:space="0" w:color="auto"/>
              <w:right w:val="single" w:sz="4" w:space="0" w:color="auto"/>
            </w:tcBorders>
            <w:shd w:val="clear" w:color="auto" w:fill="auto"/>
            <w:vAlign w:val="center"/>
            <w:hideMark/>
          </w:tcPr>
          <w:p w14:paraId="792D3CE8" w14:textId="2B9AF363" w:rsidR="00A801CD" w:rsidRPr="004A4B49" w:rsidDel="00721785" w:rsidRDefault="00A801CD" w:rsidP="00721785">
            <w:pPr>
              <w:rPr>
                <w:del w:id="5170" w:author="tedo gogoladze" w:date="2020-01-04T18:46:00Z"/>
                <w:rFonts w:ascii="Arial" w:eastAsia="Times New Roman" w:hAnsi="Arial" w:cs="Arial"/>
                <w:color w:val="000000"/>
                <w:sz w:val="18"/>
                <w:szCs w:val="18"/>
                <w:lang w:val="en-GB"/>
                <w:rPrChange w:id="5171" w:author="Mario Ezequiel Scott" w:date="2019-12-29T19:14:00Z">
                  <w:rPr>
                    <w:del w:id="5172" w:author="tedo gogoladze" w:date="2020-01-04T18:46:00Z"/>
                    <w:rFonts w:ascii="Arial" w:eastAsia="Times New Roman" w:hAnsi="Arial" w:cs="Arial"/>
                    <w:color w:val="000000"/>
                    <w:sz w:val="18"/>
                    <w:szCs w:val="18"/>
                  </w:rPr>
                </w:rPrChange>
              </w:rPr>
              <w:pPrChange w:id="5173" w:author="tedo gogoladze" w:date="2020-01-04T18:46:00Z">
                <w:pPr>
                  <w:spacing w:after="0"/>
                  <w:jc w:val="right"/>
                </w:pPr>
              </w:pPrChange>
            </w:pPr>
            <w:del w:id="5174" w:author="tedo gogoladze" w:date="2020-01-04T18:46:00Z">
              <w:r w:rsidRPr="004A4B49" w:rsidDel="00721785">
                <w:rPr>
                  <w:rFonts w:ascii="Arial" w:eastAsia="Times New Roman" w:hAnsi="Arial" w:cs="Arial"/>
                  <w:color w:val="000000"/>
                  <w:sz w:val="18"/>
                  <w:szCs w:val="18"/>
                  <w:lang w:val="en-GB"/>
                  <w:rPrChange w:id="5175" w:author="Mario Ezequiel Scott" w:date="2019-12-29T19:14:00Z">
                    <w:rPr>
                      <w:rFonts w:ascii="Arial" w:eastAsia="Times New Roman" w:hAnsi="Arial" w:cs="Arial"/>
                      <w:color w:val="000000"/>
                      <w:sz w:val="18"/>
                      <w:szCs w:val="18"/>
                    </w:rPr>
                  </w:rPrChange>
                </w:rPr>
                <w:delText>100</w:delText>
              </w:r>
            </w:del>
          </w:p>
        </w:tc>
        <w:tc>
          <w:tcPr>
            <w:tcW w:w="907" w:type="dxa"/>
            <w:tcBorders>
              <w:top w:val="nil"/>
              <w:left w:val="nil"/>
              <w:bottom w:val="single" w:sz="4" w:space="0" w:color="auto"/>
              <w:right w:val="single" w:sz="4" w:space="0" w:color="auto"/>
            </w:tcBorders>
            <w:shd w:val="clear" w:color="auto" w:fill="auto"/>
            <w:vAlign w:val="center"/>
            <w:hideMark/>
          </w:tcPr>
          <w:p w14:paraId="57867C1A" w14:textId="7F7D8BEB" w:rsidR="00A801CD" w:rsidRPr="004A4B49" w:rsidDel="00721785" w:rsidRDefault="00A801CD" w:rsidP="00721785">
            <w:pPr>
              <w:rPr>
                <w:del w:id="5176" w:author="tedo gogoladze" w:date="2020-01-04T18:46:00Z"/>
                <w:rFonts w:ascii="Arial" w:eastAsia="Times New Roman" w:hAnsi="Arial" w:cs="Arial"/>
                <w:color w:val="000000"/>
                <w:sz w:val="18"/>
                <w:szCs w:val="18"/>
                <w:lang w:val="en-GB"/>
                <w:rPrChange w:id="5177" w:author="Mario Ezequiel Scott" w:date="2019-12-29T19:14:00Z">
                  <w:rPr>
                    <w:del w:id="5178" w:author="tedo gogoladze" w:date="2020-01-04T18:46:00Z"/>
                    <w:rFonts w:ascii="Arial" w:eastAsia="Times New Roman" w:hAnsi="Arial" w:cs="Arial"/>
                    <w:color w:val="000000"/>
                    <w:sz w:val="18"/>
                    <w:szCs w:val="18"/>
                  </w:rPr>
                </w:rPrChange>
              </w:rPr>
              <w:pPrChange w:id="5179" w:author="tedo gogoladze" w:date="2020-01-04T18:46:00Z">
                <w:pPr>
                  <w:spacing w:after="0"/>
                  <w:jc w:val="right"/>
                </w:pPr>
              </w:pPrChange>
            </w:pPr>
            <w:del w:id="5180" w:author="tedo gogoladze" w:date="2020-01-04T18:46:00Z">
              <w:r w:rsidRPr="004A4B49" w:rsidDel="00721785">
                <w:rPr>
                  <w:rFonts w:ascii="Arial" w:eastAsia="Times New Roman" w:hAnsi="Arial" w:cs="Arial"/>
                  <w:color w:val="000000"/>
                  <w:sz w:val="18"/>
                  <w:szCs w:val="18"/>
                  <w:lang w:val="en-GB"/>
                  <w:rPrChange w:id="5181" w:author="Mario Ezequiel Scott" w:date="2019-12-29T19:14:00Z">
                    <w:rPr>
                      <w:rFonts w:ascii="Arial" w:eastAsia="Times New Roman" w:hAnsi="Arial" w:cs="Arial"/>
                      <w:color w:val="000000"/>
                      <w:sz w:val="18"/>
                      <w:szCs w:val="18"/>
                    </w:rPr>
                  </w:rPrChange>
                </w:rPr>
                <w:delText>67</w:delText>
              </w:r>
            </w:del>
          </w:p>
        </w:tc>
        <w:tc>
          <w:tcPr>
            <w:tcW w:w="1027" w:type="dxa"/>
            <w:tcBorders>
              <w:top w:val="nil"/>
              <w:left w:val="nil"/>
              <w:bottom w:val="single" w:sz="4" w:space="0" w:color="auto"/>
              <w:right w:val="single" w:sz="4" w:space="0" w:color="auto"/>
            </w:tcBorders>
            <w:shd w:val="clear" w:color="auto" w:fill="auto"/>
            <w:vAlign w:val="center"/>
            <w:hideMark/>
          </w:tcPr>
          <w:p w14:paraId="5D53D9F8" w14:textId="211C017F" w:rsidR="00A801CD" w:rsidRPr="004A4B49" w:rsidDel="00721785" w:rsidRDefault="00A801CD" w:rsidP="00721785">
            <w:pPr>
              <w:rPr>
                <w:del w:id="5182" w:author="tedo gogoladze" w:date="2020-01-04T18:46:00Z"/>
                <w:rFonts w:ascii="Arial" w:eastAsia="Times New Roman" w:hAnsi="Arial" w:cs="Arial"/>
                <w:color w:val="000000"/>
                <w:sz w:val="18"/>
                <w:szCs w:val="18"/>
                <w:lang w:val="en-GB"/>
                <w:rPrChange w:id="5183" w:author="Mario Ezequiel Scott" w:date="2019-12-29T19:14:00Z">
                  <w:rPr>
                    <w:del w:id="5184" w:author="tedo gogoladze" w:date="2020-01-04T18:46:00Z"/>
                    <w:rFonts w:ascii="Arial" w:eastAsia="Times New Roman" w:hAnsi="Arial" w:cs="Arial"/>
                    <w:color w:val="000000"/>
                    <w:sz w:val="18"/>
                    <w:szCs w:val="18"/>
                  </w:rPr>
                </w:rPrChange>
              </w:rPr>
              <w:pPrChange w:id="5185" w:author="tedo gogoladze" w:date="2020-01-04T18:46:00Z">
                <w:pPr>
                  <w:spacing w:after="0"/>
                  <w:jc w:val="right"/>
                </w:pPr>
              </w:pPrChange>
            </w:pPr>
            <w:del w:id="5186" w:author="tedo gogoladze" w:date="2020-01-04T18:46:00Z">
              <w:r w:rsidRPr="004A4B49" w:rsidDel="00721785">
                <w:rPr>
                  <w:rFonts w:ascii="Arial" w:eastAsia="Times New Roman" w:hAnsi="Arial" w:cs="Arial"/>
                  <w:color w:val="000000"/>
                  <w:sz w:val="18"/>
                  <w:szCs w:val="18"/>
                  <w:lang w:val="en-GB"/>
                  <w:rPrChange w:id="5187" w:author="Mario Ezequiel Scott" w:date="2019-12-29T19:14:00Z">
                    <w:rPr>
                      <w:rFonts w:ascii="Arial" w:eastAsia="Times New Roman" w:hAnsi="Arial" w:cs="Arial"/>
                      <w:color w:val="000000"/>
                      <w:sz w:val="18"/>
                      <w:szCs w:val="18"/>
                    </w:rPr>
                  </w:rPrChange>
                </w:rPr>
                <w:delText>41</w:delText>
              </w:r>
            </w:del>
          </w:p>
        </w:tc>
        <w:tc>
          <w:tcPr>
            <w:tcW w:w="952" w:type="dxa"/>
            <w:tcBorders>
              <w:top w:val="nil"/>
              <w:left w:val="nil"/>
              <w:bottom w:val="single" w:sz="4" w:space="0" w:color="auto"/>
              <w:right w:val="single" w:sz="4" w:space="0" w:color="auto"/>
            </w:tcBorders>
            <w:shd w:val="clear" w:color="auto" w:fill="auto"/>
            <w:vAlign w:val="center"/>
            <w:hideMark/>
          </w:tcPr>
          <w:p w14:paraId="74DDE7D7" w14:textId="1A8AFE25" w:rsidR="00A801CD" w:rsidRPr="004A4B49" w:rsidDel="00721785" w:rsidRDefault="00A801CD" w:rsidP="00721785">
            <w:pPr>
              <w:rPr>
                <w:del w:id="5188" w:author="tedo gogoladze" w:date="2020-01-04T18:46:00Z"/>
                <w:rFonts w:ascii="Arial" w:eastAsia="Times New Roman" w:hAnsi="Arial" w:cs="Arial"/>
                <w:color w:val="000000"/>
                <w:sz w:val="18"/>
                <w:szCs w:val="18"/>
                <w:lang w:val="en-GB"/>
                <w:rPrChange w:id="5189" w:author="Mario Ezequiel Scott" w:date="2019-12-29T19:14:00Z">
                  <w:rPr>
                    <w:del w:id="5190" w:author="tedo gogoladze" w:date="2020-01-04T18:46:00Z"/>
                    <w:rFonts w:ascii="Arial" w:eastAsia="Times New Roman" w:hAnsi="Arial" w:cs="Arial"/>
                    <w:color w:val="000000"/>
                    <w:sz w:val="18"/>
                    <w:szCs w:val="18"/>
                  </w:rPr>
                </w:rPrChange>
              </w:rPr>
              <w:pPrChange w:id="5191" w:author="tedo gogoladze" w:date="2020-01-04T18:46:00Z">
                <w:pPr>
                  <w:spacing w:after="0"/>
                  <w:jc w:val="right"/>
                </w:pPr>
              </w:pPrChange>
            </w:pPr>
            <w:del w:id="5192" w:author="tedo gogoladze" w:date="2020-01-04T18:46:00Z">
              <w:r w:rsidRPr="004A4B49" w:rsidDel="00721785">
                <w:rPr>
                  <w:rFonts w:ascii="Arial" w:eastAsia="Times New Roman" w:hAnsi="Arial" w:cs="Arial"/>
                  <w:color w:val="000000"/>
                  <w:sz w:val="18"/>
                  <w:szCs w:val="18"/>
                  <w:lang w:val="en-GB"/>
                  <w:rPrChange w:id="5193" w:author="Mario Ezequiel Scott" w:date="2019-12-29T19:14:00Z">
                    <w:rPr>
                      <w:rFonts w:ascii="Arial" w:eastAsia="Times New Roman" w:hAnsi="Arial" w:cs="Arial"/>
                      <w:color w:val="000000"/>
                      <w:sz w:val="18"/>
                      <w:szCs w:val="18"/>
                    </w:rPr>
                  </w:rPrChange>
                </w:rPr>
                <w:delText>27</w:delText>
              </w:r>
            </w:del>
          </w:p>
        </w:tc>
      </w:tr>
      <w:tr w:rsidR="00A801CD" w:rsidRPr="004A4B49" w:rsidDel="00721785" w14:paraId="0699FFE0" w14:textId="612D6853" w:rsidTr="00794694">
        <w:trPr>
          <w:trHeight w:val="300"/>
          <w:del w:id="5194" w:author="tedo gogoladze" w:date="2020-01-04T18:46:00Z"/>
        </w:trPr>
        <w:tc>
          <w:tcPr>
            <w:tcW w:w="747" w:type="dxa"/>
            <w:tcBorders>
              <w:top w:val="nil"/>
              <w:left w:val="nil"/>
              <w:bottom w:val="nil"/>
              <w:right w:val="nil"/>
            </w:tcBorders>
            <w:shd w:val="clear" w:color="auto" w:fill="auto"/>
            <w:noWrap/>
            <w:vAlign w:val="bottom"/>
            <w:hideMark/>
          </w:tcPr>
          <w:p w14:paraId="1F39A3D8" w14:textId="1C97DDF3" w:rsidR="00A801CD" w:rsidRPr="004A4B49" w:rsidDel="00721785" w:rsidRDefault="00A801CD" w:rsidP="00721785">
            <w:pPr>
              <w:rPr>
                <w:del w:id="5195" w:author="tedo gogoladze" w:date="2020-01-04T18:46:00Z"/>
                <w:rFonts w:ascii="Arial" w:eastAsia="Times New Roman" w:hAnsi="Arial" w:cs="Arial"/>
                <w:color w:val="000000"/>
                <w:sz w:val="18"/>
                <w:szCs w:val="18"/>
                <w:lang w:val="en-GB"/>
                <w:rPrChange w:id="5196" w:author="Mario Ezequiel Scott" w:date="2019-12-29T19:14:00Z">
                  <w:rPr>
                    <w:del w:id="5197" w:author="tedo gogoladze" w:date="2020-01-04T18:46:00Z"/>
                    <w:rFonts w:ascii="Arial" w:eastAsia="Times New Roman" w:hAnsi="Arial" w:cs="Arial"/>
                    <w:color w:val="000000"/>
                    <w:sz w:val="18"/>
                    <w:szCs w:val="18"/>
                  </w:rPr>
                </w:rPrChange>
              </w:rPr>
              <w:pPrChange w:id="5198" w:author="tedo gogoladze" w:date="2020-01-04T18:46:00Z">
                <w:pPr>
                  <w:spacing w:after="0"/>
                  <w:jc w:val="right"/>
                </w:pPr>
              </w:pPrChange>
            </w:pPr>
          </w:p>
        </w:tc>
        <w:tc>
          <w:tcPr>
            <w:tcW w:w="868" w:type="dxa"/>
            <w:tcBorders>
              <w:top w:val="nil"/>
              <w:left w:val="nil"/>
              <w:bottom w:val="nil"/>
              <w:right w:val="nil"/>
            </w:tcBorders>
            <w:shd w:val="clear" w:color="auto" w:fill="auto"/>
            <w:noWrap/>
            <w:vAlign w:val="bottom"/>
            <w:hideMark/>
          </w:tcPr>
          <w:p w14:paraId="014F687F" w14:textId="092A8328" w:rsidR="00A801CD" w:rsidRPr="004A4B49" w:rsidDel="00721785" w:rsidRDefault="00A801CD" w:rsidP="00721785">
            <w:pPr>
              <w:rPr>
                <w:del w:id="5199" w:author="tedo gogoladze" w:date="2020-01-04T18:46:00Z"/>
                <w:rFonts w:eastAsia="Times New Roman" w:cs="Times New Roman"/>
                <w:sz w:val="20"/>
                <w:szCs w:val="20"/>
                <w:lang w:val="en-GB"/>
                <w:rPrChange w:id="5200" w:author="Mario Ezequiel Scott" w:date="2019-12-29T19:14:00Z">
                  <w:rPr>
                    <w:del w:id="5201" w:author="tedo gogoladze" w:date="2020-01-04T18:46:00Z"/>
                    <w:rFonts w:eastAsia="Times New Roman" w:cs="Times New Roman"/>
                    <w:sz w:val="20"/>
                    <w:szCs w:val="20"/>
                  </w:rPr>
                </w:rPrChange>
              </w:rPr>
              <w:pPrChange w:id="5202" w:author="tedo gogoladze" w:date="2020-01-04T18:46:00Z">
                <w:pPr>
                  <w:spacing w:after="0"/>
                </w:pPr>
              </w:pPrChange>
            </w:pPr>
          </w:p>
        </w:tc>
        <w:tc>
          <w:tcPr>
            <w:tcW w:w="807" w:type="dxa"/>
            <w:tcBorders>
              <w:top w:val="nil"/>
              <w:left w:val="nil"/>
              <w:bottom w:val="nil"/>
              <w:right w:val="nil"/>
            </w:tcBorders>
            <w:shd w:val="clear" w:color="auto" w:fill="auto"/>
            <w:noWrap/>
            <w:vAlign w:val="bottom"/>
            <w:hideMark/>
          </w:tcPr>
          <w:p w14:paraId="5E6874C6" w14:textId="3EF63AC5" w:rsidR="00A801CD" w:rsidRPr="004A4B49" w:rsidDel="00721785" w:rsidRDefault="00A801CD" w:rsidP="00721785">
            <w:pPr>
              <w:rPr>
                <w:del w:id="5203" w:author="tedo gogoladze" w:date="2020-01-04T18:46:00Z"/>
                <w:rFonts w:eastAsia="Times New Roman" w:cs="Times New Roman"/>
                <w:sz w:val="20"/>
                <w:szCs w:val="20"/>
                <w:lang w:val="en-GB"/>
                <w:rPrChange w:id="5204" w:author="Mario Ezequiel Scott" w:date="2019-12-29T19:14:00Z">
                  <w:rPr>
                    <w:del w:id="5205" w:author="tedo gogoladze" w:date="2020-01-04T18:46:00Z"/>
                    <w:rFonts w:eastAsia="Times New Roman" w:cs="Times New Roman"/>
                    <w:sz w:val="20"/>
                    <w:szCs w:val="20"/>
                  </w:rPr>
                </w:rPrChange>
              </w:rPr>
              <w:pPrChange w:id="5206" w:author="tedo gogoladze" w:date="2020-01-04T18:46:00Z">
                <w:pPr>
                  <w:spacing w:after="0"/>
                </w:pPr>
              </w:pPrChange>
            </w:pPr>
          </w:p>
        </w:tc>
        <w:tc>
          <w:tcPr>
            <w:tcW w:w="967" w:type="dxa"/>
            <w:tcBorders>
              <w:top w:val="nil"/>
              <w:left w:val="nil"/>
              <w:bottom w:val="nil"/>
              <w:right w:val="nil"/>
            </w:tcBorders>
            <w:shd w:val="clear" w:color="auto" w:fill="auto"/>
            <w:noWrap/>
            <w:vAlign w:val="bottom"/>
            <w:hideMark/>
          </w:tcPr>
          <w:p w14:paraId="6854C950" w14:textId="07397BF9" w:rsidR="00A801CD" w:rsidRPr="004A4B49" w:rsidDel="00721785" w:rsidRDefault="00A801CD" w:rsidP="00721785">
            <w:pPr>
              <w:rPr>
                <w:del w:id="5207" w:author="tedo gogoladze" w:date="2020-01-04T18:46:00Z"/>
                <w:rFonts w:eastAsia="Times New Roman" w:cs="Times New Roman"/>
                <w:sz w:val="20"/>
                <w:szCs w:val="20"/>
                <w:lang w:val="en-GB"/>
                <w:rPrChange w:id="5208" w:author="Mario Ezequiel Scott" w:date="2019-12-29T19:14:00Z">
                  <w:rPr>
                    <w:del w:id="5209" w:author="tedo gogoladze" w:date="2020-01-04T18:46:00Z"/>
                    <w:rFonts w:eastAsia="Times New Roman" w:cs="Times New Roman"/>
                    <w:sz w:val="20"/>
                    <w:szCs w:val="20"/>
                  </w:rPr>
                </w:rPrChange>
              </w:rPr>
              <w:pPrChange w:id="5210" w:author="tedo gogoladze" w:date="2020-01-04T18:46:00Z">
                <w:pPr>
                  <w:spacing w:after="0"/>
                </w:pPr>
              </w:pPrChange>
            </w:pPr>
          </w:p>
        </w:tc>
        <w:tc>
          <w:tcPr>
            <w:tcW w:w="836" w:type="dxa"/>
            <w:tcBorders>
              <w:top w:val="nil"/>
              <w:left w:val="nil"/>
              <w:bottom w:val="nil"/>
              <w:right w:val="nil"/>
            </w:tcBorders>
            <w:shd w:val="clear" w:color="auto" w:fill="auto"/>
            <w:noWrap/>
            <w:vAlign w:val="bottom"/>
            <w:hideMark/>
          </w:tcPr>
          <w:p w14:paraId="17BBF142" w14:textId="4355C238" w:rsidR="00A801CD" w:rsidRPr="004A4B49" w:rsidDel="00721785" w:rsidRDefault="00A801CD" w:rsidP="00721785">
            <w:pPr>
              <w:rPr>
                <w:del w:id="5211" w:author="tedo gogoladze" w:date="2020-01-04T18:46:00Z"/>
                <w:rFonts w:eastAsia="Times New Roman" w:cs="Times New Roman"/>
                <w:sz w:val="20"/>
                <w:szCs w:val="20"/>
                <w:lang w:val="en-GB"/>
                <w:rPrChange w:id="5212" w:author="Mario Ezequiel Scott" w:date="2019-12-29T19:14:00Z">
                  <w:rPr>
                    <w:del w:id="5213" w:author="tedo gogoladze" w:date="2020-01-04T18:46:00Z"/>
                    <w:rFonts w:eastAsia="Times New Roman" w:cs="Times New Roman"/>
                    <w:sz w:val="20"/>
                    <w:szCs w:val="20"/>
                  </w:rPr>
                </w:rPrChange>
              </w:rPr>
              <w:pPrChange w:id="5214" w:author="tedo gogoladze" w:date="2020-01-04T18:46:00Z">
                <w:pPr>
                  <w:spacing w:after="0"/>
                </w:pPr>
              </w:pPrChange>
            </w:pPr>
          </w:p>
        </w:tc>
        <w:tc>
          <w:tcPr>
            <w:tcW w:w="900" w:type="dxa"/>
            <w:tcBorders>
              <w:top w:val="nil"/>
              <w:left w:val="nil"/>
              <w:bottom w:val="nil"/>
              <w:right w:val="nil"/>
            </w:tcBorders>
            <w:shd w:val="clear" w:color="auto" w:fill="auto"/>
            <w:noWrap/>
            <w:vAlign w:val="bottom"/>
            <w:hideMark/>
          </w:tcPr>
          <w:p w14:paraId="202339BC" w14:textId="4C08B21D" w:rsidR="00A801CD" w:rsidRPr="004A4B49" w:rsidDel="00721785" w:rsidRDefault="00A801CD" w:rsidP="00721785">
            <w:pPr>
              <w:rPr>
                <w:del w:id="5215" w:author="tedo gogoladze" w:date="2020-01-04T18:46:00Z"/>
                <w:rFonts w:eastAsia="Times New Roman" w:cs="Times New Roman"/>
                <w:sz w:val="20"/>
                <w:szCs w:val="20"/>
                <w:lang w:val="en-GB"/>
                <w:rPrChange w:id="5216" w:author="Mario Ezequiel Scott" w:date="2019-12-29T19:14:00Z">
                  <w:rPr>
                    <w:del w:id="5217" w:author="tedo gogoladze" w:date="2020-01-04T18:46:00Z"/>
                    <w:rFonts w:eastAsia="Times New Roman" w:cs="Times New Roman"/>
                    <w:sz w:val="20"/>
                    <w:szCs w:val="20"/>
                  </w:rPr>
                </w:rPrChange>
              </w:rPr>
              <w:pPrChange w:id="5218" w:author="tedo gogoladze" w:date="2020-01-04T18:46:00Z">
                <w:pPr>
                  <w:spacing w:after="0"/>
                </w:pPr>
              </w:pPrChange>
            </w:pPr>
          </w:p>
        </w:tc>
        <w:tc>
          <w:tcPr>
            <w:tcW w:w="827" w:type="dxa"/>
            <w:tcBorders>
              <w:top w:val="nil"/>
              <w:left w:val="nil"/>
              <w:bottom w:val="nil"/>
              <w:right w:val="nil"/>
            </w:tcBorders>
            <w:shd w:val="clear" w:color="auto" w:fill="auto"/>
            <w:noWrap/>
            <w:vAlign w:val="bottom"/>
            <w:hideMark/>
          </w:tcPr>
          <w:p w14:paraId="026AA317" w14:textId="04A5DF3A" w:rsidR="00A801CD" w:rsidRPr="004A4B49" w:rsidDel="00721785" w:rsidRDefault="00A801CD" w:rsidP="00721785">
            <w:pPr>
              <w:rPr>
                <w:del w:id="5219" w:author="tedo gogoladze" w:date="2020-01-04T18:46:00Z"/>
                <w:rFonts w:eastAsia="Times New Roman" w:cs="Times New Roman"/>
                <w:sz w:val="20"/>
                <w:szCs w:val="20"/>
                <w:lang w:val="en-GB"/>
                <w:rPrChange w:id="5220" w:author="Mario Ezequiel Scott" w:date="2019-12-29T19:14:00Z">
                  <w:rPr>
                    <w:del w:id="5221" w:author="tedo gogoladze" w:date="2020-01-04T18:46:00Z"/>
                    <w:rFonts w:eastAsia="Times New Roman" w:cs="Times New Roman"/>
                    <w:sz w:val="20"/>
                    <w:szCs w:val="20"/>
                  </w:rPr>
                </w:rPrChange>
              </w:rPr>
              <w:pPrChange w:id="5222" w:author="tedo gogoladze" w:date="2020-01-04T18:46:00Z">
                <w:pPr>
                  <w:spacing w:after="0"/>
                </w:pPr>
              </w:pPrChange>
            </w:pPr>
          </w:p>
        </w:tc>
        <w:tc>
          <w:tcPr>
            <w:tcW w:w="967" w:type="dxa"/>
            <w:tcBorders>
              <w:top w:val="nil"/>
              <w:left w:val="nil"/>
              <w:bottom w:val="nil"/>
              <w:right w:val="nil"/>
            </w:tcBorders>
            <w:shd w:val="clear" w:color="auto" w:fill="auto"/>
            <w:noWrap/>
            <w:vAlign w:val="bottom"/>
            <w:hideMark/>
          </w:tcPr>
          <w:p w14:paraId="4FFF48E6" w14:textId="6A715BA1" w:rsidR="00A801CD" w:rsidRPr="004A4B49" w:rsidDel="00721785" w:rsidRDefault="00A801CD" w:rsidP="00721785">
            <w:pPr>
              <w:rPr>
                <w:del w:id="5223" w:author="tedo gogoladze" w:date="2020-01-04T18:46:00Z"/>
                <w:rFonts w:eastAsia="Times New Roman" w:cs="Times New Roman"/>
                <w:sz w:val="20"/>
                <w:szCs w:val="20"/>
                <w:lang w:val="en-GB"/>
                <w:rPrChange w:id="5224" w:author="Mario Ezequiel Scott" w:date="2019-12-29T19:14:00Z">
                  <w:rPr>
                    <w:del w:id="5225" w:author="tedo gogoladze" w:date="2020-01-04T18:46:00Z"/>
                    <w:rFonts w:eastAsia="Times New Roman" w:cs="Times New Roman"/>
                    <w:sz w:val="20"/>
                    <w:szCs w:val="20"/>
                  </w:rPr>
                </w:rPrChange>
              </w:rPr>
              <w:pPrChange w:id="5226" w:author="tedo gogoladze" w:date="2020-01-04T18:46:00Z">
                <w:pPr>
                  <w:spacing w:after="0"/>
                </w:pPr>
              </w:pPrChange>
            </w:pPr>
          </w:p>
        </w:tc>
        <w:tc>
          <w:tcPr>
            <w:tcW w:w="907" w:type="dxa"/>
            <w:tcBorders>
              <w:top w:val="nil"/>
              <w:left w:val="nil"/>
              <w:bottom w:val="nil"/>
              <w:right w:val="nil"/>
            </w:tcBorders>
            <w:shd w:val="clear" w:color="auto" w:fill="auto"/>
            <w:noWrap/>
            <w:vAlign w:val="bottom"/>
            <w:hideMark/>
          </w:tcPr>
          <w:p w14:paraId="0F9C8B75" w14:textId="19D52C19" w:rsidR="00A801CD" w:rsidRPr="004A4B49" w:rsidDel="00721785" w:rsidRDefault="00A801CD" w:rsidP="00721785">
            <w:pPr>
              <w:rPr>
                <w:del w:id="5227" w:author="tedo gogoladze" w:date="2020-01-04T18:46:00Z"/>
                <w:rFonts w:eastAsia="Times New Roman" w:cs="Times New Roman"/>
                <w:sz w:val="20"/>
                <w:szCs w:val="20"/>
                <w:lang w:val="en-GB"/>
                <w:rPrChange w:id="5228" w:author="Mario Ezequiel Scott" w:date="2019-12-29T19:14:00Z">
                  <w:rPr>
                    <w:del w:id="5229" w:author="tedo gogoladze" w:date="2020-01-04T18:46:00Z"/>
                    <w:rFonts w:eastAsia="Times New Roman" w:cs="Times New Roman"/>
                    <w:sz w:val="20"/>
                    <w:szCs w:val="20"/>
                  </w:rPr>
                </w:rPrChange>
              </w:rPr>
              <w:pPrChange w:id="5230" w:author="tedo gogoladze" w:date="2020-01-04T18:46:00Z">
                <w:pPr>
                  <w:spacing w:after="0"/>
                </w:pPr>
              </w:pPrChange>
            </w:pPr>
          </w:p>
        </w:tc>
        <w:tc>
          <w:tcPr>
            <w:tcW w:w="1027" w:type="dxa"/>
            <w:tcBorders>
              <w:top w:val="nil"/>
              <w:left w:val="nil"/>
              <w:bottom w:val="nil"/>
              <w:right w:val="nil"/>
            </w:tcBorders>
            <w:shd w:val="clear" w:color="auto" w:fill="auto"/>
            <w:noWrap/>
            <w:vAlign w:val="bottom"/>
            <w:hideMark/>
          </w:tcPr>
          <w:p w14:paraId="039EC134" w14:textId="2209712F" w:rsidR="00A801CD" w:rsidRPr="004A4B49" w:rsidDel="00721785" w:rsidRDefault="00A801CD" w:rsidP="00721785">
            <w:pPr>
              <w:rPr>
                <w:del w:id="5231" w:author="tedo gogoladze" w:date="2020-01-04T18:46:00Z"/>
                <w:rFonts w:eastAsia="Times New Roman" w:cs="Times New Roman"/>
                <w:sz w:val="20"/>
                <w:szCs w:val="20"/>
                <w:lang w:val="en-GB"/>
                <w:rPrChange w:id="5232" w:author="Mario Ezequiel Scott" w:date="2019-12-29T19:14:00Z">
                  <w:rPr>
                    <w:del w:id="5233" w:author="tedo gogoladze" w:date="2020-01-04T18:46:00Z"/>
                    <w:rFonts w:eastAsia="Times New Roman" w:cs="Times New Roman"/>
                    <w:sz w:val="20"/>
                    <w:szCs w:val="20"/>
                  </w:rPr>
                </w:rPrChange>
              </w:rPr>
              <w:pPrChange w:id="5234" w:author="tedo gogoladze" w:date="2020-01-04T18:46:00Z">
                <w:pPr>
                  <w:spacing w:after="0"/>
                </w:pPr>
              </w:pPrChange>
            </w:pPr>
          </w:p>
        </w:tc>
        <w:tc>
          <w:tcPr>
            <w:tcW w:w="952" w:type="dxa"/>
            <w:tcBorders>
              <w:top w:val="nil"/>
              <w:left w:val="nil"/>
              <w:bottom w:val="nil"/>
              <w:right w:val="nil"/>
            </w:tcBorders>
            <w:shd w:val="clear" w:color="auto" w:fill="auto"/>
            <w:noWrap/>
            <w:vAlign w:val="bottom"/>
            <w:hideMark/>
          </w:tcPr>
          <w:p w14:paraId="7C66961E" w14:textId="5F47D118" w:rsidR="00A801CD" w:rsidRPr="004A4B49" w:rsidDel="00721785" w:rsidRDefault="00A801CD" w:rsidP="00721785">
            <w:pPr>
              <w:rPr>
                <w:del w:id="5235" w:author="tedo gogoladze" w:date="2020-01-04T18:46:00Z"/>
                <w:rFonts w:eastAsia="Times New Roman" w:cs="Times New Roman"/>
                <w:sz w:val="20"/>
                <w:szCs w:val="20"/>
                <w:lang w:val="en-GB"/>
                <w:rPrChange w:id="5236" w:author="Mario Ezequiel Scott" w:date="2019-12-29T19:14:00Z">
                  <w:rPr>
                    <w:del w:id="5237" w:author="tedo gogoladze" w:date="2020-01-04T18:46:00Z"/>
                    <w:rFonts w:eastAsia="Times New Roman" w:cs="Times New Roman"/>
                    <w:sz w:val="20"/>
                    <w:szCs w:val="20"/>
                  </w:rPr>
                </w:rPrChange>
              </w:rPr>
              <w:pPrChange w:id="5238" w:author="tedo gogoladze" w:date="2020-01-04T18:46:00Z">
                <w:pPr>
                  <w:spacing w:after="0"/>
                </w:pPr>
              </w:pPrChange>
            </w:pPr>
          </w:p>
        </w:tc>
      </w:tr>
      <w:tr w:rsidR="00A801CD" w:rsidRPr="004A4B49" w:rsidDel="00721785" w14:paraId="5B95B059" w14:textId="587ECE3D" w:rsidTr="00794694">
        <w:trPr>
          <w:trHeight w:val="720"/>
          <w:del w:id="5239" w:author="tedo gogoladze" w:date="2020-01-04T18:46:00Z"/>
        </w:trPr>
        <w:tc>
          <w:tcPr>
            <w:tcW w:w="747"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5CF9FB55" w14:textId="1EE08C5C" w:rsidR="00A801CD" w:rsidRPr="004A4B49" w:rsidDel="00721785" w:rsidRDefault="00A801CD" w:rsidP="00721785">
            <w:pPr>
              <w:rPr>
                <w:del w:id="5240" w:author="tedo gogoladze" w:date="2020-01-04T18:46:00Z"/>
                <w:rFonts w:ascii="Arial" w:eastAsia="Times New Roman" w:hAnsi="Arial" w:cs="Arial"/>
                <w:b/>
                <w:bCs/>
                <w:i/>
                <w:iCs/>
                <w:color w:val="000000"/>
                <w:sz w:val="18"/>
                <w:szCs w:val="18"/>
                <w:lang w:val="en-GB"/>
                <w:rPrChange w:id="5241" w:author="Mario Ezequiel Scott" w:date="2019-12-29T19:14:00Z">
                  <w:rPr>
                    <w:del w:id="5242" w:author="tedo gogoladze" w:date="2020-01-04T18:46:00Z"/>
                    <w:rFonts w:ascii="Arial" w:eastAsia="Times New Roman" w:hAnsi="Arial" w:cs="Arial"/>
                    <w:b/>
                    <w:bCs/>
                    <w:i/>
                    <w:iCs/>
                    <w:color w:val="000000"/>
                    <w:sz w:val="18"/>
                    <w:szCs w:val="18"/>
                  </w:rPr>
                </w:rPrChange>
              </w:rPr>
              <w:pPrChange w:id="5243" w:author="tedo gogoladze" w:date="2020-01-04T18:46:00Z">
                <w:pPr>
                  <w:spacing w:after="0"/>
                  <w:jc w:val="right"/>
                </w:pPr>
              </w:pPrChange>
            </w:pPr>
            <w:del w:id="5244" w:author="tedo gogoladze" w:date="2020-01-04T18:46:00Z">
              <w:r w:rsidRPr="004A4B49" w:rsidDel="00721785">
                <w:rPr>
                  <w:rFonts w:ascii="Arial" w:eastAsia="Times New Roman" w:hAnsi="Arial" w:cs="Arial"/>
                  <w:b/>
                  <w:bCs/>
                  <w:i/>
                  <w:iCs/>
                  <w:color w:val="000000"/>
                  <w:sz w:val="18"/>
                  <w:szCs w:val="18"/>
                  <w:lang w:val="en-GB"/>
                  <w:rPrChange w:id="5245" w:author="Mario Ezequiel Scott" w:date="2019-12-29T19:14:00Z">
                    <w:rPr>
                      <w:rFonts w:ascii="Arial" w:eastAsia="Times New Roman" w:hAnsi="Arial" w:cs="Arial"/>
                      <w:b/>
                      <w:bCs/>
                      <w:i/>
                      <w:iCs/>
                      <w:color w:val="000000"/>
                      <w:sz w:val="18"/>
                      <w:szCs w:val="18"/>
                    </w:rPr>
                  </w:rPrChange>
                </w:rPr>
                <w:delText>status</w:delText>
              </w:r>
            </w:del>
          </w:p>
        </w:tc>
        <w:tc>
          <w:tcPr>
            <w:tcW w:w="868" w:type="dxa"/>
            <w:tcBorders>
              <w:top w:val="single" w:sz="4" w:space="0" w:color="auto"/>
              <w:left w:val="nil"/>
              <w:bottom w:val="single" w:sz="4" w:space="0" w:color="auto"/>
              <w:right w:val="single" w:sz="4" w:space="0" w:color="auto"/>
            </w:tcBorders>
            <w:shd w:val="clear" w:color="auto" w:fill="auto"/>
            <w:vAlign w:val="center"/>
            <w:hideMark/>
          </w:tcPr>
          <w:p w14:paraId="7D2BC63D" w14:textId="60B4499D" w:rsidR="00A801CD" w:rsidRPr="004A4B49" w:rsidDel="00721785" w:rsidRDefault="00A801CD" w:rsidP="00721785">
            <w:pPr>
              <w:rPr>
                <w:del w:id="5246" w:author="tedo gogoladze" w:date="2020-01-04T18:46:00Z"/>
                <w:rFonts w:ascii="Arial" w:eastAsia="Times New Roman" w:hAnsi="Arial" w:cs="Arial"/>
                <w:color w:val="000000"/>
                <w:sz w:val="18"/>
                <w:szCs w:val="18"/>
                <w:lang w:val="en-GB"/>
                <w:rPrChange w:id="5247" w:author="Mario Ezequiel Scott" w:date="2019-12-29T19:14:00Z">
                  <w:rPr>
                    <w:del w:id="5248" w:author="tedo gogoladze" w:date="2020-01-04T18:46:00Z"/>
                    <w:rFonts w:ascii="Arial" w:eastAsia="Times New Roman" w:hAnsi="Arial" w:cs="Arial"/>
                    <w:color w:val="000000"/>
                    <w:sz w:val="18"/>
                    <w:szCs w:val="18"/>
                  </w:rPr>
                </w:rPrChange>
              </w:rPr>
              <w:pPrChange w:id="5249" w:author="tedo gogoladze" w:date="2020-01-04T18:46:00Z">
                <w:pPr>
                  <w:spacing w:after="0"/>
                  <w:jc w:val="right"/>
                </w:pPr>
              </w:pPrChange>
            </w:pPr>
            <w:del w:id="5250" w:author="tedo gogoladze" w:date="2020-01-04T18:46:00Z">
              <w:r w:rsidRPr="004A4B49" w:rsidDel="00721785">
                <w:rPr>
                  <w:rFonts w:ascii="Arial" w:eastAsia="Times New Roman" w:hAnsi="Arial" w:cs="Arial"/>
                  <w:color w:val="000000"/>
                  <w:sz w:val="18"/>
                  <w:szCs w:val="18"/>
                  <w:lang w:val="en-GB"/>
                  <w:rPrChange w:id="5251" w:author="Mario Ezequiel Scott" w:date="2019-12-29T19:14:00Z">
                    <w:rPr>
                      <w:rFonts w:ascii="Arial" w:eastAsia="Times New Roman" w:hAnsi="Arial" w:cs="Arial"/>
                      <w:color w:val="000000"/>
                      <w:sz w:val="18"/>
                      <w:szCs w:val="18"/>
                    </w:rPr>
                  </w:rPrChange>
                </w:rPr>
                <w:delText>Defered</w:delText>
              </w:r>
            </w:del>
          </w:p>
        </w:tc>
        <w:tc>
          <w:tcPr>
            <w:tcW w:w="807" w:type="dxa"/>
            <w:tcBorders>
              <w:top w:val="single" w:sz="4" w:space="0" w:color="auto"/>
              <w:left w:val="nil"/>
              <w:bottom w:val="single" w:sz="4" w:space="0" w:color="auto"/>
              <w:right w:val="single" w:sz="4" w:space="0" w:color="auto"/>
            </w:tcBorders>
            <w:shd w:val="clear" w:color="auto" w:fill="auto"/>
            <w:vAlign w:val="center"/>
            <w:hideMark/>
          </w:tcPr>
          <w:p w14:paraId="1361149D" w14:textId="60AC5F48" w:rsidR="00A801CD" w:rsidRPr="004A4B49" w:rsidDel="00721785" w:rsidRDefault="00A801CD" w:rsidP="00721785">
            <w:pPr>
              <w:rPr>
                <w:del w:id="5252" w:author="tedo gogoladze" w:date="2020-01-04T18:46:00Z"/>
                <w:rFonts w:ascii="Arial" w:eastAsia="Times New Roman" w:hAnsi="Arial" w:cs="Arial"/>
                <w:color w:val="000000"/>
                <w:sz w:val="18"/>
                <w:szCs w:val="18"/>
                <w:lang w:val="en-GB"/>
                <w:rPrChange w:id="5253" w:author="Mario Ezequiel Scott" w:date="2019-12-29T19:14:00Z">
                  <w:rPr>
                    <w:del w:id="5254" w:author="tedo gogoladze" w:date="2020-01-04T18:46:00Z"/>
                    <w:rFonts w:ascii="Arial" w:eastAsia="Times New Roman" w:hAnsi="Arial" w:cs="Arial"/>
                    <w:color w:val="000000"/>
                    <w:sz w:val="18"/>
                    <w:szCs w:val="18"/>
                  </w:rPr>
                </w:rPrChange>
              </w:rPr>
              <w:pPrChange w:id="5255" w:author="tedo gogoladze" w:date="2020-01-04T18:46:00Z">
                <w:pPr>
                  <w:spacing w:after="0"/>
                  <w:jc w:val="right"/>
                </w:pPr>
              </w:pPrChange>
            </w:pPr>
            <w:del w:id="5256" w:author="tedo gogoladze" w:date="2020-01-04T18:46:00Z">
              <w:r w:rsidRPr="004A4B49" w:rsidDel="00721785">
                <w:rPr>
                  <w:rFonts w:ascii="Arial" w:eastAsia="Times New Roman" w:hAnsi="Arial" w:cs="Arial"/>
                  <w:color w:val="000000"/>
                  <w:sz w:val="18"/>
                  <w:szCs w:val="18"/>
                  <w:lang w:val="en-GB"/>
                  <w:rPrChange w:id="5257" w:author="Mario Ezequiel Scott" w:date="2019-12-29T19:14:00Z">
                    <w:rPr>
                      <w:rFonts w:ascii="Arial" w:eastAsia="Times New Roman" w:hAnsi="Arial" w:cs="Arial"/>
                      <w:color w:val="000000"/>
                      <w:sz w:val="18"/>
                      <w:szCs w:val="18"/>
                    </w:rPr>
                  </w:rPrChange>
                </w:rPr>
                <w:delText>Writing</w:delText>
              </w:r>
            </w:del>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0E6087A8" w14:textId="00664B73" w:rsidR="00A801CD" w:rsidRPr="004A4B49" w:rsidDel="00721785" w:rsidRDefault="00A801CD" w:rsidP="00721785">
            <w:pPr>
              <w:rPr>
                <w:del w:id="5258" w:author="tedo gogoladze" w:date="2020-01-04T18:46:00Z"/>
                <w:rFonts w:ascii="Arial" w:eastAsia="Times New Roman" w:hAnsi="Arial" w:cs="Arial"/>
                <w:color w:val="000000"/>
                <w:sz w:val="18"/>
                <w:szCs w:val="18"/>
                <w:lang w:val="en-GB"/>
                <w:rPrChange w:id="5259" w:author="Mario Ezequiel Scott" w:date="2019-12-29T19:14:00Z">
                  <w:rPr>
                    <w:del w:id="5260" w:author="tedo gogoladze" w:date="2020-01-04T18:46:00Z"/>
                    <w:rFonts w:ascii="Arial" w:eastAsia="Times New Roman" w:hAnsi="Arial" w:cs="Arial"/>
                    <w:color w:val="000000"/>
                    <w:sz w:val="18"/>
                    <w:szCs w:val="18"/>
                  </w:rPr>
                </w:rPrChange>
              </w:rPr>
              <w:pPrChange w:id="5261" w:author="tedo gogoladze" w:date="2020-01-04T18:46:00Z">
                <w:pPr>
                  <w:spacing w:after="0"/>
                  <w:jc w:val="right"/>
                </w:pPr>
              </w:pPrChange>
            </w:pPr>
            <w:del w:id="5262" w:author="tedo gogoladze" w:date="2020-01-04T18:46:00Z">
              <w:r w:rsidRPr="004A4B49" w:rsidDel="00721785">
                <w:rPr>
                  <w:rFonts w:ascii="Arial" w:eastAsia="Times New Roman" w:hAnsi="Arial" w:cs="Arial"/>
                  <w:color w:val="000000"/>
                  <w:sz w:val="18"/>
                  <w:szCs w:val="18"/>
                  <w:lang w:val="en-GB"/>
                  <w:rPrChange w:id="5263" w:author="Mario Ezequiel Scott" w:date="2019-12-29T19:14:00Z">
                    <w:rPr>
                      <w:rFonts w:ascii="Arial" w:eastAsia="Times New Roman" w:hAnsi="Arial" w:cs="Arial"/>
                      <w:color w:val="000000"/>
                      <w:sz w:val="18"/>
                      <w:szCs w:val="18"/>
                    </w:rPr>
                  </w:rPrChange>
                </w:rPr>
                <w:delText>Inactive - Pending Closure</w:delText>
              </w:r>
            </w:del>
          </w:p>
        </w:tc>
        <w:tc>
          <w:tcPr>
            <w:tcW w:w="836" w:type="dxa"/>
            <w:tcBorders>
              <w:top w:val="single" w:sz="4" w:space="0" w:color="auto"/>
              <w:left w:val="nil"/>
              <w:bottom w:val="single" w:sz="4" w:space="0" w:color="auto"/>
              <w:right w:val="single" w:sz="4" w:space="0" w:color="auto"/>
            </w:tcBorders>
            <w:shd w:val="clear" w:color="auto" w:fill="auto"/>
            <w:vAlign w:val="center"/>
            <w:hideMark/>
          </w:tcPr>
          <w:p w14:paraId="2840E97C" w14:textId="30EC879E" w:rsidR="00A801CD" w:rsidRPr="004A4B49" w:rsidDel="00721785" w:rsidRDefault="00A801CD" w:rsidP="00721785">
            <w:pPr>
              <w:rPr>
                <w:del w:id="5264" w:author="tedo gogoladze" w:date="2020-01-04T18:46:00Z"/>
                <w:rFonts w:ascii="Arial" w:eastAsia="Times New Roman" w:hAnsi="Arial" w:cs="Arial"/>
                <w:color w:val="000000"/>
                <w:sz w:val="18"/>
                <w:szCs w:val="18"/>
                <w:lang w:val="en-GB"/>
                <w:rPrChange w:id="5265" w:author="Mario Ezequiel Scott" w:date="2019-12-29T19:14:00Z">
                  <w:rPr>
                    <w:del w:id="5266" w:author="tedo gogoladze" w:date="2020-01-04T18:46:00Z"/>
                    <w:rFonts w:ascii="Arial" w:eastAsia="Times New Roman" w:hAnsi="Arial" w:cs="Arial"/>
                    <w:color w:val="000000"/>
                    <w:sz w:val="18"/>
                    <w:szCs w:val="18"/>
                  </w:rPr>
                </w:rPrChange>
              </w:rPr>
              <w:pPrChange w:id="5267" w:author="tedo gogoladze" w:date="2020-01-04T18:46:00Z">
                <w:pPr>
                  <w:spacing w:after="0"/>
                  <w:jc w:val="right"/>
                </w:pPr>
              </w:pPrChange>
            </w:pPr>
            <w:del w:id="5268" w:author="tedo gogoladze" w:date="2020-01-04T18:46:00Z">
              <w:r w:rsidRPr="004A4B49" w:rsidDel="00721785">
                <w:rPr>
                  <w:rFonts w:ascii="Arial" w:eastAsia="Times New Roman" w:hAnsi="Arial" w:cs="Arial"/>
                  <w:color w:val="000000"/>
                  <w:sz w:val="18"/>
                  <w:szCs w:val="18"/>
                  <w:lang w:val="en-GB"/>
                  <w:rPrChange w:id="5269" w:author="Mario Ezequiel Scott" w:date="2019-12-29T19:14:00Z">
                    <w:rPr>
                      <w:rFonts w:ascii="Arial" w:eastAsia="Times New Roman" w:hAnsi="Arial" w:cs="Arial"/>
                      <w:color w:val="000000"/>
                      <w:sz w:val="18"/>
                      <w:szCs w:val="18"/>
                    </w:rPr>
                  </w:rPrChange>
                </w:rPr>
                <w:delText>Scoped</w:delText>
              </w:r>
            </w:del>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5D4A0F64" w14:textId="21BB2E64" w:rsidR="00A801CD" w:rsidRPr="004A4B49" w:rsidDel="00721785" w:rsidRDefault="00A801CD" w:rsidP="00721785">
            <w:pPr>
              <w:rPr>
                <w:del w:id="5270" w:author="tedo gogoladze" w:date="2020-01-04T18:46:00Z"/>
                <w:rFonts w:ascii="Arial" w:eastAsia="Times New Roman" w:hAnsi="Arial" w:cs="Arial"/>
                <w:color w:val="000000"/>
                <w:sz w:val="18"/>
                <w:szCs w:val="18"/>
                <w:lang w:val="en-GB"/>
                <w:rPrChange w:id="5271" w:author="Mario Ezequiel Scott" w:date="2019-12-29T19:14:00Z">
                  <w:rPr>
                    <w:del w:id="5272" w:author="tedo gogoladze" w:date="2020-01-04T18:46:00Z"/>
                    <w:rFonts w:ascii="Arial" w:eastAsia="Times New Roman" w:hAnsi="Arial" w:cs="Arial"/>
                    <w:color w:val="000000"/>
                    <w:sz w:val="18"/>
                    <w:szCs w:val="18"/>
                  </w:rPr>
                </w:rPrChange>
              </w:rPr>
              <w:pPrChange w:id="5273" w:author="tedo gogoladze" w:date="2020-01-04T18:46:00Z">
                <w:pPr>
                  <w:spacing w:after="0"/>
                  <w:jc w:val="right"/>
                </w:pPr>
              </w:pPrChange>
            </w:pPr>
            <w:del w:id="5274" w:author="tedo gogoladze" w:date="2020-01-04T18:46:00Z">
              <w:r w:rsidRPr="004A4B49" w:rsidDel="00721785">
                <w:rPr>
                  <w:rFonts w:ascii="Arial" w:eastAsia="Times New Roman" w:hAnsi="Arial" w:cs="Arial"/>
                  <w:color w:val="000000"/>
                  <w:sz w:val="18"/>
                  <w:szCs w:val="18"/>
                  <w:lang w:val="en-GB"/>
                  <w:rPrChange w:id="5275" w:author="Mario Ezequiel Scott" w:date="2019-12-29T19:14:00Z">
                    <w:rPr>
                      <w:rFonts w:ascii="Arial" w:eastAsia="Times New Roman" w:hAnsi="Arial" w:cs="Arial"/>
                      <w:color w:val="000000"/>
                      <w:sz w:val="18"/>
                      <w:szCs w:val="18"/>
                    </w:rPr>
                  </w:rPrChange>
                </w:rPr>
                <w:delText>Refine</w:delText>
              </w:r>
            </w:del>
          </w:p>
        </w:tc>
        <w:tc>
          <w:tcPr>
            <w:tcW w:w="827" w:type="dxa"/>
            <w:tcBorders>
              <w:top w:val="single" w:sz="4" w:space="0" w:color="auto"/>
              <w:left w:val="nil"/>
              <w:bottom w:val="single" w:sz="4" w:space="0" w:color="auto"/>
              <w:right w:val="single" w:sz="4" w:space="0" w:color="auto"/>
            </w:tcBorders>
            <w:shd w:val="clear" w:color="auto" w:fill="auto"/>
            <w:vAlign w:val="center"/>
            <w:hideMark/>
          </w:tcPr>
          <w:p w14:paraId="7D3D44E5" w14:textId="12F2B58A" w:rsidR="00A801CD" w:rsidRPr="004A4B49" w:rsidDel="00721785" w:rsidRDefault="00A801CD" w:rsidP="00721785">
            <w:pPr>
              <w:rPr>
                <w:del w:id="5276" w:author="tedo gogoladze" w:date="2020-01-04T18:46:00Z"/>
                <w:rFonts w:ascii="Arial" w:eastAsia="Times New Roman" w:hAnsi="Arial" w:cs="Arial"/>
                <w:color w:val="000000"/>
                <w:sz w:val="18"/>
                <w:szCs w:val="18"/>
                <w:lang w:val="en-GB"/>
                <w:rPrChange w:id="5277" w:author="Mario Ezequiel Scott" w:date="2019-12-29T19:14:00Z">
                  <w:rPr>
                    <w:del w:id="5278" w:author="tedo gogoladze" w:date="2020-01-04T18:46:00Z"/>
                    <w:rFonts w:ascii="Arial" w:eastAsia="Times New Roman" w:hAnsi="Arial" w:cs="Arial"/>
                    <w:color w:val="000000"/>
                    <w:sz w:val="18"/>
                    <w:szCs w:val="18"/>
                  </w:rPr>
                </w:rPrChange>
              </w:rPr>
              <w:pPrChange w:id="5279" w:author="tedo gogoladze" w:date="2020-01-04T18:46:00Z">
                <w:pPr>
                  <w:spacing w:after="0"/>
                  <w:jc w:val="right"/>
                </w:pPr>
              </w:pPrChange>
            </w:pPr>
            <w:del w:id="5280" w:author="tedo gogoladze" w:date="2020-01-04T18:46:00Z">
              <w:r w:rsidRPr="004A4B49" w:rsidDel="00721785">
                <w:rPr>
                  <w:rFonts w:ascii="Arial" w:eastAsia="Times New Roman" w:hAnsi="Arial" w:cs="Arial"/>
                  <w:color w:val="000000"/>
                  <w:sz w:val="18"/>
                  <w:szCs w:val="18"/>
                  <w:lang w:val="en-GB"/>
                  <w:rPrChange w:id="5281" w:author="Mario Ezequiel Scott" w:date="2019-12-29T19:14:00Z">
                    <w:rPr>
                      <w:rFonts w:ascii="Arial" w:eastAsia="Times New Roman" w:hAnsi="Arial" w:cs="Arial"/>
                      <w:color w:val="000000"/>
                      <w:sz w:val="18"/>
                      <w:szCs w:val="18"/>
                    </w:rPr>
                  </w:rPrChange>
                </w:rPr>
                <w:delText>Triaged</w:delText>
              </w:r>
            </w:del>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3288EFAA" w14:textId="0887AD91" w:rsidR="00A801CD" w:rsidRPr="004A4B49" w:rsidDel="00721785" w:rsidRDefault="00A801CD" w:rsidP="00721785">
            <w:pPr>
              <w:rPr>
                <w:del w:id="5282" w:author="tedo gogoladze" w:date="2020-01-04T18:46:00Z"/>
                <w:rFonts w:ascii="Arial" w:eastAsia="Times New Roman" w:hAnsi="Arial" w:cs="Arial"/>
                <w:color w:val="000000"/>
                <w:sz w:val="18"/>
                <w:szCs w:val="18"/>
                <w:lang w:val="en-GB"/>
                <w:rPrChange w:id="5283" w:author="Mario Ezequiel Scott" w:date="2019-12-29T19:14:00Z">
                  <w:rPr>
                    <w:del w:id="5284" w:author="tedo gogoladze" w:date="2020-01-04T18:46:00Z"/>
                    <w:rFonts w:ascii="Arial" w:eastAsia="Times New Roman" w:hAnsi="Arial" w:cs="Arial"/>
                    <w:color w:val="000000"/>
                    <w:sz w:val="18"/>
                    <w:szCs w:val="18"/>
                  </w:rPr>
                </w:rPrChange>
              </w:rPr>
              <w:pPrChange w:id="5285" w:author="tedo gogoladze" w:date="2020-01-04T18:46:00Z">
                <w:pPr>
                  <w:spacing w:after="0"/>
                  <w:jc w:val="right"/>
                </w:pPr>
              </w:pPrChange>
            </w:pPr>
            <w:del w:id="5286" w:author="tedo gogoladze" w:date="2020-01-04T18:46:00Z">
              <w:r w:rsidRPr="004A4B49" w:rsidDel="00721785">
                <w:rPr>
                  <w:rFonts w:ascii="Arial" w:eastAsia="Times New Roman" w:hAnsi="Arial" w:cs="Arial"/>
                  <w:color w:val="000000"/>
                  <w:sz w:val="18"/>
                  <w:szCs w:val="18"/>
                  <w:lang w:val="en-GB"/>
                  <w:rPrChange w:id="5287" w:author="Mario Ezequiel Scott" w:date="2019-12-29T19:14:00Z">
                    <w:rPr>
                      <w:rFonts w:ascii="Arial" w:eastAsia="Times New Roman" w:hAnsi="Arial" w:cs="Arial"/>
                      <w:color w:val="000000"/>
                      <w:sz w:val="18"/>
                      <w:szCs w:val="18"/>
                    </w:rPr>
                  </w:rPrChange>
                </w:rPr>
                <w:delText>New</w:delText>
              </w:r>
            </w:del>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4A5F2AF1" w14:textId="059558E9" w:rsidR="00A801CD" w:rsidRPr="004A4B49" w:rsidDel="00721785" w:rsidRDefault="00A801CD" w:rsidP="00721785">
            <w:pPr>
              <w:rPr>
                <w:del w:id="5288" w:author="tedo gogoladze" w:date="2020-01-04T18:46:00Z"/>
                <w:rFonts w:ascii="Arial" w:eastAsia="Times New Roman" w:hAnsi="Arial" w:cs="Arial"/>
                <w:color w:val="000000"/>
                <w:sz w:val="18"/>
                <w:szCs w:val="18"/>
                <w:lang w:val="en-GB"/>
                <w:rPrChange w:id="5289" w:author="Mario Ezequiel Scott" w:date="2019-12-29T19:14:00Z">
                  <w:rPr>
                    <w:del w:id="5290" w:author="tedo gogoladze" w:date="2020-01-04T18:46:00Z"/>
                    <w:rFonts w:ascii="Arial" w:eastAsia="Times New Roman" w:hAnsi="Arial" w:cs="Arial"/>
                    <w:color w:val="000000"/>
                    <w:sz w:val="18"/>
                    <w:szCs w:val="18"/>
                  </w:rPr>
                </w:rPrChange>
              </w:rPr>
              <w:pPrChange w:id="5291" w:author="tedo gogoladze" w:date="2020-01-04T18:46:00Z">
                <w:pPr>
                  <w:spacing w:after="0"/>
                  <w:jc w:val="right"/>
                </w:pPr>
              </w:pPrChange>
            </w:pPr>
            <w:del w:id="5292" w:author="tedo gogoladze" w:date="2020-01-04T18:46:00Z">
              <w:r w:rsidRPr="004A4B49" w:rsidDel="00721785">
                <w:rPr>
                  <w:rFonts w:ascii="Arial" w:eastAsia="Times New Roman" w:hAnsi="Arial" w:cs="Arial"/>
                  <w:color w:val="000000"/>
                  <w:sz w:val="18"/>
                  <w:szCs w:val="18"/>
                  <w:lang w:val="en-GB"/>
                  <w:rPrChange w:id="5293" w:author="Mario Ezequiel Scott" w:date="2019-12-29T19:14:00Z">
                    <w:rPr>
                      <w:rFonts w:ascii="Arial" w:eastAsia="Times New Roman" w:hAnsi="Arial" w:cs="Arial"/>
                      <w:color w:val="000000"/>
                      <w:sz w:val="18"/>
                      <w:szCs w:val="18"/>
                    </w:rPr>
                  </w:rPrChange>
                </w:rPr>
                <w:delText>Raw</w:delText>
              </w:r>
            </w:del>
          </w:p>
        </w:tc>
        <w:tc>
          <w:tcPr>
            <w:tcW w:w="1027" w:type="dxa"/>
            <w:tcBorders>
              <w:top w:val="nil"/>
              <w:left w:val="nil"/>
              <w:bottom w:val="nil"/>
              <w:right w:val="nil"/>
            </w:tcBorders>
            <w:shd w:val="clear" w:color="auto" w:fill="auto"/>
            <w:noWrap/>
            <w:vAlign w:val="bottom"/>
            <w:hideMark/>
          </w:tcPr>
          <w:p w14:paraId="3FFF45C1" w14:textId="4D808DE1" w:rsidR="00A801CD" w:rsidRPr="004A4B49" w:rsidDel="00721785" w:rsidRDefault="00A801CD" w:rsidP="00721785">
            <w:pPr>
              <w:rPr>
                <w:del w:id="5294" w:author="tedo gogoladze" w:date="2020-01-04T18:46:00Z"/>
                <w:rFonts w:ascii="Arial" w:eastAsia="Times New Roman" w:hAnsi="Arial" w:cs="Arial"/>
                <w:color w:val="000000"/>
                <w:sz w:val="18"/>
                <w:szCs w:val="18"/>
                <w:lang w:val="en-GB"/>
                <w:rPrChange w:id="5295" w:author="Mario Ezequiel Scott" w:date="2019-12-29T19:14:00Z">
                  <w:rPr>
                    <w:del w:id="5296" w:author="tedo gogoladze" w:date="2020-01-04T18:46:00Z"/>
                    <w:rFonts w:ascii="Arial" w:eastAsia="Times New Roman" w:hAnsi="Arial" w:cs="Arial"/>
                    <w:color w:val="000000"/>
                    <w:sz w:val="18"/>
                    <w:szCs w:val="18"/>
                  </w:rPr>
                </w:rPrChange>
              </w:rPr>
              <w:pPrChange w:id="5297" w:author="tedo gogoladze" w:date="2020-01-04T18:46:00Z">
                <w:pPr>
                  <w:spacing w:after="0"/>
                  <w:jc w:val="right"/>
                </w:pPr>
              </w:pPrChange>
            </w:pPr>
          </w:p>
        </w:tc>
        <w:tc>
          <w:tcPr>
            <w:tcW w:w="952" w:type="dxa"/>
            <w:tcBorders>
              <w:top w:val="nil"/>
              <w:left w:val="nil"/>
              <w:bottom w:val="nil"/>
              <w:right w:val="nil"/>
            </w:tcBorders>
            <w:shd w:val="clear" w:color="auto" w:fill="auto"/>
            <w:noWrap/>
            <w:vAlign w:val="bottom"/>
            <w:hideMark/>
          </w:tcPr>
          <w:p w14:paraId="3F23CDA9" w14:textId="57CFC329" w:rsidR="00A801CD" w:rsidRPr="004A4B49" w:rsidDel="00721785" w:rsidRDefault="00A801CD" w:rsidP="00721785">
            <w:pPr>
              <w:rPr>
                <w:del w:id="5298" w:author="tedo gogoladze" w:date="2020-01-04T18:46:00Z"/>
                <w:rFonts w:eastAsia="Times New Roman" w:cs="Times New Roman"/>
                <w:sz w:val="20"/>
                <w:szCs w:val="20"/>
                <w:lang w:val="en-GB"/>
                <w:rPrChange w:id="5299" w:author="Mario Ezequiel Scott" w:date="2019-12-29T19:14:00Z">
                  <w:rPr>
                    <w:del w:id="5300" w:author="tedo gogoladze" w:date="2020-01-04T18:46:00Z"/>
                    <w:rFonts w:eastAsia="Times New Roman" w:cs="Times New Roman"/>
                    <w:sz w:val="20"/>
                    <w:szCs w:val="20"/>
                  </w:rPr>
                </w:rPrChange>
              </w:rPr>
              <w:pPrChange w:id="5301" w:author="tedo gogoladze" w:date="2020-01-04T18:46:00Z">
                <w:pPr>
                  <w:spacing w:after="0"/>
                </w:pPr>
              </w:pPrChange>
            </w:pPr>
          </w:p>
        </w:tc>
      </w:tr>
      <w:tr w:rsidR="00A801CD" w:rsidRPr="004A4B49" w:rsidDel="00721785" w14:paraId="169EADD7" w14:textId="61ED66F6" w:rsidTr="00794694">
        <w:trPr>
          <w:trHeight w:val="300"/>
          <w:del w:id="5302" w:author="tedo gogoladze" w:date="2020-01-04T18:46:00Z"/>
        </w:trPr>
        <w:tc>
          <w:tcPr>
            <w:tcW w:w="747" w:type="dxa"/>
            <w:tcBorders>
              <w:top w:val="nil"/>
              <w:left w:val="single" w:sz="4" w:space="0" w:color="auto"/>
              <w:bottom w:val="single" w:sz="4" w:space="0" w:color="auto"/>
              <w:right w:val="single" w:sz="4" w:space="0" w:color="auto"/>
            </w:tcBorders>
            <w:shd w:val="clear" w:color="000000" w:fill="EDEDED"/>
            <w:vAlign w:val="center"/>
            <w:hideMark/>
          </w:tcPr>
          <w:p w14:paraId="189B2C03" w14:textId="57C6F3FF" w:rsidR="00A801CD" w:rsidRPr="004A4B49" w:rsidDel="00721785" w:rsidRDefault="00A801CD" w:rsidP="00721785">
            <w:pPr>
              <w:rPr>
                <w:del w:id="5303" w:author="tedo gogoladze" w:date="2020-01-04T18:46:00Z"/>
                <w:rFonts w:ascii="Arial" w:eastAsia="Times New Roman" w:hAnsi="Arial" w:cs="Arial"/>
                <w:b/>
                <w:bCs/>
                <w:i/>
                <w:iCs/>
                <w:color w:val="000000"/>
                <w:sz w:val="18"/>
                <w:szCs w:val="18"/>
                <w:lang w:val="en-GB"/>
                <w:rPrChange w:id="5304" w:author="Mario Ezequiel Scott" w:date="2019-12-29T19:14:00Z">
                  <w:rPr>
                    <w:del w:id="5305" w:author="tedo gogoladze" w:date="2020-01-04T18:46:00Z"/>
                    <w:rFonts w:ascii="Arial" w:eastAsia="Times New Roman" w:hAnsi="Arial" w:cs="Arial"/>
                    <w:b/>
                    <w:bCs/>
                    <w:i/>
                    <w:iCs/>
                    <w:color w:val="000000"/>
                    <w:sz w:val="18"/>
                    <w:szCs w:val="18"/>
                  </w:rPr>
                </w:rPrChange>
              </w:rPr>
              <w:pPrChange w:id="5306" w:author="tedo gogoladze" w:date="2020-01-04T18:46:00Z">
                <w:pPr>
                  <w:spacing w:after="0"/>
                  <w:jc w:val="right"/>
                </w:pPr>
              </w:pPrChange>
            </w:pPr>
            <w:del w:id="5307" w:author="tedo gogoladze" w:date="2020-01-04T18:26:00Z">
              <w:r w:rsidRPr="004A4B49" w:rsidDel="00914E90">
                <w:rPr>
                  <w:rFonts w:ascii="Arial" w:eastAsia="Times New Roman" w:hAnsi="Arial" w:cs="Arial"/>
                  <w:b/>
                  <w:bCs/>
                  <w:i/>
                  <w:iCs/>
                  <w:color w:val="000000"/>
                  <w:sz w:val="18"/>
                  <w:szCs w:val="18"/>
                  <w:lang w:val="en-GB"/>
                  <w:rPrChange w:id="5308" w:author="Mario Ezequiel Scott" w:date="2019-12-29T19:14:00Z">
                    <w:rPr>
                      <w:rFonts w:ascii="Arial" w:eastAsia="Times New Roman" w:hAnsi="Arial" w:cs="Arial"/>
                      <w:b/>
                      <w:bCs/>
                      <w:i/>
                      <w:iCs/>
                      <w:color w:val="000000"/>
                      <w:sz w:val="18"/>
                      <w:szCs w:val="18"/>
                    </w:rPr>
                  </w:rPrChange>
                </w:rPr>
                <w:delText>rows</w:delText>
              </w:r>
            </w:del>
          </w:p>
        </w:tc>
        <w:tc>
          <w:tcPr>
            <w:tcW w:w="868" w:type="dxa"/>
            <w:tcBorders>
              <w:top w:val="nil"/>
              <w:left w:val="nil"/>
              <w:bottom w:val="single" w:sz="4" w:space="0" w:color="auto"/>
              <w:right w:val="single" w:sz="4" w:space="0" w:color="auto"/>
            </w:tcBorders>
            <w:shd w:val="clear" w:color="auto" w:fill="auto"/>
            <w:vAlign w:val="center"/>
            <w:hideMark/>
          </w:tcPr>
          <w:p w14:paraId="13F4353A" w14:textId="2993C169" w:rsidR="00A801CD" w:rsidRPr="004A4B49" w:rsidDel="00721785" w:rsidRDefault="00A801CD" w:rsidP="00721785">
            <w:pPr>
              <w:rPr>
                <w:del w:id="5309" w:author="tedo gogoladze" w:date="2020-01-04T18:46:00Z"/>
                <w:rFonts w:ascii="Arial" w:eastAsia="Times New Roman" w:hAnsi="Arial" w:cs="Arial"/>
                <w:color w:val="000000"/>
                <w:sz w:val="18"/>
                <w:szCs w:val="18"/>
                <w:lang w:val="en-GB"/>
                <w:rPrChange w:id="5310" w:author="Mario Ezequiel Scott" w:date="2019-12-29T19:14:00Z">
                  <w:rPr>
                    <w:del w:id="5311" w:author="tedo gogoladze" w:date="2020-01-04T18:46:00Z"/>
                    <w:rFonts w:ascii="Arial" w:eastAsia="Times New Roman" w:hAnsi="Arial" w:cs="Arial"/>
                    <w:color w:val="000000"/>
                    <w:sz w:val="18"/>
                    <w:szCs w:val="18"/>
                  </w:rPr>
                </w:rPrChange>
              </w:rPr>
              <w:pPrChange w:id="5312" w:author="tedo gogoladze" w:date="2020-01-04T18:46:00Z">
                <w:pPr>
                  <w:spacing w:after="0"/>
                  <w:jc w:val="right"/>
                </w:pPr>
              </w:pPrChange>
            </w:pPr>
            <w:del w:id="5313" w:author="tedo gogoladze" w:date="2020-01-04T18:46:00Z">
              <w:r w:rsidRPr="004A4B49" w:rsidDel="00721785">
                <w:rPr>
                  <w:rFonts w:ascii="Arial" w:eastAsia="Times New Roman" w:hAnsi="Arial" w:cs="Arial"/>
                  <w:color w:val="000000"/>
                  <w:sz w:val="18"/>
                  <w:szCs w:val="18"/>
                  <w:lang w:val="en-GB"/>
                  <w:rPrChange w:id="5314" w:author="Mario Ezequiel Scott" w:date="2019-12-29T19:14:00Z">
                    <w:rPr>
                      <w:rFonts w:ascii="Arial" w:eastAsia="Times New Roman" w:hAnsi="Arial" w:cs="Arial"/>
                      <w:color w:val="000000"/>
                      <w:sz w:val="18"/>
                      <w:szCs w:val="18"/>
                    </w:rPr>
                  </w:rPrChange>
                </w:rPr>
                <w:delText>11</w:delText>
              </w:r>
            </w:del>
          </w:p>
        </w:tc>
        <w:tc>
          <w:tcPr>
            <w:tcW w:w="807" w:type="dxa"/>
            <w:tcBorders>
              <w:top w:val="nil"/>
              <w:left w:val="nil"/>
              <w:bottom w:val="single" w:sz="4" w:space="0" w:color="auto"/>
              <w:right w:val="single" w:sz="4" w:space="0" w:color="auto"/>
            </w:tcBorders>
            <w:shd w:val="clear" w:color="auto" w:fill="auto"/>
            <w:vAlign w:val="center"/>
            <w:hideMark/>
          </w:tcPr>
          <w:p w14:paraId="1AAAA626" w14:textId="682D2D84" w:rsidR="00A801CD" w:rsidRPr="004A4B49" w:rsidDel="00721785" w:rsidRDefault="00A801CD" w:rsidP="00721785">
            <w:pPr>
              <w:rPr>
                <w:del w:id="5315" w:author="tedo gogoladze" w:date="2020-01-04T18:46:00Z"/>
                <w:rFonts w:ascii="Arial" w:eastAsia="Times New Roman" w:hAnsi="Arial" w:cs="Arial"/>
                <w:color w:val="000000"/>
                <w:sz w:val="18"/>
                <w:szCs w:val="18"/>
                <w:lang w:val="en-GB"/>
                <w:rPrChange w:id="5316" w:author="Mario Ezequiel Scott" w:date="2019-12-29T19:14:00Z">
                  <w:rPr>
                    <w:del w:id="5317" w:author="tedo gogoladze" w:date="2020-01-04T18:46:00Z"/>
                    <w:rFonts w:ascii="Arial" w:eastAsia="Times New Roman" w:hAnsi="Arial" w:cs="Arial"/>
                    <w:color w:val="000000"/>
                    <w:sz w:val="18"/>
                    <w:szCs w:val="18"/>
                  </w:rPr>
                </w:rPrChange>
              </w:rPr>
              <w:pPrChange w:id="5318" w:author="tedo gogoladze" w:date="2020-01-04T18:46:00Z">
                <w:pPr>
                  <w:spacing w:after="0"/>
                  <w:jc w:val="right"/>
                </w:pPr>
              </w:pPrChange>
            </w:pPr>
            <w:del w:id="5319" w:author="tedo gogoladze" w:date="2020-01-04T18:46:00Z">
              <w:r w:rsidRPr="004A4B49" w:rsidDel="00721785">
                <w:rPr>
                  <w:rFonts w:ascii="Arial" w:eastAsia="Times New Roman" w:hAnsi="Arial" w:cs="Arial"/>
                  <w:color w:val="000000"/>
                  <w:sz w:val="18"/>
                  <w:szCs w:val="18"/>
                  <w:lang w:val="en-GB"/>
                  <w:rPrChange w:id="5320" w:author="Mario Ezequiel Scott" w:date="2019-12-29T19:14:00Z">
                    <w:rPr>
                      <w:rFonts w:ascii="Arial" w:eastAsia="Times New Roman" w:hAnsi="Arial" w:cs="Arial"/>
                      <w:color w:val="000000"/>
                      <w:sz w:val="18"/>
                      <w:szCs w:val="18"/>
                    </w:rPr>
                  </w:rPrChange>
                </w:rPr>
                <w:delText>8</w:delText>
              </w:r>
            </w:del>
          </w:p>
        </w:tc>
        <w:tc>
          <w:tcPr>
            <w:tcW w:w="967" w:type="dxa"/>
            <w:tcBorders>
              <w:top w:val="nil"/>
              <w:left w:val="nil"/>
              <w:bottom w:val="single" w:sz="4" w:space="0" w:color="auto"/>
              <w:right w:val="single" w:sz="4" w:space="0" w:color="auto"/>
            </w:tcBorders>
            <w:shd w:val="clear" w:color="auto" w:fill="auto"/>
            <w:vAlign w:val="center"/>
            <w:hideMark/>
          </w:tcPr>
          <w:p w14:paraId="1FB4BC80" w14:textId="092C71EF" w:rsidR="00A801CD" w:rsidRPr="004A4B49" w:rsidDel="00721785" w:rsidRDefault="00A801CD" w:rsidP="00721785">
            <w:pPr>
              <w:rPr>
                <w:del w:id="5321" w:author="tedo gogoladze" w:date="2020-01-04T18:46:00Z"/>
                <w:rFonts w:ascii="Arial" w:eastAsia="Times New Roman" w:hAnsi="Arial" w:cs="Arial"/>
                <w:color w:val="000000"/>
                <w:sz w:val="18"/>
                <w:szCs w:val="18"/>
                <w:lang w:val="en-GB"/>
                <w:rPrChange w:id="5322" w:author="Mario Ezequiel Scott" w:date="2019-12-29T19:14:00Z">
                  <w:rPr>
                    <w:del w:id="5323" w:author="tedo gogoladze" w:date="2020-01-04T18:46:00Z"/>
                    <w:rFonts w:ascii="Arial" w:eastAsia="Times New Roman" w:hAnsi="Arial" w:cs="Arial"/>
                    <w:color w:val="000000"/>
                    <w:sz w:val="18"/>
                    <w:szCs w:val="18"/>
                  </w:rPr>
                </w:rPrChange>
              </w:rPr>
              <w:pPrChange w:id="5324" w:author="tedo gogoladze" w:date="2020-01-04T18:46:00Z">
                <w:pPr>
                  <w:spacing w:after="0"/>
                  <w:jc w:val="right"/>
                </w:pPr>
              </w:pPrChange>
            </w:pPr>
            <w:del w:id="5325" w:author="tedo gogoladze" w:date="2020-01-04T18:46:00Z">
              <w:r w:rsidRPr="004A4B49" w:rsidDel="00721785">
                <w:rPr>
                  <w:rFonts w:ascii="Arial" w:eastAsia="Times New Roman" w:hAnsi="Arial" w:cs="Arial"/>
                  <w:color w:val="000000"/>
                  <w:sz w:val="18"/>
                  <w:szCs w:val="18"/>
                  <w:lang w:val="en-GB"/>
                  <w:rPrChange w:id="5326" w:author="Mario Ezequiel Scott" w:date="2019-12-29T19:14:00Z">
                    <w:rPr>
                      <w:rFonts w:ascii="Arial" w:eastAsia="Times New Roman" w:hAnsi="Arial" w:cs="Arial"/>
                      <w:color w:val="000000"/>
                      <w:sz w:val="18"/>
                      <w:szCs w:val="18"/>
                    </w:rPr>
                  </w:rPrChange>
                </w:rPr>
                <w:delText>8</w:delText>
              </w:r>
            </w:del>
          </w:p>
        </w:tc>
        <w:tc>
          <w:tcPr>
            <w:tcW w:w="836" w:type="dxa"/>
            <w:tcBorders>
              <w:top w:val="nil"/>
              <w:left w:val="nil"/>
              <w:bottom w:val="single" w:sz="4" w:space="0" w:color="auto"/>
              <w:right w:val="single" w:sz="4" w:space="0" w:color="auto"/>
            </w:tcBorders>
            <w:shd w:val="clear" w:color="auto" w:fill="auto"/>
            <w:vAlign w:val="center"/>
            <w:hideMark/>
          </w:tcPr>
          <w:p w14:paraId="73B032EB" w14:textId="047C27CD" w:rsidR="00A801CD" w:rsidRPr="004A4B49" w:rsidDel="00721785" w:rsidRDefault="00A801CD" w:rsidP="00721785">
            <w:pPr>
              <w:rPr>
                <w:del w:id="5327" w:author="tedo gogoladze" w:date="2020-01-04T18:46:00Z"/>
                <w:rFonts w:ascii="Arial" w:eastAsia="Times New Roman" w:hAnsi="Arial" w:cs="Arial"/>
                <w:color w:val="000000"/>
                <w:sz w:val="18"/>
                <w:szCs w:val="18"/>
                <w:lang w:val="en-GB"/>
                <w:rPrChange w:id="5328" w:author="Mario Ezequiel Scott" w:date="2019-12-29T19:14:00Z">
                  <w:rPr>
                    <w:del w:id="5329" w:author="tedo gogoladze" w:date="2020-01-04T18:46:00Z"/>
                    <w:rFonts w:ascii="Arial" w:eastAsia="Times New Roman" w:hAnsi="Arial" w:cs="Arial"/>
                    <w:color w:val="000000"/>
                    <w:sz w:val="18"/>
                    <w:szCs w:val="18"/>
                  </w:rPr>
                </w:rPrChange>
              </w:rPr>
              <w:pPrChange w:id="5330" w:author="tedo gogoladze" w:date="2020-01-04T18:46:00Z">
                <w:pPr>
                  <w:spacing w:after="0"/>
                  <w:jc w:val="right"/>
                </w:pPr>
              </w:pPrChange>
            </w:pPr>
            <w:del w:id="5331" w:author="tedo gogoladze" w:date="2020-01-04T18:46:00Z">
              <w:r w:rsidRPr="004A4B49" w:rsidDel="00721785">
                <w:rPr>
                  <w:rFonts w:ascii="Arial" w:eastAsia="Times New Roman" w:hAnsi="Arial" w:cs="Arial"/>
                  <w:color w:val="000000"/>
                  <w:sz w:val="18"/>
                  <w:szCs w:val="18"/>
                  <w:lang w:val="en-GB"/>
                  <w:rPrChange w:id="5332" w:author="Mario Ezequiel Scott" w:date="2019-12-29T19:14:00Z">
                    <w:rPr>
                      <w:rFonts w:ascii="Arial" w:eastAsia="Times New Roman" w:hAnsi="Arial" w:cs="Arial"/>
                      <w:color w:val="000000"/>
                      <w:sz w:val="18"/>
                      <w:szCs w:val="18"/>
                    </w:rPr>
                  </w:rPrChange>
                </w:rPr>
                <w:delText>6</w:delText>
              </w:r>
            </w:del>
          </w:p>
        </w:tc>
        <w:tc>
          <w:tcPr>
            <w:tcW w:w="900" w:type="dxa"/>
            <w:tcBorders>
              <w:top w:val="nil"/>
              <w:left w:val="nil"/>
              <w:bottom w:val="single" w:sz="4" w:space="0" w:color="auto"/>
              <w:right w:val="single" w:sz="4" w:space="0" w:color="auto"/>
            </w:tcBorders>
            <w:shd w:val="clear" w:color="auto" w:fill="auto"/>
            <w:vAlign w:val="center"/>
            <w:hideMark/>
          </w:tcPr>
          <w:p w14:paraId="499E58F5" w14:textId="3169CD9C" w:rsidR="00A801CD" w:rsidRPr="004A4B49" w:rsidDel="00721785" w:rsidRDefault="00A801CD" w:rsidP="00721785">
            <w:pPr>
              <w:rPr>
                <w:del w:id="5333" w:author="tedo gogoladze" w:date="2020-01-04T18:46:00Z"/>
                <w:rFonts w:ascii="Arial" w:eastAsia="Times New Roman" w:hAnsi="Arial" w:cs="Arial"/>
                <w:color w:val="000000"/>
                <w:sz w:val="18"/>
                <w:szCs w:val="18"/>
                <w:lang w:val="en-GB"/>
                <w:rPrChange w:id="5334" w:author="Mario Ezequiel Scott" w:date="2019-12-29T19:14:00Z">
                  <w:rPr>
                    <w:del w:id="5335" w:author="tedo gogoladze" w:date="2020-01-04T18:46:00Z"/>
                    <w:rFonts w:ascii="Arial" w:eastAsia="Times New Roman" w:hAnsi="Arial" w:cs="Arial"/>
                    <w:color w:val="000000"/>
                    <w:sz w:val="18"/>
                    <w:szCs w:val="18"/>
                  </w:rPr>
                </w:rPrChange>
              </w:rPr>
              <w:pPrChange w:id="5336" w:author="tedo gogoladze" w:date="2020-01-04T18:46:00Z">
                <w:pPr>
                  <w:spacing w:after="0"/>
                  <w:jc w:val="right"/>
                </w:pPr>
              </w:pPrChange>
            </w:pPr>
            <w:del w:id="5337" w:author="tedo gogoladze" w:date="2020-01-04T18:46:00Z">
              <w:r w:rsidRPr="004A4B49" w:rsidDel="00721785">
                <w:rPr>
                  <w:rFonts w:ascii="Arial" w:eastAsia="Times New Roman" w:hAnsi="Arial" w:cs="Arial"/>
                  <w:color w:val="000000"/>
                  <w:sz w:val="18"/>
                  <w:szCs w:val="18"/>
                  <w:lang w:val="en-GB"/>
                  <w:rPrChange w:id="5338" w:author="Mario Ezequiel Scott" w:date="2019-12-29T19:14:00Z">
                    <w:rPr>
                      <w:rFonts w:ascii="Arial" w:eastAsia="Times New Roman" w:hAnsi="Arial" w:cs="Arial"/>
                      <w:color w:val="000000"/>
                      <w:sz w:val="18"/>
                      <w:szCs w:val="18"/>
                    </w:rPr>
                  </w:rPrChange>
                </w:rPr>
                <w:delText>1</w:delText>
              </w:r>
            </w:del>
          </w:p>
        </w:tc>
        <w:tc>
          <w:tcPr>
            <w:tcW w:w="827" w:type="dxa"/>
            <w:tcBorders>
              <w:top w:val="nil"/>
              <w:left w:val="nil"/>
              <w:bottom w:val="single" w:sz="4" w:space="0" w:color="auto"/>
              <w:right w:val="single" w:sz="4" w:space="0" w:color="auto"/>
            </w:tcBorders>
            <w:shd w:val="clear" w:color="auto" w:fill="auto"/>
            <w:vAlign w:val="center"/>
            <w:hideMark/>
          </w:tcPr>
          <w:p w14:paraId="5AC784F2" w14:textId="2F626787" w:rsidR="00A801CD" w:rsidRPr="004A4B49" w:rsidDel="00721785" w:rsidRDefault="00A801CD" w:rsidP="00721785">
            <w:pPr>
              <w:rPr>
                <w:del w:id="5339" w:author="tedo gogoladze" w:date="2020-01-04T18:46:00Z"/>
                <w:rFonts w:ascii="Arial" w:eastAsia="Times New Roman" w:hAnsi="Arial" w:cs="Arial"/>
                <w:color w:val="000000"/>
                <w:sz w:val="18"/>
                <w:szCs w:val="18"/>
                <w:lang w:val="en-GB"/>
                <w:rPrChange w:id="5340" w:author="Mario Ezequiel Scott" w:date="2019-12-29T19:14:00Z">
                  <w:rPr>
                    <w:del w:id="5341" w:author="tedo gogoladze" w:date="2020-01-04T18:46:00Z"/>
                    <w:rFonts w:ascii="Arial" w:eastAsia="Times New Roman" w:hAnsi="Arial" w:cs="Arial"/>
                    <w:color w:val="000000"/>
                    <w:sz w:val="18"/>
                    <w:szCs w:val="18"/>
                  </w:rPr>
                </w:rPrChange>
              </w:rPr>
              <w:pPrChange w:id="5342" w:author="tedo gogoladze" w:date="2020-01-04T18:46:00Z">
                <w:pPr>
                  <w:spacing w:after="0"/>
                  <w:jc w:val="right"/>
                </w:pPr>
              </w:pPrChange>
            </w:pPr>
            <w:del w:id="5343" w:author="tedo gogoladze" w:date="2020-01-04T18:46:00Z">
              <w:r w:rsidRPr="004A4B49" w:rsidDel="00721785">
                <w:rPr>
                  <w:rFonts w:ascii="Arial" w:eastAsia="Times New Roman" w:hAnsi="Arial" w:cs="Arial"/>
                  <w:color w:val="000000"/>
                  <w:sz w:val="18"/>
                  <w:szCs w:val="18"/>
                  <w:lang w:val="en-GB"/>
                  <w:rPrChange w:id="5344" w:author="Mario Ezequiel Scott" w:date="2019-12-29T19:14:00Z">
                    <w:rPr>
                      <w:rFonts w:ascii="Arial" w:eastAsia="Times New Roman" w:hAnsi="Arial" w:cs="Arial"/>
                      <w:color w:val="000000"/>
                      <w:sz w:val="18"/>
                      <w:szCs w:val="18"/>
                    </w:rPr>
                  </w:rPrChange>
                </w:rPr>
                <w:delText>1</w:delText>
              </w:r>
            </w:del>
          </w:p>
        </w:tc>
        <w:tc>
          <w:tcPr>
            <w:tcW w:w="967" w:type="dxa"/>
            <w:tcBorders>
              <w:top w:val="nil"/>
              <w:left w:val="nil"/>
              <w:bottom w:val="single" w:sz="4" w:space="0" w:color="auto"/>
              <w:right w:val="single" w:sz="4" w:space="0" w:color="auto"/>
            </w:tcBorders>
            <w:shd w:val="clear" w:color="auto" w:fill="auto"/>
            <w:vAlign w:val="center"/>
            <w:hideMark/>
          </w:tcPr>
          <w:p w14:paraId="33441EDE" w14:textId="10176E32" w:rsidR="00A801CD" w:rsidRPr="004A4B49" w:rsidDel="00721785" w:rsidRDefault="00A801CD" w:rsidP="00721785">
            <w:pPr>
              <w:rPr>
                <w:del w:id="5345" w:author="tedo gogoladze" w:date="2020-01-04T18:46:00Z"/>
                <w:rFonts w:ascii="Arial" w:eastAsia="Times New Roman" w:hAnsi="Arial" w:cs="Arial"/>
                <w:color w:val="000000"/>
                <w:sz w:val="18"/>
                <w:szCs w:val="18"/>
                <w:lang w:val="en-GB"/>
                <w:rPrChange w:id="5346" w:author="Mario Ezequiel Scott" w:date="2019-12-29T19:14:00Z">
                  <w:rPr>
                    <w:del w:id="5347" w:author="tedo gogoladze" w:date="2020-01-04T18:46:00Z"/>
                    <w:rFonts w:ascii="Arial" w:eastAsia="Times New Roman" w:hAnsi="Arial" w:cs="Arial"/>
                    <w:color w:val="000000"/>
                    <w:sz w:val="18"/>
                    <w:szCs w:val="18"/>
                  </w:rPr>
                </w:rPrChange>
              </w:rPr>
              <w:pPrChange w:id="5348" w:author="tedo gogoladze" w:date="2020-01-04T18:46:00Z">
                <w:pPr>
                  <w:spacing w:after="0"/>
                  <w:jc w:val="right"/>
                </w:pPr>
              </w:pPrChange>
            </w:pPr>
            <w:del w:id="5349" w:author="tedo gogoladze" w:date="2020-01-04T18:46:00Z">
              <w:r w:rsidRPr="004A4B49" w:rsidDel="00721785">
                <w:rPr>
                  <w:rFonts w:ascii="Arial" w:eastAsia="Times New Roman" w:hAnsi="Arial" w:cs="Arial"/>
                  <w:color w:val="000000"/>
                  <w:sz w:val="18"/>
                  <w:szCs w:val="18"/>
                  <w:lang w:val="en-GB"/>
                  <w:rPrChange w:id="5350" w:author="Mario Ezequiel Scott" w:date="2019-12-29T19:14:00Z">
                    <w:rPr>
                      <w:rFonts w:ascii="Arial" w:eastAsia="Times New Roman" w:hAnsi="Arial" w:cs="Arial"/>
                      <w:color w:val="000000"/>
                      <w:sz w:val="18"/>
                      <w:szCs w:val="18"/>
                    </w:rPr>
                  </w:rPrChange>
                </w:rPr>
                <w:delText>1</w:delText>
              </w:r>
            </w:del>
          </w:p>
        </w:tc>
        <w:tc>
          <w:tcPr>
            <w:tcW w:w="907" w:type="dxa"/>
            <w:tcBorders>
              <w:top w:val="nil"/>
              <w:left w:val="nil"/>
              <w:bottom w:val="single" w:sz="4" w:space="0" w:color="auto"/>
              <w:right w:val="single" w:sz="4" w:space="0" w:color="auto"/>
            </w:tcBorders>
            <w:shd w:val="clear" w:color="auto" w:fill="auto"/>
            <w:vAlign w:val="center"/>
            <w:hideMark/>
          </w:tcPr>
          <w:p w14:paraId="5760F427" w14:textId="70039FC4" w:rsidR="00A801CD" w:rsidRPr="004A4B49" w:rsidDel="00721785" w:rsidRDefault="00A801CD" w:rsidP="00721785">
            <w:pPr>
              <w:rPr>
                <w:del w:id="5351" w:author="tedo gogoladze" w:date="2020-01-04T18:46:00Z"/>
                <w:rFonts w:ascii="Arial" w:eastAsia="Times New Roman" w:hAnsi="Arial" w:cs="Arial"/>
                <w:color w:val="000000"/>
                <w:sz w:val="18"/>
                <w:szCs w:val="18"/>
                <w:lang w:val="en-GB"/>
                <w:rPrChange w:id="5352" w:author="Mario Ezequiel Scott" w:date="2019-12-29T19:14:00Z">
                  <w:rPr>
                    <w:del w:id="5353" w:author="tedo gogoladze" w:date="2020-01-04T18:46:00Z"/>
                    <w:rFonts w:ascii="Arial" w:eastAsia="Times New Roman" w:hAnsi="Arial" w:cs="Arial"/>
                    <w:color w:val="000000"/>
                    <w:sz w:val="18"/>
                    <w:szCs w:val="18"/>
                  </w:rPr>
                </w:rPrChange>
              </w:rPr>
              <w:pPrChange w:id="5354" w:author="tedo gogoladze" w:date="2020-01-04T18:46:00Z">
                <w:pPr>
                  <w:spacing w:after="0"/>
                  <w:jc w:val="right"/>
                </w:pPr>
              </w:pPrChange>
            </w:pPr>
            <w:del w:id="5355" w:author="tedo gogoladze" w:date="2020-01-04T18:46:00Z">
              <w:r w:rsidRPr="004A4B49" w:rsidDel="00721785">
                <w:rPr>
                  <w:rFonts w:ascii="Arial" w:eastAsia="Times New Roman" w:hAnsi="Arial" w:cs="Arial"/>
                  <w:color w:val="000000"/>
                  <w:sz w:val="18"/>
                  <w:szCs w:val="18"/>
                  <w:lang w:val="en-GB"/>
                  <w:rPrChange w:id="5356" w:author="Mario Ezequiel Scott" w:date="2019-12-29T19:14:00Z">
                    <w:rPr>
                      <w:rFonts w:ascii="Arial" w:eastAsia="Times New Roman" w:hAnsi="Arial" w:cs="Arial"/>
                      <w:color w:val="000000"/>
                      <w:sz w:val="18"/>
                      <w:szCs w:val="18"/>
                    </w:rPr>
                  </w:rPrChange>
                </w:rPr>
                <w:delText>1</w:delText>
              </w:r>
            </w:del>
          </w:p>
        </w:tc>
        <w:tc>
          <w:tcPr>
            <w:tcW w:w="1027" w:type="dxa"/>
            <w:tcBorders>
              <w:top w:val="nil"/>
              <w:left w:val="nil"/>
              <w:bottom w:val="nil"/>
              <w:right w:val="nil"/>
            </w:tcBorders>
            <w:shd w:val="clear" w:color="auto" w:fill="auto"/>
            <w:noWrap/>
            <w:vAlign w:val="bottom"/>
            <w:hideMark/>
          </w:tcPr>
          <w:p w14:paraId="3D835D47" w14:textId="56151DE9" w:rsidR="00A801CD" w:rsidRPr="004A4B49" w:rsidDel="00721785" w:rsidRDefault="00A801CD" w:rsidP="00721785">
            <w:pPr>
              <w:rPr>
                <w:del w:id="5357" w:author="tedo gogoladze" w:date="2020-01-04T18:46:00Z"/>
                <w:rFonts w:ascii="Arial" w:eastAsia="Times New Roman" w:hAnsi="Arial" w:cs="Arial"/>
                <w:color w:val="000000"/>
                <w:sz w:val="18"/>
                <w:szCs w:val="18"/>
                <w:lang w:val="en-GB"/>
                <w:rPrChange w:id="5358" w:author="Mario Ezequiel Scott" w:date="2019-12-29T19:14:00Z">
                  <w:rPr>
                    <w:del w:id="5359" w:author="tedo gogoladze" w:date="2020-01-04T18:46:00Z"/>
                    <w:rFonts w:ascii="Arial" w:eastAsia="Times New Roman" w:hAnsi="Arial" w:cs="Arial"/>
                    <w:color w:val="000000"/>
                    <w:sz w:val="18"/>
                    <w:szCs w:val="18"/>
                  </w:rPr>
                </w:rPrChange>
              </w:rPr>
              <w:pPrChange w:id="5360" w:author="tedo gogoladze" w:date="2020-01-04T18:46:00Z">
                <w:pPr>
                  <w:spacing w:after="0"/>
                  <w:jc w:val="right"/>
                </w:pPr>
              </w:pPrChange>
            </w:pPr>
          </w:p>
        </w:tc>
        <w:tc>
          <w:tcPr>
            <w:tcW w:w="952" w:type="dxa"/>
            <w:tcBorders>
              <w:top w:val="nil"/>
              <w:left w:val="nil"/>
              <w:bottom w:val="nil"/>
              <w:right w:val="nil"/>
            </w:tcBorders>
            <w:shd w:val="clear" w:color="auto" w:fill="auto"/>
            <w:noWrap/>
            <w:vAlign w:val="bottom"/>
            <w:hideMark/>
          </w:tcPr>
          <w:p w14:paraId="739E2FDA" w14:textId="0329494B" w:rsidR="00A801CD" w:rsidRPr="004A4B49" w:rsidDel="00721785" w:rsidRDefault="00A801CD" w:rsidP="00721785">
            <w:pPr>
              <w:rPr>
                <w:del w:id="5361" w:author="tedo gogoladze" w:date="2020-01-04T18:46:00Z"/>
                <w:rFonts w:eastAsia="Times New Roman" w:cs="Times New Roman"/>
                <w:sz w:val="20"/>
                <w:szCs w:val="20"/>
                <w:lang w:val="en-GB"/>
                <w:rPrChange w:id="5362" w:author="Mario Ezequiel Scott" w:date="2019-12-29T19:14:00Z">
                  <w:rPr>
                    <w:del w:id="5363" w:author="tedo gogoladze" w:date="2020-01-04T18:46:00Z"/>
                    <w:rFonts w:eastAsia="Times New Roman" w:cs="Times New Roman"/>
                    <w:sz w:val="20"/>
                    <w:szCs w:val="20"/>
                  </w:rPr>
                </w:rPrChange>
              </w:rPr>
              <w:pPrChange w:id="5364" w:author="tedo gogoladze" w:date="2020-01-04T18:46:00Z">
                <w:pPr>
                  <w:spacing w:after="0"/>
                </w:pPr>
              </w:pPrChange>
            </w:pPr>
          </w:p>
        </w:tc>
      </w:tr>
    </w:tbl>
    <w:p w14:paraId="607FDD75" w14:textId="6ED57866" w:rsidR="00A801CD" w:rsidRPr="004A4B49" w:rsidDel="00721785" w:rsidRDefault="00A801CD" w:rsidP="00721785">
      <w:pPr>
        <w:rPr>
          <w:del w:id="5365" w:author="tedo gogoladze" w:date="2020-01-04T18:46:00Z"/>
          <w:rFonts w:cstheme="minorHAnsi"/>
          <w:lang w:val="en-GB"/>
          <w:rPrChange w:id="5366" w:author="Mario Ezequiel Scott" w:date="2019-12-29T19:14:00Z">
            <w:rPr>
              <w:del w:id="5367" w:author="tedo gogoladze" w:date="2020-01-04T18:46:00Z"/>
              <w:rFonts w:cstheme="minorHAnsi"/>
            </w:rPr>
          </w:rPrChange>
        </w:rPr>
        <w:pPrChange w:id="5368" w:author="tedo gogoladze" w:date="2020-01-04T18:46:00Z">
          <w:pPr/>
        </w:pPrChange>
      </w:pPr>
    </w:p>
    <w:p w14:paraId="245FAEDE" w14:textId="6F5DE8BE" w:rsidR="00A801CD" w:rsidRPr="004A4B49" w:rsidDel="00721785" w:rsidRDefault="00A801CD" w:rsidP="00721785">
      <w:pPr>
        <w:rPr>
          <w:del w:id="5369" w:author="tedo gogoladze" w:date="2020-01-04T18:46:00Z"/>
          <w:rFonts w:cstheme="minorHAnsi"/>
          <w:lang w:val="en-GB"/>
          <w:rPrChange w:id="5370" w:author="Mario Ezequiel Scott" w:date="2019-12-29T19:14:00Z">
            <w:rPr>
              <w:del w:id="5371" w:author="tedo gogoladze" w:date="2020-01-04T18:46:00Z"/>
              <w:rFonts w:cstheme="minorHAnsi"/>
            </w:rPr>
          </w:rPrChange>
        </w:rPr>
        <w:pPrChange w:id="5372" w:author="tedo gogoladze" w:date="2020-01-04T18:46:00Z">
          <w:pPr/>
        </w:pPrChange>
      </w:pPr>
      <w:commentRangeStart w:id="5373"/>
      <w:del w:id="5374" w:author="tedo gogoladze" w:date="2020-01-04T18:46:00Z">
        <w:r w:rsidRPr="004A4B49" w:rsidDel="00721785">
          <w:rPr>
            <w:rFonts w:cstheme="minorHAnsi"/>
            <w:lang w:val="en-GB"/>
            <w:rPrChange w:id="5375" w:author="Mario Ezequiel Scott" w:date="2019-12-29T19:14:00Z">
              <w:rPr>
                <w:rFonts w:cstheme="minorHAnsi"/>
              </w:rPr>
            </w:rPrChange>
          </w:rPr>
          <w:delText xml:space="preserve">Table </w:delText>
        </w:r>
        <w:r w:rsidR="00682C87" w:rsidRPr="004A4B49" w:rsidDel="00721785">
          <w:rPr>
            <w:rFonts w:cstheme="minorHAnsi"/>
            <w:lang w:val="en-GB"/>
            <w:rPrChange w:id="5376" w:author="Mario Ezequiel Scott" w:date="2019-12-29T19:14:00Z">
              <w:rPr>
                <w:rFonts w:cstheme="minorHAnsi"/>
              </w:rPr>
            </w:rPrChange>
          </w:rPr>
          <w:delText>10</w:delText>
        </w:r>
        <w:r w:rsidRPr="004A4B49" w:rsidDel="00721785">
          <w:rPr>
            <w:rFonts w:cstheme="minorHAnsi"/>
            <w:lang w:val="en-GB"/>
            <w:rPrChange w:id="5377" w:author="Mario Ezequiel Scott" w:date="2019-12-29T19:14:00Z">
              <w:rPr>
                <w:rFonts w:cstheme="minorHAnsi"/>
              </w:rPr>
            </w:rPrChange>
          </w:rPr>
          <w:delText>: jira issues statuses</w:delText>
        </w:r>
        <w:commentRangeEnd w:id="5373"/>
        <w:r w:rsidR="0058578D" w:rsidDel="00721785">
          <w:rPr>
            <w:rStyle w:val="CommentReference"/>
          </w:rPr>
          <w:commentReference w:id="5373"/>
        </w:r>
      </w:del>
    </w:p>
    <w:p w14:paraId="05C43A91" w14:textId="3B5609B7" w:rsidR="00A801CD" w:rsidRPr="004A4B49" w:rsidRDefault="00A801CD" w:rsidP="00A801CD">
      <w:pPr>
        <w:rPr>
          <w:rFonts w:cstheme="minorHAnsi"/>
          <w:lang w:val="en-GB"/>
          <w:rPrChange w:id="5378" w:author="Mario Ezequiel Scott" w:date="2019-12-29T19:14:00Z">
            <w:rPr>
              <w:rFonts w:cstheme="minorHAnsi"/>
            </w:rPr>
          </w:rPrChange>
        </w:rPr>
      </w:pPr>
      <w:del w:id="5379" w:author="Mario Ezequiel Scott" w:date="2020-01-02T16:01:00Z">
        <w:r w:rsidRPr="004A4B49" w:rsidDel="00F965B4">
          <w:rPr>
            <w:rFonts w:cstheme="minorHAnsi"/>
            <w:lang w:val="en-GB"/>
            <w:rPrChange w:id="5380" w:author="Mario Ezequiel Scott" w:date="2019-12-29T19:14:00Z">
              <w:rPr>
                <w:rFonts w:cstheme="minorHAnsi"/>
              </w:rPr>
            </w:rPrChange>
          </w:rPr>
          <w:delText xml:space="preserve">They </w:delText>
        </w:r>
      </w:del>
      <w:ins w:id="5381" w:author="Mario Ezequiel Scott" w:date="2020-01-02T16:02:00Z">
        <w:r w:rsidR="00F965B4">
          <w:rPr>
            <w:rFonts w:cstheme="minorHAnsi"/>
            <w:lang w:val="en-GB"/>
          </w:rPr>
          <w:t>To facilitate the analysis, the</w:t>
        </w:r>
      </w:ins>
      <w:ins w:id="5382" w:author="Mario Ezequiel Scott" w:date="2020-01-02T16:01:00Z">
        <w:r w:rsidR="00F965B4">
          <w:rPr>
            <w:rFonts w:cstheme="minorHAnsi"/>
            <w:lang w:val="en-GB"/>
          </w:rPr>
          <w:t xml:space="preserve"> possible values were </w:t>
        </w:r>
      </w:ins>
      <w:del w:id="5383" w:author="Mario Ezequiel Scott" w:date="2020-01-02T16:01:00Z">
        <w:r w:rsidRPr="004A4B49" w:rsidDel="00F965B4">
          <w:rPr>
            <w:rFonts w:cstheme="minorHAnsi"/>
            <w:lang w:val="en-GB"/>
            <w:rPrChange w:id="5384" w:author="Mario Ezequiel Scott" w:date="2019-12-29T19:14:00Z">
              <w:rPr>
                <w:rFonts w:cstheme="minorHAnsi"/>
              </w:rPr>
            </w:rPrChange>
          </w:rPr>
          <w:delText xml:space="preserve">have </w:delText>
        </w:r>
      </w:del>
      <w:r w:rsidRPr="004A4B49">
        <w:rPr>
          <w:rFonts w:cstheme="minorHAnsi"/>
          <w:lang w:val="en-GB"/>
          <w:rPrChange w:id="5385" w:author="Mario Ezequiel Scott" w:date="2019-12-29T19:14:00Z">
            <w:rPr>
              <w:rFonts w:cstheme="minorHAnsi"/>
            </w:rPr>
          </w:rPrChange>
        </w:rPr>
        <w:t xml:space="preserve">grouped into 3 categories </w:t>
      </w:r>
      <w:ins w:id="5386" w:author="Mario Ezequiel Scott" w:date="2020-01-02T16:01:00Z">
        <w:r w:rsidR="00F965B4">
          <w:rPr>
            <w:rFonts w:cstheme="minorHAnsi"/>
            <w:lang w:val="en-GB"/>
          </w:rPr>
          <w:t>that represents the most common statuses of</w:t>
        </w:r>
      </w:ins>
      <w:ins w:id="5387" w:author="Mario Ezequiel Scott" w:date="2020-01-02T16:02:00Z">
        <w:r w:rsidR="00F965B4">
          <w:rPr>
            <w:rFonts w:cstheme="minorHAnsi"/>
            <w:lang w:val="en-GB"/>
          </w:rPr>
          <w:t xml:space="preserve"> tasks during</w:t>
        </w:r>
      </w:ins>
      <w:ins w:id="5388" w:author="Mario Ezequiel Scott" w:date="2020-01-02T16:01:00Z">
        <w:r w:rsidR="00F965B4">
          <w:rPr>
            <w:rFonts w:cstheme="minorHAnsi"/>
            <w:lang w:val="en-GB"/>
          </w:rPr>
          <w:t xml:space="preserve"> agile software development [</w:t>
        </w:r>
        <w:del w:id="5389" w:author="tedo gogoladze" w:date="2020-01-05T02:17:00Z">
          <w:r w:rsidR="00F965B4" w:rsidDel="00A4024B">
            <w:rPr>
              <w:rFonts w:cstheme="minorHAnsi"/>
              <w:lang w:val="en-GB"/>
            </w:rPr>
            <w:delText>ref</w:delText>
          </w:r>
        </w:del>
      </w:ins>
      <w:ins w:id="5390" w:author="tedo gogoladze" w:date="2020-01-05T02:17:00Z">
        <w:r w:rsidR="00A4024B">
          <w:rPr>
            <w:rFonts w:cstheme="minorHAnsi"/>
            <w:lang w:val="en-GB"/>
          </w:rPr>
          <w:t>1</w:t>
        </w:r>
      </w:ins>
      <w:ins w:id="5391" w:author="Mario Ezequiel Scott" w:date="2020-01-02T16:01:00Z">
        <w:r w:rsidR="00F965B4">
          <w:rPr>
            <w:rFonts w:cstheme="minorHAnsi"/>
            <w:lang w:val="en-GB"/>
          </w:rPr>
          <w:t>]</w:t>
        </w:r>
      </w:ins>
      <w:del w:id="5392" w:author="Mario Ezequiel Scott" w:date="2020-01-02T16:01:00Z">
        <w:r w:rsidRPr="004A4B49" w:rsidDel="00F965B4">
          <w:rPr>
            <w:rFonts w:cstheme="minorHAnsi"/>
            <w:lang w:val="en-GB"/>
            <w:rPrChange w:id="5393" w:author="Mario Ezequiel Scott" w:date="2019-12-29T19:14:00Z">
              <w:rPr>
                <w:rFonts w:cstheme="minorHAnsi"/>
              </w:rPr>
            </w:rPrChange>
          </w:rPr>
          <w:delText xml:space="preserve">according to </w:delText>
        </w:r>
        <w:r w:rsidR="00465B4E" w:rsidRPr="004A4B49" w:rsidDel="00F965B4">
          <w:rPr>
            <w:rFonts w:cstheme="minorHAnsi"/>
            <w:lang w:val="en-GB"/>
            <w:rPrChange w:id="5394" w:author="Mario Ezequiel Scott" w:date="2019-12-29T19:14:00Z">
              <w:rPr>
                <w:rFonts w:cstheme="minorHAnsi"/>
              </w:rPr>
            </w:rPrChange>
          </w:rPr>
          <w:delText xml:space="preserve">the </w:delText>
        </w:r>
        <w:r w:rsidRPr="004A4B49" w:rsidDel="00F965B4">
          <w:rPr>
            <w:rFonts w:cstheme="minorHAnsi"/>
            <w:lang w:val="en-GB"/>
            <w:rPrChange w:id="5395" w:author="Mario Ezequiel Scott" w:date="2019-12-29T19:14:00Z">
              <w:rPr>
                <w:rFonts w:cstheme="minorHAnsi"/>
              </w:rPr>
            </w:rPrChange>
          </w:rPr>
          <w:delText>goal</w:delText>
        </w:r>
        <w:r w:rsidR="00465B4E" w:rsidRPr="004A4B49" w:rsidDel="00F965B4">
          <w:rPr>
            <w:rFonts w:cstheme="minorHAnsi"/>
            <w:lang w:val="en-GB"/>
            <w:rPrChange w:id="5396" w:author="Mario Ezequiel Scott" w:date="2019-12-29T19:14:00Z">
              <w:rPr>
                <w:rFonts w:cstheme="minorHAnsi"/>
              </w:rPr>
            </w:rPrChange>
          </w:rPr>
          <w:delText>s</w:delText>
        </w:r>
        <w:r w:rsidR="0072710C" w:rsidRPr="004A4B49" w:rsidDel="00F965B4">
          <w:rPr>
            <w:rFonts w:cstheme="minorHAnsi"/>
            <w:lang w:val="en-GB"/>
            <w:rPrChange w:id="5397" w:author="Mario Ezequiel Scott" w:date="2019-12-29T19:14:00Z">
              <w:rPr>
                <w:rFonts w:cstheme="minorHAnsi"/>
              </w:rPr>
            </w:rPrChange>
          </w:rPr>
          <w:delText xml:space="preserve"> of this research</w:delText>
        </w:r>
        <w:r w:rsidRPr="004A4B49" w:rsidDel="00F965B4">
          <w:rPr>
            <w:rFonts w:cstheme="minorHAnsi"/>
            <w:lang w:val="en-GB"/>
            <w:rPrChange w:id="5398" w:author="Mario Ezequiel Scott" w:date="2019-12-29T19:14:00Z">
              <w:rPr>
                <w:rFonts w:cstheme="minorHAnsi"/>
              </w:rPr>
            </w:rPrChange>
          </w:rPr>
          <w:delText>:</w:delText>
        </w:r>
      </w:del>
    </w:p>
    <w:p w14:paraId="54077DD4" w14:textId="77777777" w:rsidR="00A801CD" w:rsidRPr="00F965B4" w:rsidRDefault="00A801CD">
      <w:pPr>
        <w:pStyle w:val="ListParagraph"/>
        <w:numPr>
          <w:ilvl w:val="0"/>
          <w:numId w:val="83"/>
        </w:numPr>
        <w:rPr>
          <w:rFonts w:cstheme="minorHAnsi"/>
          <w:lang w:val="en-GB"/>
          <w:rPrChange w:id="5399" w:author="Mario Ezequiel Scott" w:date="2020-01-02T16:02:00Z">
            <w:rPr>
              <w:rFonts w:cstheme="minorHAnsi"/>
            </w:rPr>
          </w:rPrChange>
        </w:rPr>
        <w:pPrChange w:id="5400" w:author="Mario Ezequiel Scott" w:date="2020-01-02T16:02:00Z">
          <w:pPr/>
        </w:pPrChange>
      </w:pPr>
      <w:r w:rsidRPr="00F965B4">
        <w:rPr>
          <w:rFonts w:cstheme="minorHAnsi"/>
          <w:lang w:val="en-GB"/>
          <w:rPrChange w:id="5401" w:author="Mario Ezequiel Scott" w:date="2020-01-02T16:02:00Z">
            <w:rPr>
              <w:rFonts w:cstheme="minorHAnsi"/>
            </w:rPr>
          </w:rPrChange>
        </w:rPr>
        <w:t>‘</w:t>
      </w:r>
      <w:proofErr w:type="spellStart"/>
      <w:r w:rsidRPr="00F965B4">
        <w:rPr>
          <w:rFonts w:cstheme="minorHAnsi"/>
          <w:lang w:val="en-GB"/>
          <w:rPrChange w:id="5402" w:author="Mario Ezequiel Scott" w:date="2020-01-02T16:02:00Z">
            <w:rPr>
              <w:rFonts w:cstheme="minorHAnsi"/>
            </w:rPr>
          </w:rPrChange>
        </w:rPr>
        <w:t>todo</w:t>
      </w:r>
      <w:proofErr w:type="spellEnd"/>
      <w:r w:rsidRPr="00F965B4">
        <w:rPr>
          <w:rFonts w:cstheme="minorHAnsi"/>
          <w:lang w:val="en-GB"/>
          <w:rPrChange w:id="5403" w:author="Mario Ezequiel Scott" w:date="2020-01-02T16:02:00Z">
            <w:rPr>
              <w:rFonts w:cstheme="minorHAnsi"/>
            </w:rPr>
          </w:rPrChange>
        </w:rPr>
        <w:t>’ state values: 'To Do', 'Open', 'Reopened', 'Reviewable', 'To Be Merged', 'Scoped', 'Refine', 'New', 'Raw', 'Waiting for Response', 'To Be Tested', 'Pending 3rd-Party', '</w:t>
      </w:r>
      <w:proofErr w:type="spellStart"/>
      <w:r w:rsidRPr="00F965B4">
        <w:rPr>
          <w:rFonts w:cstheme="minorHAnsi"/>
          <w:lang w:val="en-GB"/>
          <w:rPrChange w:id="5404" w:author="Mario Ezequiel Scott" w:date="2020-01-02T16:02:00Z">
            <w:rPr>
              <w:rFonts w:cstheme="minorHAnsi"/>
            </w:rPr>
          </w:rPrChange>
        </w:rPr>
        <w:t>Defered</w:t>
      </w:r>
      <w:proofErr w:type="spellEnd"/>
      <w:r w:rsidRPr="00F965B4">
        <w:rPr>
          <w:rFonts w:cstheme="minorHAnsi"/>
          <w:lang w:val="en-GB"/>
          <w:rPrChange w:id="5405" w:author="Mario Ezequiel Scott" w:date="2020-01-02T16:02:00Z">
            <w:rPr>
              <w:rFonts w:cstheme="minorHAnsi"/>
            </w:rPr>
          </w:rPrChange>
        </w:rPr>
        <w:t>', 'Triaged';</w:t>
      </w:r>
    </w:p>
    <w:p w14:paraId="3E730DD9" w14:textId="695596DD" w:rsidR="00A801CD" w:rsidRPr="00F965B4" w:rsidRDefault="00A801CD">
      <w:pPr>
        <w:pStyle w:val="ListParagraph"/>
        <w:numPr>
          <w:ilvl w:val="0"/>
          <w:numId w:val="83"/>
        </w:numPr>
        <w:rPr>
          <w:rFonts w:cstheme="minorHAnsi"/>
          <w:lang w:val="en-GB"/>
          <w:rPrChange w:id="5406" w:author="Mario Ezequiel Scott" w:date="2020-01-02T16:02:00Z">
            <w:rPr>
              <w:rFonts w:cstheme="minorHAnsi"/>
            </w:rPr>
          </w:rPrChange>
        </w:rPr>
        <w:pPrChange w:id="5407" w:author="Mario Ezequiel Scott" w:date="2020-01-02T16:02:00Z">
          <w:pPr/>
        </w:pPrChange>
      </w:pPr>
      <w:r w:rsidRPr="00F965B4">
        <w:rPr>
          <w:rFonts w:cstheme="minorHAnsi"/>
          <w:lang w:val="en-GB"/>
          <w:rPrChange w:id="5408" w:author="Mario Ezequiel Scott" w:date="2020-01-02T16:02:00Z">
            <w:rPr>
              <w:rFonts w:cstheme="minorHAnsi"/>
            </w:rPr>
          </w:rPrChange>
        </w:rPr>
        <w:t>‘in</w:t>
      </w:r>
      <w:ins w:id="5409" w:author="tedo gogoladze" w:date="2020-01-04T18:50:00Z">
        <w:r w:rsidR="00B82D0C">
          <w:rPr>
            <w:rFonts w:cstheme="minorHAnsi"/>
            <w:lang w:val="en-GB"/>
          </w:rPr>
          <w:t xml:space="preserve"> </w:t>
        </w:r>
      </w:ins>
      <w:r w:rsidRPr="00F965B4">
        <w:rPr>
          <w:rFonts w:cstheme="minorHAnsi"/>
          <w:lang w:val="en-GB"/>
          <w:rPrChange w:id="5410" w:author="Mario Ezequiel Scott" w:date="2020-01-02T16:02:00Z">
            <w:rPr>
              <w:rFonts w:cstheme="minorHAnsi"/>
            </w:rPr>
          </w:rPrChange>
        </w:rPr>
        <w:t>progress’ state values: 'Pull Request Submitted', 'Planned Development', 'In Progress', 'In PR', 'In Review', '</w:t>
      </w:r>
      <w:proofErr w:type="gramStart"/>
      <w:r w:rsidRPr="00F965B4">
        <w:rPr>
          <w:rFonts w:cstheme="minorHAnsi"/>
          <w:lang w:val="en-GB"/>
          <w:rPrChange w:id="5411" w:author="Mario Ezequiel Scott" w:date="2020-01-02T16:02:00Z">
            <w:rPr>
              <w:rFonts w:cstheme="minorHAnsi"/>
            </w:rPr>
          </w:rPrChange>
        </w:rPr>
        <w:t>In  Review</w:t>
      </w:r>
      <w:proofErr w:type="gramEnd"/>
      <w:r w:rsidRPr="00F965B4">
        <w:rPr>
          <w:rFonts w:cstheme="minorHAnsi"/>
          <w:lang w:val="en-GB"/>
          <w:rPrChange w:id="5412" w:author="Mario Ezequiel Scott" w:date="2020-01-02T16:02:00Z">
            <w:rPr>
              <w:rFonts w:cstheme="minorHAnsi"/>
            </w:rPr>
          </w:rPrChange>
        </w:rPr>
        <w:t>',  'Writing', 'Waiting for Review', 'Testing In Progress';</w:t>
      </w:r>
    </w:p>
    <w:p w14:paraId="5EE723E2" w14:textId="77777777" w:rsidR="00A801CD" w:rsidRPr="00F965B4" w:rsidRDefault="00A801CD">
      <w:pPr>
        <w:pStyle w:val="ListParagraph"/>
        <w:numPr>
          <w:ilvl w:val="0"/>
          <w:numId w:val="83"/>
        </w:numPr>
        <w:rPr>
          <w:rFonts w:cstheme="minorHAnsi"/>
          <w:lang w:val="en-GB"/>
          <w:rPrChange w:id="5413" w:author="Mario Ezequiel Scott" w:date="2020-01-02T16:02:00Z">
            <w:rPr>
              <w:rFonts w:cstheme="minorHAnsi"/>
            </w:rPr>
          </w:rPrChange>
        </w:rPr>
        <w:pPrChange w:id="5414" w:author="Mario Ezequiel Scott" w:date="2020-01-02T16:02:00Z">
          <w:pPr/>
        </w:pPrChange>
      </w:pPr>
      <w:r w:rsidRPr="00F965B4">
        <w:rPr>
          <w:rFonts w:cstheme="minorHAnsi"/>
          <w:lang w:val="en-GB"/>
          <w:rPrChange w:id="5415" w:author="Mario Ezequiel Scott" w:date="2020-01-02T16:02:00Z">
            <w:rPr>
              <w:rFonts w:cstheme="minorHAnsi"/>
            </w:rPr>
          </w:rPrChange>
        </w:rPr>
        <w:t>‘Done’ state values: 'Closed', 'Resolved', 'Done', 'Inactive - Pending Closure', 'Accepted'.</w:t>
      </w:r>
    </w:p>
    <w:p w14:paraId="64587E13" w14:textId="34335809" w:rsidR="00A801CD" w:rsidRPr="004A4B49" w:rsidRDefault="00A801CD" w:rsidP="00A801CD">
      <w:pPr>
        <w:rPr>
          <w:rFonts w:cstheme="minorHAnsi"/>
          <w:lang w:val="en-GB"/>
          <w:rPrChange w:id="5416" w:author="Mario Ezequiel Scott" w:date="2019-12-29T19:14:00Z">
            <w:rPr>
              <w:rFonts w:cstheme="minorHAnsi"/>
            </w:rPr>
          </w:rPrChange>
        </w:rPr>
      </w:pPr>
      <w:commentRangeStart w:id="5417"/>
      <w:del w:id="5418" w:author="tedo gogoladze" w:date="2020-01-04T18:47:00Z">
        <w:r w:rsidRPr="004A4B49" w:rsidDel="00CA3EAC">
          <w:rPr>
            <w:rFonts w:cstheme="minorHAnsi"/>
            <w:lang w:val="en-GB"/>
            <w:rPrChange w:id="5419" w:author="Mario Ezequiel Scott" w:date="2019-12-29T19:14:00Z">
              <w:rPr>
                <w:rFonts w:cstheme="minorHAnsi"/>
              </w:rPr>
            </w:rPrChange>
          </w:rPr>
          <w:lastRenderedPageBreak/>
          <w:delText xml:space="preserve">In technical solution, only the latest log record is taken on the task by each user. Meaning, that task and user are unique keys. changelog dataset </w:delText>
        </w:r>
        <w:r w:rsidR="00FD7948" w:rsidRPr="004A4B49" w:rsidDel="00CA3EAC">
          <w:rPr>
            <w:rFonts w:cstheme="minorHAnsi"/>
            <w:lang w:val="en-GB"/>
            <w:rPrChange w:id="5420" w:author="Mario Ezequiel Scott" w:date="2019-12-29T19:14:00Z">
              <w:rPr>
                <w:rFonts w:cstheme="minorHAnsi"/>
              </w:rPr>
            </w:rPrChange>
          </w:rPr>
          <w:delText xml:space="preserve">is filtered </w:delText>
        </w:r>
        <w:r w:rsidRPr="004A4B49" w:rsidDel="00CA3EAC">
          <w:rPr>
            <w:rFonts w:cstheme="minorHAnsi"/>
            <w:lang w:val="en-GB"/>
            <w:rPrChange w:id="5421" w:author="Mario Ezequiel Scott" w:date="2019-12-29T19:14:00Z">
              <w:rPr>
                <w:rFonts w:cstheme="minorHAnsi"/>
              </w:rPr>
            </w:rPrChange>
          </w:rPr>
          <w:delText xml:space="preserve">with `field` column to be equal to `status`, and the set values are filtered within the column `toString` with the statuses mentioned above in three categories. In the end, </w:delText>
        </w:r>
        <w:r w:rsidR="00CE212A" w:rsidRPr="004A4B49" w:rsidDel="00CA3EAC">
          <w:rPr>
            <w:rFonts w:cstheme="minorHAnsi"/>
            <w:lang w:val="en-GB"/>
            <w:rPrChange w:id="5422" w:author="Mario Ezequiel Scott" w:date="2019-12-29T19:14:00Z">
              <w:rPr>
                <w:rFonts w:cstheme="minorHAnsi"/>
              </w:rPr>
            </w:rPrChange>
          </w:rPr>
          <w:delText xml:space="preserve">filtered </w:delText>
        </w:r>
        <w:r w:rsidRPr="004A4B49" w:rsidDel="00CA3EAC">
          <w:rPr>
            <w:rFonts w:cstheme="minorHAnsi"/>
            <w:lang w:val="en-GB"/>
            <w:rPrChange w:id="5423" w:author="Mario Ezequiel Scott" w:date="2019-12-29T19:14:00Z">
              <w:rPr>
                <w:rFonts w:cstheme="minorHAnsi"/>
              </w:rPr>
            </w:rPrChange>
          </w:rPr>
          <w:delText>dataset contains project code, Jira issue key, user, email address and the status (‘todo’, ‘inprogress’ or ‘done’)</w:delText>
        </w:r>
      </w:del>
      <w:ins w:id="5424" w:author="tedo gogoladze" w:date="2020-01-04T18:47:00Z">
        <w:r w:rsidR="00CA3EAC">
          <w:rPr>
            <w:rFonts w:cstheme="minorHAnsi"/>
            <w:lang w:val="en-GB"/>
          </w:rPr>
          <w:t>As a</w:t>
        </w:r>
      </w:ins>
      <w:del w:id="5425" w:author="tedo gogoladze" w:date="2020-01-04T18:47:00Z">
        <w:r w:rsidRPr="004A4B49" w:rsidDel="00CA3EAC">
          <w:rPr>
            <w:rFonts w:cstheme="minorHAnsi"/>
            <w:lang w:val="en-GB"/>
            <w:rPrChange w:id="5426" w:author="Mario Ezequiel Scott" w:date="2019-12-29T19:14:00Z">
              <w:rPr>
                <w:rFonts w:cstheme="minorHAnsi"/>
              </w:rPr>
            </w:rPrChange>
          </w:rPr>
          <w:delText>.</w:delText>
        </w:r>
      </w:del>
      <w:r w:rsidRPr="004A4B49">
        <w:rPr>
          <w:rFonts w:cstheme="minorHAnsi"/>
          <w:lang w:val="en-GB"/>
          <w:rPrChange w:id="5427" w:author="Mario Ezequiel Scott" w:date="2019-12-29T19:14:00Z">
            <w:rPr>
              <w:rFonts w:cstheme="minorHAnsi"/>
            </w:rPr>
          </w:rPrChange>
        </w:rPr>
        <w:t xml:space="preserve"> </w:t>
      </w:r>
      <w:commentRangeEnd w:id="5417"/>
      <w:r w:rsidR="00F965B4">
        <w:rPr>
          <w:rStyle w:val="CommentReference"/>
        </w:rPr>
        <w:commentReference w:id="5417"/>
      </w:r>
      <w:ins w:id="5428" w:author="Mario Ezequiel Scott" w:date="2020-01-02T16:06:00Z">
        <w:del w:id="5429" w:author="tedo gogoladze" w:date="2020-01-04T18:47:00Z">
          <w:r w:rsidR="00F965B4" w:rsidDel="00CA3EAC">
            <w:rPr>
              <w:rFonts w:cstheme="minorHAnsi"/>
              <w:lang w:val="en-GB"/>
            </w:rPr>
            <w:delText xml:space="preserve">As a </w:delText>
          </w:r>
        </w:del>
        <w:r w:rsidR="00F965B4">
          <w:rPr>
            <w:rFonts w:cstheme="minorHAnsi"/>
            <w:lang w:val="en-GB"/>
          </w:rPr>
          <w:t xml:space="preserve">result, </w:t>
        </w:r>
      </w:ins>
      <w:ins w:id="5430" w:author="tedo gogoladze" w:date="2020-01-04T18:48:00Z">
        <w:r w:rsidR="004A34DB">
          <w:rPr>
            <w:rFonts w:cstheme="minorHAnsi"/>
            <w:lang w:val="en-GB"/>
          </w:rPr>
          <w:t xml:space="preserve">in total we get </w:t>
        </w:r>
      </w:ins>
      <w:del w:id="5431" w:author="Mario Ezequiel Scott" w:date="2020-01-02T16:06:00Z">
        <w:r w:rsidRPr="004A4B49" w:rsidDel="00F965B4">
          <w:rPr>
            <w:rFonts w:cstheme="minorHAnsi"/>
            <w:lang w:val="en-GB"/>
            <w:rPrChange w:id="5432" w:author="Mario Ezequiel Scott" w:date="2019-12-29T19:14:00Z">
              <w:rPr>
                <w:rFonts w:cstheme="minorHAnsi"/>
              </w:rPr>
            </w:rPrChange>
          </w:rPr>
          <w:delText xml:space="preserve">Dataset has </w:delText>
        </w:r>
      </w:del>
      <w:r w:rsidRPr="004A4B49">
        <w:rPr>
          <w:rFonts w:cstheme="minorHAnsi"/>
          <w:lang w:val="en-GB"/>
          <w:rPrChange w:id="5433" w:author="Mario Ezequiel Scott" w:date="2019-12-29T19:14:00Z">
            <w:rPr>
              <w:rFonts w:cstheme="minorHAnsi"/>
            </w:rPr>
          </w:rPrChange>
        </w:rPr>
        <w:t xml:space="preserve">21585 </w:t>
      </w:r>
      <w:del w:id="5434" w:author="tedo gogoladze" w:date="2020-01-04T18:48:00Z">
        <w:r w:rsidRPr="004A4B49" w:rsidDel="004A34DB">
          <w:rPr>
            <w:rFonts w:cstheme="minorHAnsi"/>
            <w:lang w:val="en-GB"/>
            <w:rPrChange w:id="5435" w:author="Mario Ezequiel Scott" w:date="2019-12-29T19:14:00Z">
              <w:rPr>
                <w:rFonts w:cstheme="minorHAnsi"/>
              </w:rPr>
            </w:rPrChange>
          </w:rPr>
          <w:delText xml:space="preserve">records </w:delText>
        </w:r>
      </w:del>
      <w:ins w:id="5436" w:author="tedo gogoladze" w:date="2020-01-04T18:48:00Z">
        <w:r w:rsidR="004A34DB">
          <w:rPr>
            <w:rFonts w:cstheme="minorHAnsi"/>
            <w:lang w:val="en-GB"/>
          </w:rPr>
          <w:t>transactions</w:t>
        </w:r>
        <w:r w:rsidR="004A34DB" w:rsidRPr="004A4B49">
          <w:rPr>
            <w:rFonts w:cstheme="minorHAnsi"/>
            <w:lang w:val="en-GB"/>
            <w:rPrChange w:id="5437" w:author="Mario Ezequiel Scott" w:date="2019-12-29T19:14:00Z">
              <w:rPr>
                <w:rFonts w:cstheme="minorHAnsi"/>
              </w:rPr>
            </w:rPrChange>
          </w:rPr>
          <w:t xml:space="preserve"> </w:t>
        </w:r>
        <w:r w:rsidR="004A34DB">
          <w:rPr>
            <w:rFonts w:cstheme="minorHAnsi"/>
            <w:lang w:val="en-GB"/>
          </w:rPr>
          <w:t>of status metric</w:t>
        </w:r>
      </w:ins>
      <w:ins w:id="5438" w:author="tedo gogoladze" w:date="2020-01-04T18:49:00Z">
        <w:r w:rsidR="004A34DB">
          <w:rPr>
            <w:rFonts w:cstheme="minorHAnsi"/>
            <w:lang w:val="en-GB"/>
          </w:rPr>
          <w:t>, out of which majority</w:t>
        </w:r>
      </w:ins>
      <w:del w:id="5439" w:author="tedo gogoladze" w:date="2020-01-04T18:48:00Z">
        <w:r w:rsidRPr="004A4B49" w:rsidDel="004A34DB">
          <w:rPr>
            <w:rFonts w:cstheme="minorHAnsi"/>
            <w:lang w:val="en-GB"/>
            <w:rPrChange w:id="5440" w:author="Mario Ezequiel Scott" w:date="2019-12-29T19:14:00Z">
              <w:rPr>
                <w:rFonts w:cstheme="minorHAnsi"/>
              </w:rPr>
            </w:rPrChange>
          </w:rPr>
          <w:delText>in total</w:delText>
        </w:r>
      </w:del>
      <w:ins w:id="5441" w:author="Mario Ezequiel Scott" w:date="2020-01-02T16:06:00Z">
        <w:del w:id="5442" w:author="tedo gogoladze" w:date="2020-01-04T18:48:00Z">
          <w:r w:rsidR="00F965B4" w:rsidDel="004A34DB">
            <w:rPr>
              <w:rFonts w:cstheme="minorHAnsi"/>
              <w:lang w:val="en-GB"/>
            </w:rPr>
            <w:delText xml:space="preserve"> were kept since</w:delText>
          </w:r>
        </w:del>
      </w:ins>
      <w:del w:id="5443" w:author="tedo gogoladze" w:date="2020-01-04T18:48:00Z">
        <w:r w:rsidRPr="004A4B49" w:rsidDel="004A34DB">
          <w:rPr>
            <w:rFonts w:cstheme="minorHAnsi"/>
            <w:lang w:val="en-GB"/>
            <w:rPrChange w:id="5444" w:author="Mario Ezequiel Scott" w:date="2019-12-29T19:14:00Z">
              <w:rPr>
                <w:rFonts w:cstheme="minorHAnsi"/>
              </w:rPr>
            </w:rPrChange>
          </w:rPr>
          <w:delText xml:space="preserve">, whereas </w:delText>
        </w:r>
        <w:commentRangeStart w:id="5445"/>
        <w:r w:rsidRPr="004A4B49" w:rsidDel="004A34DB">
          <w:rPr>
            <w:rFonts w:cstheme="minorHAnsi"/>
            <w:lang w:val="en-GB"/>
            <w:rPrChange w:id="5446" w:author="Mario Ezequiel Scott" w:date="2019-12-29T19:14:00Z">
              <w:rPr>
                <w:rFonts w:cstheme="minorHAnsi"/>
              </w:rPr>
            </w:rPrChange>
          </w:rPr>
          <w:delText>most of them eventually get</w:delText>
        </w:r>
      </w:del>
      <w:r w:rsidRPr="004A4B49">
        <w:rPr>
          <w:rFonts w:cstheme="minorHAnsi"/>
          <w:lang w:val="en-GB"/>
          <w:rPrChange w:id="5447" w:author="Mario Ezequiel Scott" w:date="2019-12-29T19:14:00Z">
            <w:rPr>
              <w:rFonts w:cstheme="minorHAnsi"/>
            </w:rPr>
          </w:rPrChange>
        </w:rPr>
        <w:t xml:space="preserve"> </w:t>
      </w:r>
      <w:del w:id="5448" w:author="tedo gogoladze" w:date="2020-01-04T18:49:00Z">
        <w:r w:rsidRPr="004A4B49" w:rsidDel="004A34DB">
          <w:rPr>
            <w:rFonts w:cstheme="minorHAnsi"/>
            <w:lang w:val="en-GB"/>
            <w:rPrChange w:id="5449" w:author="Mario Ezequiel Scott" w:date="2019-12-29T19:14:00Z">
              <w:rPr>
                <w:rFonts w:cstheme="minorHAnsi"/>
              </w:rPr>
            </w:rPrChange>
          </w:rPr>
          <w:delText xml:space="preserve">done </w:delText>
        </w:r>
      </w:del>
      <w:r w:rsidRPr="004A4B49">
        <w:rPr>
          <w:rFonts w:cstheme="minorHAnsi"/>
          <w:lang w:val="en-GB"/>
          <w:rPrChange w:id="5450" w:author="Mario Ezequiel Scott" w:date="2019-12-29T19:14:00Z">
            <w:rPr>
              <w:rFonts w:cstheme="minorHAnsi"/>
            </w:rPr>
          </w:rPrChange>
        </w:rPr>
        <w:t>(17073)</w:t>
      </w:r>
      <w:ins w:id="5451" w:author="tedo gogoladze" w:date="2020-01-04T18:49:00Z">
        <w:r w:rsidR="004A34DB">
          <w:rPr>
            <w:rFonts w:cstheme="minorHAnsi"/>
            <w:lang w:val="en-GB"/>
          </w:rPr>
          <w:t xml:space="preserve"> is grouped in category `done`</w:t>
        </w:r>
      </w:ins>
      <w:r w:rsidRPr="004A4B49">
        <w:rPr>
          <w:rFonts w:cstheme="minorHAnsi"/>
          <w:lang w:val="en-GB"/>
          <w:rPrChange w:id="5452" w:author="Mario Ezequiel Scott" w:date="2019-12-29T19:14:00Z">
            <w:rPr>
              <w:rFonts w:cstheme="minorHAnsi"/>
            </w:rPr>
          </w:rPrChange>
        </w:rPr>
        <w:t xml:space="preserve">, 2315 </w:t>
      </w:r>
      <w:ins w:id="5453" w:author="tedo gogoladze" w:date="2020-01-04T18:49:00Z">
        <w:r w:rsidR="004A34DB">
          <w:rPr>
            <w:rFonts w:cstheme="minorHAnsi"/>
            <w:lang w:val="en-GB"/>
          </w:rPr>
          <w:t>transactions are `</w:t>
        </w:r>
      </w:ins>
      <w:del w:id="5454" w:author="tedo gogoladze" w:date="2020-01-04T18:49:00Z">
        <w:r w:rsidRPr="004A4B49" w:rsidDel="004A34DB">
          <w:rPr>
            <w:rFonts w:cstheme="minorHAnsi"/>
            <w:lang w:val="en-GB"/>
            <w:rPrChange w:id="5455" w:author="Mario Ezequiel Scott" w:date="2019-12-29T19:14:00Z">
              <w:rPr>
                <w:rFonts w:cstheme="minorHAnsi"/>
              </w:rPr>
            </w:rPrChange>
          </w:rPr>
          <w:delText xml:space="preserve">of them have left to </w:delText>
        </w:r>
      </w:del>
      <w:r w:rsidRPr="004A4B49">
        <w:rPr>
          <w:rFonts w:cstheme="minorHAnsi"/>
          <w:lang w:val="en-GB"/>
          <w:rPrChange w:id="5456" w:author="Mario Ezequiel Scott" w:date="2019-12-29T19:14:00Z">
            <w:rPr>
              <w:rFonts w:cstheme="minorHAnsi"/>
            </w:rPr>
          </w:rPrChange>
        </w:rPr>
        <w:t>in progress</w:t>
      </w:r>
      <w:ins w:id="5457" w:author="tedo gogoladze" w:date="2020-01-04T18:49:00Z">
        <w:r w:rsidR="004A34DB">
          <w:rPr>
            <w:rFonts w:cstheme="minorHAnsi"/>
            <w:lang w:val="en-GB"/>
          </w:rPr>
          <w:t>`</w:t>
        </w:r>
      </w:ins>
      <w:r w:rsidRPr="004A4B49">
        <w:rPr>
          <w:rFonts w:cstheme="minorHAnsi"/>
          <w:lang w:val="en-GB"/>
          <w:rPrChange w:id="5458" w:author="Mario Ezequiel Scott" w:date="2019-12-29T19:14:00Z">
            <w:rPr>
              <w:rFonts w:cstheme="minorHAnsi"/>
            </w:rPr>
          </w:rPrChange>
        </w:rPr>
        <w:t xml:space="preserve">, and 2197 </w:t>
      </w:r>
      <w:ins w:id="5459" w:author="tedo gogoladze" w:date="2020-01-04T18:49:00Z">
        <w:r w:rsidR="004A34DB">
          <w:rPr>
            <w:rFonts w:cstheme="minorHAnsi"/>
            <w:lang w:val="en-GB"/>
          </w:rPr>
          <w:t xml:space="preserve">transactions are grouped </w:t>
        </w:r>
      </w:ins>
      <w:del w:id="5460" w:author="tedo gogoladze" w:date="2020-01-04T18:49:00Z">
        <w:r w:rsidRPr="004A4B49" w:rsidDel="004A34DB">
          <w:rPr>
            <w:rFonts w:cstheme="minorHAnsi"/>
            <w:lang w:val="en-GB"/>
            <w:rPrChange w:id="5461" w:author="Mario Ezequiel Scott" w:date="2019-12-29T19:14:00Z">
              <w:rPr>
                <w:rFonts w:cstheme="minorHAnsi"/>
              </w:rPr>
            </w:rPrChange>
          </w:rPr>
          <w:delText xml:space="preserve">have </w:delText>
        </w:r>
      </w:del>
      <w:ins w:id="5462" w:author="tedo gogoladze" w:date="2020-01-04T18:49:00Z">
        <w:r w:rsidR="004A34DB">
          <w:rPr>
            <w:rFonts w:cstheme="minorHAnsi"/>
            <w:lang w:val="en-GB"/>
          </w:rPr>
          <w:t>into `</w:t>
        </w:r>
      </w:ins>
      <w:del w:id="5463" w:author="tedo gogoladze" w:date="2020-01-04T18:49:00Z">
        <w:r w:rsidRPr="004A4B49" w:rsidDel="004A34DB">
          <w:rPr>
            <w:rFonts w:cstheme="minorHAnsi"/>
            <w:lang w:val="en-GB"/>
            <w:rPrChange w:id="5464" w:author="Mario Ezequiel Scott" w:date="2019-12-29T19:14:00Z">
              <w:rPr>
                <w:rFonts w:cstheme="minorHAnsi"/>
              </w:rPr>
            </w:rPrChange>
          </w:rPr>
          <w:delText xml:space="preserve">status </w:delText>
        </w:r>
      </w:del>
      <w:proofErr w:type="spellStart"/>
      <w:r w:rsidRPr="004A4B49">
        <w:rPr>
          <w:rFonts w:cstheme="minorHAnsi"/>
          <w:lang w:val="en-GB"/>
          <w:rPrChange w:id="5465" w:author="Mario Ezequiel Scott" w:date="2019-12-29T19:14:00Z">
            <w:rPr>
              <w:rFonts w:cstheme="minorHAnsi"/>
            </w:rPr>
          </w:rPrChange>
        </w:rPr>
        <w:t>todo</w:t>
      </w:r>
      <w:proofErr w:type="spellEnd"/>
      <w:ins w:id="5466" w:author="tedo gogoladze" w:date="2020-01-04T18:49:00Z">
        <w:r w:rsidR="004A34DB">
          <w:rPr>
            <w:rFonts w:cstheme="minorHAnsi"/>
            <w:lang w:val="en-GB"/>
          </w:rPr>
          <w:t>` status</w:t>
        </w:r>
      </w:ins>
      <w:r w:rsidRPr="004A4B49">
        <w:rPr>
          <w:rFonts w:cstheme="minorHAnsi"/>
          <w:lang w:val="en-GB"/>
          <w:rPrChange w:id="5467" w:author="Mario Ezequiel Scott" w:date="2019-12-29T19:14:00Z">
            <w:rPr>
              <w:rFonts w:cstheme="minorHAnsi"/>
            </w:rPr>
          </w:rPrChange>
        </w:rPr>
        <w:t xml:space="preserve">, as shown on Table </w:t>
      </w:r>
      <w:r w:rsidR="00355982" w:rsidRPr="004A4B49">
        <w:rPr>
          <w:rFonts w:cstheme="minorHAnsi"/>
          <w:lang w:val="en-GB"/>
          <w:rPrChange w:id="5468" w:author="Mario Ezequiel Scott" w:date="2019-12-29T19:14:00Z">
            <w:rPr>
              <w:rFonts w:cstheme="minorHAnsi"/>
            </w:rPr>
          </w:rPrChange>
        </w:rPr>
        <w:t>11</w:t>
      </w:r>
      <w:r w:rsidRPr="004A4B49">
        <w:rPr>
          <w:rFonts w:cstheme="minorHAnsi"/>
          <w:lang w:val="en-GB"/>
          <w:rPrChange w:id="5469" w:author="Mario Ezequiel Scott" w:date="2019-12-29T19:14:00Z">
            <w:rPr>
              <w:rFonts w:cstheme="minorHAnsi"/>
            </w:rPr>
          </w:rPrChange>
        </w:rPr>
        <w:t>.</w:t>
      </w:r>
      <w:commentRangeEnd w:id="5445"/>
      <w:r w:rsidR="00F965B4">
        <w:rPr>
          <w:rStyle w:val="CommentReference"/>
        </w:rPr>
        <w:commentReference w:id="5445"/>
      </w:r>
    </w:p>
    <w:tbl>
      <w:tblPr>
        <w:tblW w:w="5240" w:type="dxa"/>
        <w:tblLook w:val="04A0" w:firstRow="1" w:lastRow="0" w:firstColumn="1" w:lastColumn="0" w:noHBand="0" w:noVBand="1"/>
      </w:tblPr>
      <w:tblGrid>
        <w:gridCol w:w="1067"/>
        <w:gridCol w:w="1238"/>
        <w:gridCol w:w="1716"/>
        <w:gridCol w:w="1219"/>
      </w:tblGrid>
      <w:tr w:rsidR="00A801CD" w:rsidRPr="004A4B49" w14:paraId="6E327137" w14:textId="77777777" w:rsidTr="00794694">
        <w:trPr>
          <w:trHeight w:val="480"/>
        </w:trPr>
        <w:tc>
          <w:tcPr>
            <w:tcW w:w="10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1E98B1A" w14:textId="1EBCF1BE" w:rsidR="00A801CD" w:rsidRPr="004A4B49" w:rsidRDefault="004A34DB" w:rsidP="00794694">
            <w:pPr>
              <w:spacing w:after="0"/>
              <w:jc w:val="right"/>
              <w:rPr>
                <w:rFonts w:ascii="Arial" w:eastAsia="Times New Roman" w:hAnsi="Arial" w:cs="Arial"/>
                <w:b/>
                <w:bCs/>
                <w:i/>
                <w:iCs/>
                <w:color w:val="000000"/>
                <w:sz w:val="18"/>
                <w:szCs w:val="18"/>
                <w:lang w:val="en-GB"/>
                <w:rPrChange w:id="5470" w:author="Mario Ezequiel Scott" w:date="2019-12-29T19:14:00Z">
                  <w:rPr>
                    <w:rFonts w:ascii="Arial" w:eastAsia="Times New Roman" w:hAnsi="Arial" w:cs="Arial"/>
                    <w:b/>
                    <w:bCs/>
                    <w:i/>
                    <w:iCs/>
                    <w:color w:val="000000"/>
                    <w:sz w:val="18"/>
                    <w:szCs w:val="18"/>
                  </w:rPr>
                </w:rPrChange>
              </w:rPr>
            </w:pPr>
            <w:ins w:id="5471" w:author="tedo gogoladze" w:date="2020-01-04T18:50:00Z">
              <w:r>
                <w:rPr>
                  <w:rFonts w:ascii="Arial" w:eastAsia="Times New Roman" w:hAnsi="Arial" w:cs="Arial"/>
                  <w:b/>
                  <w:bCs/>
                  <w:i/>
                  <w:iCs/>
                  <w:color w:val="000000"/>
                  <w:sz w:val="18"/>
                  <w:szCs w:val="18"/>
                  <w:lang w:val="en-GB"/>
                </w:rPr>
                <w:t xml:space="preserve">Tas </w:t>
              </w:r>
            </w:ins>
            <w:r w:rsidR="00A801CD" w:rsidRPr="004A4B49">
              <w:rPr>
                <w:rFonts w:ascii="Arial" w:eastAsia="Times New Roman" w:hAnsi="Arial" w:cs="Arial"/>
                <w:b/>
                <w:bCs/>
                <w:i/>
                <w:iCs/>
                <w:color w:val="000000"/>
                <w:sz w:val="18"/>
                <w:szCs w:val="18"/>
                <w:lang w:val="en-GB"/>
                <w:rPrChange w:id="5472" w:author="Mario Ezequiel Scott" w:date="2019-12-29T19:14:00Z">
                  <w:rPr>
                    <w:rFonts w:ascii="Arial" w:eastAsia="Times New Roman" w:hAnsi="Arial" w:cs="Arial"/>
                    <w:b/>
                    <w:bCs/>
                    <w:i/>
                    <w:iCs/>
                    <w:color w:val="000000"/>
                    <w:sz w:val="18"/>
                    <w:szCs w:val="18"/>
                  </w:rPr>
                </w:rPrChange>
              </w:rPr>
              <w:t>status</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14:paraId="678A2302" w14:textId="5192D1C6" w:rsidR="00A801CD" w:rsidRPr="004A4B49" w:rsidRDefault="00A801CD" w:rsidP="00794694">
            <w:pPr>
              <w:spacing w:after="0"/>
              <w:jc w:val="right"/>
              <w:rPr>
                <w:rFonts w:ascii="Arial" w:eastAsia="Times New Roman" w:hAnsi="Arial" w:cs="Arial"/>
                <w:color w:val="000000"/>
                <w:sz w:val="18"/>
                <w:szCs w:val="18"/>
                <w:lang w:val="en-GB"/>
                <w:rPrChange w:id="5473" w:author="Mario Ezequiel Scott" w:date="2019-12-29T19:14:00Z">
                  <w:rPr>
                    <w:rFonts w:ascii="Arial" w:eastAsia="Times New Roman" w:hAnsi="Arial" w:cs="Arial"/>
                    <w:color w:val="000000"/>
                    <w:sz w:val="18"/>
                    <w:szCs w:val="18"/>
                  </w:rPr>
                </w:rPrChange>
              </w:rPr>
            </w:pPr>
            <w:del w:id="5474" w:author="tedo gogoladze" w:date="2020-01-04T18:50:00Z">
              <w:r w:rsidRPr="004A4B49" w:rsidDel="004A34DB">
                <w:rPr>
                  <w:rFonts w:ascii="Arial" w:eastAsia="Times New Roman" w:hAnsi="Arial" w:cs="Arial"/>
                  <w:color w:val="000000"/>
                  <w:sz w:val="18"/>
                  <w:szCs w:val="18"/>
                  <w:lang w:val="en-GB"/>
                  <w:rPrChange w:id="5475" w:author="Mario Ezequiel Scott" w:date="2019-12-29T19:14:00Z">
                    <w:rPr>
                      <w:rFonts w:ascii="Arial" w:eastAsia="Times New Roman" w:hAnsi="Arial" w:cs="Arial"/>
                      <w:color w:val="000000"/>
                      <w:sz w:val="18"/>
                      <w:szCs w:val="18"/>
                    </w:rPr>
                  </w:rPrChange>
                </w:rPr>
                <w:delText>status_</w:delText>
              </w:r>
            </w:del>
            <w:r w:rsidRPr="004A4B49">
              <w:rPr>
                <w:rFonts w:ascii="Arial" w:eastAsia="Times New Roman" w:hAnsi="Arial" w:cs="Arial"/>
                <w:color w:val="000000"/>
                <w:sz w:val="18"/>
                <w:szCs w:val="18"/>
                <w:lang w:val="en-GB"/>
                <w:rPrChange w:id="5476" w:author="Mario Ezequiel Scott" w:date="2019-12-29T19:14:00Z">
                  <w:rPr>
                    <w:rFonts w:ascii="Arial" w:eastAsia="Times New Roman" w:hAnsi="Arial" w:cs="Arial"/>
                    <w:color w:val="000000"/>
                    <w:sz w:val="18"/>
                    <w:szCs w:val="18"/>
                  </w:rPr>
                </w:rPrChange>
              </w:rPr>
              <w:t>done</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14:paraId="396DF744" w14:textId="200C5CCC" w:rsidR="00A801CD" w:rsidRPr="004A4B49" w:rsidRDefault="00A801CD" w:rsidP="00794694">
            <w:pPr>
              <w:spacing w:after="0"/>
              <w:jc w:val="right"/>
              <w:rPr>
                <w:rFonts w:ascii="Arial" w:eastAsia="Times New Roman" w:hAnsi="Arial" w:cs="Arial"/>
                <w:color w:val="000000"/>
                <w:sz w:val="18"/>
                <w:szCs w:val="18"/>
                <w:lang w:val="en-GB"/>
                <w:rPrChange w:id="5477" w:author="Mario Ezequiel Scott" w:date="2019-12-29T19:14:00Z">
                  <w:rPr>
                    <w:rFonts w:ascii="Arial" w:eastAsia="Times New Roman" w:hAnsi="Arial" w:cs="Arial"/>
                    <w:color w:val="000000"/>
                    <w:sz w:val="18"/>
                    <w:szCs w:val="18"/>
                  </w:rPr>
                </w:rPrChange>
              </w:rPr>
            </w:pPr>
            <w:del w:id="5478" w:author="tedo gogoladze" w:date="2020-01-04T18:50:00Z">
              <w:r w:rsidRPr="004A4B49" w:rsidDel="004A34DB">
                <w:rPr>
                  <w:rFonts w:ascii="Arial" w:eastAsia="Times New Roman" w:hAnsi="Arial" w:cs="Arial"/>
                  <w:color w:val="000000"/>
                  <w:sz w:val="18"/>
                  <w:szCs w:val="18"/>
                  <w:lang w:val="en-GB"/>
                  <w:rPrChange w:id="5479" w:author="Mario Ezequiel Scott" w:date="2019-12-29T19:14:00Z">
                    <w:rPr>
                      <w:rFonts w:ascii="Arial" w:eastAsia="Times New Roman" w:hAnsi="Arial" w:cs="Arial"/>
                      <w:color w:val="000000"/>
                      <w:sz w:val="18"/>
                      <w:szCs w:val="18"/>
                    </w:rPr>
                  </w:rPrChange>
                </w:rPr>
                <w:delText>status_</w:delText>
              </w:r>
            </w:del>
            <w:r w:rsidRPr="004A4B49">
              <w:rPr>
                <w:rFonts w:ascii="Arial" w:eastAsia="Times New Roman" w:hAnsi="Arial" w:cs="Arial"/>
                <w:color w:val="000000"/>
                <w:sz w:val="18"/>
                <w:szCs w:val="18"/>
                <w:lang w:val="en-GB"/>
                <w:rPrChange w:id="5480" w:author="Mario Ezequiel Scott" w:date="2019-12-29T19:14:00Z">
                  <w:rPr>
                    <w:rFonts w:ascii="Arial" w:eastAsia="Times New Roman" w:hAnsi="Arial" w:cs="Arial"/>
                    <w:color w:val="000000"/>
                    <w:sz w:val="18"/>
                    <w:szCs w:val="18"/>
                  </w:rPr>
                </w:rPrChange>
              </w:rPr>
              <w:t>in</w:t>
            </w:r>
            <w:ins w:id="5481" w:author="tedo gogoladze" w:date="2020-01-04T18:50:00Z">
              <w:r w:rsidR="004A34DB">
                <w:rPr>
                  <w:rFonts w:ascii="Arial" w:eastAsia="Times New Roman" w:hAnsi="Arial" w:cs="Arial"/>
                  <w:color w:val="000000"/>
                  <w:sz w:val="18"/>
                  <w:szCs w:val="18"/>
                  <w:lang w:val="en-GB"/>
                </w:rPr>
                <w:t xml:space="preserve"> </w:t>
              </w:r>
            </w:ins>
            <w:r w:rsidRPr="004A4B49">
              <w:rPr>
                <w:rFonts w:ascii="Arial" w:eastAsia="Times New Roman" w:hAnsi="Arial" w:cs="Arial"/>
                <w:color w:val="000000"/>
                <w:sz w:val="18"/>
                <w:szCs w:val="18"/>
                <w:lang w:val="en-GB"/>
                <w:rPrChange w:id="5482" w:author="Mario Ezequiel Scott" w:date="2019-12-29T19:14:00Z">
                  <w:rPr>
                    <w:rFonts w:ascii="Arial" w:eastAsia="Times New Roman" w:hAnsi="Arial" w:cs="Arial"/>
                    <w:color w:val="000000"/>
                    <w:sz w:val="18"/>
                    <w:szCs w:val="18"/>
                  </w:rPr>
                </w:rPrChange>
              </w:rPr>
              <w:t>progress</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4AB3C8FD" w14:textId="2C99B6F3" w:rsidR="00A801CD" w:rsidRPr="004A4B49" w:rsidRDefault="00A801CD" w:rsidP="00794694">
            <w:pPr>
              <w:spacing w:after="0"/>
              <w:jc w:val="right"/>
              <w:rPr>
                <w:rFonts w:ascii="Arial" w:eastAsia="Times New Roman" w:hAnsi="Arial" w:cs="Arial"/>
                <w:color w:val="000000"/>
                <w:sz w:val="18"/>
                <w:szCs w:val="18"/>
                <w:lang w:val="en-GB"/>
                <w:rPrChange w:id="5483" w:author="Mario Ezequiel Scott" w:date="2019-12-29T19:14:00Z">
                  <w:rPr>
                    <w:rFonts w:ascii="Arial" w:eastAsia="Times New Roman" w:hAnsi="Arial" w:cs="Arial"/>
                    <w:color w:val="000000"/>
                    <w:sz w:val="18"/>
                    <w:szCs w:val="18"/>
                  </w:rPr>
                </w:rPrChange>
              </w:rPr>
            </w:pPr>
            <w:del w:id="5484" w:author="tedo gogoladze" w:date="2020-01-04T18:50:00Z">
              <w:r w:rsidRPr="004A4B49" w:rsidDel="004A34DB">
                <w:rPr>
                  <w:rFonts w:ascii="Arial" w:eastAsia="Times New Roman" w:hAnsi="Arial" w:cs="Arial"/>
                  <w:color w:val="000000"/>
                  <w:sz w:val="18"/>
                  <w:szCs w:val="18"/>
                  <w:lang w:val="en-GB"/>
                  <w:rPrChange w:id="5485" w:author="Mario Ezequiel Scott" w:date="2019-12-29T19:14:00Z">
                    <w:rPr>
                      <w:rFonts w:ascii="Arial" w:eastAsia="Times New Roman" w:hAnsi="Arial" w:cs="Arial"/>
                      <w:color w:val="000000"/>
                      <w:sz w:val="18"/>
                      <w:szCs w:val="18"/>
                    </w:rPr>
                  </w:rPrChange>
                </w:rPr>
                <w:delText>status_</w:delText>
              </w:r>
            </w:del>
            <w:proofErr w:type="spellStart"/>
            <w:r w:rsidRPr="004A4B49">
              <w:rPr>
                <w:rFonts w:ascii="Arial" w:eastAsia="Times New Roman" w:hAnsi="Arial" w:cs="Arial"/>
                <w:color w:val="000000"/>
                <w:sz w:val="18"/>
                <w:szCs w:val="18"/>
                <w:lang w:val="en-GB"/>
                <w:rPrChange w:id="5486" w:author="Mario Ezequiel Scott" w:date="2019-12-29T19:14:00Z">
                  <w:rPr>
                    <w:rFonts w:ascii="Arial" w:eastAsia="Times New Roman" w:hAnsi="Arial" w:cs="Arial"/>
                    <w:color w:val="000000"/>
                    <w:sz w:val="18"/>
                    <w:szCs w:val="18"/>
                  </w:rPr>
                </w:rPrChange>
              </w:rPr>
              <w:t>todo</w:t>
            </w:r>
            <w:proofErr w:type="spellEnd"/>
          </w:p>
        </w:tc>
      </w:tr>
      <w:tr w:rsidR="00A801CD" w:rsidRPr="004A4B49" w14:paraId="0E201A22" w14:textId="77777777" w:rsidTr="00794694">
        <w:trPr>
          <w:trHeight w:val="300"/>
        </w:trPr>
        <w:tc>
          <w:tcPr>
            <w:tcW w:w="1060" w:type="dxa"/>
            <w:tcBorders>
              <w:top w:val="nil"/>
              <w:left w:val="single" w:sz="4" w:space="0" w:color="auto"/>
              <w:bottom w:val="single" w:sz="4" w:space="0" w:color="auto"/>
              <w:right w:val="single" w:sz="4" w:space="0" w:color="auto"/>
            </w:tcBorders>
            <w:shd w:val="clear" w:color="000000" w:fill="D9D9D9"/>
            <w:vAlign w:val="center"/>
            <w:hideMark/>
          </w:tcPr>
          <w:p w14:paraId="202E4CFC" w14:textId="04315BAD" w:rsidR="00A801CD" w:rsidRPr="004A4B49" w:rsidRDefault="00914E90" w:rsidP="00794694">
            <w:pPr>
              <w:spacing w:after="0"/>
              <w:jc w:val="right"/>
              <w:rPr>
                <w:rFonts w:ascii="Arial" w:eastAsia="Times New Roman" w:hAnsi="Arial" w:cs="Arial"/>
                <w:b/>
                <w:bCs/>
                <w:i/>
                <w:iCs/>
                <w:color w:val="000000"/>
                <w:sz w:val="18"/>
                <w:szCs w:val="18"/>
                <w:lang w:val="en-GB"/>
                <w:rPrChange w:id="5487" w:author="Mario Ezequiel Scott" w:date="2019-12-29T19:14:00Z">
                  <w:rPr>
                    <w:rFonts w:ascii="Arial" w:eastAsia="Times New Roman" w:hAnsi="Arial" w:cs="Arial"/>
                    <w:b/>
                    <w:bCs/>
                    <w:i/>
                    <w:iCs/>
                    <w:color w:val="000000"/>
                    <w:sz w:val="18"/>
                    <w:szCs w:val="18"/>
                  </w:rPr>
                </w:rPrChange>
              </w:rPr>
            </w:pPr>
            <w:ins w:id="5488" w:author="tedo gogoladze" w:date="2020-01-04T18:26:00Z">
              <w:r>
                <w:rPr>
                  <w:rFonts w:ascii="Arial" w:eastAsia="Times New Roman" w:hAnsi="Arial" w:cs="Arial"/>
                  <w:b/>
                  <w:bCs/>
                  <w:i/>
                  <w:iCs/>
                  <w:color w:val="000000"/>
                  <w:sz w:val="18"/>
                  <w:szCs w:val="18"/>
                  <w:lang w:val="en-GB"/>
                </w:rPr>
                <w:t>number of transactions</w:t>
              </w:r>
            </w:ins>
            <w:del w:id="5489" w:author="tedo gogoladze" w:date="2020-01-04T18:26:00Z">
              <w:r w:rsidR="00A801CD" w:rsidRPr="004A4B49" w:rsidDel="00914E90">
                <w:rPr>
                  <w:rFonts w:ascii="Arial" w:eastAsia="Times New Roman" w:hAnsi="Arial" w:cs="Arial"/>
                  <w:b/>
                  <w:bCs/>
                  <w:i/>
                  <w:iCs/>
                  <w:color w:val="000000"/>
                  <w:sz w:val="18"/>
                  <w:szCs w:val="18"/>
                  <w:lang w:val="en-GB"/>
                  <w:rPrChange w:id="5490" w:author="Mario Ezequiel Scott" w:date="2019-12-29T19:14:00Z">
                    <w:rPr>
                      <w:rFonts w:ascii="Arial" w:eastAsia="Times New Roman" w:hAnsi="Arial" w:cs="Arial"/>
                      <w:b/>
                      <w:bCs/>
                      <w:i/>
                      <w:iCs/>
                      <w:color w:val="000000"/>
                      <w:sz w:val="18"/>
                      <w:szCs w:val="18"/>
                    </w:rPr>
                  </w:rPrChange>
                </w:rPr>
                <w:delText>rows</w:delText>
              </w:r>
            </w:del>
          </w:p>
        </w:tc>
        <w:tc>
          <w:tcPr>
            <w:tcW w:w="1240" w:type="dxa"/>
            <w:tcBorders>
              <w:top w:val="nil"/>
              <w:left w:val="nil"/>
              <w:bottom w:val="single" w:sz="4" w:space="0" w:color="auto"/>
              <w:right w:val="single" w:sz="4" w:space="0" w:color="auto"/>
            </w:tcBorders>
            <w:shd w:val="clear" w:color="auto" w:fill="auto"/>
            <w:vAlign w:val="center"/>
            <w:hideMark/>
          </w:tcPr>
          <w:p w14:paraId="2B4C18B8" w14:textId="77777777" w:rsidR="00A801CD" w:rsidRPr="004A4B49" w:rsidRDefault="00A801CD" w:rsidP="00794694">
            <w:pPr>
              <w:spacing w:after="0"/>
              <w:jc w:val="right"/>
              <w:rPr>
                <w:rFonts w:ascii="Arial" w:eastAsia="Times New Roman" w:hAnsi="Arial" w:cs="Arial"/>
                <w:color w:val="000000"/>
                <w:sz w:val="18"/>
                <w:szCs w:val="18"/>
                <w:lang w:val="en-GB"/>
                <w:rPrChange w:id="5491"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5492" w:author="Mario Ezequiel Scott" w:date="2019-12-29T19:14:00Z">
                  <w:rPr>
                    <w:rFonts w:ascii="Arial" w:eastAsia="Times New Roman" w:hAnsi="Arial" w:cs="Arial"/>
                    <w:color w:val="000000"/>
                    <w:sz w:val="18"/>
                    <w:szCs w:val="18"/>
                  </w:rPr>
                </w:rPrChange>
              </w:rPr>
              <w:t>17073</w:t>
            </w:r>
          </w:p>
        </w:tc>
        <w:tc>
          <w:tcPr>
            <w:tcW w:w="1720" w:type="dxa"/>
            <w:tcBorders>
              <w:top w:val="nil"/>
              <w:left w:val="nil"/>
              <w:bottom w:val="single" w:sz="4" w:space="0" w:color="auto"/>
              <w:right w:val="single" w:sz="4" w:space="0" w:color="auto"/>
            </w:tcBorders>
            <w:shd w:val="clear" w:color="auto" w:fill="auto"/>
            <w:vAlign w:val="center"/>
            <w:hideMark/>
          </w:tcPr>
          <w:p w14:paraId="215D1506" w14:textId="77777777" w:rsidR="00A801CD" w:rsidRPr="004A4B49" w:rsidRDefault="00A801CD" w:rsidP="00794694">
            <w:pPr>
              <w:spacing w:after="0"/>
              <w:jc w:val="right"/>
              <w:rPr>
                <w:rFonts w:ascii="Arial" w:eastAsia="Times New Roman" w:hAnsi="Arial" w:cs="Arial"/>
                <w:color w:val="000000"/>
                <w:sz w:val="18"/>
                <w:szCs w:val="18"/>
                <w:lang w:val="en-GB"/>
                <w:rPrChange w:id="5493"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5494" w:author="Mario Ezequiel Scott" w:date="2019-12-29T19:14:00Z">
                  <w:rPr>
                    <w:rFonts w:ascii="Arial" w:eastAsia="Times New Roman" w:hAnsi="Arial" w:cs="Arial"/>
                    <w:color w:val="000000"/>
                    <w:sz w:val="18"/>
                    <w:szCs w:val="18"/>
                  </w:rPr>
                </w:rPrChange>
              </w:rPr>
              <w:t>2315</w:t>
            </w:r>
          </w:p>
        </w:tc>
        <w:tc>
          <w:tcPr>
            <w:tcW w:w="1220" w:type="dxa"/>
            <w:tcBorders>
              <w:top w:val="nil"/>
              <w:left w:val="nil"/>
              <w:bottom w:val="single" w:sz="4" w:space="0" w:color="auto"/>
              <w:right w:val="single" w:sz="4" w:space="0" w:color="auto"/>
            </w:tcBorders>
            <w:shd w:val="clear" w:color="auto" w:fill="auto"/>
            <w:vAlign w:val="center"/>
            <w:hideMark/>
          </w:tcPr>
          <w:p w14:paraId="0AFC5A47" w14:textId="77777777" w:rsidR="00A801CD" w:rsidRPr="004A4B49" w:rsidRDefault="00A801CD" w:rsidP="00794694">
            <w:pPr>
              <w:spacing w:after="0"/>
              <w:jc w:val="right"/>
              <w:rPr>
                <w:rFonts w:ascii="Arial" w:eastAsia="Times New Roman" w:hAnsi="Arial" w:cs="Arial"/>
                <w:color w:val="000000"/>
                <w:sz w:val="18"/>
                <w:szCs w:val="18"/>
                <w:lang w:val="en-GB"/>
                <w:rPrChange w:id="5495"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5496" w:author="Mario Ezequiel Scott" w:date="2019-12-29T19:14:00Z">
                  <w:rPr>
                    <w:rFonts w:ascii="Arial" w:eastAsia="Times New Roman" w:hAnsi="Arial" w:cs="Arial"/>
                    <w:color w:val="000000"/>
                    <w:sz w:val="18"/>
                    <w:szCs w:val="18"/>
                  </w:rPr>
                </w:rPrChange>
              </w:rPr>
              <w:t>2197</w:t>
            </w:r>
          </w:p>
        </w:tc>
      </w:tr>
    </w:tbl>
    <w:p w14:paraId="009730A5" w14:textId="77777777" w:rsidR="00A801CD" w:rsidRPr="004A4B49" w:rsidRDefault="00A801CD" w:rsidP="00A801CD">
      <w:pPr>
        <w:rPr>
          <w:rFonts w:cstheme="minorHAnsi"/>
          <w:lang w:val="en-GB"/>
          <w:rPrChange w:id="5497" w:author="Mario Ezequiel Scott" w:date="2019-12-29T19:14:00Z">
            <w:rPr>
              <w:rFonts w:cstheme="minorHAnsi"/>
            </w:rPr>
          </w:rPrChange>
        </w:rPr>
      </w:pPr>
    </w:p>
    <w:p w14:paraId="4331D673" w14:textId="12DFEE98" w:rsidR="00A801CD" w:rsidRPr="004A4B49" w:rsidRDefault="00A801CD" w:rsidP="00A801CD">
      <w:pPr>
        <w:rPr>
          <w:rFonts w:cstheme="minorHAnsi"/>
          <w:lang w:val="en-GB"/>
          <w:rPrChange w:id="5498" w:author="Mario Ezequiel Scott" w:date="2019-12-29T19:14:00Z">
            <w:rPr>
              <w:rFonts w:cstheme="minorHAnsi"/>
            </w:rPr>
          </w:rPrChange>
        </w:rPr>
      </w:pPr>
      <w:r w:rsidRPr="004A4B49">
        <w:rPr>
          <w:rFonts w:cstheme="minorHAnsi"/>
          <w:lang w:val="en-GB"/>
          <w:rPrChange w:id="5499" w:author="Mario Ezequiel Scott" w:date="2019-12-29T19:14:00Z">
            <w:rPr>
              <w:rFonts w:cstheme="minorHAnsi"/>
            </w:rPr>
          </w:rPrChange>
        </w:rPr>
        <w:t xml:space="preserve">Table </w:t>
      </w:r>
      <w:r w:rsidR="00355982" w:rsidRPr="004A4B49">
        <w:rPr>
          <w:rFonts w:cstheme="minorHAnsi"/>
          <w:lang w:val="en-GB"/>
          <w:rPrChange w:id="5500" w:author="Mario Ezequiel Scott" w:date="2019-12-29T19:14:00Z">
            <w:rPr>
              <w:rFonts w:cstheme="minorHAnsi"/>
            </w:rPr>
          </w:rPrChange>
        </w:rPr>
        <w:t>11</w:t>
      </w:r>
      <w:r w:rsidRPr="004A4B49">
        <w:rPr>
          <w:rFonts w:cstheme="minorHAnsi"/>
          <w:lang w:val="en-GB"/>
          <w:rPrChange w:id="5501" w:author="Mario Ezequiel Scott" w:date="2019-12-29T19:14:00Z">
            <w:rPr>
              <w:rFonts w:cstheme="minorHAnsi"/>
            </w:rPr>
          </w:rPrChange>
        </w:rPr>
        <w:t xml:space="preserve">. </w:t>
      </w:r>
      <w:ins w:id="5502" w:author="tedo gogoladze" w:date="2020-01-04T19:00:00Z">
        <w:r w:rsidR="00C72C45">
          <w:rPr>
            <w:rFonts w:cstheme="minorHAnsi"/>
            <w:lang w:val="en-GB"/>
          </w:rPr>
          <w:t xml:space="preserve">Tas </w:t>
        </w:r>
      </w:ins>
      <w:del w:id="5503" w:author="tedo gogoladze" w:date="2020-01-04T19:00:00Z">
        <w:r w:rsidRPr="004A4B49" w:rsidDel="00C72C45">
          <w:rPr>
            <w:rFonts w:cstheme="minorHAnsi"/>
            <w:lang w:val="en-GB"/>
            <w:rPrChange w:id="5504" w:author="Mario Ezequiel Scott" w:date="2019-12-29T19:14:00Z">
              <w:rPr>
                <w:rFonts w:cstheme="minorHAnsi"/>
              </w:rPr>
            </w:rPrChange>
          </w:rPr>
          <w:delText xml:space="preserve">Jira issues </w:delText>
        </w:r>
      </w:del>
      <w:r w:rsidRPr="004A4B49">
        <w:rPr>
          <w:rFonts w:cstheme="minorHAnsi"/>
          <w:lang w:val="en-GB"/>
          <w:rPrChange w:id="5505" w:author="Mario Ezequiel Scott" w:date="2019-12-29T19:14:00Z">
            <w:rPr>
              <w:rFonts w:cstheme="minorHAnsi"/>
            </w:rPr>
          </w:rPrChange>
        </w:rPr>
        <w:t>status</w:t>
      </w:r>
      <w:ins w:id="5506" w:author="tedo gogoladze" w:date="2020-01-04T19:00:00Z">
        <w:r w:rsidR="00C72C45">
          <w:rPr>
            <w:rFonts w:cstheme="minorHAnsi"/>
            <w:lang w:val="en-GB"/>
          </w:rPr>
          <w:t xml:space="preserve"> transactions</w:t>
        </w:r>
      </w:ins>
      <w:del w:id="5507" w:author="tedo gogoladze" w:date="2020-01-04T19:00:00Z">
        <w:r w:rsidRPr="004A4B49" w:rsidDel="00C72C45">
          <w:rPr>
            <w:rFonts w:cstheme="minorHAnsi"/>
            <w:lang w:val="en-GB"/>
            <w:rPrChange w:id="5508" w:author="Mario Ezequiel Scott" w:date="2019-12-29T19:14:00Z">
              <w:rPr>
                <w:rFonts w:cstheme="minorHAnsi"/>
              </w:rPr>
            </w:rPrChange>
          </w:rPr>
          <w:delText>es</w:delText>
        </w:r>
      </w:del>
    </w:p>
    <w:p w14:paraId="69FCCF92" w14:textId="77777777" w:rsidR="00A801CD" w:rsidRPr="004A4B49" w:rsidRDefault="00A801CD" w:rsidP="00A801CD">
      <w:pPr>
        <w:rPr>
          <w:rFonts w:cstheme="minorHAnsi"/>
          <w:lang w:val="en-GB"/>
          <w:rPrChange w:id="5509" w:author="Mario Ezequiel Scott" w:date="2019-12-29T19:14:00Z">
            <w:rPr>
              <w:rFonts w:cstheme="minorHAnsi"/>
            </w:rPr>
          </w:rPrChange>
        </w:rPr>
      </w:pPr>
    </w:p>
    <w:p w14:paraId="09706CC6" w14:textId="3ABB25CA" w:rsidR="002209DE" w:rsidRPr="004A4B49" w:rsidRDefault="002209DE">
      <w:pPr>
        <w:pStyle w:val="Heading3"/>
        <w:numPr>
          <w:ilvl w:val="3"/>
          <w:numId w:val="76"/>
        </w:numPr>
        <w:rPr>
          <w:rStyle w:val="Heading3Char"/>
          <w:b/>
          <w:bCs/>
          <w:lang w:val="en-GB"/>
          <w:rPrChange w:id="5510" w:author="Mario Ezequiel Scott" w:date="2019-12-29T19:14:00Z">
            <w:rPr>
              <w:rStyle w:val="Heading3Char"/>
              <w:b/>
              <w:bCs/>
            </w:rPr>
          </w:rPrChange>
        </w:rPr>
        <w:pPrChange w:id="5511" w:author="Mario Ezequiel Scott" w:date="2020-01-02T20:10:00Z">
          <w:pPr>
            <w:pStyle w:val="Heading3"/>
            <w:numPr>
              <w:ilvl w:val="2"/>
              <w:numId w:val="76"/>
            </w:numPr>
            <w:ind w:left="720" w:hanging="720"/>
          </w:pPr>
        </w:pPrChange>
      </w:pPr>
      <w:bookmarkStart w:id="5512" w:name="_Toc29215301"/>
      <w:r w:rsidRPr="004A4B49">
        <w:rPr>
          <w:rStyle w:val="Heading3Char"/>
          <w:b/>
          <w:bCs/>
          <w:lang w:val="en-GB"/>
          <w:rPrChange w:id="5513" w:author="Mario Ezequiel Scott" w:date="2019-12-29T19:14:00Z">
            <w:rPr>
              <w:rStyle w:val="Heading3Char"/>
              <w:b/>
              <w:bCs/>
            </w:rPr>
          </w:rPrChange>
        </w:rPr>
        <w:t>Prioritization</w:t>
      </w:r>
      <w:bookmarkEnd w:id="5512"/>
      <w:del w:id="5514" w:author="Mario Ezequiel Scott" w:date="2020-01-02T15:54:00Z">
        <w:r w:rsidRPr="004A4B49" w:rsidDel="007650C0">
          <w:rPr>
            <w:rStyle w:val="Heading3Char"/>
            <w:b/>
            <w:bCs/>
            <w:lang w:val="en-GB"/>
            <w:rPrChange w:id="5515" w:author="Mario Ezequiel Scott" w:date="2019-12-29T19:14:00Z">
              <w:rPr>
                <w:rStyle w:val="Heading3Char"/>
                <w:b/>
                <w:bCs/>
              </w:rPr>
            </w:rPrChange>
          </w:rPr>
          <w:delText xml:space="preserve"> </w:delText>
        </w:r>
        <w:r w:rsidR="00575AE7" w:rsidRPr="004A4B49" w:rsidDel="007650C0">
          <w:rPr>
            <w:rStyle w:val="Heading3Char"/>
            <w:b/>
            <w:bCs/>
            <w:lang w:val="en-GB"/>
            <w:rPrChange w:id="5516" w:author="Mario Ezequiel Scott" w:date="2019-12-29T19:14:00Z">
              <w:rPr>
                <w:rStyle w:val="Heading3Char"/>
                <w:b/>
                <w:bCs/>
              </w:rPr>
            </w:rPrChange>
          </w:rPr>
          <w:delText>metric</w:delText>
        </w:r>
      </w:del>
    </w:p>
    <w:p w14:paraId="6D51D00B" w14:textId="77777777" w:rsidR="00A801CD" w:rsidRPr="004A4B49" w:rsidRDefault="00A801CD" w:rsidP="00A801CD">
      <w:pPr>
        <w:rPr>
          <w:rFonts w:cstheme="minorHAnsi"/>
          <w:lang w:val="en-GB"/>
          <w:rPrChange w:id="5517" w:author="Mario Ezequiel Scott" w:date="2019-12-29T19:14:00Z">
            <w:rPr>
              <w:rFonts w:cstheme="minorHAnsi"/>
            </w:rPr>
          </w:rPrChange>
        </w:rPr>
      </w:pPr>
      <w:r w:rsidRPr="004A4B49">
        <w:rPr>
          <w:rFonts w:cstheme="minorHAnsi"/>
          <w:lang w:val="en-GB"/>
          <w:rPrChange w:id="5518" w:author="Mario Ezequiel Scott" w:date="2019-12-29T19:14:00Z">
            <w:rPr>
              <w:rFonts w:cstheme="minorHAnsi"/>
            </w:rPr>
          </w:rPrChange>
        </w:rPr>
        <w:t xml:space="preserve">Priority metric is used to define how the developers are prioritizing their tasks, weather they assign low, medium or high priority. </w:t>
      </w:r>
    </w:p>
    <w:p w14:paraId="76A72C01" w14:textId="5403D7D1" w:rsidR="00A801CD" w:rsidRPr="004A4B49" w:rsidRDefault="00603710" w:rsidP="00A801CD">
      <w:pPr>
        <w:rPr>
          <w:rFonts w:cstheme="minorHAnsi"/>
          <w:lang w:val="en-GB"/>
          <w:rPrChange w:id="5519" w:author="Mario Ezequiel Scott" w:date="2019-12-29T19:14:00Z">
            <w:rPr>
              <w:rFonts w:cstheme="minorHAnsi"/>
            </w:rPr>
          </w:rPrChange>
        </w:rPr>
      </w:pPr>
      <w:r w:rsidRPr="004A4B49">
        <w:rPr>
          <w:rFonts w:cstheme="minorHAnsi"/>
          <w:lang w:val="en-GB"/>
          <w:rPrChange w:id="5520" w:author="Mario Ezequiel Scott" w:date="2019-12-29T19:14:00Z">
            <w:rPr>
              <w:rFonts w:cstheme="minorHAnsi"/>
            </w:rPr>
          </w:rPrChange>
        </w:rPr>
        <w:t xml:space="preserve">The </w:t>
      </w:r>
      <w:r w:rsidR="00A801CD" w:rsidRPr="004A4B49">
        <w:rPr>
          <w:rFonts w:cstheme="minorHAnsi"/>
          <w:lang w:val="en-GB"/>
          <w:rPrChange w:id="5521" w:author="Mario Ezequiel Scott" w:date="2019-12-29T19:14:00Z">
            <w:rPr>
              <w:rFonts w:cstheme="minorHAnsi"/>
            </w:rPr>
          </w:rPrChange>
        </w:rPr>
        <w:t xml:space="preserve">changelog dataset </w:t>
      </w:r>
      <w:r w:rsidRPr="004A4B49">
        <w:rPr>
          <w:rFonts w:cstheme="minorHAnsi"/>
          <w:lang w:val="en-GB"/>
          <w:rPrChange w:id="5522" w:author="Mario Ezequiel Scott" w:date="2019-12-29T19:14:00Z">
            <w:rPr>
              <w:rFonts w:cstheme="minorHAnsi"/>
            </w:rPr>
          </w:rPrChange>
        </w:rPr>
        <w:t xml:space="preserve">is filtered </w:t>
      </w:r>
      <w:r w:rsidR="00A801CD" w:rsidRPr="004A4B49">
        <w:rPr>
          <w:rFonts w:cstheme="minorHAnsi"/>
          <w:lang w:val="en-GB"/>
          <w:rPrChange w:id="5523" w:author="Mario Ezequiel Scott" w:date="2019-12-29T19:14:00Z">
            <w:rPr>
              <w:rFonts w:cstheme="minorHAnsi"/>
            </w:rPr>
          </w:rPrChange>
        </w:rPr>
        <w:t xml:space="preserve">with ‘priority’ field and checked what are the values that developers are assigning to their tasks. Table </w:t>
      </w:r>
      <w:r w:rsidR="00E221B8" w:rsidRPr="004A4B49">
        <w:rPr>
          <w:rFonts w:cstheme="minorHAnsi"/>
          <w:lang w:val="en-GB"/>
          <w:rPrChange w:id="5524" w:author="Mario Ezequiel Scott" w:date="2019-12-29T19:14:00Z">
            <w:rPr>
              <w:rFonts w:cstheme="minorHAnsi"/>
            </w:rPr>
          </w:rPrChange>
        </w:rPr>
        <w:t>12</w:t>
      </w:r>
      <w:r w:rsidR="00A801CD" w:rsidRPr="004A4B49">
        <w:rPr>
          <w:rFonts w:cstheme="minorHAnsi"/>
          <w:lang w:val="en-GB"/>
          <w:rPrChange w:id="5525" w:author="Mario Ezequiel Scott" w:date="2019-12-29T19:14:00Z">
            <w:rPr>
              <w:rFonts w:cstheme="minorHAnsi"/>
            </w:rPr>
          </w:rPrChange>
        </w:rPr>
        <w:t xml:space="preserve"> shows the priority values within the Jira changelog and the number of </w:t>
      </w:r>
      <w:del w:id="5526" w:author="tedo gogoladze" w:date="2020-01-04T18:26:00Z">
        <w:r w:rsidR="00A801CD" w:rsidRPr="004A4B49" w:rsidDel="00914E90">
          <w:rPr>
            <w:rFonts w:cstheme="minorHAnsi"/>
            <w:lang w:val="en-GB"/>
            <w:rPrChange w:id="5527" w:author="Mario Ezequiel Scott" w:date="2019-12-29T19:14:00Z">
              <w:rPr>
                <w:rFonts w:cstheme="minorHAnsi"/>
              </w:rPr>
            </w:rPrChange>
          </w:rPr>
          <w:delText xml:space="preserve">rows </w:delText>
        </w:r>
      </w:del>
      <w:ins w:id="5528" w:author="tedo gogoladze" w:date="2020-01-04T18:26:00Z">
        <w:r w:rsidR="00914E90">
          <w:rPr>
            <w:rFonts w:cstheme="minorHAnsi"/>
            <w:lang w:val="en-GB"/>
          </w:rPr>
          <w:t>transactions</w:t>
        </w:r>
        <w:r w:rsidR="00914E90" w:rsidRPr="004A4B49">
          <w:rPr>
            <w:rFonts w:cstheme="minorHAnsi"/>
            <w:lang w:val="en-GB"/>
            <w:rPrChange w:id="5529" w:author="Mario Ezequiel Scott" w:date="2019-12-29T19:14:00Z">
              <w:rPr>
                <w:rFonts w:cstheme="minorHAnsi"/>
              </w:rPr>
            </w:rPrChange>
          </w:rPr>
          <w:t xml:space="preserve"> </w:t>
        </w:r>
      </w:ins>
      <w:r w:rsidR="00A801CD" w:rsidRPr="004A4B49">
        <w:rPr>
          <w:rFonts w:cstheme="minorHAnsi"/>
          <w:lang w:val="en-GB"/>
          <w:rPrChange w:id="5530" w:author="Mario Ezequiel Scott" w:date="2019-12-29T19:14:00Z">
            <w:rPr>
              <w:rFonts w:cstheme="minorHAnsi"/>
            </w:rPr>
          </w:rPrChange>
        </w:rPr>
        <w:t xml:space="preserve">that have assigned the given priority. </w:t>
      </w:r>
    </w:p>
    <w:tbl>
      <w:tblPr>
        <w:tblW w:w="9265" w:type="dxa"/>
        <w:tblLook w:val="04A0" w:firstRow="1" w:lastRow="0" w:firstColumn="1" w:lastColumn="0" w:noHBand="0" w:noVBand="1"/>
      </w:tblPr>
      <w:tblGrid>
        <w:gridCol w:w="1525"/>
        <w:gridCol w:w="805"/>
        <w:gridCol w:w="857"/>
        <w:gridCol w:w="800"/>
        <w:gridCol w:w="718"/>
        <w:gridCol w:w="619"/>
        <w:gridCol w:w="842"/>
        <w:gridCol w:w="718"/>
        <w:gridCol w:w="702"/>
        <w:gridCol w:w="742"/>
        <w:gridCol w:w="937"/>
        <w:tblGridChange w:id="5531">
          <w:tblGrid>
            <w:gridCol w:w="1525"/>
            <w:gridCol w:w="805"/>
            <w:gridCol w:w="857"/>
            <w:gridCol w:w="800"/>
            <w:gridCol w:w="718"/>
            <w:gridCol w:w="619"/>
            <w:gridCol w:w="842"/>
            <w:gridCol w:w="718"/>
            <w:gridCol w:w="702"/>
            <w:gridCol w:w="742"/>
            <w:gridCol w:w="937"/>
          </w:tblGrid>
        </w:tblGridChange>
      </w:tblGrid>
      <w:tr w:rsidR="00721785" w:rsidRPr="004A4B49" w14:paraId="4591D846" w14:textId="77777777" w:rsidTr="00914E90">
        <w:trPr>
          <w:trHeight w:val="480"/>
        </w:trPr>
        <w:tc>
          <w:tcPr>
            <w:tcW w:w="1525"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065025DE" w14:textId="05C23169" w:rsidR="00A801CD" w:rsidRPr="004A4B49" w:rsidRDefault="009C4210" w:rsidP="00794694">
            <w:pPr>
              <w:spacing w:after="0"/>
              <w:jc w:val="right"/>
              <w:rPr>
                <w:rFonts w:ascii="Arial" w:eastAsia="Times New Roman" w:hAnsi="Arial" w:cs="Arial"/>
                <w:b/>
                <w:bCs/>
                <w:i/>
                <w:iCs/>
                <w:color w:val="000000"/>
                <w:sz w:val="18"/>
                <w:szCs w:val="18"/>
                <w:lang w:val="en-GB"/>
                <w:rPrChange w:id="5532" w:author="Mario Ezequiel Scott" w:date="2019-12-29T19:14:00Z">
                  <w:rPr>
                    <w:rFonts w:ascii="Arial" w:eastAsia="Times New Roman" w:hAnsi="Arial" w:cs="Arial"/>
                    <w:b/>
                    <w:bCs/>
                    <w:i/>
                    <w:iCs/>
                    <w:color w:val="000000"/>
                    <w:sz w:val="18"/>
                    <w:szCs w:val="18"/>
                  </w:rPr>
                </w:rPrChange>
              </w:rPr>
            </w:pPr>
            <w:ins w:id="5533" w:author="tedo gogoladze" w:date="2020-01-04T18:51:00Z">
              <w:r>
                <w:rPr>
                  <w:rFonts w:ascii="Arial" w:eastAsia="Times New Roman" w:hAnsi="Arial" w:cs="Arial"/>
                  <w:b/>
                  <w:bCs/>
                  <w:i/>
                  <w:iCs/>
                  <w:color w:val="000000"/>
                  <w:sz w:val="18"/>
                  <w:szCs w:val="18"/>
                  <w:lang w:val="en-GB"/>
                </w:rPr>
                <w:t xml:space="preserve">Priority </w:t>
              </w:r>
            </w:ins>
            <w:r w:rsidR="00A801CD" w:rsidRPr="004A4B49">
              <w:rPr>
                <w:rFonts w:ascii="Arial" w:eastAsia="Times New Roman" w:hAnsi="Arial" w:cs="Arial"/>
                <w:b/>
                <w:bCs/>
                <w:i/>
                <w:iCs/>
                <w:color w:val="000000"/>
                <w:sz w:val="18"/>
                <w:szCs w:val="18"/>
                <w:lang w:val="en-GB"/>
                <w:rPrChange w:id="5534" w:author="Mario Ezequiel Scott" w:date="2019-12-29T19:14:00Z">
                  <w:rPr>
                    <w:rFonts w:ascii="Arial" w:eastAsia="Times New Roman" w:hAnsi="Arial" w:cs="Arial"/>
                    <w:b/>
                    <w:bCs/>
                    <w:i/>
                    <w:iCs/>
                    <w:color w:val="000000"/>
                    <w:sz w:val="18"/>
                    <w:szCs w:val="18"/>
                  </w:rPr>
                </w:rPrChange>
              </w:rPr>
              <w:t>status</w:t>
            </w:r>
          </w:p>
        </w:tc>
        <w:tc>
          <w:tcPr>
            <w:tcW w:w="805" w:type="dxa"/>
            <w:tcBorders>
              <w:top w:val="single" w:sz="4" w:space="0" w:color="auto"/>
              <w:left w:val="nil"/>
              <w:bottom w:val="single" w:sz="4" w:space="0" w:color="auto"/>
              <w:right w:val="single" w:sz="4" w:space="0" w:color="auto"/>
            </w:tcBorders>
            <w:shd w:val="clear" w:color="auto" w:fill="auto"/>
            <w:vAlign w:val="center"/>
            <w:hideMark/>
          </w:tcPr>
          <w:p w14:paraId="4BC960BB" w14:textId="77777777" w:rsidR="00A801CD" w:rsidRPr="004A4B49" w:rsidRDefault="00A801CD" w:rsidP="00794694">
            <w:pPr>
              <w:spacing w:after="0"/>
              <w:jc w:val="right"/>
              <w:rPr>
                <w:rFonts w:ascii="Arial" w:eastAsia="Times New Roman" w:hAnsi="Arial" w:cs="Arial"/>
                <w:color w:val="000000"/>
                <w:sz w:val="18"/>
                <w:szCs w:val="18"/>
                <w:lang w:val="en-GB"/>
                <w:rPrChange w:id="5535"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5536" w:author="Mario Ezequiel Scott" w:date="2019-12-29T19:14:00Z">
                  <w:rPr>
                    <w:rFonts w:ascii="Arial" w:eastAsia="Times New Roman" w:hAnsi="Arial" w:cs="Arial"/>
                    <w:color w:val="000000"/>
                    <w:sz w:val="18"/>
                    <w:szCs w:val="18"/>
                  </w:rPr>
                </w:rPrChange>
              </w:rPr>
              <w:t>High</w:t>
            </w:r>
          </w:p>
        </w:tc>
        <w:tc>
          <w:tcPr>
            <w:tcW w:w="857" w:type="dxa"/>
            <w:tcBorders>
              <w:top w:val="single" w:sz="4" w:space="0" w:color="auto"/>
              <w:left w:val="nil"/>
              <w:bottom w:val="single" w:sz="4" w:space="0" w:color="auto"/>
              <w:right w:val="single" w:sz="4" w:space="0" w:color="auto"/>
            </w:tcBorders>
            <w:shd w:val="clear" w:color="auto" w:fill="auto"/>
            <w:vAlign w:val="center"/>
            <w:hideMark/>
          </w:tcPr>
          <w:p w14:paraId="0790D0C9" w14:textId="77777777" w:rsidR="00A801CD" w:rsidRPr="004A4B49" w:rsidRDefault="00A801CD" w:rsidP="00794694">
            <w:pPr>
              <w:spacing w:after="0"/>
              <w:jc w:val="right"/>
              <w:rPr>
                <w:rFonts w:ascii="Arial" w:eastAsia="Times New Roman" w:hAnsi="Arial" w:cs="Arial"/>
                <w:color w:val="000000"/>
                <w:sz w:val="18"/>
                <w:szCs w:val="18"/>
                <w:lang w:val="en-GB"/>
                <w:rPrChange w:id="5537"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5538" w:author="Mario Ezequiel Scott" w:date="2019-12-29T19:14:00Z">
                  <w:rPr>
                    <w:rFonts w:ascii="Arial" w:eastAsia="Times New Roman" w:hAnsi="Arial" w:cs="Arial"/>
                    <w:color w:val="000000"/>
                    <w:sz w:val="18"/>
                    <w:szCs w:val="18"/>
                  </w:rPr>
                </w:rPrChange>
              </w:rPr>
              <w:t>Medium</w:t>
            </w:r>
          </w:p>
        </w:tc>
        <w:tc>
          <w:tcPr>
            <w:tcW w:w="800" w:type="dxa"/>
            <w:tcBorders>
              <w:top w:val="single" w:sz="4" w:space="0" w:color="auto"/>
              <w:left w:val="nil"/>
              <w:bottom w:val="single" w:sz="4" w:space="0" w:color="auto"/>
              <w:right w:val="single" w:sz="4" w:space="0" w:color="auto"/>
            </w:tcBorders>
            <w:shd w:val="clear" w:color="auto" w:fill="auto"/>
            <w:vAlign w:val="center"/>
            <w:hideMark/>
          </w:tcPr>
          <w:p w14:paraId="59A6633E" w14:textId="77777777" w:rsidR="00A801CD" w:rsidRPr="004A4B49" w:rsidRDefault="00A801CD" w:rsidP="00794694">
            <w:pPr>
              <w:spacing w:after="0"/>
              <w:jc w:val="right"/>
              <w:rPr>
                <w:rFonts w:ascii="Arial" w:eastAsia="Times New Roman" w:hAnsi="Arial" w:cs="Arial"/>
                <w:color w:val="000000"/>
                <w:sz w:val="18"/>
                <w:szCs w:val="18"/>
                <w:lang w:val="en-GB"/>
                <w:rPrChange w:id="5539"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5540" w:author="Mario Ezequiel Scott" w:date="2019-12-29T19:14:00Z">
                  <w:rPr>
                    <w:rFonts w:ascii="Arial" w:eastAsia="Times New Roman" w:hAnsi="Arial" w:cs="Arial"/>
                    <w:color w:val="000000"/>
                    <w:sz w:val="18"/>
                    <w:szCs w:val="18"/>
                  </w:rPr>
                </w:rPrChange>
              </w:rPr>
              <w:t>Critical</w:t>
            </w:r>
          </w:p>
        </w:tc>
        <w:tc>
          <w:tcPr>
            <w:tcW w:w="718" w:type="dxa"/>
            <w:tcBorders>
              <w:top w:val="single" w:sz="4" w:space="0" w:color="auto"/>
              <w:left w:val="nil"/>
              <w:bottom w:val="single" w:sz="4" w:space="0" w:color="auto"/>
              <w:right w:val="single" w:sz="4" w:space="0" w:color="auto"/>
            </w:tcBorders>
            <w:shd w:val="clear" w:color="auto" w:fill="auto"/>
            <w:vAlign w:val="center"/>
            <w:hideMark/>
          </w:tcPr>
          <w:p w14:paraId="5F3A3284" w14:textId="77777777" w:rsidR="00A801CD" w:rsidRPr="004A4B49" w:rsidRDefault="00A801CD" w:rsidP="00794694">
            <w:pPr>
              <w:spacing w:after="0"/>
              <w:jc w:val="right"/>
              <w:rPr>
                <w:rFonts w:ascii="Arial" w:eastAsia="Times New Roman" w:hAnsi="Arial" w:cs="Arial"/>
                <w:color w:val="000000"/>
                <w:sz w:val="18"/>
                <w:szCs w:val="18"/>
                <w:lang w:val="en-GB"/>
                <w:rPrChange w:id="5541"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5542" w:author="Mario Ezequiel Scott" w:date="2019-12-29T19:14:00Z">
                  <w:rPr>
                    <w:rFonts w:ascii="Arial" w:eastAsia="Times New Roman" w:hAnsi="Arial" w:cs="Arial"/>
                    <w:color w:val="000000"/>
                    <w:sz w:val="18"/>
                    <w:szCs w:val="18"/>
                  </w:rPr>
                </w:rPrChange>
              </w:rPr>
              <w:t>Major</w:t>
            </w:r>
          </w:p>
        </w:tc>
        <w:tc>
          <w:tcPr>
            <w:tcW w:w="619" w:type="dxa"/>
            <w:tcBorders>
              <w:top w:val="single" w:sz="4" w:space="0" w:color="auto"/>
              <w:left w:val="nil"/>
              <w:bottom w:val="single" w:sz="4" w:space="0" w:color="auto"/>
              <w:right w:val="single" w:sz="4" w:space="0" w:color="auto"/>
            </w:tcBorders>
            <w:shd w:val="clear" w:color="auto" w:fill="auto"/>
            <w:vAlign w:val="center"/>
            <w:hideMark/>
          </w:tcPr>
          <w:p w14:paraId="56B0C87F" w14:textId="77777777" w:rsidR="00A801CD" w:rsidRPr="004A4B49" w:rsidRDefault="00A801CD" w:rsidP="00794694">
            <w:pPr>
              <w:spacing w:after="0"/>
              <w:jc w:val="right"/>
              <w:rPr>
                <w:rFonts w:ascii="Arial" w:eastAsia="Times New Roman" w:hAnsi="Arial" w:cs="Arial"/>
                <w:color w:val="000000"/>
                <w:sz w:val="18"/>
                <w:szCs w:val="18"/>
                <w:lang w:val="en-GB"/>
                <w:rPrChange w:id="5543"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5544" w:author="Mario Ezequiel Scott" w:date="2019-12-29T19:14:00Z">
                  <w:rPr>
                    <w:rFonts w:ascii="Arial" w:eastAsia="Times New Roman" w:hAnsi="Arial" w:cs="Arial"/>
                    <w:color w:val="000000"/>
                    <w:sz w:val="18"/>
                    <w:szCs w:val="18"/>
                  </w:rPr>
                </w:rPrChange>
              </w:rPr>
              <w:t>Low</w:t>
            </w:r>
          </w:p>
        </w:tc>
        <w:tc>
          <w:tcPr>
            <w:tcW w:w="842" w:type="dxa"/>
            <w:tcBorders>
              <w:top w:val="single" w:sz="4" w:space="0" w:color="auto"/>
              <w:left w:val="nil"/>
              <w:bottom w:val="single" w:sz="4" w:space="0" w:color="auto"/>
              <w:right w:val="single" w:sz="4" w:space="0" w:color="auto"/>
            </w:tcBorders>
            <w:shd w:val="clear" w:color="auto" w:fill="auto"/>
            <w:vAlign w:val="center"/>
            <w:hideMark/>
          </w:tcPr>
          <w:p w14:paraId="5708821B" w14:textId="77777777" w:rsidR="00A801CD" w:rsidRPr="004A4B49" w:rsidRDefault="00A801CD" w:rsidP="00794694">
            <w:pPr>
              <w:spacing w:after="0"/>
              <w:jc w:val="right"/>
              <w:rPr>
                <w:rFonts w:ascii="Arial" w:eastAsia="Times New Roman" w:hAnsi="Arial" w:cs="Arial"/>
                <w:color w:val="000000"/>
                <w:sz w:val="18"/>
                <w:szCs w:val="18"/>
                <w:lang w:val="en-GB"/>
                <w:rPrChange w:id="5545"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5546" w:author="Mario Ezequiel Scott" w:date="2019-12-29T19:14:00Z">
                  <w:rPr>
                    <w:rFonts w:ascii="Arial" w:eastAsia="Times New Roman" w:hAnsi="Arial" w:cs="Arial"/>
                    <w:color w:val="000000"/>
                    <w:sz w:val="18"/>
                    <w:szCs w:val="18"/>
                  </w:rPr>
                </w:rPrChange>
              </w:rPr>
              <w:t>Blocker</w:t>
            </w:r>
          </w:p>
        </w:tc>
        <w:tc>
          <w:tcPr>
            <w:tcW w:w="718" w:type="dxa"/>
            <w:tcBorders>
              <w:top w:val="single" w:sz="4" w:space="0" w:color="auto"/>
              <w:left w:val="nil"/>
              <w:bottom w:val="single" w:sz="4" w:space="0" w:color="auto"/>
              <w:right w:val="single" w:sz="4" w:space="0" w:color="auto"/>
            </w:tcBorders>
            <w:shd w:val="clear" w:color="auto" w:fill="auto"/>
            <w:vAlign w:val="center"/>
            <w:hideMark/>
          </w:tcPr>
          <w:p w14:paraId="7C743B11" w14:textId="77777777" w:rsidR="00A801CD" w:rsidRPr="004A4B49" w:rsidRDefault="00A801CD" w:rsidP="00794694">
            <w:pPr>
              <w:spacing w:after="0"/>
              <w:jc w:val="right"/>
              <w:rPr>
                <w:rFonts w:ascii="Arial" w:eastAsia="Times New Roman" w:hAnsi="Arial" w:cs="Arial"/>
                <w:color w:val="000000"/>
                <w:sz w:val="18"/>
                <w:szCs w:val="18"/>
                <w:lang w:val="en-GB"/>
                <w:rPrChange w:id="5547"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5548" w:author="Mario Ezequiel Scott" w:date="2019-12-29T19:14:00Z">
                  <w:rPr>
                    <w:rFonts w:ascii="Arial" w:eastAsia="Times New Roman" w:hAnsi="Arial" w:cs="Arial"/>
                    <w:color w:val="000000"/>
                    <w:sz w:val="18"/>
                    <w:szCs w:val="18"/>
                  </w:rPr>
                </w:rPrChange>
              </w:rPr>
              <w:t>Minor</w:t>
            </w:r>
          </w:p>
        </w:tc>
        <w:tc>
          <w:tcPr>
            <w:tcW w:w="702" w:type="dxa"/>
            <w:tcBorders>
              <w:top w:val="single" w:sz="4" w:space="0" w:color="auto"/>
              <w:left w:val="nil"/>
              <w:bottom w:val="single" w:sz="4" w:space="0" w:color="auto"/>
              <w:right w:val="single" w:sz="4" w:space="0" w:color="auto"/>
            </w:tcBorders>
            <w:shd w:val="clear" w:color="auto" w:fill="auto"/>
            <w:vAlign w:val="center"/>
            <w:hideMark/>
          </w:tcPr>
          <w:p w14:paraId="120B05A5" w14:textId="77777777" w:rsidR="00A801CD" w:rsidRPr="004A4B49" w:rsidRDefault="00A801CD" w:rsidP="00794694">
            <w:pPr>
              <w:spacing w:after="0"/>
              <w:jc w:val="right"/>
              <w:rPr>
                <w:rFonts w:ascii="Arial" w:eastAsia="Times New Roman" w:hAnsi="Arial" w:cs="Arial"/>
                <w:color w:val="000000"/>
                <w:sz w:val="18"/>
                <w:szCs w:val="18"/>
                <w:lang w:val="en-GB"/>
                <w:rPrChange w:id="5549"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5550" w:author="Mario Ezequiel Scott" w:date="2019-12-29T19:14:00Z">
                  <w:rPr>
                    <w:rFonts w:ascii="Arial" w:eastAsia="Times New Roman" w:hAnsi="Arial" w:cs="Arial"/>
                    <w:color w:val="000000"/>
                    <w:sz w:val="18"/>
                    <w:szCs w:val="18"/>
                  </w:rPr>
                </w:rPrChange>
              </w:rPr>
              <w:t>None</w:t>
            </w:r>
          </w:p>
        </w:tc>
        <w:tc>
          <w:tcPr>
            <w:tcW w:w="742" w:type="dxa"/>
            <w:tcBorders>
              <w:top w:val="single" w:sz="4" w:space="0" w:color="auto"/>
              <w:left w:val="nil"/>
              <w:bottom w:val="single" w:sz="4" w:space="0" w:color="auto"/>
              <w:right w:val="single" w:sz="4" w:space="0" w:color="auto"/>
            </w:tcBorders>
            <w:shd w:val="clear" w:color="auto" w:fill="auto"/>
            <w:vAlign w:val="center"/>
            <w:hideMark/>
          </w:tcPr>
          <w:p w14:paraId="4BE45831" w14:textId="77777777" w:rsidR="00A801CD" w:rsidRPr="004A4B49" w:rsidRDefault="00A801CD" w:rsidP="00794694">
            <w:pPr>
              <w:spacing w:after="0"/>
              <w:jc w:val="right"/>
              <w:rPr>
                <w:rFonts w:ascii="Arial" w:eastAsia="Times New Roman" w:hAnsi="Arial" w:cs="Arial"/>
                <w:color w:val="000000"/>
                <w:sz w:val="18"/>
                <w:szCs w:val="18"/>
                <w:lang w:val="en-GB"/>
                <w:rPrChange w:id="5551"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5552" w:author="Mario Ezequiel Scott" w:date="2019-12-29T19:14:00Z">
                  <w:rPr>
                    <w:rFonts w:ascii="Arial" w:eastAsia="Times New Roman" w:hAnsi="Arial" w:cs="Arial"/>
                    <w:color w:val="000000"/>
                    <w:sz w:val="18"/>
                    <w:szCs w:val="18"/>
                  </w:rPr>
                </w:rPrChange>
              </w:rPr>
              <w:t>Trivial</w:t>
            </w:r>
          </w:p>
        </w:tc>
        <w:tc>
          <w:tcPr>
            <w:tcW w:w="937" w:type="dxa"/>
            <w:tcBorders>
              <w:top w:val="single" w:sz="4" w:space="0" w:color="auto"/>
              <w:left w:val="nil"/>
              <w:bottom w:val="single" w:sz="4" w:space="0" w:color="auto"/>
              <w:right w:val="single" w:sz="4" w:space="0" w:color="auto"/>
            </w:tcBorders>
            <w:shd w:val="clear" w:color="auto" w:fill="auto"/>
            <w:vAlign w:val="center"/>
            <w:hideMark/>
          </w:tcPr>
          <w:p w14:paraId="1218340F" w14:textId="77777777" w:rsidR="00A801CD" w:rsidRPr="004A4B49" w:rsidRDefault="00A801CD" w:rsidP="00794694">
            <w:pPr>
              <w:spacing w:after="0"/>
              <w:jc w:val="right"/>
              <w:rPr>
                <w:rFonts w:ascii="Arial" w:eastAsia="Times New Roman" w:hAnsi="Arial" w:cs="Arial"/>
                <w:color w:val="000000"/>
                <w:sz w:val="18"/>
                <w:szCs w:val="18"/>
                <w:lang w:val="en-GB"/>
                <w:rPrChange w:id="5553"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5554" w:author="Mario Ezequiel Scott" w:date="2019-12-29T19:14:00Z">
                  <w:rPr>
                    <w:rFonts w:ascii="Arial" w:eastAsia="Times New Roman" w:hAnsi="Arial" w:cs="Arial"/>
                    <w:color w:val="000000"/>
                    <w:sz w:val="18"/>
                    <w:szCs w:val="18"/>
                  </w:rPr>
                </w:rPrChange>
              </w:rPr>
              <w:t>To be reviewed</w:t>
            </w:r>
          </w:p>
        </w:tc>
      </w:tr>
      <w:tr w:rsidR="00721785" w:rsidRPr="004A4B49" w14:paraId="1106ED66" w14:textId="77777777" w:rsidTr="00914E90">
        <w:trPr>
          <w:trHeight w:val="300"/>
        </w:trPr>
        <w:tc>
          <w:tcPr>
            <w:tcW w:w="1525" w:type="dxa"/>
            <w:tcBorders>
              <w:top w:val="nil"/>
              <w:left w:val="single" w:sz="4" w:space="0" w:color="auto"/>
              <w:bottom w:val="single" w:sz="4" w:space="0" w:color="auto"/>
              <w:right w:val="single" w:sz="4" w:space="0" w:color="auto"/>
            </w:tcBorders>
            <w:shd w:val="clear" w:color="000000" w:fill="EDEDED"/>
            <w:vAlign w:val="center"/>
            <w:hideMark/>
          </w:tcPr>
          <w:p w14:paraId="0722D172" w14:textId="3CC710DA" w:rsidR="00A801CD" w:rsidRPr="004A4B49" w:rsidRDefault="00914E90" w:rsidP="00794694">
            <w:pPr>
              <w:spacing w:after="0"/>
              <w:jc w:val="right"/>
              <w:rPr>
                <w:rFonts w:ascii="Arial" w:eastAsia="Times New Roman" w:hAnsi="Arial" w:cs="Arial"/>
                <w:b/>
                <w:bCs/>
                <w:i/>
                <w:iCs/>
                <w:color w:val="000000"/>
                <w:sz w:val="18"/>
                <w:szCs w:val="18"/>
                <w:lang w:val="en-GB"/>
                <w:rPrChange w:id="5555" w:author="Mario Ezequiel Scott" w:date="2019-12-29T19:14:00Z">
                  <w:rPr>
                    <w:rFonts w:ascii="Arial" w:eastAsia="Times New Roman" w:hAnsi="Arial" w:cs="Arial"/>
                    <w:b/>
                    <w:bCs/>
                    <w:i/>
                    <w:iCs/>
                    <w:color w:val="000000"/>
                    <w:sz w:val="18"/>
                    <w:szCs w:val="18"/>
                  </w:rPr>
                </w:rPrChange>
              </w:rPr>
            </w:pPr>
            <w:ins w:id="5556" w:author="tedo gogoladze" w:date="2020-01-04T18:26:00Z">
              <w:r>
                <w:rPr>
                  <w:rFonts w:ascii="Arial" w:eastAsia="Times New Roman" w:hAnsi="Arial" w:cs="Arial"/>
                  <w:b/>
                  <w:bCs/>
                  <w:i/>
                  <w:iCs/>
                  <w:color w:val="000000"/>
                  <w:sz w:val="18"/>
                  <w:szCs w:val="18"/>
                  <w:lang w:val="en-GB"/>
                </w:rPr>
                <w:t>number of transactions</w:t>
              </w:r>
            </w:ins>
            <w:del w:id="5557" w:author="tedo gogoladze" w:date="2020-01-04T18:26:00Z">
              <w:r w:rsidR="00A801CD" w:rsidRPr="004A4B49" w:rsidDel="00914E90">
                <w:rPr>
                  <w:rFonts w:ascii="Arial" w:eastAsia="Times New Roman" w:hAnsi="Arial" w:cs="Arial"/>
                  <w:b/>
                  <w:bCs/>
                  <w:i/>
                  <w:iCs/>
                  <w:color w:val="000000"/>
                  <w:sz w:val="18"/>
                  <w:szCs w:val="18"/>
                  <w:lang w:val="en-GB"/>
                  <w:rPrChange w:id="5558" w:author="Mario Ezequiel Scott" w:date="2019-12-29T19:14:00Z">
                    <w:rPr>
                      <w:rFonts w:ascii="Arial" w:eastAsia="Times New Roman" w:hAnsi="Arial" w:cs="Arial"/>
                      <w:b/>
                      <w:bCs/>
                      <w:i/>
                      <w:iCs/>
                      <w:color w:val="000000"/>
                      <w:sz w:val="18"/>
                      <w:szCs w:val="18"/>
                    </w:rPr>
                  </w:rPrChange>
                </w:rPr>
                <w:delText>rows</w:delText>
              </w:r>
            </w:del>
          </w:p>
        </w:tc>
        <w:tc>
          <w:tcPr>
            <w:tcW w:w="805" w:type="dxa"/>
            <w:tcBorders>
              <w:top w:val="nil"/>
              <w:left w:val="nil"/>
              <w:bottom w:val="single" w:sz="4" w:space="0" w:color="auto"/>
              <w:right w:val="single" w:sz="4" w:space="0" w:color="auto"/>
            </w:tcBorders>
            <w:shd w:val="clear" w:color="auto" w:fill="auto"/>
            <w:vAlign w:val="center"/>
            <w:hideMark/>
          </w:tcPr>
          <w:p w14:paraId="5DC9B7FC" w14:textId="77777777" w:rsidR="00A801CD" w:rsidRPr="004A4B49" w:rsidRDefault="00A801CD" w:rsidP="00794694">
            <w:pPr>
              <w:spacing w:after="0"/>
              <w:jc w:val="right"/>
              <w:rPr>
                <w:rFonts w:ascii="Arial" w:eastAsia="Times New Roman" w:hAnsi="Arial" w:cs="Arial"/>
                <w:color w:val="000000"/>
                <w:sz w:val="18"/>
                <w:szCs w:val="18"/>
                <w:lang w:val="en-GB"/>
                <w:rPrChange w:id="5559"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5560" w:author="Mario Ezequiel Scott" w:date="2019-12-29T19:14:00Z">
                  <w:rPr>
                    <w:rFonts w:ascii="Arial" w:eastAsia="Times New Roman" w:hAnsi="Arial" w:cs="Arial"/>
                    <w:color w:val="000000"/>
                    <w:sz w:val="18"/>
                    <w:szCs w:val="18"/>
                  </w:rPr>
                </w:rPrChange>
              </w:rPr>
              <w:t>1978</w:t>
            </w:r>
          </w:p>
        </w:tc>
        <w:tc>
          <w:tcPr>
            <w:tcW w:w="857" w:type="dxa"/>
            <w:tcBorders>
              <w:top w:val="nil"/>
              <w:left w:val="nil"/>
              <w:bottom w:val="single" w:sz="4" w:space="0" w:color="auto"/>
              <w:right w:val="single" w:sz="4" w:space="0" w:color="auto"/>
            </w:tcBorders>
            <w:shd w:val="clear" w:color="auto" w:fill="auto"/>
            <w:vAlign w:val="center"/>
            <w:hideMark/>
          </w:tcPr>
          <w:p w14:paraId="1EA439E2" w14:textId="77777777" w:rsidR="00A801CD" w:rsidRPr="004A4B49" w:rsidRDefault="00A801CD" w:rsidP="00794694">
            <w:pPr>
              <w:spacing w:after="0"/>
              <w:jc w:val="right"/>
              <w:rPr>
                <w:rFonts w:ascii="Arial" w:eastAsia="Times New Roman" w:hAnsi="Arial" w:cs="Arial"/>
                <w:color w:val="000000"/>
                <w:sz w:val="18"/>
                <w:szCs w:val="18"/>
                <w:lang w:val="en-GB"/>
                <w:rPrChange w:id="5561"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5562" w:author="Mario Ezequiel Scott" w:date="2019-12-29T19:14:00Z">
                  <w:rPr>
                    <w:rFonts w:ascii="Arial" w:eastAsia="Times New Roman" w:hAnsi="Arial" w:cs="Arial"/>
                    <w:color w:val="000000"/>
                    <w:sz w:val="18"/>
                    <w:szCs w:val="18"/>
                  </w:rPr>
                </w:rPrChange>
              </w:rPr>
              <w:t>1267</w:t>
            </w:r>
          </w:p>
        </w:tc>
        <w:tc>
          <w:tcPr>
            <w:tcW w:w="800" w:type="dxa"/>
            <w:tcBorders>
              <w:top w:val="nil"/>
              <w:left w:val="nil"/>
              <w:bottom w:val="single" w:sz="4" w:space="0" w:color="auto"/>
              <w:right w:val="single" w:sz="4" w:space="0" w:color="auto"/>
            </w:tcBorders>
            <w:shd w:val="clear" w:color="auto" w:fill="auto"/>
            <w:vAlign w:val="center"/>
            <w:hideMark/>
          </w:tcPr>
          <w:p w14:paraId="1D4D45D5" w14:textId="77777777" w:rsidR="00A801CD" w:rsidRPr="004A4B49" w:rsidRDefault="00A801CD" w:rsidP="00794694">
            <w:pPr>
              <w:spacing w:after="0"/>
              <w:jc w:val="right"/>
              <w:rPr>
                <w:rFonts w:ascii="Arial" w:eastAsia="Times New Roman" w:hAnsi="Arial" w:cs="Arial"/>
                <w:color w:val="000000"/>
                <w:sz w:val="18"/>
                <w:szCs w:val="18"/>
                <w:lang w:val="en-GB"/>
                <w:rPrChange w:id="5563"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5564" w:author="Mario Ezequiel Scott" w:date="2019-12-29T19:14:00Z">
                  <w:rPr>
                    <w:rFonts w:ascii="Arial" w:eastAsia="Times New Roman" w:hAnsi="Arial" w:cs="Arial"/>
                    <w:color w:val="000000"/>
                    <w:sz w:val="18"/>
                    <w:szCs w:val="18"/>
                  </w:rPr>
                </w:rPrChange>
              </w:rPr>
              <w:t>1031</w:t>
            </w:r>
          </w:p>
        </w:tc>
        <w:tc>
          <w:tcPr>
            <w:tcW w:w="718" w:type="dxa"/>
            <w:tcBorders>
              <w:top w:val="nil"/>
              <w:left w:val="nil"/>
              <w:bottom w:val="single" w:sz="4" w:space="0" w:color="auto"/>
              <w:right w:val="single" w:sz="4" w:space="0" w:color="auto"/>
            </w:tcBorders>
            <w:shd w:val="clear" w:color="auto" w:fill="auto"/>
            <w:vAlign w:val="center"/>
            <w:hideMark/>
          </w:tcPr>
          <w:p w14:paraId="387CAEBB" w14:textId="77777777" w:rsidR="00A801CD" w:rsidRPr="004A4B49" w:rsidRDefault="00A801CD" w:rsidP="00794694">
            <w:pPr>
              <w:spacing w:after="0"/>
              <w:jc w:val="right"/>
              <w:rPr>
                <w:rFonts w:ascii="Arial" w:eastAsia="Times New Roman" w:hAnsi="Arial" w:cs="Arial"/>
                <w:color w:val="000000"/>
                <w:sz w:val="18"/>
                <w:szCs w:val="18"/>
                <w:lang w:val="en-GB"/>
                <w:rPrChange w:id="5565"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5566" w:author="Mario Ezequiel Scott" w:date="2019-12-29T19:14:00Z">
                  <w:rPr>
                    <w:rFonts w:ascii="Arial" w:eastAsia="Times New Roman" w:hAnsi="Arial" w:cs="Arial"/>
                    <w:color w:val="000000"/>
                    <w:sz w:val="18"/>
                    <w:szCs w:val="18"/>
                  </w:rPr>
                </w:rPrChange>
              </w:rPr>
              <w:t>742</w:t>
            </w:r>
          </w:p>
        </w:tc>
        <w:tc>
          <w:tcPr>
            <w:tcW w:w="619" w:type="dxa"/>
            <w:tcBorders>
              <w:top w:val="nil"/>
              <w:left w:val="nil"/>
              <w:bottom w:val="single" w:sz="4" w:space="0" w:color="auto"/>
              <w:right w:val="single" w:sz="4" w:space="0" w:color="auto"/>
            </w:tcBorders>
            <w:shd w:val="clear" w:color="auto" w:fill="auto"/>
            <w:vAlign w:val="center"/>
            <w:hideMark/>
          </w:tcPr>
          <w:p w14:paraId="2248182C" w14:textId="77777777" w:rsidR="00A801CD" w:rsidRPr="004A4B49" w:rsidRDefault="00A801CD" w:rsidP="00794694">
            <w:pPr>
              <w:spacing w:after="0"/>
              <w:jc w:val="right"/>
              <w:rPr>
                <w:rFonts w:ascii="Arial" w:eastAsia="Times New Roman" w:hAnsi="Arial" w:cs="Arial"/>
                <w:color w:val="000000"/>
                <w:sz w:val="18"/>
                <w:szCs w:val="18"/>
                <w:lang w:val="en-GB"/>
                <w:rPrChange w:id="5567"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5568" w:author="Mario Ezequiel Scott" w:date="2019-12-29T19:14:00Z">
                  <w:rPr>
                    <w:rFonts w:ascii="Arial" w:eastAsia="Times New Roman" w:hAnsi="Arial" w:cs="Arial"/>
                    <w:color w:val="000000"/>
                    <w:sz w:val="18"/>
                    <w:szCs w:val="18"/>
                  </w:rPr>
                </w:rPrChange>
              </w:rPr>
              <w:t>670</w:t>
            </w:r>
          </w:p>
        </w:tc>
        <w:tc>
          <w:tcPr>
            <w:tcW w:w="842" w:type="dxa"/>
            <w:tcBorders>
              <w:top w:val="nil"/>
              <w:left w:val="nil"/>
              <w:bottom w:val="single" w:sz="4" w:space="0" w:color="auto"/>
              <w:right w:val="single" w:sz="4" w:space="0" w:color="auto"/>
            </w:tcBorders>
            <w:shd w:val="clear" w:color="auto" w:fill="auto"/>
            <w:vAlign w:val="center"/>
            <w:hideMark/>
          </w:tcPr>
          <w:p w14:paraId="42D41A77" w14:textId="77777777" w:rsidR="00A801CD" w:rsidRPr="004A4B49" w:rsidRDefault="00A801CD" w:rsidP="00794694">
            <w:pPr>
              <w:spacing w:after="0"/>
              <w:jc w:val="right"/>
              <w:rPr>
                <w:rFonts w:ascii="Arial" w:eastAsia="Times New Roman" w:hAnsi="Arial" w:cs="Arial"/>
                <w:color w:val="000000"/>
                <w:sz w:val="18"/>
                <w:szCs w:val="18"/>
                <w:lang w:val="en-GB"/>
                <w:rPrChange w:id="5569"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5570" w:author="Mario Ezequiel Scott" w:date="2019-12-29T19:14:00Z">
                  <w:rPr>
                    <w:rFonts w:ascii="Arial" w:eastAsia="Times New Roman" w:hAnsi="Arial" w:cs="Arial"/>
                    <w:color w:val="000000"/>
                    <w:sz w:val="18"/>
                    <w:szCs w:val="18"/>
                  </w:rPr>
                </w:rPrChange>
              </w:rPr>
              <w:t>254</w:t>
            </w:r>
          </w:p>
        </w:tc>
        <w:tc>
          <w:tcPr>
            <w:tcW w:w="718" w:type="dxa"/>
            <w:tcBorders>
              <w:top w:val="nil"/>
              <w:left w:val="nil"/>
              <w:bottom w:val="single" w:sz="4" w:space="0" w:color="auto"/>
              <w:right w:val="single" w:sz="4" w:space="0" w:color="auto"/>
            </w:tcBorders>
            <w:shd w:val="clear" w:color="auto" w:fill="auto"/>
            <w:vAlign w:val="center"/>
            <w:hideMark/>
          </w:tcPr>
          <w:p w14:paraId="5E080FD6" w14:textId="77777777" w:rsidR="00A801CD" w:rsidRPr="004A4B49" w:rsidRDefault="00A801CD" w:rsidP="00794694">
            <w:pPr>
              <w:spacing w:after="0"/>
              <w:jc w:val="right"/>
              <w:rPr>
                <w:rFonts w:ascii="Arial" w:eastAsia="Times New Roman" w:hAnsi="Arial" w:cs="Arial"/>
                <w:color w:val="000000"/>
                <w:sz w:val="18"/>
                <w:szCs w:val="18"/>
                <w:lang w:val="en-GB"/>
                <w:rPrChange w:id="5571"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5572" w:author="Mario Ezequiel Scott" w:date="2019-12-29T19:14:00Z">
                  <w:rPr>
                    <w:rFonts w:ascii="Arial" w:eastAsia="Times New Roman" w:hAnsi="Arial" w:cs="Arial"/>
                    <w:color w:val="000000"/>
                    <w:sz w:val="18"/>
                    <w:szCs w:val="18"/>
                  </w:rPr>
                </w:rPrChange>
              </w:rPr>
              <w:t>240</w:t>
            </w:r>
          </w:p>
        </w:tc>
        <w:tc>
          <w:tcPr>
            <w:tcW w:w="702" w:type="dxa"/>
            <w:tcBorders>
              <w:top w:val="nil"/>
              <w:left w:val="nil"/>
              <w:bottom w:val="single" w:sz="4" w:space="0" w:color="auto"/>
              <w:right w:val="single" w:sz="4" w:space="0" w:color="auto"/>
            </w:tcBorders>
            <w:shd w:val="clear" w:color="auto" w:fill="auto"/>
            <w:vAlign w:val="center"/>
            <w:hideMark/>
          </w:tcPr>
          <w:p w14:paraId="76545EF4" w14:textId="77777777" w:rsidR="00A801CD" w:rsidRPr="004A4B49" w:rsidRDefault="00A801CD" w:rsidP="00794694">
            <w:pPr>
              <w:spacing w:after="0"/>
              <w:jc w:val="right"/>
              <w:rPr>
                <w:rFonts w:ascii="Arial" w:eastAsia="Times New Roman" w:hAnsi="Arial" w:cs="Arial"/>
                <w:color w:val="000000"/>
                <w:sz w:val="18"/>
                <w:szCs w:val="18"/>
                <w:lang w:val="en-GB"/>
                <w:rPrChange w:id="5573"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5574" w:author="Mario Ezequiel Scott" w:date="2019-12-29T19:14:00Z">
                  <w:rPr>
                    <w:rFonts w:ascii="Arial" w:eastAsia="Times New Roman" w:hAnsi="Arial" w:cs="Arial"/>
                    <w:color w:val="000000"/>
                    <w:sz w:val="18"/>
                    <w:szCs w:val="18"/>
                  </w:rPr>
                </w:rPrChange>
              </w:rPr>
              <w:t>166</w:t>
            </w:r>
          </w:p>
        </w:tc>
        <w:tc>
          <w:tcPr>
            <w:tcW w:w="742" w:type="dxa"/>
            <w:tcBorders>
              <w:top w:val="nil"/>
              <w:left w:val="nil"/>
              <w:bottom w:val="single" w:sz="4" w:space="0" w:color="auto"/>
              <w:right w:val="single" w:sz="4" w:space="0" w:color="auto"/>
            </w:tcBorders>
            <w:shd w:val="clear" w:color="auto" w:fill="auto"/>
            <w:vAlign w:val="center"/>
            <w:hideMark/>
          </w:tcPr>
          <w:p w14:paraId="1DCBAB28" w14:textId="77777777" w:rsidR="00A801CD" w:rsidRPr="004A4B49" w:rsidRDefault="00A801CD" w:rsidP="00794694">
            <w:pPr>
              <w:spacing w:after="0"/>
              <w:jc w:val="right"/>
              <w:rPr>
                <w:rFonts w:ascii="Arial" w:eastAsia="Times New Roman" w:hAnsi="Arial" w:cs="Arial"/>
                <w:color w:val="000000"/>
                <w:sz w:val="18"/>
                <w:szCs w:val="18"/>
                <w:lang w:val="en-GB"/>
                <w:rPrChange w:id="5575"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5576" w:author="Mario Ezequiel Scott" w:date="2019-12-29T19:14:00Z">
                  <w:rPr>
                    <w:rFonts w:ascii="Arial" w:eastAsia="Times New Roman" w:hAnsi="Arial" w:cs="Arial"/>
                    <w:color w:val="000000"/>
                    <w:sz w:val="18"/>
                    <w:szCs w:val="18"/>
                  </w:rPr>
                </w:rPrChange>
              </w:rPr>
              <w:t>89</w:t>
            </w:r>
          </w:p>
        </w:tc>
        <w:tc>
          <w:tcPr>
            <w:tcW w:w="937" w:type="dxa"/>
            <w:tcBorders>
              <w:top w:val="nil"/>
              <w:left w:val="nil"/>
              <w:bottom w:val="single" w:sz="4" w:space="0" w:color="auto"/>
              <w:right w:val="single" w:sz="4" w:space="0" w:color="auto"/>
            </w:tcBorders>
            <w:shd w:val="clear" w:color="auto" w:fill="auto"/>
            <w:vAlign w:val="center"/>
            <w:hideMark/>
          </w:tcPr>
          <w:p w14:paraId="2971E264" w14:textId="77777777" w:rsidR="00A801CD" w:rsidRPr="004A4B49" w:rsidRDefault="00A801CD" w:rsidP="00794694">
            <w:pPr>
              <w:spacing w:after="0"/>
              <w:jc w:val="right"/>
              <w:rPr>
                <w:rFonts w:ascii="Arial" w:eastAsia="Times New Roman" w:hAnsi="Arial" w:cs="Arial"/>
                <w:color w:val="000000"/>
                <w:sz w:val="18"/>
                <w:szCs w:val="18"/>
                <w:lang w:val="en-GB"/>
                <w:rPrChange w:id="5577"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5578" w:author="Mario Ezequiel Scott" w:date="2019-12-29T19:14:00Z">
                  <w:rPr>
                    <w:rFonts w:ascii="Arial" w:eastAsia="Times New Roman" w:hAnsi="Arial" w:cs="Arial"/>
                    <w:color w:val="000000"/>
                    <w:sz w:val="18"/>
                    <w:szCs w:val="18"/>
                  </w:rPr>
                </w:rPrChange>
              </w:rPr>
              <w:t>3</w:t>
            </w:r>
          </w:p>
        </w:tc>
      </w:tr>
    </w:tbl>
    <w:p w14:paraId="51CE1814" w14:textId="77777777" w:rsidR="00A801CD" w:rsidRPr="004A4B49" w:rsidRDefault="00A801CD" w:rsidP="00A801CD">
      <w:pPr>
        <w:rPr>
          <w:rFonts w:cstheme="minorHAnsi"/>
          <w:lang w:val="en-GB"/>
          <w:rPrChange w:id="5579" w:author="Mario Ezequiel Scott" w:date="2019-12-29T19:14:00Z">
            <w:rPr>
              <w:rFonts w:cstheme="minorHAnsi"/>
            </w:rPr>
          </w:rPrChange>
        </w:rPr>
      </w:pPr>
    </w:p>
    <w:p w14:paraId="6A7E8FAE" w14:textId="7BFAEB78" w:rsidR="00A801CD" w:rsidRPr="004A4B49" w:rsidRDefault="00A801CD" w:rsidP="00A801CD">
      <w:pPr>
        <w:rPr>
          <w:rFonts w:cstheme="minorHAnsi"/>
          <w:lang w:val="en-GB"/>
          <w:rPrChange w:id="5580" w:author="Mario Ezequiel Scott" w:date="2019-12-29T19:14:00Z">
            <w:rPr>
              <w:rFonts w:cstheme="minorHAnsi"/>
            </w:rPr>
          </w:rPrChange>
        </w:rPr>
      </w:pPr>
      <w:r w:rsidRPr="004A4B49">
        <w:rPr>
          <w:rFonts w:cstheme="minorHAnsi"/>
          <w:lang w:val="en-GB"/>
          <w:rPrChange w:id="5581" w:author="Mario Ezequiel Scott" w:date="2019-12-29T19:14:00Z">
            <w:rPr>
              <w:rFonts w:cstheme="minorHAnsi"/>
            </w:rPr>
          </w:rPrChange>
        </w:rPr>
        <w:t xml:space="preserve">Table </w:t>
      </w:r>
      <w:r w:rsidR="00E221B8" w:rsidRPr="004A4B49">
        <w:rPr>
          <w:rFonts w:cstheme="minorHAnsi"/>
          <w:lang w:val="en-GB"/>
          <w:rPrChange w:id="5582" w:author="Mario Ezequiel Scott" w:date="2019-12-29T19:14:00Z">
            <w:rPr>
              <w:rFonts w:cstheme="minorHAnsi"/>
            </w:rPr>
          </w:rPrChange>
        </w:rPr>
        <w:t>12</w:t>
      </w:r>
      <w:r w:rsidRPr="004A4B49">
        <w:rPr>
          <w:rFonts w:cstheme="minorHAnsi"/>
          <w:lang w:val="en-GB"/>
          <w:rPrChange w:id="5583" w:author="Mario Ezequiel Scott" w:date="2019-12-29T19:14:00Z">
            <w:rPr>
              <w:rFonts w:cstheme="minorHAnsi"/>
            </w:rPr>
          </w:rPrChange>
        </w:rPr>
        <w:t>. Jira issues priorities</w:t>
      </w:r>
    </w:p>
    <w:p w14:paraId="145AECF1" w14:textId="6AE302BC" w:rsidR="00A801CD" w:rsidRPr="004A4B49" w:rsidRDefault="00E74FF5" w:rsidP="00A801CD">
      <w:pPr>
        <w:rPr>
          <w:rFonts w:cstheme="minorHAnsi"/>
          <w:lang w:val="en-GB"/>
          <w:rPrChange w:id="5584" w:author="Mario Ezequiel Scott" w:date="2019-12-29T19:14:00Z">
            <w:rPr>
              <w:rFonts w:cstheme="minorHAnsi"/>
            </w:rPr>
          </w:rPrChange>
        </w:rPr>
      </w:pPr>
      <w:r w:rsidRPr="004A4B49">
        <w:rPr>
          <w:rFonts w:cstheme="minorHAnsi"/>
          <w:lang w:val="en-GB"/>
          <w:rPrChange w:id="5585" w:author="Mario Ezequiel Scott" w:date="2019-12-29T19:14:00Z">
            <w:rPr>
              <w:rFonts w:cstheme="minorHAnsi"/>
            </w:rPr>
          </w:rPrChange>
        </w:rPr>
        <w:t>T</w:t>
      </w:r>
      <w:r w:rsidR="00A801CD" w:rsidRPr="004A4B49">
        <w:rPr>
          <w:rFonts w:cstheme="minorHAnsi"/>
          <w:lang w:val="en-GB"/>
          <w:rPrChange w:id="5586" w:author="Mario Ezequiel Scott" w:date="2019-12-29T19:14:00Z">
            <w:rPr>
              <w:rFonts w:cstheme="minorHAnsi"/>
            </w:rPr>
          </w:rPrChange>
        </w:rPr>
        <w:t xml:space="preserve">hese statuses </w:t>
      </w:r>
      <w:del w:id="5587" w:author="Mario Ezequiel Scott" w:date="2020-01-02T16:07:00Z">
        <w:r w:rsidRPr="004A4B49" w:rsidDel="00F965B4">
          <w:rPr>
            <w:rFonts w:cstheme="minorHAnsi"/>
            <w:lang w:val="en-GB"/>
            <w:rPrChange w:id="5588" w:author="Mario Ezequiel Scott" w:date="2019-12-29T19:14:00Z">
              <w:rPr>
                <w:rFonts w:cstheme="minorHAnsi"/>
              </w:rPr>
            </w:rPrChange>
          </w:rPr>
          <w:delText xml:space="preserve">have to be </w:delText>
        </w:r>
      </w:del>
      <w:ins w:id="5589" w:author="Mario Ezequiel Scott" w:date="2020-01-02T16:07:00Z">
        <w:r w:rsidR="00F965B4">
          <w:rPr>
            <w:rFonts w:cstheme="minorHAnsi"/>
            <w:lang w:val="en-GB"/>
          </w:rPr>
          <w:t xml:space="preserve">were </w:t>
        </w:r>
      </w:ins>
      <w:r w:rsidRPr="004A4B49">
        <w:rPr>
          <w:rFonts w:cstheme="minorHAnsi"/>
          <w:lang w:val="en-GB"/>
          <w:rPrChange w:id="5590" w:author="Mario Ezequiel Scott" w:date="2019-12-29T19:14:00Z">
            <w:rPr>
              <w:rFonts w:cstheme="minorHAnsi"/>
            </w:rPr>
          </w:rPrChange>
        </w:rPr>
        <w:t>grou</w:t>
      </w:r>
      <w:del w:id="5591" w:author="Mario Ezequiel Scott" w:date="2020-01-02T16:07:00Z">
        <w:r w:rsidRPr="004A4B49" w:rsidDel="00F965B4">
          <w:rPr>
            <w:rFonts w:cstheme="minorHAnsi"/>
            <w:lang w:val="en-GB"/>
            <w:rPrChange w:id="5592" w:author="Mario Ezequiel Scott" w:date="2019-12-29T19:14:00Z">
              <w:rPr>
                <w:rFonts w:cstheme="minorHAnsi"/>
              </w:rPr>
            </w:rPrChange>
          </w:rPr>
          <w:delText>p</w:delText>
        </w:r>
      </w:del>
      <w:r w:rsidRPr="004A4B49">
        <w:rPr>
          <w:rFonts w:cstheme="minorHAnsi"/>
          <w:lang w:val="en-GB"/>
          <w:rPrChange w:id="5593" w:author="Mario Ezequiel Scott" w:date="2019-12-29T19:14:00Z">
            <w:rPr>
              <w:rFonts w:cstheme="minorHAnsi"/>
            </w:rPr>
          </w:rPrChange>
        </w:rPr>
        <w:t xml:space="preserve">ped </w:t>
      </w:r>
      <w:r w:rsidR="00A801CD" w:rsidRPr="004A4B49">
        <w:rPr>
          <w:rFonts w:cstheme="minorHAnsi"/>
          <w:lang w:val="en-GB"/>
          <w:rPrChange w:id="5594" w:author="Mario Ezequiel Scott" w:date="2019-12-29T19:14:00Z">
            <w:rPr>
              <w:rFonts w:cstheme="minorHAnsi"/>
            </w:rPr>
          </w:rPrChange>
        </w:rPr>
        <w:t xml:space="preserve">into high, medium and low </w:t>
      </w:r>
      <w:ins w:id="5595" w:author="tedo gogoladze" w:date="2020-01-04T18:53:00Z">
        <w:r w:rsidR="00C101AD">
          <w:rPr>
            <w:rFonts w:cstheme="minorHAnsi"/>
            <w:lang w:val="en-GB"/>
          </w:rPr>
          <w:t xml:space="preserve">prioritization </w:t>
        </w:r>
      </w:ins>
      <w:r w:rsidR="00A801CD" w:rsidRPr="004A4B49">
        <w:rPr>
          <w:rFonts w:cstheme="minorHAnsi"/>
          <w:lang w:val="en-GB"/>
          <w:rPrChange w:id="5596" w:author="Mario Ezequiel Scott" w:date="2019-12-29T19:14:00Z">
            <w:rPr>
              <w:rFonts w:cstheme="minorHAnsi"/>
            </w:rPr>
          </w:rPrChange>
        </w:rPr>
        <w:t>categories</w:t>
      </w:r>
      <w:ins w:id="5597" w:author="Mario Ezequiel Scott" w:date="2020-01-02T16:07:00Z">
        <w:r w:rsidR="00F965B4">
          <w:rPr>
            <w:rFonts w:cstheme="minorHAnsi"/>
            <w:lang w:val="en-GB"/>
          </w:rPr>
          <w:t xml:space="preserve"> to facilitate the ana</w:t>
        </w:r>
      </w:ins>
      <w:ins w:id="5598" w:author="Mario Ezequiel Scott" w:date="2020-01-02T16:08:00Z">
        <w:r w:rsidR="00F965B4">
          <w:rPr>
            <w:rFonts w:cstheme="minorHAnsi"/>
            <w:lang w:val="en-GB"/>
          </w:rPr>
          <w:t>lysis</w:t>
        </w:r>
      </w:ins>
      <w:r w:rsidR="00A801CD" w:rsidRPr="004A4B49">
        <w:rPr>
          <w:rFonts w:cstheme="minorHAnsi"/>
          <w:lang w:val="en-GB"/>
          <w:rPrChange w:id="5599" w:author="Mario Ezequiel Scott" w:date="2019-12-29T19:14:00Z">
            <w:rPr>
              <w:rFonts w:cstheme="minorHAnsi"/>
            </w:rPr>
          </w:rPrChange>
        </w:rPr>
        <w:t xml:space="preserve">, which </w:t>
      </w:r>
      <w:r w:rsidR="006B2510" w:rsidRPr="004A4B49">
        <w:rPr>
          <w:rFonts w:cstheme="minorHAnsi"/>
          <w:lang w:val="en-GB"/>
          <w:rPrChange w:id="5600" w:author="Mario Ezequiel Scott" w:date="2019-12-29T19:14:00Z">
            <w:rPr>
              <w:rFonts w:cstheme="minorHAnsi"/>
            </w:rPr>
          </w:rPrChange>
        </w:rPr>
        <w:t>is</w:t>
      </w:r>
      <w:r w:rsidR="00A801CD" w:rsidRPr="004A4B49">
        <w:rPr>
          <w:rFonts w:cstheme="minorHAnsi"/>
          <w:lang w:val="en-GB"/>
          <w:rPrChange w:id="5601" w:author="Mario Ezequiel Scott" w:date="2019-12-29T19:14:00Z">
            <w:rPr>
              <w:rFonts w:cstheme="minorHAnsi"/>
            </w:rPr>
          </w:rPrChange>
        </w:rPr>
        <w:t xml:space="preserve"> quite intuitive </w:t>
      </w:r>
      <w:r w:rsidR="006B2510" w:rsidRPr="004A4B49">
        <w:rPr>
          <w:rFonts w:cstheme="minorHAnsi"/>
          <w:lang w:val="en-GB"/>
          <w:rPrChange w:id="5602" w:author="Mario Ezequiel Scott" w:date="2019-12-29T19:14:00Z">
            <w:rPr>
              <w:rFonts w:cstheme="minorHAnsi"/>
            </w:rPr>
          </w:rPrChange>
        </w:rPr>
        <w:t xml:space="preserve">considering </w:t>
      </w:r>
      <w:r w:rsidR="00A801CD" w:rsidRPr="004A4B49">
        <w:rPr>
          <w:rFonts w:cstheme="minorHAnsi"/>
          <w:lang w:val="en-GB"/>
          <w:rPrChange w:id="5603" w:author="Mario Ezequiel Scott" w:date="2019-12-29T19:14:00Z">
            <w:rPr>
              <w:rFonts w:cstheme="minorHAnsi"/>
            </w:rPr>
          </w:rPrChange>
        </w:rPr>
        <w:t>by the</w:t>
      </w:r>
      <w:r w:rsidR="006B2510" w:rsidRPr="004A4B49">
        <w:rPr>
          <w:rFonts w:cstheme="minorHAnsi"/>
          <w:lang w:val="en-GB"/>
          <w:rPrChange w:id="5604" w:author="Mario Ezequiel Scott" w:date="2019-12-29T19:14:00Z">
            <w:rPr>
              <w:rFonts w:cstheme="minorHAnsi"/>
            </w:rPr>
          </w:rPrChange>
        </w:rPr>
        <w:t xml:space="preserve"> values in the field</w:t>
      </w:r>
      <w:r w:rsidR="00A801CD" w:rsidRPr="004A4B49">
        <w:rPr>
          <w:rFonts w:cstheme="minorHAnsi"/>
          <w:lang w:val="en-GB"/>
          <w:rPrChange w:id="5605" w:author="Mario Ezequiel Scott" w:date="2019-12-29T19:14:00Z">
            <w:rPr>
              <w:rFonts w:cstheme="minorHAnsi"/>
            </w:rPr>
          </w:rPrChange>
        </w:rPr>
        <w:t>: 'High', 'Critical', 'Blocker' tasks were ranked as `high` priority, 'Medium', and 'Major' values were ranked as ‘medium’ priority, and 'Low', 'Minor', 'None', 'Trivial', 'To be reviewed' were categorized under `low` priority, respectively.</w:t>
      </w:r>
    </w:p>
    <w:p w14:paraId="7F408E26" w14:textId="0A58C69E" w:rsidR="00A801CD" w:rsidRPr="004A4B49" w:rsidRDefault="00A801CD" w:rsidP="00A801CD">
      <w:pPr>
        <w:rPr>
          <w:rFonts w:cstheme="minorHAnsi"/>
          <w:lang w:val="en-GB"/>
          <w:rPrChange w:id="5606" w:author="Mario Ezequiel Scott" w:date="2019-12-29T19:14:00Z">
            <w:rPr>
              <w:rFonts w:cstheme="minorHAnsi"/>
            </w:rPr>
          </w:rPrChange>
        </w:rPr>
      </w:pPr>
      <w:commentRangeStart w:id="5607"/>
      <w:del w:id="5608" w:author="tedo gogoladze" w:date="2020-01-04T18:51:00Z">
        <w:r w:rsidRPr="004A4B49" w:rsidDel="009C4210">
          <w:rPr>
            <w:rFonts w:cstheme="minorHAnsi"/>
            <w:lang w:val="en-GB"/>
            <w:rPrChange w:id="5609" w:author="Mario Ezequiel Scott" w:date="2019-12-29T19:14:00Z">
              <w:rPr>
                <w:rFonts w:cstheme="minorHAnsi"/>
              </w:rPr>
            </w:rPrChange>
          </w:rPr>
          <w:delText xml:space="preserve">Technical solution was the same as the previous metric, only the latest change log record was taken on the task by each user, making task and user the unique combination. Changelog dataset was filtered with `field` column to be equal to `priority`, and the set values are filtered within the column `toString` with the priority values mentioned above in three categories. </w:delText>
        </w:r>
      </w:del>
      <w:r w:rsidR="00823F96" w:rsidRPr="004A4B49">
        <w:rPr>
          <w:rFonts w:cstheme="minorHAnsi"/>
          <w:lang w:val="en-GB"/>
          <w:rPrChange w:id="5610" w:author="Mario Ezequiel Scott" w:date="2019-12-29T19:14:00Z">
            <w:rPr>
              <w:rFonts w:cstheme="minorHAnsi"/>
            </w:rPr>
          </w:rPrChange>
        </w:rPr>
        <w:t xml:space="preserve">Resulting </w:t>
      </w:r>
      <w:r w:rsidRPr="004A4B49">
        <w:rPr>
          <w:rFonts w:cstheme="minorHAnsi"/>
          <w:lang w:val="en-GB"/>
          <w:rPrChange w:id="5611" w:author="Mario Ezequiel Scott" w:date="2019-12-29T19:14:00Z">
            <w:rPr>
              <w:rFonts w:cstheme="minorHAnsi"/>
            </w:rPr>
          </w:rPrChange>
        </w:rPr>
        <w:t xml:space="preserve">dataset contains </w:t>
      </w:r>
      <w:del w:id="5612" w:author="tedo gogoladze" w:date="2020-01-04T18:51:00Z">
        <w:r w:rsidRPr="004A4B49" w:rsidDel="009C4210">
          <w:rPr>
            <w:rFonts w:cstheme="minorHAnsi"/>
            <w:lang w:val="en-GB"/>
            <w:rPrChange w:id="5613" w:author="Mario Ezequiel Scott" w:date="2019-12-29T19:14:00Z">
              <w:rPr>
                <w:rFonts w:cstheme="minorHAnsi"/>
              </w:rPr>
            </w:rPrChange>
          </w:rPr>
          <w:delText xml:space="preserve">project code, Jira issue key, user, email address and the priority (‘high, ‘medium‘, ‘low’). Dataset has </w:delText>
        </w:r>
      </w:del>
      <w:r w:rsidRPr="004A4B49">
        <w:rPr>
          <w:rFonts w:cstheme="minorHAnsi"/>
          <w:lang w:val="en-GB"/>
          <w:rPrChange w:id="5614" w:author="Mario Ezequiel Scott" w:date="2019-12-29T19:14:00Z">
            <w:rPr>
              <w:rFonts w:cstheme="minorHAnsi"/>
            </w:rPr>
          </w:rPrChange>
        </w:rPr>
        <w:t xml:space="preserve">4796 </w:t>
      </w:r>
      <w:del w:id="5615" w:author="tedo gogoladze" w:date="2020-01-04T18:27:00Z">
        <w:r w:rsidRPr="004A4B49" w:rsidDel="00914E90">
          <w:rPr>
            <w:rFonts w:cstheme="minorHAnsi"/>
            <w:lang w:val="en-GB"/>
            <w:rPrChange w:id="5616" w:author="Mario Ezequiel Scott" w:date="2019-12-29T19:14:00Z">
              <w:rPr>
                <w:rFonts w:cstheme="minorHAnsi"/>
              </w:rPr>
            </w:rPrChange>
          </w:rPr>
          <w:delText xml:space="preserve">rows </w:delText>
        </w:r>
      </w:del>
      <w:ins w:id="5617" w:author="tedo gogoladze" w:date="2020-01-04T18:27:00Z">
        <w:r w:rsidR="00914E90">
          <w:rPr>
            <w:rFonts w:cstheme="minorHAnsi"/>
            <w:lang w:val="en-GB"/>
          </w:rPr>
          <w:t>transactions</w:t>
        </w:r>
        <w:r w:rsidR="00914E90" w:rsidRPr="004A4B49">
          <w:rPr>
            <w:rFonts w:cstheme="minorHAnsi"/>
            <w:lang w:val="en-GB"/>
            <w:rPrChange w:id="5618" w:author="Mario Ezequiel Scott" w:date="2019-12-29T19:14:00Z">
              <w:rPr>
                <w:rFonts w:cstheme="minorHAnsi"/>
              </w:rPr>
            </w:rPrChange>
          </w:rPr>
          <w:t xml:space="preserve"> </w:t>
        </w:r>
      </w:ins>
      <w:r w:rsidRPr="004A4B49">
        <w:rPr>
          <w:rFonts w:cstheme="minorHAnsi"/>
          <w:lang w:val="en-GB"/>
          <w:rPrChange w:id="5619" w:author="Mario Ezequiel Scott" w:date="2019-12-29T19:14:00Z">
            <w:rPr>
              <w:rFonts w:cstheme="minorHAnsi"/>
            </w:rPr>
          </w:rPrChange>
        </w:rPr>
        <w:t xml:space="preserve">in total, where the low </w:t>
      </w:r>
      <w:del w:id="5620" w:author="tedo gogoladze" w:date="2020-01-04T18:53:00Z">
        <w:r w:rsidRPr="004A4B49" w:rsidDel="008F4AA6">
          <w:rPr>
            <w:rFonts w:cstheme="minorHAnsi"/>
            <w:lang w:val="en-GB"/>
            <w:rPrChange w:id="5621" w:author="Mario Ezequiel Scott" w:date="2019-12-29T19:14:00Z">
              <w:rPr>
                <w:rFonts w:cstheme="minorHAnsi"/>
              </w:rPr>
            </w:rPrChange>
          </w:rPr>
          <w:delText xml:space="preserve">estimated </w:delText>
        </w:r>
      </w:del>
      <w:ins w:id="5622" w:author="tedo gogoladze" w:date="2020-01-04T18:53:00Z">
        <w:r w:rsidR="008F4AA6">
          <w:rPr>
            <w:rFonts w:cstheme="minorHAnsi"/>
            <w:lang w:val="en-GB"/>
          </w:rPr>
          <w:t>priority</w:t>
        </w:r>
        <w:r w:rsidR="008F4AA6" w:rsidRPr="004A4B49">
          <w:rPr>
            <w:rFonts w:cstheme="minorHAnsi"/>
            <w:lang w:val="en-GB"/>
            <w:rPrChange w:id="5623" w:author="Mario Ezequiel Scott" w:date="2019-12-29T19:14:00Z">
              <w:rPr>
                <w:rFonts w:cstheme="minorHAnsi"/>
              </w:rPr>
            </w:rPrChange>
          </w:rPr>
          <w:t xml:space="preserve"> </w:t>
        </w:r>
      </w:ins>
      <w:del w:id="5624" w:author="tedo gogoladze" w:date="2020-01-04T18:54:00Z">
        <w:r w:rsidRPr="004A4B49" w:rsidDel="008F4AA6">
          <w:rPr>
            <w:rFonts w:cstheme="minorHAnsi"/>
            <w:lang w:val="en-GB"/>
            <w:rPrChange w:id="5625" w:author="Mario Ezequiel Scott" w:date="2019-12-29T19:14:00Z">
              <w:rPr>
                <w:rFonts w:cstheme="minorHAnsi"/>
              </w:rPr>
            </w:rPrChange>
          </w:rPr>
          <w:delText xml:space="preserve">tasks </w:delText>
        </w:r>
      </w:del>
      <w:ins w:id="5626" w:author="tedo gogoladze" w:date="2020-01-04T18:54:00Z">
        <w:r w:rsidR="008F4AA6">
          <w:rPr>
            <w:rFonts w:cstheme="minorHAnsi"/>
            <w:lang w:val="en-GB"/>
          </w:rPr>
          <w:t xml:space="preserve">transactions </w:t>
        </w:r>
      </w:ins>
      <w:del w:id="5627" w:author="tedo gogoladze" w:date="2020-01-04T18:53:00Z">
        <w:r w:rsidRPr="004A4B49" w:rsidDel="008F4AA6">
          <w:rPr>
            <w:rFonts w:cstheme="minorHAnsi"/>
            <w:lang w:val="en-GB"/>
            <w:rPrChange w:id="5628" w:author="Mario Ezequiel Scott" w:date="2019-12-29T19:14:00Z">
              <w:rPr>
                <w:rFonts w:cstheme="minorHAnsi"/>
              </w:rPr>
            </w:rPrChange>
          </w:rPr>
          <w:delText xml:space="preserve">by users </w:delText>
        </w:r>
      </w:del>
      <w:r w:rsidRPr="004A4B49">
        <w:rPr>
          <w:rFonts w:cstheme="minorHAnsi"/>
          <w:lang w:val="en-GB"/>
          <w:rPrChange w:id="5629" w:author="Mario Ezequiel Scott" w:date="2019-12-29T19:14:00Z">
            <w:rPr>
              <w:rFonts w:cstheme="minorHAnsi"/>
            </w:rPr>
          </w:rPrChange>
        </w:rPr>
        <w:t xml:space="preserve">are </w:t>
      </w:r>
      <w:del w:id="5630" w:author="tedo gogoladze" w:date="2020-01-04T18:58:00Z">
        <w:r w:rsidRPr="004A4B49" w:rsidDel="00B90FA9">
          <w:rPr>
            <w:rFonts w:cstheme="minorHAnsi"/>
            <w:lang w:val="en-GB"/>
            <w:rPrChange w:id="5631" w:author="Mario Ezequiel Scott" w:date="2019-12-29T19:14:00Z">
              <w:rPr>
                <w:rFonts w:cstheme="minorHAnsi"/>
              </w:rPr>
            </w:rPrChange>
          </w:rPr>
          <w:delText>2872</w:delText>
        </w:r>
      </w:del>
      <w:ins w:id="5632" w:author="tedo gogoladze" w:date="2020-01-04T18:58:00Z">
        <w:r w:rsidR="00B90FA9">
          <w:rPr>
            <w:rFonts w:cstheme="minorHAnsi"/>
            <w:lang w:val="en-GB"/>
          </w:rPr>
          <w:t>1412</w:t>
        </w:r>
      </w:ins>
      <w:r w:rsidRPr="004A4B49">
        <w:rPr>
          <w:rFonts w:cstheme="minorHAnsi"/>
          <w:lang w:val="en-GB"/>
          <w:rPrChange w:id="5633" w:author="Mario Ezequiel Scott" w:date="2019-12-29T19:14:00Z">
            <w:rPr>
              <w:rFonts w:cstheme="minorHAnsi"/>
            </w:rPr>
          </w:rPrChange>
        </w:rPr>
        <w:t xml:space="preserve">, medium </w:t>
      </w:r>
      <w:del w:id="5634" w:author="tedo gogoladze" w:date="2020-01-04T18:53:00Z">
        <w:r w:rsidRPr="004A4B49" w:rsidDel="008F4AA6">
          <w:rPr>
            <w:rFonts w:cstheme="minorHAnsi"/>
            <w:lang w:val="en-GB"/>
            <w:rPrChange w:id="5635" w:author="Mario Ezequiel Scott" w:date="2019-12-29T19:14:00Z">
              <w:rPr>
                <w:rFonts w:cstheme="minorHAnsi"/>
              </w:rPr>
            </w:rPrChange>
          </w:rPr>
          <w:delText xml:space="preserve">estimated </w:delText>
        </w:r>
      </w:del>
      <w:ins w:id="5636" w:author="tedo gogoladze" w:date="2020-01-04T18:53:00Z">
        <w:r w:rsidR="008F4AA6">
          <w:rPr>
            <w:rFonts w:cstheme="minorHAnsi"/>
            <w:lang w:val="en-GB"/>
          </w:rPr>
          <w:t xml:space="preserve">priority transactions </w:t>
        </w:r>
      </w:ins>
      <w:del w:id="5637" w:author="tedo gogoladze" w:date="2020-01-04T18:53:00Z">
        <w:r w:rsidRPr="004A4B49" w:rsidDel="008F4AA6">
          <w:rPr>
            <w:rFonts w:cstheme="minorHAnsi"/>
            <w:lang w:val="en-GB"/>
            <w:rPrChange w:id="5638" w:author="Mario Ezequiel Scott" w:date="2019-12-29T19:14:00Z">
              <w:rPr>
                <w:rFonts w:cstheme="minorHAnsi"/>
              </w:rPr>
            </w:rPrChange>
          </w:rPr>
          <w:delText xml:space="preserve">tasks </w:delText>
        </w:r>
      </w:del>
      <w:r w:rsidRPr="004A4B49">
        <w:rPr>
          <w:rFonts w:cstheme="minorHAnsi"/>
          <w:lang w:val="en-GB"/>
          <w:rPrChange w:id="5639" w:author="Mario Ezequiel Scott" w:date="2019-12-29T19:14:00Z">
            <w:rPr>
              <w:rFonts w:cstheme="minorHAnsi"/>
            </w:rPr>
          </w:rPrChange>
        </w:rPr>
        <w:t xml:space="preserve">are </w:t>
      </w:r>
      <w:del w:id="5640" w:author="tedo gogoladze" w:date="2020-01-04T18:57:00Z">
        <w:r w:rsidRPr="004A4B49" w:rsidDel="00B90FA9">
          <w:rPr>
            <w:rFonts w:cstheme="minorHAnsi"/>
            <w:lang w:val="en-GB"/>
            <w:rPrChange w:id="5641" w:author="Mario Ezequiel Scott" w:date="2019-12-29T19:14:00Z">
              <w:rPr>
                <w:rFonts w:cstheme="minorHAnsi"/>
              </w:rPr>
            </w:rPrChange>
          </w:rPr>
          <w:delText xml:space="preserve">2780 </w:delText>
        </w:r>
      </w:del>
      <w:ins w:id="5642" w:author="tedo gogoladze" w:date="2020-01-04T18:58:00Z">
        <w:r w:rsidR="00B90FA9">
          <w:rPr>
            <w:rFonts w:cstheme="minorHAnsi"/>
            <w:lang w:val="en-GB"/>
          </w:rPr>
          <w:t>865</w:t>
        </w:r>
      </w:ins>
      <w:ins w:id="5643" w:author="tedo gogoladze" w:date="2020-01-04T18:57:00Z">
        <w:r w:rsidR="00B90FA9" w:rsidRPr="004A4B49">
          <w:rPr>
            <w:rFonts w:cstheme="minorHAnsi"/>
            <w:lang w:val="en-GB"/>
            <w:rPrChange w:id="5644" w:author="Mario Ezequiel Scott" w:date="2019-12-29T19:14:00Z">
              <w:rPr>
                <w:rFonts w:cstheme="minorHAnsi"/>
              </w:rPr>
            </w:rPrChange>
          </w:rPr>
          <w:t xml:space="preserve"> </w:t>
        </w:r>
      </w:ins>
      <w:r w:rsidRPr="004A4B49">
        <w:rPr>
          <w:rFonts w:cstheme="minorHAnsi"/>
          <w:lang w:val="en-GB"/>
          <w:rPrChange w:id="5645" w:author="Mario Ezequiel Scott" w:date="2019-12-29T19:14:00Z">
            <w:rPr>
              <w:rFonts w:cstheme="minorHAnsi"/>
            </w:rPr>
          </w:rPrChange>
        </w:rPr>
        <w:t xml:space="preserve">and high </w:t>
      </w:r>
      <w:del w:id="5646" w:author="tedo gogoladze" w:date="2020-01-04T18:54:00Z">
        <w:r w:rsidRPr="004A4B49" w:rsidDel="008F4AA6">
          <w:rPr>
            <w:rFonts w:cstheme="minorHAnsi"/>
            <w:lang w:val="en-GB"/>
            <w:rPrChange w:id="5647" w:author="Mario Ezequiel Scott" w:date="2019-12-29T19:14:00Z">
              <w:rPr>
                <w:rFonts w:cstheme="minorHAnsi"/>
              </w:rPr>
            </w:rPrChange>
          </w:rPr>
          <w:delText xml:space="preserve">estimated </w:delText>
        </w:r>
      </w:del>
      <w:ins w:id="5648" w:author="tedo gogoladze" w:date="2020-01-04T18:54:00Z">
        <w:r w:rsidR="008F4AA6">
          <w:rPr>
            <w:rFonts w:cstheme="minorHAnsi"/>
            <w:lang w:val="en-GB"/>
          </w:rPr>
          <w:t xml:space="preserve">priority transactions </w:t>
        </w:r>
      </w:ins>
      <w:r w:rsidRPr="004A4B49">
        <w:rPr>
          <w:rFonts w:cstheme="minorHAnsi"/>
          <w:lang w:val="en-GB"/>
          <w:rPrChange w:id="5649" w:author="Mario Ezequiel Scott" w:date="2019-12-29T19:14:00Z">
            <w:rPr>
              <w:rFonts w:cstheme="minorHAnsi"/>
            </w:rPr>
          </w:rPrChange>
        </w:rPr>
        <w:t xml:space="preserve">are </w:t>
      </w:r>
      <w:del w:id="5650" w:author="tedo gogoladze" w:date="2020-01-04T18:58:00Z">
        <w:r w:rsidRPr="004A4B49" w:rsidDel="00B90FA9">
          <w:rPr>
            <w:rFonts w:cstheme="minorHAnsi"/>
            <w:lang w:val="en-GB"/>
            <w:rPrChange w:id="5651" w:author="Mario Ezequiel Scott" w:date="2019-12-29T19:14:00Z">
              <w:rPr>
                <w:rFonts w:cstheme="minorHAnsi"/>
              </w:rPr>
            </w:rPrChange>
          </w:rPr>
          <w:delText>1188</w:delText>
        </w:r>
      </w:del>
      <w:ins w:id="5652" w:author="tedo gogoladze" w:date="2020-01-04T18:58:00Z">
        <w:r w:rsidR="00B90FA9">
          <w:rPr>
            <w:rFonts w:cstheme="minorHAnsi"/>
            <w:lang w:val="en-GB"/>
          </w:rPr>
          <w:t>2518</w:t>
        </w:r>
      </w:ins>
      <w:del w:id="5653" w:author="tedo gogoladze" w:date="2020-01-04T18:54:00Z">
        <w:r w:rsidRPr="004A4B49" w:rsidDel="008F4AA6">
          <w:rPr>
            <w:rFonts w:cstheme="minorHAnsi"/>
            <w:lang w:val="en-GB"/>
            <w:rPrChange w:id="5654" w:author="Mario Ezequiel Scott" w:date="2019-12-29T19:14:00Z">
              <w:rPr>
                <w:rFonts w:cstheme="minorHAnsi"/>
              </w:rPr>
            </w:rPrChange>
          </w:rPr>
          <w:delText xml:space="preserve"> tasks</w:delText>
        </w:r>
      </w:del>
      <w:r w:rsidRPr="004A4B49">
        <w:rPr>
          <w:rFonts w:cstheme="minorHAnsi"/>
          <w:lang w:val="en-GB"/>
          <w:rPrChange w:id="5655" w:author="Mario Ezequiel Scott" w:date="2019-12-29T19:14:00Z">
            <w:rPr>
              <w:rFonts w:cstheme="minorHAnsi"/>
            </w:rPr>
          </w:rPrChange>
        </w:rPr>
        <w:t xml:space="preserve">, as shown on table </w:t>
      </w:r>
      <w:r w:rsidR="00410E86" w:rsidRPr="004A4B49">
        <w:rPr>
          <w:rFonts w:cstheme="minorHAnsi"/>
          <w:lang w:val="en-GB"/>
          <w:rPrChange w:id="5656" w:author="Mario Ezequiel Scott" w:date="2019-12-29T19:14:00Z">
            <w:rPr>
              <w:rFonts w:cstheme="minorHAnsi"/>
            </w:rPr>
          </w:rPrChange>
        </w:rPr>
        <w:t>13</w:t>
      </w:r>
      <w:r w:rsidRPr="004A4B49">
        <w:rPr>
          <w:rFonts w:cstheme="minorHAnsi"/>
          <w:lang w:val="en-GB"/>
          <w:rPrChange w:id="5657" w:author="Mario Ezequiel Scott" w:date="2019-12-29T19:14:00Z">
            <w:rPr>
              <w:rFonts w:cstheme="minorHAnsi"/>
            </w:rPr>
          </w:rPrChange>
        </w:rPr>
        <w:t>.</w:t>
      </w:r>
      <w:commentRangeEnd w:id="5607"/>
      <w:r w:rsidR="00F965B4">
        <w:rPr>
          <w:rStyle w:val="CommentReference"/>
        </w:rPr>
        <w:commentReference w:id="5607"/>
      </w:r>
    </w:p>
    <w:tbl>
      <w:tblPr>
        <w:tblW w:w="6120" w:type="dxa"/>
        <w:tblLook w:val="04A0" w:firstRow="1" w:lastRow="0" w:firstColumn="1" w:lastColumn="0" w:noHBand="0" w:noVBand="1"/>
        <w:tblPrChange w:id="5658" w:author="tedo gogoladze" w:date="2020-01-04T18:52:00Z">
          <w:tblPr>
            <w:tblW w:w="6120" w:type="dxa"/>
            <w:tblLook w:val="04A0" w:firstRow="1" w:lastRow="0" w:firstColumn="1" w:lastColumn="0" w:noHBand="0" w:noVBand="1"/>
          </w:tblPr>
        </w:tblPrChange>
      </w:tblPr>
      <w:tblGrid>
        <w:gridCol w:w="1525"/>
        <w:gridCol w:w="1112"/>
        <w:gridCol w:w="1583"/>
        <w:gridCol w:w="1900"/>
        <w:tblGridChange w:id="5659">
          <w:tblGrid>
            <w:gridCol w:w="1067"/>
            <w:gridCol w:w="1570"/>
            <w:gridCol w:w="1583"/>
            <w:gridCol w:w="1900"/>
          </w:tblGrid>
        </w:tblGridChange>
      </w:tblGrid>
      <w:tr w:rsidR="00A801CD" w:rsidRPr="004A4B49" w14:paraId="76BBE449" w14:textId="77777777" w:rsidTr="009C4210">
        <w:trPr>
          <w:trHeight w:val="720"/>
          <w:trPrChange w:id="5660" w:author="tedo gogoladze" w:date="2020-01-04T18:52:00Z">
            <w:trPr>
              <w:trHeight w:val="720"/>
            </w:trPr>
          </w:trPrChange>
        </w:trPr>
        <w:tc>
          <w:tcPr>
            <w:tcW w:w="1525" w:type="dxa"/>
            <w:tcBorders>
              <w:top w:val="single" w:sz="4" w:space="0" w:color="auto"/>
              <w:left w:val="single" w:sz="4" w:space="0" w:color="auto"/>
              <w:bottom w:val="single" w:sz="4" w:space="0" w:color="auto"/>
              <w:right w:val="single" w:sz="4" w:space="0" w:color="auto"/>
            </w:tcBorders>
            <w:shd w:val="clear" w:color="000000" w:fill="D9D9D9"/>
            <w:vAlign w:val="center"/>
            <w:hideMark/>
            <w:tcPrChange w:id="5661" w:author="tedo gogoladze" w:date="2020-01-04T18:52:00Z">
              <w:tcPr>
                <w:tcW w:w="1021" w:type="dxa"/>
                <w:tcBorders>
                  <w:top w:val="single" w:sz="4" w:space="0" w:color="auto"/>
                  <w:left w:val="single" w:sz="4" w:space="0" w:color="auto"/>
                  <w:bottom w:val="single" w:sz="4" w:space="0" w:color="auto"/>
                  <w:right w:val="single" w:sz="4" w:space="0" w:color="auto"/>
                </w:tcBorders>
                <w:shd w:val="clear" w:color="000000" w:fill="D9D9D9"/>
                <w:vAlign w:val="center"/>
                <w:hideMark/>
              </w:tcPr>
            </w:tcPrChange>
          </w:tcPr>
          <w:p w14:paraId="6A9A3546" w14:textId="0D4873A2" w:rsidR="00A801CD" w:rsidRPr="004A4B49" w:rsidRDefault="00A801CD" w:rsidP="00794694">
            <w:pPr>
              <w:spacing w:after="0"/>
              <w:jc w:val="right"/>
              <w:rPr>
                <w:rFonts w:ascii="Arial" w:eastAsia="Times New Roman" w:hAnsi="Arial" w:cs="Arial"/>
                <w:b/>
                <w:bCs/>
                <w:i/>
                <w:iCs/>
                <w:color w:val="000000"/>
                <w:sz w:val="18"/>
                <w:szCs w:val="18"/>
                <w:lang w:val="en-GB"/>
                <w:rPrChange w:id="5662" w:author="Mario Ezequiel Scott" w:date="2019-12-29T19:14:00Z">
                  <w:rPr>
                    <w:rFonts w:ascii="Arial" w:eastAsia="Times New Roman" w:hAnsi="Arial" w:cs="Arial"/>
                    <w:b/>
                    <w:bCs/>
                    <w:i/>
                    <w:iCs/>
                    <w:color w:val="000000"/>
                    <w:sz w:val="18"/>
                    <w:szCs w:val="18"/>
                  </w:rPr>
                </w:rPrChange>
              </w:rPr>
            </w:pPr>
            <w:del w:id="5663" w:author="tedo gogoladze" w:date="2020-01-04T18:52:00Z">
              <w:r w:rsidRPr="004A4B49" w:rsidDel="009C4210">
                <w:rPr>
                  <w:rFonts w:ascii="Arial" w:eastAsia="Times New Roman" w:hAnsi="Arial" w:cs="Arial"/>
                  <w:b/>
                  <w:bCs/>
                  <w:i/>
                  <w:iCs/>
                  <w:color w:val="000000"/>
                  <w:sz w:val="18"/>
                  <w:szCs w:val="18"/>
                  <w:lang w:val="en-GB"/>
                  <w:rPrChange w:id="5664" w:author="Mario Ezequiel Scott" w:date="2019-12-29T19:14:00Z">
                    <w:rPr>
                      <w:rFonts w:ascii="Arial" w:eastAsia="Times New Roman" w:hAnsi="Arial" w:cs="Arial"/>
                      <w:b/>
                      <w:bCs/>
                      <w:i/>
                      <w:iCs/>
                      <w:color w:val="000000"/>
                      <w:sz w:val="18"/>
                      <w:szCs w:val="18"/>
                    </w:rPr>
                  </w:rPrChange>
                </w:rPr>
                <w:delText>StoryPoints</w:delText>
              </w:r>
            </w:del>
            <w:ins w:id="5665" w:author="tedo gogoladze" w:date="2020-01-04T18:52:00Z">
              <w:r w:rsidR="009C4210">
                <w:rPr>
                  <w:rFonts w:ascii="Arial" w:eastAsia="Times New Roman" w:hAnsi="Arial" w:cs="Arial"/>
                  <w:b/>
                  <w:bCs/>
                  <w:i/>
                  <w:iCs/>
                  <w:color w:val="000000"/>
                  <w:sz w:val="18"/>
                  <w:szCs w:val="18"/>
                  <w:lang w:val="en-GB"/>
                </w:rPr>
                <w:t>Prioritization</w:t>
              </w:r>
            </w:ins>
          </w:p>
        </w:tc>
        <w:tc>
          <w:tcPr>
            <w:tcW w:w="1112" w:type="dxa"/>
            <w:tcBorders>
              <w:top w:val="single" w:sz="4" w:space="0" w:color="auto"/>
              <w:left w:val="nil"/>
              <w:bottom w:val="single" w:sz="4" w:space="0" w:color="auto"/>
              <w:right w:val="single" w:sz="4" w:space="0" w:color="auto"/>
            </w:tcBorders>
            <w:shd w:val="clear" w:color="auto" w:fill="auto"/>
            <w:vAlign w:val="center"/>
            <w:hideMark/>
            <w:tcPrChange w:id="5666" w:author="tedo gogoladze" w:date="2020-01-04T18:52:00Z">
              <w:tcPr>
                <w:tcW w:w="1582" w:type="dxa"/>
                <w:tcBorders>
                  <w:top w:val="single" w:sz="4" w:space="0" w:color="auto"/>
                  <w:left w:val="nil"/>
                  <w:bottom w:val="single" w:sz="4" w:space="0" w:color="auto"/>
                  <w:right w:val="single" w:sz="4" w:space="0" w:color="auto"/>
                </w:tcBorders>
                <w:shd w:val="clear" w:color="auto" w:fill="auto"/>
                <w:vAlign w:val="center"/>
                <w:hideMark/>
              </w:tcPr>
            </w:tcPrChange>
          </w:tcPr>
          <w:p w14:paraId="38FAA6CE" w14:textId="69330824" w:rsidR="00A801CD" w:rsidRPr="004A4B49" w:rsidRDefault="00A801CD" w:rsidP="00794694">
            <w:pPr>
              <w:spacing w:after="0"/>
              <w:jc w:val="right"/>
              <w:rPr>
                <w:rFonts w:ascii="Arial" w:eastAsia="Times New Roman" w:hAnsi="Arial" w:cs="Arial"/>
                <w:color w:val="000000"/>
                <w:sz w:val="18"/>
                <w:szCs w:val="18"/>
                <w:lang w:val="en-GB"/>
                <w:rPrChange w:id="5667" w:author="Mario Ezequiel Scott" w:date="2019-12-29T19:14:00Z">
                  <w:rPr>
                    <w:rFonts w:ascii="Arial" w:eastAsia="Times New Roman" w:hAnsi="Arial" w:cs="Arial"/>
                    <w:color w:val="000000"/>
                    <w:sz w:val="18"/>
                    <w:szCs w:val="18"/>
                  </w:rPr>
                </w:rPrChange>
              </w:rPr>
            </w:pPr>
            <w:del w:id="5668" w:author="tedo gogoladze" w:date="2020-01-04T18:52:00Z">
              <w:r w:rsidRPr="004A4B49" w:rsidDel="009C4210">
                <w:rPr>
                  <w:rFonts w:ascii="Arial" w:eastAsia="Times New Roman" w:hAnsi="Arial" w:cs="Arial"/>
                  <w:color w:val="000000"/>
                  <w:sz w:val="18"/>
                  <w:szCs w:val="18"/>
                  <w:lang w:val="en-GB"/>
                  <w:rPrChange w:id="5669" w:author="Mario Ezequiel Scott" w:date="2019-12-29T19:14:00Z">
                    <w:rPr>
                      <w:rFonts w:ascii="Arial" w:eastAsia="Times New Roman" w:hAnsi="Arial" w:cs="Arial"/>
                      <w:color w:val="000000"/>
                      <w:sz w:val="18"/>
                      <w:szCs w:val="18"/>
                    </w:rPr>
                  </w:rPrChange>
                </w:rPr>
                <w:delText>estimation_</w:delText>
              </w:r>
            </w:del>
            <w:r w:rsidRPr="004A4B49">
              <w:rPr>
                <w:rFonts w:ascii="Arial" w:eastAsia="Times New Roman" w:hAnsi="Arial" w:cs="Arial"/>
                <w:color w:val="000000"/>
                <w:sz w:val="18"/>
                <w:szCs w:val="18"/>
                <w:lang w:val="en-GB"/>
                <w:rPrChange w:id="5670" w:author="Mario Ezequiel Scott" w:date="2019-12-29T19:14:00Z">
                  <w:rPr>
                    <w:rFonts w:ascii="Arial" w:eastAsia="Times New Roman" w:hAnsi="Arial" w:cs="Arial"/>
                    <w:color w:val="000000"/>
                    <w:sz w:val="18"/>
                    <w:szCs w:val="18"/>
                  </w:rPr>
                </w:rPrChange>
              </w:rPr>
              <w:t>high</w:t>
            </w:r>
          </w:p>
        </w:tc>
        <w:tc>
          <w:tcPr>
            <w:tcW w:w="1583" w:type="dxa"/>
            <w:tcBorders>
              <w:top w:val="single" w:sz="4" w:space="0" w:color="auto"/>
              <w:left w:val="nil"/>
              <w:bottom w:val="single" w:sz="4" w:space="0" w:color="auto"/>
              <w:right w:val="single" w:sz="4" w:space="0" w:color="auto"/>
            </w:tcBorders>
            <w:shd w:val="clear" w:color="auto" w:fill="auto"/>
            <w:vAlign w:val="center"/>
            <w:hideMark/>
            <w:tcPrChange w:id="5671" w:author="tedo gogoladze" w:date="2020-01-04T18:52:00Z">
              <w:tcPr>
                <w:tcW w:w="1597" w:type="dxa"/>
                <w:tcBorders>
                  <w:top w:val="single" w:sz="4" w:space="0" w:color="auto"/>
                  <w:left w:val="nil"/>
                  <w:bottom w:val="single" w:sz="4" w:space="0" w:color="auto"/>
                  <w:right w:val="single" w:sz="4" w:space="0" w:color="auto"/>
                </w:tcBorders>
                <w:shd w:val="clear" w:color="auto" w:fill="auto"/>
                <w:vAlign w:val="center"/>
                <w:hideMark/>
              </w:tcPr>
            </w:tcPrChange>
          </w:tcPr>
          <w:p w14:paraId="02DE07A7" w14:textId="65CC3B39" w:rsidR="00A801CD" w:rsidRPr="004A4B49" w:rsidRDefault="00A801CD" w:rsidP="00794694">
            <w:pPr>
              <w:spacing w:after="0"/>
              <w:jc w:val="right"/>
              <w:rPr>
                <w:rFonts w:ascii="Arial" w:eastAsia="Times New Roman" w:hAnsi="Arial" w:cs="Arial"/>
                <w:color w:val="000000"/>
                <w:sz w:val="18"/>
                <w:szCs w:val="18"/>
                <w:lang w:val="en-GB"/>
                <w:rPrChange w:id="5672" w:author="Mario Ezequiel Scott" w:date="2019-12-29T19:14:00Z">
                  <w:rPr>
                    <w:rFonts w:ascii="Arial" w:eastAsia="Times New Roman" w:hAnsi="Arial" w:cs="Arial"/>
                    <w:color w:val="000000"/>
                    <w:sz w:val="18"/>
                    <w:szCs w:val="18"/>
                  </w:rPr>
                </w:rPrChange>
              </w:rPr>
            </w:pPr>
            <w:del w:id="5673" w:author="tedo gogoladze" w:date="2020-01-04T18:52:00Z">
              <w:r w:rsidRPr="004A4B49" w:rsidDel="009C4210">
                <w:rPr>
                  <w:rFonts w:ascii="Arial" w:eastAsia="Times New Roman" w:hAnsi="Arial" w:cs="Arial"/>
                  <w:color w:val="000000"/>
                  <w:sz w:val="18"/>
                  <w:szCs w:val="18"/>
                  <w:lang w:val="en-GB"/>
                  <w:rPrChange w:id="5674" w:author="Mario Ezequiel Scott" w:date="2019-12-29T19:14:00Z">
                    <w:rPr>
                      <w:rFonts w:ascii="Arial" w:eastAsia="Times New Roman" w:hAnsi="Arial" w:cs="Arial"/>
                      <w:color w:val="000000"/>
                      <w:sz w:val="18"/>
                      <w:szCs w:val="18"/>
                    </w:rPr>
                  </w:rPrChange>
                </w:rPr>
                <w:delText>estimation_</w:delText>
              </w:r>
            </w:del>
            <w:r w:rsidRPr="004A4B49">
              <w:rPr>
                <w:rFonts w:ascii="Arial" w:eastAsia="Times New Roman" w:hAnsi="Arial" w:cs="Arial"/>
                <w:color w:val="000000"/>
                <w:sz w:val="18"/>
                <w:szCs w:val="18"/>
                <w:lang w:val="en-GB"/>
                <w:rPrChange w:id="5675" w:author="Mario Ezequiel Scott" w:date="2019-12-29T19:14:00Z">
                  <w:rPr>
                    <w:rFonts w:ascii="Arial" w:eastAsia="Times New Roman" w:hAnsi="Arial" w:cs="Arial"/>
                    <w:color w:val="000000"/>
                    <w:sz w:val="18"/>
                    <w:szCs w:val="18"/>
                  </w:rPr>
                </w:rPrChange>
              </w:rPr>
              <w:t>low</w:t>
            </w:r>
          </w:p>
        </w:tc>
        <w:tc>
          <w:tcPr>
            <w:tcW w:w="1900" w:type="dxa"/>
            <w:tcBorders>
              <w:top w:val="single" w:sz="4" w:space="0" w:color="auto"/>
              <w:left w:val="nil"/>
              <w:bottom w:val="single" w:sz="4" w:space="0" w:color="auto"/>
              <w:right w:val="single" w:sz="4" w:space="0" w:color="auto"/>
            </w:tcBorders>
            <w:shd w:val="clear" w:color="auto" w:fill="auto"/>
            <w:vAlign w:val="center"/>
            <w:hideMark/>
            <w:tcPrChange w:id="5676" w:author="tedo gogoladze" w:date="2020-01-04T18:52:00Z">
              <w:tcPr>
                <w:tcW w:w="1920" w:type="dxa"/>
                <w:tcBorders>
                  <w:top w:val="single" w:sz="4" w:space="0" w:color="auto"/>
                  <w:left w:val="nil"/>
                  <w:bottom w:val="single" w:sz="4" w:space="0" w:color="auto"/>
                  <w:right w:val="single" w:sz="4" w:space="0" w:color="auto"/>
                </w:tcBorders>
                <w:shd w:val="clear" w:color="auto" w:fill="auto"/>
                <w:vAlign w:val="center"/>
                <w:hideMark/>
              </w:tcPr>
            </w:tcPrChange>
          </w:tcPr>
          <w:p w14:paraId="1AD84AD7" w14:textId="6708D3FE" w:rsidR="00A801CD" w:rsidRPr="004A4B49" w:rsidRDefault="00A801CD" w:rsidP="00794694">
            <w:pPr>
              <w:spacing w:after="0"/>
              <w:jc w:val="right"/>
              <w:rPr>
                <w:rFonts w:ascii="Arial" w:eastAsia="Times New Roman" w:hAnsi="Arial" w:cs="Arial"/>
                <w:color w:val="000000"/>
                <w:sz w:val="18"/>
                <w:szCs w:val="18"/>
                <w:lang w:val="en-GB"/>
                <w:rPrChange w:id="5677" w:author="Mario Ezequiel Scott" w:date="2019-12-29T19:14:00Z">
                  <w:rPr>
                    <w:rFonts w:ascii="Arial" w:eastAsia="Times New Roman" w:hAnsi="Arial" w:cs="Arial"/>
                    <w:color w:val="000000"/>
                    <w:sz w:val="18"/>
                    <w:szCs w:val="18"/>
                  </w:rPr>
                </w:rPrChange>
              </w:rPr>
            </w:pPr>
            <w:del w:id="5678" w:author="tedo gogoladze" w:date="2020-01-04T18:52:00Z">
              <w:r w:rsidRPr="004A4B49" w:rsidDel="009C4210">
                <w:rPr>
                  <w:rFonts w:ascii="Arial" w:eastAsia="Times New Roman" w:hAnsi="Arial" w:cs="Arial"/>
                  <w:color w:val="000000"/>
                  <w:sz w:val="18"/>
                  <w:szCs w:val="18"/>
                  <w:lang w:val="en-GB"/>
                  <w:rPrChange w:id="5679" w:author="Mario Ezequiel Scott" w:date="2019-12-29T19:14:00Z">
                    <w:rPr>
                      <w:rFonts w:ascii="Arial" w:eastAsia="Times New Roman" w:hAnsi="Arial" w:cs="Arial"/>
                      <w:color w:val="000000"/>
                      <w:sz w:val="18"/>
                      <w:szCs w:val="18"/>
                    </w:rPr>
                  </w:rPrChange>
                </w:rPr>
                <w:delText>estimation_</w:delText>
              </w:r>
            </w:del>
            <w:r w:rsidRPr="004A4B49">
              <w:rPr>
                <w:rFonts w:ascii="Arial" w:eastAsia="Times New Roman" w:hAnsi="Arial" w:cs="Arial"/>
                <w:color w:val="000000"/>
                <w:sz w:val="18"/>
                <w:szCs w:val="18"/>
                <w:lang w:val="en-GB"/>
                <w:rPrChange w:id="5680" w:author="Mario Ezequiel Scott" w:date="2019-12-29T19:14:00Z">
                  <w:rPr>
                    <w:rFonts w:ascii="Arial" w:eastAsia="Times New Roman" w:hAnsi="Arial" w:cs="Arial"/>
                    <w:color w:val="000000"/>
                    <w:sz w:val="18"/>
                    <w:szCs w:val="18"/>
                  </w:rPr>
                </w:rPrChange>
              </w:rPr>
              <w:t>medium</w:t>
            </w:r>
          </w:p>
        </w:tc>
      </w:tr>
      <w:tr w:rsidR="00A801CD" w:rsidRPr="004A4B49" w14:paraId="68642AF4" w14:textId="77777777" w:rsidTr="009C4210">
        <w:trPr>
          <w:trHeight w:val="600"/>
          <w:trPrChange w:id="5681" w:author="tedo gogoladze" w:date="2020-01-04T18:52:00Z">
            <w:trPr>
              <w:trHeight w:val="600"/>
            </w:trPr>
          </w:trPrChange>
        </w:trPr>
        <w:tc>
          <w:tcPr>
            <w:tcW w:w="1525" w:type="dxa"/>
            <w:tcBorders>
              <w:top w:val="nil"/>
              <w:left w:val="single" w:sz="4" w:space="0" w:color="auto"/>
              <w:bottom w:val="single" w:sz="4" w:space="0" w:color="auto"/>
              <w:right w:val="single" w:sz="4" w:space="0" w:color="auto"/>
            </w:tcBorders>
            <w:shd w:val="clear" w:color="000000" w:fill="D9D9D9"/>
            <w:vAlign w:val="center"/>
            <w:hideMark/>
            <w:tcPrChange w:id="5682" w:author="tedo gogoladze" w:date="2020-01-04T18:52:00Z">
              <w:tcPr>
                <w:tcW w:w="1021" w:type="dxa"/>
                <w:tcBorders>
                  <w:top w:val="nil"/>
                  <w:left w:val="single" w:sz="4" w:space="0" w:color="auto"/>
                  <w:bottom w:val="single" w:sz="4" w:space="0" w:color="auto"/>
                  <w:right w:val="single" w:sz="4" w:space="0" w:color="auto"/>
                </w:tcBorders>
                <w:shd w:val="clear" w:color="000000" w:fill="D9D9D9"/>
                <w:vAlign w:val="center"/>
                <w:hideMark/>
              </w:tcPr>
            </w:tcPrChange>
          </w:tcPr>
          <w:p w14:paraId="2131AE9F" w14:textId="645A67C6" w:rsidR="00A801CD" w:rsidRPr="004A4B49" w:rsidRDefault="00914E90" w:rsidP="00794694">
            <w:pPr>
              <w:spacing w:after="0"/>
              <w:jc w:val="right"/>
              <w:rPr>
                <w:rFonts w:ascii="Arial" w:eastAsia="Times New Roman" w:hAnsi="Arial" w:cs="Arial"/>
                <w:b/>
                <w:bCs/>
                <w:i/>
                <w:iCs/>
                <w:color w:val="000000"/>
                <w:sz w:val="18"/>
                <w:szCs w:val="18"/>
                <w:lang w:val="en-GB"/>
                <w:rPrChange w:id="5683" w:author="Mario Ezequiel Scott" w:date="2019-12-29T19:14:00Z">
                  <w:rPr>
                    <w:rFonts w:ascii="Arial" w:eastAsia="Times New Roman" w:hAnsi="Arial" w:cs="Arial"/>
                    <w:b/>
                    <w:bCs/>
                    <w:i/>
                    <w:iCs/>
                    <w:color w:val="000000"/>
                    <w:sz w:val="18"/>
                    <w:szCs w:val="18"/>
                  </w:rPr>
                </w:rPrChange>
              </w:rPr>
            </w:pPr>
            <w:ins w:id="5684" w:author="tedo gogoladze" w:date="2020-01-04T18:27:00Z">
              <w:r>
                <w:rPr>
                  <w:rFonts w:ascii="Arial" w:eastAsia="Times New Roman" w:hAnsi="Arial" w:cs="Arial"/>
                  <w:b/>
                  <w:bCs/>
                  <w:i/>
                  <w:iCs/>
                  <w:color w:val="000000"/>
                  <w:sz w:val="18"/>
                  <w:szCs w:val="18"/>
                  <w:lang w:val="en-GB"/>
                </w:rPr>
                <w:t>number of transactions</w:t>
              </w:r>
            </w:ins>
            <w:del w:id="5685" w:author="tedo gogoladze" w:date="2020-01-04T18:27:00Z">
              <w:r w:rsidR="00A801CD" w:rsidRPr="004A4B49" w:rsidDel="00914E90">
                <w:rPr>
                  <w:rFonts w:ascii="Arial" w:eastAsia="Times New Roman" w:hAnsi="Arial" w:cs="Arial"/>
                  <w:b/>
                  <w:bCs/>
                  <w:i/>
                  <w:iCs/>
                  <w:color w:val="000000"/>
                  <w:sz w:val="18"/>
                  <w:szCs w:val="18"/>
                  <w:lang w:val="en-GB"/>
                  <w:rPrChange w:id="5686" w:author="Mario Ezequiel Scott" w:date="2019-12-29T19:14:00Z">
                    <w:rPr>
                      <w:rFonts w:ascii="Arial" w:eastAsia="Times New Roman" w:hAnsi="Arial" w:cs="Arial"/>
                      <w:b/>
                      <w:bCs/>
                      <w:i/>
                      <w:iCs/>
                      <w:color w:val="000000"/>
                      <w:sz w:val="18"/>
                      <w:szCs w:val="18"/>
                    </w:rPr>
                  </w:rPrChange>
                </w:rPr>
                <w:delText>rows</w:delText>
              </w:r>
            </w:del>
          </w:p>
        </w:tc>
        <w:tc>
          <w:tcPr>
            <w:tcW w:w="1112" w:type="dxa"/>
            <w:tcBorders>
              <w:top w:val="nil"/>
              <w:left w:val="nil"/>
              <w:bottom w:val="single" w:sz="4" w:space="0" w:color="auto"/>
              <w:right w:val="single" w:sz="4" w:space="0" w:color="auto"/>
            </w:tcBorders>
            <w:shd w:val="clear" w:color="auto" w:fill="auto"/>
            <w:vAlign w:val="center"/>
            <w:hideMark/>
            <w:tcPrChange w:id="5687" w:author="tedo gogoladze" w:date="2020-01-04T18:52:00Z">
              <w:tcPr>
                <w:tcW w:w="1582" w:type="dxa"/>
                <w:tcBorders>
                  <w:top w:val="nil"/>
                  <w:left w:val="nil"/>
                  <w:bottom w:val="single" w:sz="4" w:space="0" w:color="auto"/>
                  <w:right w:val="single" w:sz="4" w:space="0" w:color="auto"/>
                </w:tcBorders>
                <w:shd w:val="clear" w:color="auto" w:fill="auto"/>
                <w:vAlign w:val="center"/>
                <w:hideMark/>
              </w:tcPr>
            </w:tcPrChange>
          </w:tcPr>
          <w:p w14:paraId="0A04C509" w14:textId="56150B6C" w:rsidR="00A801CD" w:rsidRPr="004A4B49" w:rsidRDefault="00A801CD" w:rsidP="00794694">
            <w:pPr>
              <w:spacing w:after="0"/>
              <w:jc w:val="right"/>
              <w:rPr>
                <w:rFonts w:ascii="Arial" w:eastAsia="Times New Roman" w:hAnsi="Arial" w:cs="Arial"/>
                <w:color w:val="000000"/>
                <w:sz w:val="18"/>
                <w:szCs w:val="18"/>
                <w:lang w:val="en-GB"/>
                <w:rPrChange w:id="5688" w:author="Mario Ezequiel Scott" w:date="2019-12-29T19:14:00Z">
                  <w:rPr>
                    <w:rFonts w:ascii="Arial" w:eastAsia="Times New Roman" w:hAnsi="Arial" w:cs="Arial"/>
                    <w:color w:val="000000"/>
                    <w:sz w:val="18"/>
                    <w:szCs w:val="18"/>
                  </w:rPr>
                </w:rPrChange>
              </w:rPr>
            </w:pPr>
            <w:del w:id="5689" w:author="tedo gogoladze" w:date="2020-01-04T18:56:00Z">
              <w:r w:rsidRPr="004A4B49" w:rsidDel="00B90FA9">
                <w:rPr>
                  <w:rFonts w:ascii="Arial" w:eastAsia="Times New Roman" w:hAnsi="Arial" w:cs="Arial"/>
                  <w:color w:val="000000"/>
                  <w:sz w:val="18"/>
                  <w:szCs w:val="18"/>
                  <w:lang w:val="en-GB"/>
                  <w:rPrChange w:id="5690" w:author="Mario Ezequiel Scott" w:date="2019-12-29T19:14:00Z">
                    <w:rPr>
                      <w:rFonts w:ascii="Arial" w:eastAsia="Times New Roman" w:hAnsi="Arial" w:cs="Arial"/>
                      <w:color w:val="000000"/>
                      <w:sz w:val="18"/>
                      <w:szCs w:val="18"/>
                    </w:rPr>
                  </w:rPrChange>
                </w:rPr>
                <w:delText>1188</w:delText>
              </w:r>
            </w:del>
            <w:ins w:id="5691" w:author="tedo gogoladze" w:date="2020-01-04T18:56:00Z">
              <w:r w:rsidR="00B90FA9">
                <w:rPr>
                  <w:rFonts w:ascii="Arial" w:eastAsia="Times New Roman" w:hAnsi="Arial" w:cs="Arial"/>
                  <w:color w:val="000000"/>
                  <w:sz w:val="18"/>
                  <w:szCs w:val="18"/>
                  <w:lang w:val="en-GB"/>
                </w:rPr>
                <w:t>2518</w:t>
              </w:r>
            </w:ins>
          </w:p>
        </w:tc>
        <w:tc>
          <w:tcPr>
            <w:tcW w:w="1583" w:type="dxa"/>
            <w:tcBorders>
              <w:top w:val="nil"/>
              <w:left w:val="nil"/>
              <w:bottom w:val="single" w:sz="4" w:space="0" w:color="auto"/>
              <w:right w:val="single" w:sz="4" w:space="0" w:color="auto"/>
            </w:tcBorders>
            <w:shd w:val="clear" w:color="auto" w:fill="auto"/>
            <w:vAlign w:val="center"/>
            <w:hideMark/>
            <w:tcPrChange w:id="5692" w:author="tedo gogoladze" w:date="2020-01-04T18:52:00Z">
              <w:tcPr>
                <w:tcW w:w="1597" w:type="dxa"/>
                <w:tcBorders>
                  <w:top w:val="nil"/>
                  <w:left w:val="nil"/>
                  <w:bottom w:val="single" w:sz="4" w:space="0" w:color="auto"/>
                  <w:right w:val="single" w:sz="4" w:space="0" w:color="auto"/>
                </w:tcBorders>
                <w:shd w:val="clear" w:color="auto" w:fill="auto"/>
                <w:vAlign w:val="center"/>
                <w:hideMark/>
              </w:tcPr>
            </w:tcPrChange>
          </w:tcPr>
          <w:p w14:paraId="74079161" w14:textId="3CF74A6D" w:rsidR="00A801CD" w:rsidRPr="004A4B49" w:rsidRDefault="00A801CD" w:rsidP="00794694">
            <w:pPr>
              <w:spacing w:after="0"/>
              <w:jc w:val="right"/>
              <w:rPr>
                <w:rFonts w:ascii="Arial" w:eastAsia="Times New Roman" w:hAnsi="Arial" w:cs="Arial"/>
                <w:color w:val="000000"/>
                <w:sz w:val="18"/>
                <w:szCs w:val="18"/>
                <w:lang w:val="en-GB"/>
                <w:rPrChange w:id="5693" w:author="Mario Ezequiel Scott" w:date="2019-12-29T19:14:00Z">
                  <w:rPr>
                    <w:rFonts w:ascii="Arial" w:eastAsia="Times New Roman" w:hAnsi="Arial" w:cs="Arial"/>
                    <w:color w:val="000000"/>
                    <w:sz w:val="18"/>
                    <w:szCs w:val="18"/>
                  </w:rPr>
                </w:rPrChange>
              </w:rPr>
            </w:pPr>
            <w:del w:id="5694" w:author="tedo gogoladze" w:date="2020-01-04T18:56:00Z">
              <w:r w:rsidRPr="004A4B49" w:rsidDel="00B90FA9">
                <w:rPr>
                  <w:rFonts w:ascii="Arial" w:eastAsia="Times New Roman" w:hAnsi="Arial" w:cs="Arial"/>
                  <w:color w:val="000000"/>
                  <w:sz w:val="18"/>
                  <w:szCs w:val="18"/>
                  <w:lang w:val="en-GB"/>
                  <w:rPrChange w:id="5695" w:author="Mario Ezequiel Scott" w:date="2019-12-29T19:14:00Z">
                    <w:rPr>
                      <w:rFonts w:ascii="Arial" w:eastAsia="Times New Roman" w:hAnsi="Arial" w:cs="Arial"/>
                      <w:color w:val="000000"/>
                      <w:sz w:val="18"/>
                      <w:szCs w:val="18"/>
                    </w:rPr>
                  </w:rPrChange>
                </w:rPr>
                <w:delText>2872</w:delText>
              </w:r>
            </w:del>
            <w:ins w:id="5696" w:author="tedo gogoladze" w:date="2020-01-04T18:56:00Z">
              <w:r w:rsidR="00B90FA9">
                <w:rPr>
                  <w:rFonts w:ascii="Arial" w:eastAsia="Times New Roman" w:hAnsi="Arial" w:cs="Arial"/>
                  <w:color w:val="000000"/>
                  <w:sz w:val="18"/>
                  <w:szCs w:val="18"/>
                  <w:lang w:val="en-GB"/>
                </w:rPr>
                <w:t>1412</w:t>
              </w:r>
            </w:ins>
          </w:p>
        </w:tc>
        <w:tc>
          <w:tcPr>
            <w:tcW w:w="1900" w:type="dxa"/>
            <w:tcBorders>
              <w:top w:val="nil"/>
              <w:left w:val="nil"/>
              <w:bottom w:val="single" w:sz="4" w:space="0" w:color="auto"/>
              <w:right w:val="single" w:sz="4" w:space="0" w:color="auto"/>
            </w:tcBorders>
            <w:shd w:val="clear" w:color="auto" w:fill="auto"/>
            <w:vAlign w:val="center"/>
            <w:hideMark/>
            <w:tcPrChange w:id="5697" w:author="tedo gogoladze" w:date="2020-01-04T18:52:00Z">
              <w:tcPr>
                <w:tcW w:w="1920" w:type="dxa"/>
                <w:tcBorders>
                  <w:top w:val="nil"/>
                  <w:left w:val="nil"/>
                  <w:bottom w:val="single" w:sz="4" w:space="0" w:color="auto"/>
                  <w:right w:val="single" w:sz="4" w:space="0" w:color="auto"/>
                </w:tcBorders>
                <w:shd w:val="clear" w:color="auto" w:fill="auto"/>
                <w:vAlign w:val="center"/>
                <w:hideMark/>
              </w:tcPr>
            </w:tcPrChange>
          </w:tcPr>
          <w:p w14:paraId="61612F65" w14:textId="3DD264A2" w:rsidR="00A801CD" w:rsidRPr="004A4B49" w:rsidRDefault="00A801CD" w:rsidP="00794694">
            <w:pPr>
              <w:spacing w:after="0"/>
              <w:jc w:val="right"/>
              <w:rPr>
                <w:rFonts w:ascii="Arial" w:eastAsia="Times New Roman" w:hAnsi="Arial" w:cs="Arial"/>
                <w:color w:val="000000"/>
                <w:sz w:val="18"/>
                <w:szCs w:val="18"/>
                <w:lang w:val="en-GB"/>
                <w:rPrChange w:id="5698" w:author="Mario Ezequiel Scott" w:date="2019-12-29T19:14:00Z">
                  <w:rPr>
                    <w:rFonts w:ascii="Arial" w:eastAsia="Times New Roman" w:hAnsi="Arial" w:cs="Arial"/>
                    <w:color w:val="000000"/>
                    <w:sz w:val="18"/>
                    <w:szCs w:val="18"/>
                  </w:rPr>
                </w:rPrChange>
              </w:rPr>
            </w:pPr>
            <w:del w:id="5699" w:author="tedo gogoladze" w:date="2020-01-04T18:56:00Z">
              <w:r w:rsidRPr="004A4B49" w:rsidDel="00B90FA9">
                <w:rPr>
                  <w:rFonts w:ascii="Arial" w:eastAsia="Times New Roman" w:hAnsi="Arial" w:cs="Arial"/>
                  <w:color w:val="000000"/>
                  <w:sz w:val="18"/>
                  <w:szCs w:val="18"/>
                  <w:lang w:val="en-GB"/>
                  <w:rPrChange w:id="5700" w:author="Mario Ezequiel Scott" w:date="2019-12-29T19:14:00Z">
                    <w:rPr>
                      <w:rFonts w:ascii="Arial" w:eastAsia="Times New Roman" w:hAnsi="Arial" w:cs="Arial"/>
                      <w:color w:val="000000"/>
                      <w:sz w:val="18"/>
                      <w:szCs w:val="18"/>
                    </w:rPr>
                  </w:rPrChange>
                </w:rPr>
                <w:delText>2780</w:delText>
              </w:r>
            </w:del>
            <w:ins w:id="5701" w:author="tedo gogoladze" w:date="2020-01-04T18:56:00Z">
              <w:r w:rsidR="00B90FA9">
                <w:rPr>
                  <w:rFonts w:ascii="Arial" w:eastAsia="Times New Roman" w:hAnsi="Arial" w:cs="Arial"/>
                  <w:color w:val="000000"/>
                  <w:sz w:val="18"/>
                  <w:szCs w:val="18"/>
                  <w:lang w:val="en-GB"/>
                </w:rPr>
                <w:t>865</w:t>
              </w:r>
            </w:ins>
          </w:p>
        </w:tc>
      </w:tr>
    </w:tbl>
    <w:p w14:paraId="65D0B6BE" w14:textId="77777777" w:rsidR="00A801CD" w:rsidRPr="004A4B49" w:rsidRDefault="00A801CD" w:rsidP="00A801CD">
      <w:pPr>
        <w:rPr>
          <w:rFonts w:cstheme="minorHAnsi"/>
          <w:lang w:val="en-GB"/>
          <w:rPrChange w:id="5702" w:author="Mario Ezequiel Scott" w:date="2019-12-29T19:14:00Z">
            <w:rPr>
              <w:rFonts w:cstheme="minorHAnsi"/>
            </w:rPr>
          </w:rPrChange>
        </w:rPr>
      </w:pPr>
    </w:p>
    <w:p w14:paraId="12FF8AA4" w14:textId="64A25218" w:rsidR="00A801CD" w:rsidRPr="004A4B49" w:rsidRDefault="00A801CD" w:rsidP="00A801CD">
      <w:pPr>
        <w:rPr>
          <w:rFonts w:cstheme="minorHAnsi"/>
          <w:lang w:val="en-GB"/>
          <w:rPrChange w:id="5703" w:author="Mario Ezequiel Scott" w:date="2019-12-29T19:14:00Z">
            <w:rPr>
              <w:rFonts w:cstheme="minorHAnsi"/>
            </w:rPr>
          </w:rPrChange>
        </w:rPr>
      </w:pPr>
      <w:r w:rsidRPr="004A4B49">
        <w:rPr>
          <w:rFonts w:cstheme="minorHAnsi"/>
          <w:lang w:val="en-GB"/>
          <w:rPrChange w:id="5704" w:author="Mario Ezequiel Scott" w:date="2019-12-29T19:14:00Z">
            <w:rPr>
              <w:rFonts w:cstheme="minorHAnsi"/>
            </w:rPr>
          </w:rPrChange>
        </w:rPr>
        <w:t xml:space="preserve">Table </w:t>
      </w:r>
      <w:r w:rsidR="00410E86" w:rsidRPr="004A4B49">
        <w:rPr>
          <w:rFonts w:cstheme="minorHAnsi"/>
          <w:lang w:val="en-GB"/>
          <w:rPrChange w:id="5705" w:author="Mario Ezequiel Scott" w:date="2019-12-29T19:14:00Z">
            <w:rPr>
              <w:rFonts w:cstheme="minorHAnsi"/>
            </w:rPr>
          </w:rPrChange>
        </w:rPr>
        <w:t>13</w:t>
      </w:r>
      <w:r w:rsidRPr="004A4B49">
        <w:rPr>
          <w:rFonts w:cstheme="minorHAnsi"/>
          <w:lang w:val="en-GB"/>
          <w:rPrChange w:id="5706" w:author="Mario Ezequiel Scott" w:date="2019-12-29T19:14:00Z">
            <w:rPr>
              <w:rFonts w:cstheme="minorHAnsi"/>
            </w:rPr>
          </w:rPrChange>
        </w:rPr>
        <w:t xml:space="preserve">. </w:t>
      </w:r>
      <w:del w:id="5707" w:author="tedo gogoladze" w:date="2020-01-04T19:00:00Z">
        <w:r w:rsidRPr="004A4B49" w:rsidDel="003103BE">
          <w:rPr>
            <w:rFonts w:cstheme="minorHAnsi"/>
            <w:lang w:val="en-GB"/>
            <w:rPrChange w:id="5708" w:author="Mario Ezequiel Scott" w:date="2019-12-29T19:14:00Z">
              <w:rPr>
                <w:rFonts w:cstheme="minorHAnsi"/>
              </w:rPr>
            </w:rPrChange>
          </w:rPr>
          <w:delText xml:space="preserve">Jira issues </w:delText>
        </w:r>
      </w:del>
      <w:del w:id="5709" w:author="tedo gogoladze" w:date="2020-01-04T18:54:00Z">
        <w:r w:rsidRPr="004A4B49" w:rsidDel="008F2575">
          <w:rPr>
            <w:rFonts w:cstheme="minorHAnsi"/>
            <w:lang w:val="en-GB"/>
            <w:rPrChange w:id="5710" w:author="Mario Ezequiel Scott" w:date="2019-12-29T19:14:00Z">
              <w:rPr>
                <w:rFonts w:cstheme="minorHAnsi"/>
              </w:rPr>
            </w:rPrChange>
          </w:rPr>
          <w:delText>estimations</w:delText>
        </w:r>
      </w:del>
      <w:ins w:id="5711" w:author="tedo gogoladze" w:date="2020-01-04T19:00:00Z">
        <w:r w:rsidR="003103BE">
          <w:rPr>
            <w:rFonts w:cstheme="minorHAnsi"/>
            <w:lang w:val="en-GB"/>
          </w:rPr>
          <w:t>P</w:t>
        </w:r>
      </w:ins>
      <w:ins w:id="5712" w:author="tedo gogoladze" w:date="2020-01-04T18:54:00Z">
        <w:r w:rsidR="008F2575">
          <w:rPr>
            <w:rFonts w:cstheme="minorHAnsi"/>
            <w:lang w:val="en-GB"/>
          </w:rPr>
          <w:t>rioritization</w:t>
        </w:r>
      </w:ins>
      <w:ins w:id="5713" w:author="tedo gogoladze" w:date="2020-01-04T19:00:00Z">
        <w:r w:rsidR="003103BE">
          <w:rPr>
            <w:rFonts w:cstheme="minorHAnsi"/>
            <w:lang w:val="en-GB"/>
          </w:rPr>
          <w:t xml:space="preserve"> transactions</w:t>
        </w:r>
      </w:ins>
      <w:r w:rsidRPr="004A4B49">
        <w:rPr>
          <w:rFonts w:cstheme="minorHAnsi"/>
          <w:lang w:val="en-GB"/>
          <w:rPrChange w:id="5714" w:author="Mario Ezequiel Scott" w:date="2019-12-29T19:14:00Z">
            <w:rPr>
              <w:rFonts w:cstheme="minorHAnsi"/>
            </w:rPr>
          </w:rPrChange>
        </w:rPr>
        <w:t>.</w:t>
      </w:r>
    </w:p>
    <w:p w14:paraId="70767377" w14:textId="77777777" w:rsidR="00A801CD" w:rsidRPr="004A4B49" w:rsidRDefault="00A801CD" w:rsidP="00A801CD">
      <w:pPr>
        <w:rPr>
          <w:rFonts w:cstheme="minorHAnsi"/>
          <w:lang w:val="en-GB"/>
          <w:rPrChange w:id="5715" w:author="Mario Ezequiel Scott" w:date="2019-12-29T19:14:00Z">
            <w:rPr>
              <w:rFonts w:cstheme="minorHAnsi"/>
            </w:rPr>
          </w:rPrChange>
        </w:rPr>
      </w:pPr>
    </w:p>
    <w:p w14:paraId="7D1AD528" w14:textId="3B3F3567" w:rsidR="002209DE" w:rsidRPr="00AE7C4E" w:rsidRDefault="002209DE">
      <w:pPr>
        <w:pStyle w:val="Heading2"/>
        <w:numPr>
          <w:ilvl w:val="3"/>
          <w:numId w:val="76"/>
        </w:numPr>
        <w:rPr>
          <w:rStyle w:val="Heading3Char"/>
          <w:b/>
          <w:bCs/>
          <w:lang w:val="en-GB"/>
          <w:rPrChange w:id="5716" w:author="Mario Ezequiel Scott" w:date="2020-01-02T20:10:00Z">
            <w:rPr>
              <w:rStyle w:val="Heading3Char"/>
              <w:b/>
              <w:bCs/>
            </w:rPr>
          </w:rPrChange>
        </w:rPr>
        <w:pPrChange w:id="5717" w:author="Mario Ezequiel Scott" w:date="2020-01-02T20:11:00Z">
          <w:pPr>
            <w:pStyle w:val="Heading3"/>
            <w:numPr>
              <w:ilvl w:val="2"/>
              <w:numId w:val="76"/>
            </w:numPr>
            <w:ind w:left="720" w:hanging="720"/>
          </w:pPr>
        </w:pPrChange>
      </w:pPr>
      <w:del w:id="5718" w:author="Mario Ezequiel Scott" w:date="2020-01-02T16:09:00Z">
        <w:r w:rsidRPr="00AE7C4E" w:rsidDel="00F965B4">
          <w:rPr>
            <w:rStyle w:val="Heading3Char"/>
            <w:b/>
            <w:bCs/>
            <w:lang w:val="en-GB"/>
            <w:rPrChange w:id="5719" w:author="Mario Ezequiel Scott" w:date="2020-01-02T20:10:00Z">
              <w:rPr>
                <w:rStyle w:val="Heading3Char"/>
                <w:b/>
                <w:bCs/>
              </w:rPr>
            </w:rPrChange>
          </w:rPr>
          <w:delText xml:space="preserve">Story </w:delText>
        </w:r>
      </w:del>
      <w:bookmarkStart w:id="5720" w:name="_Toc29215302"/>
      <w:ins w:id="5721" w:author="Mario Ezequiel Scott" w:date="2020-01-02T16:09:00Z">
        <w:r w:rsidR="00F965B4" w:rsidRPr="00AE7C4E">
          <w:rPr>
            <w:rStyle w:val="Heading3Char"/>
            <w:b/>
            <w:bCs/>
            <w:lang w:val="en-GB"/>
          </w:rPr>
          <w:t>Effort</w:t>
        </w:r>
        <w:r w:rsidR="00F965B4" w:rsidRPr="00AE7C4E">
          <w:rPr>
            <w:rStyle w:val="Heading3Char"/>
            <w:b/>
            <w:bCs/>
            <w:lang w:val="en-GB"/>
            <w:rPrChange w:id="5722" w:author="Mario Ezequiel Scott" w:date="2020-01-02T20:10:00Z">
              <w:rPr>
                <w:rStyle w:val="Heading3Char"/>
                <w:b/>
                <w:bCs/>
              </w:rPr>
            </w:rPrChange>
          </w:rPr>
          <w:t xml:space="preserve"> </w:t>
        </w:r>
      </w:ins>
      <w:r w:rsidRPr="00AE7C4E">
        <w:rPr>
          <w:rStyle w:val="Heading3Char"/>
          <w:b/>
          <w:bCs/>
          <w:lang w:val="en-GB"/>
          <w:rPrChange w:id="5723" w:author="Mario Ezequiel Scott" w:date="2020-01-02T20:10:00Z">
            <w:rPr>
              <w:rStyle w:val="Heading3Char"/>
              <w:b/>
              <w:bCs/>
            </w:rPr>
          </w:rPrChange>
        </w:rPr>
        <w:t>estimate</w:t>
      </w:r>
      <w:ins w:id="5724" w:author="Mario Ezequiel Scott" w:date="2020-01-02T16:09:00Z">
        <w:r w:rsidR="00F965B4" w:rsidRPr="00AE7C4E">
          <w:rPr>
            <w:rStyle w:val="Heading3Char"/>
            <w:b/>
            <w:bCs/>
            <w:lang w:val="en-GB"/>
          </w:rPr>
          <w:t>s</w:t>
        </w:r>
      </w:ins>
      <w:bookmarkEnd w:id="5720"/>
      <w:del w:id="5725" w:author="Mario Ezequiel Scott" w:date="2020-01-02T15:54:00Z">
        <w:r w:rsidR="00575AE7" w:rsidRPr="00AE7C4E" w:rsidDel="007650C0">
          <w:rPr>
            <w:rStyle w:val="Heading3Char"/>
            <w:b/>
            <w:bCs/>
            <w:lang w:val="en-GB"/>
            <w:rPrChange w:id="5726" w:author="Mario Ezequiel Scott" w:date="2020-01-02T20:10:00Z">
              <w:rPr>
                <w:rStyle w:val="Heading3Char"/>
                <w:b/>
                <w:bCs/>
              </w:rPr>
            </w:rPrChange>
          </w:rPr>
          <w:delText xml:space="preserve"> metric</w:delText>
        </w:r>
      </w:del>
    </w:p>
    <w:p w14:paraId="1609DDBF" w14:textId="43D61E0A" w:rsidR="00A801CD" w:rsidRPr="004A4B49" w:rsidRDefault="00A801CD" w:rsidP="00A801CD">
      <w:pPr>
        <w:rPr>
          <w:rFonts w:cstheme="minorHAnsi"/>
          <w:lang w:val="en-GB"/>
          <w:rPrChange w:id="5727" w:author="Mario Ezequiel Scott" w:date="2019-12-29T19:14:00Z">
            <w:rPr>
              <w:rFonts w:cstheme="minorHAnsi"/>
            </w:rPr>
          </w:rPrChange>
        </w:rPr>
      </w:pPr>
      <w:r w:rsidRPr="004A4B49">
        <w:rPr>
          <w:rFonts w:cstheme="minorHAnsi"/>
          <w:lang w:val="en-GB"/>
          <w:rPrChange w:id="5728" w:author="Mario Ezequiel Scott" w:date="2019-12-29T19:14:00Z">
            <w:rPr>
              <w:rFonts w:cstheme="minorHAnsi"/>
            </w:rPr>
          </w:rPrChange>
        </w:rPr>
        <w:t xml:space="preserve">Estimation metric is used to show the tendency of developers to mark the tasks complexity by assigning the respective number of Story Points. </w:t>
      </w:r>
      <w:commentRangeStart w:id="5729"/>
      <w:del w:id="5730" w:author="Mario Ezequiel Scott" w:date="2020-01-02T16:11:00Z">
        <w:r w:rsidRPr="004A4B49" w:rsidDel="00894C37">
          <w:rPr>
            <w:rFonts w:cstheme="minorHAnsi"/>
            <w:lang w:val="en-GB"/>
            <w:rPrChange w:id="5731" w:author="Mario Ezequiel Scott" w:date="2019-12-29T19:14:00Z">
              <w:rPr>
                <w:rFonts w:cstheme="minorHAnsi"/>
              </w:rPr>
            </w:rPrChange>
          </w:rPr>
          <w:delText xml:space="preserve">By definition, story point is a measurement of difficulty of the task. In SCRUM teams there is a certain number of numeric ranges of story points that are assigned to the tasks, among them the most common approach is to use the alternative version of Fibonacci sequence. </w:delText>
        </w:r>
        <w:commentRangeEnd w:id="5729"/>
        <w:r w:rsidR="00894C37" w:rsidDel="00894C37">
          <w:rPr>
            <w:rStyle w:val="CommentReference"/>
          </w:rPr>
          <w:commentReference w:id="5729"/>
        </w:r>
        <w:r w:rsidRPr="004A4B49" w:rsidDel="00894C37">
          <w:rPr>
            <w:rFonts w:cstheme="minorHAnsi"/>
            <w:lang w:val="en-GB"/>
            <w:rPrChange w:id="5732" w:author="Mario Ezequiel Scott" w:date="2019-12-29T19:14:00Z">
              <w:rPr>
                <w:rFonts w:cstheme="minorHAnsi"/>
              </w:rPr>
            </w:rPrChange>
          </w:rPr>
          <w:delText xml:space="preserve">For the initial check of the story points </w:delText>
        </w:r>
        <w:r w:rsidR="005321DD" w:rsidRPr="004A4B49" w:rsidDel="00894C37">
          <w:rPr>
            <w:rFonts w:cstheme="minorHAnsi"/>
            <w:lang w:val="en-GB"/>
            <w:rPrChange w:id="5733" w:author="Mario Ezequiel Scott" w:date="2019-12-29T19:14:00Z">
              <w:rPr>
                <w:rFonts w:cstheme="minorHAnsi"/>
              </w:rPr>
            </w:rPrChange>
          </w:rPr>
          <w:delText xml:space="preserve">it is necessary to </w:delText>
        </w:r>
        <w:r w:rsidRPr="004A4B49" w:rsidDel="00894C37">
          <w:rPr>
            <w:rFonts w:cstheme="minorHAnsi"/>
            <w:lang w:val="en-GB"/>
            <w:rPrChange w:id="5734" w:author="Mario Ezequiel Scott" w:date="2019-12-29T19:14:00Z">
              <w:rPr>
                <w:rFonts w:cstheme="minorHAnsi"/>
              </w:rPr>
            </w:rPrChange>
          </w:rPr>
          <w:delText xml:space="preserve">merge the changelog and issues datasets. </w:delText>
        </w:r>
      </w:del>
      <w:del w:id="5735" w:author="Mario Ezequiel Scott" w:date="2020-01-02T16:12:00Z">
        <w:r w:rsidRPr="004A4B49" w:rsidDel="00894C37">
          <w:rPr>
            <w:rFonts w:cstheme="minorHAnsi"/>
            <w:lang w:val="en-GB"/>
            <w:rPrChange w:id="5736" w:author="Mario Ezequiel Scott" w:date="2019-12-29T19:14:00Z">
              <w:rPr>
                <w:rFonts w:cstheme="minorHAnsi"/>
              </w:rPr>
            </w:rPrChange>
          </w:rPr>
          <w:delText>Results of the initial analysis are shown on Figure 6. On Y axis there are the list of issue types, on the x axis there are story points assigned to these tasks. With the color and the numbers on the suqares are shown the number of the respective records. The figure represents only the users that are in the scope of IBM Watson Personality Insights check.</w:delText>
        </w:r>
      </w:del>
    </w:p>
    <w:p w14:paraId="138CA4EF" w14:textId="33D8385B" w:rsidR="00A801CD" w:rsidRPr="004A4B49" w:rsidDel="002925CE" w:rsidRDefault="00A801CD" w:rsidP="002925CE">
      <w:pPr>
        <w:rPr>
          <w:del w:id="5737" w:author="tedo gogoladze" w:date="2020-01-04T19:19:00Z"/>
          <w:rFonts w:cstheme="minorHAnsi"/>
          <w:noProof/>
          <w:lang w:val="en-GB"/>
          <w:rPrChange w:id="5738" w:author="Mario Ezequiel Scott" w:date="2019-12-29T19:14:00Z">
            <w:rPr>
              <w:del w:id="5739" w:author="tedo gogoladze" w:date="2020-01-04T19:19:00Z"/>
              <w:rFonts w:cstheme="minorHAnsi"/>
              <w:noProof/>
            </w:rPr>
          </w:rPrChange>
        </w:rPr>
        <w:pPrChange w:id="5740" w:author="tedo gogoladze" w:date="2020-01-04T19:19:00Z">
          <w:pPr/>
        </w:pPrChange>
      </w:pPr>
      <w:del w:id="5741" w:author="Mario Ezequiel Scott" w:date="2020-01-02T16:13:00Z">
        <w:r w:rsidRPr="004A4B49" w:rsidDel="00894C37">
          <w:rPr>
            <w:rFonts w:cstheme="minorHAnsi"/>
            <w:noProof/>
            <w:lang w:val="en-GB"/>
            <w:rPrChange w:id="5742" w:author="Mario Ezequiel Scott" w:date="2019-12-29T19:14:00Z">
              <w:rPr>
                <w:rFonts w:cstheme="minorHAnsi"/>
                <w:noProof/>
              </w:rPr>
            </w:rPrChange>
          </w:rPr>
          <w:lastRenderedPageBreak/>
          <w:delText>Generally</w:delText>
        </w:r>
      </w:del>
      <w:ins w:id="5743" w:author="Mario Ezequiel Scott" w:date="2020-01-02T16:13:00Z">
        <w:r w:rsidR="00894C37">
          <w:rPr>
            <w:rFonts w:cstheme="minorHAnsi"/>
            <w:noProof/>
            <w:lang w:val="en-GB"/>
          </w:rPr>
          <w:t>In general</w:t>
        </w:r>
      </w:ins>
      <w:r w:rsidRPr="004A4B49">
        <w:rPr>
          <w:rFonts w:cstheme="minorHAnsi"/>
          <w:noProof/>
          <w:lang w:val="en-GB"/>
          <w:rPrChange w:id="5744" w:author="Mario Ezequiel Scott" w:date="2019-12-29T19:14:00Z">
            <w:rPr>
              <w:rFonts w:cstheme="minorHAnsi"/>
              <w:noProof/>
            </w:rPr>
          </w:rPrChange>
        </w:rPr>
        <w:t xml:space="preserve">, </w:t>
      </w:r>
      <w:del w:id="5745" w:author="Mario Ezequiel Scott" w:date="2020-01-02T16:13:00Z">
        <w:r w:rsidRPr="004A4B49" w:rsidDel="00894C37">
          <w:rPr>
            <w:rFonts w:cstheme="minorHAnsi"/>
            <w:noProof/>
            <w:lang w:val="en-GB"/>
            <w:rPrChange w:id="5746" w:author="Mario Ezequiel Scott" w:date="2019-12-29T19:14:00Z">
              <w:rPr>
                <w:rFonts w:cstheme="minorHAnsi"/>
                <w:noProof/>
              </w:rPr>
            </w:rPrChange>
          </w:rPr>
          <w:delText xml:space="preserve">the </w:delText>
        </w:r>
      </w:del>
      <w:ins w:id="5747" w:author="Mario Ezequiel Scott" w:date="2020-01-02T16:13:00Z">
        <w:r w:rsidR="00894C37">
          <w:rPr>
            <w:rFonts w:cstheme="minorHAnsi"/>
            <w:noProof/>
            <w:lang w:val="en-GB"/>
          </w:rPr>
          <w:t xml:space="preserve">story points are based on an adapted version of the </w:t>
        </w:r>
      </w:ins>
      <w:r w:rsidRPr="004A4B49">
        <w:rPr>
          <w:rFonts w:cstheme="minorHAnsi"/>
          <w:noProof/>
          <w:lang w:val="en-GB"/>
          <w:rPrChange w:id="5748" w:author="Mario Ezequiel Scott" w:date="2019-12-29T19:14:00Z">
            <w:rPr>
              <w:rFonts w:cstheme="minorHAnsi"/>
              <w:noProof/>
            </w:rPr>
          </w:rPrChange>
        </w:rPr>
        <w:t>fibonnaci sequence</w:t>
      </w:r>
      <w:ins w:id="5749" w:author="Mario Ezequiel Scott" w:date="2020-01-02T16:13:00Z">
        <w:r w:rsidR="00894C37">
          <w:rPr>
            <w:rFonts w:cstheme="minorHAnsi"/>
            <w:noProof/>
            <w:lang w:val="en-GB"/>
          </w:rPr>
          <w:t>:</w:t>
        </w:r>
      </w:ins>
      <w:ins w:id="5750" w:author="Mario Ezequiel Scott" w:date="2020-01-02T16:14:00Z">
        <w:r w:rsidR="00894C37">
          <w:rPr>
            <w:rFonts w:cstheme="minorHAnsi"/>
            <w:noProof/>
            <w:lang w:val="en-GB"/>
          </w:rPr>
          <w:t xml:space="preserve"> </w:t>
        </w:r>
      </w:ins>
      <w:del w:id="5751" w:author="Mario Ezequiel Scott" w:date="2020-01-02T16:13:00Z">
        <w:r w:rsidRPr="004A4B49" w:rsidDel="00894C37">
          <w:rPr>
            <w:rFonts w:cstheme="minorHAnsi"/>
            <w:noProof/>
            <w:lang w:val="en-GB"/>
            <w:rPrChange w:id="5752" w:author="Mario Ezequiel Scott" w:date="2019-12-29T19:14:00Z">
              <w:rPr>
                <w:rFonts w:cstheme="minorHAnsi"/>
                <w:noProof/>
              </w:rPr>
            </w:rPrChange>
          </w:rPr>
          <w:delText xml:space="preserve"> based story points range uses </w:delText>
        </w:r>
      </w:del>
      <w:del w:id="5753" w:author="Mario Ezequiel Scott" w:date="2020-01-02T16:14:00Z">
        <w:r w:rsidRPr="004A4B49" w:rsidDel="00894C37">
          <w:rPr>
            <w:rFonts w:cstheme="minorHAnsi"/>
            <w:noProof/>
            <w:lang w:val="en-GB"/>
            <w:rPrChange w:id="5754" w:author="Mario Ezequiel Scott" w:date="2019-12-29T19:14:00Z">
              <w:rPr>
                <w:rFonts w:cstheme="minorHAnsi"/>
                <w:noProof/>
              </w:rPr>
            </w:rPrChange>
          </w:rPr>
          <w:delText xml:space="preserve">the following numbers for estimation: </w:delText>
        </w:r>
      </w:del>
      <w:r w:rsidRPr="004A4B49">
        <w:rPr>
          <w:rFonts w:cstheme="minorHAnsi"/>
          <w:noProof/>
          <w:lang w:val="en-GB"/>
          <w:rPrChange w:id="5755" w:author="Mario Ezequiel Scott" w:date="2019-12-29T19:14:00Z">
            <w:rPr>
              <w:rFonts w:cstheme="minorHAnsi"/>
              <w:noProof/>
            </w:rPr>
          </w:rPrChange>
        </w:rPr>
        <w:t xml:space="preserve">0, 0.5, 1, 2, 3, 5, 8, 13, 20, 40, 100. The heatmap </w:t>
      </w:r>
      <w:ins w:id="5756" w:author="Mario Ezequiel Scott" w:date="2020-01-02T16:14:00Z">
        <w:r w:rsidR="00894C37">
          <w:rPr>
            <w:rFonts w:cstheme="minorHAnsi"/>
            <w:noProof/>
            <w:lang w:val="en-GB"/>
          </w:rPr>
          <w:t>i</w:t>
        </w:r>
      </w:ins>
      <w:del w:id="5757" w:author="Mario Ezequiel Scott" w:date="2020-01-02T16:14:00Z">
        <w:r w:rsidRPr="004A4B49" w:rsidDel="00894C37">
          <w:rPr>
            <w:rFonts w:cstheme="minorHAnsi"/>
            <w:noProof/>
            <w:lang w:val="en-GB"/>
            <w:rPrChange w:id="5758" w:author="Mario Ezequiel Scott" w:date="2019-12-29T19:14:00Z">
              <w:rPr>
                <w:rFonts w:cstheme="minorHAnsi"/>
                <w:noProof/>
              </w:rPr>
            </w:rPrChange>
          </w:rPr>
          <w:delText>o</w:delText>
        </w:r>
      </w:del>
      <w:r w:rsidRPr="004A4B49">
        <w:rPr>
          <w:rFonts w:cstheme="minorHAnsi"/>
          <w:noProof/>
          <w:lang w:val="en-GB"/>
          <w:rPrChange w:id="5759" w:author="Mario Ezequiel Scott" w:date="2019-12-29T19:14:00Z">
            <w:rPr>
              <w:rFonts w:cstheme="minorHAnsi"/>
              <w:noProof/>
            </w:rPr>
          </w:rPrChange>
        </w:rPr>
        <w:t xml:space="preserve">n the figure </w:t>
      </w:r>
      <w:r w:rsidR="005820EA" w:rsidRPr="004A4B49">
        <w:rPr>
          <w:rFonts w:cstheme="minorHAnsi"/>
          <w:noProof/>
          <w:lang w:val="en-GB"/>
          <w:rPrChange w:id="5760" w:author="Mario Ezequiel Scott" w:date="2019-12-29T19:14:00Z">
            <w:rPr>
              <w:rFonts w:cstheme="minorHAnsi"/>
              <w:noProof/>
            </w:rPr>
          </w:rPrChange>
        </w:rPr>
        <w:t>8</w:t>
      </w:r>
      <w:r w:rsidRPr="004A4B49">
        <w:rPr>
          <w:rFonts w:cstheme="minorHAnsi"/>
          <w:noProof/>
          <w:lang w:val="en-GB"/>
          <w:rPrChange w:id="5761" w:author="Mario Ezequiel Scott" w:date="2019-12-29T19:14:00Z">
            <w:rPr>
              <w:rFonts w:cstheme="minorHAnsi"/>
              <w:noProof/>
            </w:rPr>
          </w:rPrChange>
        </w:rPr>
        <w:t xml:space="preserve"> shows that in majority of the cases this rule was thoroughly followed, with slight deviation – some issues have assigned the different story point numbers than that, but there are few of such cases. </w:t>
      </w:r>
      <w:ins w:id="5762" w:author="Mario Ezequiel Scott" w:date="2020-01-02T16:14:00Z">
        <w:r w:rsidR="00894C37">
          <w:rPr>
            <w:rFonts w:cstheme="minorHAnsi"/>
            <w:noProof/>
            <w:lang w:val="en-GB"/>
          </w:rPr>
          <w:t xml:space="preserve">For this reason, </w:t>
        </w:r>
        <w:r w:rsidR="00894C37" w:rsidRPr="00CF11F0">
          <w:rPr>
            <w:rFonts w:cstheme="minorHAnsi"/>
            <w:lang w:val="en-GB"/>
          </w:rPr>
          <w:t>the story points</w:t>
        </w:r>
        <w:r w:rsidR="00894C37">
          <w:rPr>
            <w:rFonts w:cstheme="minorHAnsi"/>
            <w:lang w:val="en-GB"/>
          </w:rPr>
          <w:t xml:space="preserve"> that</w:t>
        </w:r>
        <w:r w:rsidR="00894C37" w:rsidRPr="00CF11F0">
          <w:rPr>
            <w:rFonts w:cstheme="minorHAnsi"/>
            <w:lang w:val="en-GB"/>
          </w:rPr>
          <w:t xml:space="preserve"> are represented </w:t>
        </w:r>
      </w:ins>
      <w:ins w:id="5763" w:author="Mario Ezequiel Scott" w:date="2020-01-02T16:17:00Z">
        <w:r w:rsidR="00894C37">
          <w:rPr>
            <w:rFonts w:cstheme="minorHAnsi"/>
            <w:lang w:val="en-GB"/>
          </w:rPr>
          <w:t>by</w:t>
        </w:r>
      </w:ins>
      <w:ins w:id="5764" w:author="Mario Ezequiel Scott" w:date="2020-01-02T16:14:00Z">
        <w:r w:rsidR="00894C37" w:rsidRPr="00CF11F0">
          <w:rPr>
            <w:rFonts w:cstheme="minorHAnsi"/>
            <w:lang w:val="en-GB"/>
          </w:rPr>
          <w:t xml:space="preserve"> different number</w:t>
        </w:r>
      </w:ins>
      <w:ins w:id="5765" w:author="Mario Ezequiel Scott" w:date="2020-01-02T16:15:00Z">
        <w:r w:rsidR="00894C37">
          <w:rPr>
            <w:rFonts w:cstheme="minorHAnsi"/>
            <w:lang w:val="en-GB"/>
          </w:rPr>
          <w:t>s</w:t>
        </w:r>
      </w:ins>
      <w:ins w:id="5766" w:author="Mario Ezequiel Scott" w:date="2020-01-02T16:14:00Z">
        <w:r w:rsidR="00894C37" w:rsidRPr="00CF11F0">
          <w:rPr>
            <w:rFonts w:cstheme="minorHAnsi"/>
            <w:lang w:val="en-GB"/>
          </w:rPr>
          <w:t xml:space="preserve"> than the </w:t>
        </w:r>
      </w:ins>
      <w:ins w:id="5767" w:author="Mario Ezequiel Scott" w:date="2020-01-02T16:15:00Z">
        <w:r w:rsidR="00894C37">
          <w:rPr>
            <w:rFonts w:cstheme="minorHAnsi"/>
            <w:lang w:val="en-GB"/>
          </w:rPr>
          <w:t>ones in the adapted Fibonacci sequence were discarded.</w:t>
        </w:r>
      </w:ins>
      <w:ins w:id="5768" w:author="Mario Ezequiel Scott" w:date="2020-01-02T16:17:00Z">
        <w:r w:rsidR="00894C37">
          <w:rPr>
            <w:rFonts w:cstheme="minorHAnsi"/>
            <w:lang w:val="en-GB"/>
          </w:rPr>
          <w:t xml:space="preserve"> After this cleaning step, </w:t>
        </w:r>
      </w:ins>
      <w:ins w:id="5769" w:author="Mario Ezequiel Scott" w:date="2020-01-02T16:18:00Z">
        <w:r w:rsidR="00894C37">
          <w:rPr>
            <w:rFonts w:cstheme="minorHAnsi"/>
            <w:lang w:val="en-GB"/>
          </w:rPr>
          <w:t xml:space="preserve">the resulting </w:t>
        </w:r>
      </w:ins>
      <w:ins w:id="5770" w:author="tedo gogoladze" w:date="2020-01-04T19:18:00Z">
        <w:r w:rsidR="002925CE">
          <w:rPr>
            <w:rFonts w:cstheme="minorHAnsi"/>
            <w:lang w:val="en-GB"/>
          </w:rPr>
          <w:t>6840</w:t>
        </w:r>
      </w:ins>
      <w:ins w:id="5771" w:author="Mario Ezequiel Scott" w:date="2020-01-02T16:17:00Z">
        <w:del w:id="5772" w:author="tedo gogoladze" w:date="2020-01-04T19:18:00Z">
          <w:r w:rsidR="00894C37" w:rsidDel="002925CE">
            <w:rPr>
              <w:rFonts w:cstheme="minorHAnsi"/>
              <w:lang w:val="en-GB"/>
            </w:rPr>
            <w:delText>X</w:delText>
          </w:r>
        </w:del>
        <w:r w:rsidR="00894C37">
          <w:rPr>
            <w:rFonts w:cstheme="minorHAnsi"/>
            <w:lang w:val="en-GB"/>
          </w:rPr>
          <w:t xml:space="preserve"> trans</w:t>
        </w:r>
      </w:ins>
      <w:ins w:id="5773" w:author="Mario Ezequiel Scott" w:date="2020-01-02T16:18:00Z">
        <w:r w:rsidR="00894C37">
          <w:rPr>
            <w:rFonts w:cstheme="minorHAnsi"/>
            <w:lang w:val="en-GB"/>
          </w:rPr>
          <w:t xml:space="preserve">actions were discretized in 3 categories </w:t>
        </w:r>
      </w:ins>
      <w:ins w:id="5774" w:author="Mario Ezequiel Scott" w:date="2020-01-02T16:19:00Z">
        <w:r w:rsidR="00894C37">
          <w:rPr>
            <w:rFonts w:cstheme="minorHAnsi"/>
            <w:lang w:val="en-GB"/>
          </w:rPr>
          <w:t>as follows</w:t>
        </w:r>
      </w:ins>
      <w:ins w:id="5775" w:author="Mario Ezequiel Scott" w:date="2020-01-02T16:18:00Z">
        <w:r w:rsidR="00894C37">
          <w:rPr>
            <w:rFonts w:cstheme="minorHAnsi"/>
            <w:lang w:val="en-GB"/>
          </w:rPr>
          <w:t>:</w:t>
        </w:r>
      </w:ins>
      <w:ins w:id="5776" w:author="tedo gogoladze" w:date="2020-01-04T19:19:00Z">
        <w:r w:rsidR="002925CE" w:rsidRPr="004A4B49" w:rsidDel="002925CE">
          <w:rPr>
            <w:rFonts w:cstheme="minorHAnsi"/>
            <w:noProof/>
            <w:lang w:val="en-GB"/>
            <w:rPrChange w:id="5777" w:author="Mario Ezequiel Scott" w:date="2019-12-29T19:14:00Z">
              <w:rPr>
                <w:rFonts w:cstheme="minorHAnsi"/>
                <w:noProof/>
                <w:lang w:val="en-GB"/>
              </w:rPr>
            </w:rPrChange>
          </w:rPr>
          <w:t xml:space="preserve"> </w:t>
        </w:r>
      </w:ins>
    </w:p>
    <w:p w14:paraId="15A00F50" w14:textId="3D297CC1" w:rsidR="00A801CD" w:rsidRPr="004A4B49" w:rsidDel="002925CE" w:rsidRDefault="00A801CD" w:rsidP="002925CE">
      <w:pPr>
        <w:rPr>
          <w:del w:id="5778" w:author="tedo gogoladze" w:date="2020-01-04T19:19:00Z"/>
          <w:rFonts w:cstheme="minorHAnsi"/>
          <w:lang w:val="en-GB"/>
          <w:rPrChange w:id="5779" w:author="Mario Ezequiel Scott" w:date="2019-12-29T19:14:00Z">
            <w:rPr>
              <w:del w:id="5780" w:author="tedo gogoladze" w:date="2020-01-04T19:19:00Z"/>
              <w:rFonts w:cstheme="minorHAnsi"/>
            </w:rPr>
          </w:rPrChange>
        </w:rPr>
        <w:pPrChange w:id="5781" w:author="tedo gogoladze" w:date="2020-01-04T19:19:00Z">
          <w:pPr/>
        </w:pPrChange>
      </w:pPr>
      <w:del w:id="5782" w:author="tedo gogoladze" w:date="2020-01-04T19:18:00Z">
        <w:r w:rsidRPr="004A4B49" w:rsidDel="002925CE">
          <w:rPr>
            <w:rFonts w:cstheme="minorHAnsi"/>
            <w:noProof/>
            <w:lang w:val="en-GB"/>
            <w:rPrChange w:id="5783" w:author="Mario Ezequiel Scott" w:date="2019-12-29T19:14:00Z">
              <w:rPr>
                <w:rFonts w:cstheme="minorHAnsi"/>
                <w:noProof/>
              </w:rPr>
            </w:rPrChange>
          </w:rPr>
          <w:drawing>
            <wp:inline distT="0" distB="0" distL="0" distR="0" wp14:anchorId="7C16528C" wp14:editId="227D54C3">
              <wp:extent cx="6352077" cy="2352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l="6410" t="10400" r="18750" b="799"/>
                      <a:stretch/>
                    </pic:blipFill>
                    <pic:spPr bwMode="auto">
                      <a:xfrm>
                        <a:off x="0" y="0"/>
                        <a:ext cx="6442562" cy="2386189"/>
                      </a:xfrm>
                      <a:prstGeom prst="rect">
                        <a:avLst/>
                      </a:prstGeom>
                      <a:noFill/>
                      <a:ln>
                        <a:noFill/>
                      </a:ln>
                      <a:extLst>
                        <a:ext uri="{53640926-AAD7-44D8-BBD7-CCE9431645EC}">
                          <a14:shadowObscured xmlns:a14="http://schemas.microsoft.com/office/drawing/2010/main"/>
                        </a:ext>
                      </a:extLst>
                    </pic:spPr>
                  </pic:pic>
                </a:graphicData>
              </a:graphic>
            </wp:inline>
          </w:drawing>
        </w:r>
      </w:del>
    </w:p>
    <w:p w14:paraId="3878232A" w14:textId="08F6BA01" w:rsidR="00A801CD" w:rsidRPr="004A4B49" w:rsidDel="002925CE" w:rsidRDefault="00A801CD" w:rsidP="002925CE">
      <w:pPr>
        <w:rPr>
          <w:del w:id="5784" w:author="tedo gogoladze" w:date="2020-01-04T19:19:00Z"/>
          <w:rFonts w:cstheme="minorHAnsi"/>
          <w:lang w:val="en-GB"/>
          <w:rPrChange w:id="5785" w:author="Mario Ezequiel Scott" w:date="2019-12-29T19:14:00Z">
            <w:rPr>
              <w:del w:id="5786" w:author="tedo gogoladze" w:date="2020-01-04T19:19:00Z"/>
              <w:rFonts w:cstheme="minorHAnsi"/>
            </w:rPr>
          </w:rPrChange>
        </w:rPr>
        <w:pPrChange w:id="5787" w:author="tedo gogoladze" w:date="2020-01-04T19:19:00Z">
          <w:pPr/>
        </w:pPrChange>
      </w:pPr>
      <w:del w:id="5788" w:author="tedo gogoladze" w:date="2020-01-04T19:19:00Z">
        <w:r w:rsidRPr="004A4B49" w:rsidDel="002925CE">
          <w:rPr>
            <w:rFonts w:cstheme="minorHAnsi"/>
            <w:lang w:val="en-GB"/>
            <w:rPrChange w:id="5789" w:author="Mario Ezequiel Scott" w:date="2019-12-29T19:14:00Z">
              <w:rPr>
                <w:rFonts w:cstheme="minorHAnsi"/>
              </w:rPr>
            </w:rPrChange>
          </w:rPr>
          <w:delText xml:space="preserve">Figure </w:delText>
        </w:r>
        <w:r w:rsidR="00D5249E" w:rsidRPr="004A4B49" w:rsidDel="002925CE">
          <w:rPr>
            <w:rFonts w:cstheme="minorHAnsi"/>
            <w:lang w:val="en-GB"/>
            <w:rPrChange w:id="5790" w:author="Mario Ezequiel Scott" w:date="2019-12-29T19:14:00Z">
              <w:rPr>
                <w:rFonts w:cstheme="minorHAnsi"/>
              </w:rPr>
            </w:rPrChange>
          </w:rPr>
          <w:delText>8</w:delText>
        </w:r>
        <w:r w:rsidRPr="004A4B49" w:rsidDel="002925CE">
          <w:rPr>
            <w:rFonts w:cstheme="minorHAnsi"/>
            <w:lang w:val="en-GB"/>
            <w:rPrChange w:id="5791" w:author="Mario Ezequiel Scott" w:date="2019-12-29T19:14:00Z">
              <w:rPr>
                <w:rFonts w:cstheme="minorHAnsi"/>
              </w:rPr>
            </w:rPrChange>
          </w:rPr>
          <w:delText>. Heatmap of the story points and issue types.</w:delText>
        </w:r>
      </w:del>
    </w:p>
    <w:p w14:paraId="73E9D773" w14:textId="77777777" w:rsidR="00A801CD" w:rsidRPr="004A4B49" w:rsidDel="00A74907" w:rsidRDefault="00A801CD" w:rsidP="00A801CD">
      <w:pPr>
        <w:rPr>
          <w:del w:id="5792" w:author="tedo gogoladze" w:date="2020-01-04T18:58:00Z"/>
          <w:rFonts w:cstheme="minorHAnsi"/>
          <w:lang w:val="en-GB"/>
          <w:rPrChange w:id="5793" w:author="Mario Ezequiel Scott" w:date="2019-12-29T19:14:00Z">
            <w:rPr>
              <w:del w:id="5794" w:author="tedo gogoladze" w:date="2020-01-04T18:58:00Z"/>
              <w:rFonts w:cstheme="minorHAnsi"/>
            </w:rPr>
          </w:rPrChange>
        </w:rPr>
      </w:pPr>
    </w:p>
    <w:p w14:paraId="6CFB44C5" w14:textId="4940DE22" w:rsidR="00A801CD" w:rsidRPr="004A4B49" w:rsidDel="00894C37" w:rsidRDefault="00A801CD" w:rsidP="00A801CD">
      <w:pPr>
        <w:rPr>
          <w:del w:id="5795" w:author="Mario Ezequiel Scott" w:date="2020-01-02T16:17:00Z"/>
          <w:rFonts w:cstheme="minorHAnsi"/>
          <w:lang w:val="en-GB"/>
          <w:rPrChange w:id="5796" w:author="Mario Ezequiel Scott" w:date="2019-12-29T19:14:00Z">
            <w:rPr>
              <w:del w:id="5797" w:author="Mario Ezequiel Scott" w:date="2020-01-02T16:17:00Z"/>
              <w:rFonts w:cstheme="minorHAnsi"/>
            </w:rPr>
          </w:rPrChange>
        </w:rPr>
      </w:pPr>
      <w:del w:id="5798" w:author="Mario Ezequiel Scott" w:date="2020-01-02T16:17:00Z">
        <w:r w:rsidRPr="004A4B49" w:rsidDel="00894C37">
          <w:rPr>
            <w:rFonts w:cstheme="minorHAnsi"/>
            <w:lang w:val="en-GB"/>
            <w:rPrChange w:id="5799" w:author="Mario Ezequiel Scott" w:date="2019-12-29T19:14:00Z">
              <w:rPr>
                <w:rFonts w:cstheme="minorHAnsi"/>
              </w:rPr>
            </w:rPrChange>
          </w:rPr>
          <w:delText xml:space="preserve">For the consistency, the cases </w:delText>
        </w:r>
        <w:r w:rsidR="00116A0C" w:rsidRPr="004A4B49" w:rsidDel="00894C37">
          <w:rPr>
            <w:rFonts w:cstheme="minorHAnsi"/>
            <w:lang w:val="en-GB"/>
            <w:rPrChange w:id="5800" w:author="Mario Ezequiel Scott" w:date="2019-12-29T19:14:00Z">
              <w:rPr>
                <w:rFonts w:cstheme="minorHAnsi"/>
              </w:rPr>
            </w:rPrChange>
          </w:rPr>
          <w:delText xml:space="preserve">have to be ignored, </w:delText>
        </w:r>
        <w:r w:rsidRPr="004A4B49" w:rsidDel="00894C37">
          <w:rPr>
            <w:rFonts w:cstheme="minorHAnsi"/>
            <w:lang w:val="en-GB"/>
            <w:rPrChange w:id="5801" w:author="Mario Ezequiel Scott" w:date="2019-12-29T19:14:00Z">
              <w:rPr>
                <w:rFonts w:cstheme="minorHAnsi"/>
              </w:rPr>
            </w:rPrChange>
          </w:rPr>
          <w:delText>where the story points are represented with different number than the common approach of using Fibonacci sequence alternative.</w:delText>
        </w:r>
      </w:del>
    </w:p>
    <w:p w14:paraId="7E8A2C47" w14:textId="2407F5B6" w:rsidR="00A801CD" w:rsidRPr="004A4B49" w:rsidRDefault="00A801CD" w:rsidP="00A801CD">
      <w:pPr>
        <w:rPr>
          <w:rFonts w:cstheme="minorHAnsi"/>
          <w:lang w:val="en-GB"/>
          <w:rPrChange w:id="5802" w:author="Mario Ezequiel Scott" w:date="2019-12-29T19:14:00Z">
            <w:rPr>
              <w:rFonts w:cstheme="minorHAnsi"/>
            </w:rPr>
          </w:rPrChange>
        </w:rPr>
      </w:pPr>
      <w:del w:id="5803" w:author="Mario Ezequiel Scott" w:date="2020-01-02T16:19:00Z">
        <w:r w:rsidRPr="004A4B49" w:rsidDel="00894C37">
          <w:rPr>
            <w:rFonts w:cstheme="minorHAnsi"/>
            <w:lang w:val="en-GB"/>
            <w:rPrChange w:id="5804" w:author="Mario Ezequiel Scott" w:date="2019-12-29T19:14:00Z">
              <w:rPr>
                <w:rFonts w:cstheme="minorHAnsi"/>
              </w:rPr>
            </w:rPrChange>
          </w:rPr>
          <w:delText xml:space="preserve">Out of these range, story point </w:delText>
        </w:r>
        <w:r w:rsidR="009F25F1" w:rsidRPr="004A4B49" w:rsidDel="00894C37">
          <w:rPr>
            <w:rFonts w:cstheme="minorHAnsi"/>
            <w:lang w:val="en-GB"/>
            <w:rPrChange w:id="5805" w:author="Mario Ezequiel Scott" w:date="2019-12-29T19:14:00Z">
              <w:rPr>
                <w:rFonts w:cstheme="minorHAnsi"/>
              </w:rPr>
            </w:rPrChange>
          </w:rPr>
          <w:delText xml:space="preserve">are divided into the </w:delText>
        </w:r>
        <w:r w:rsidRPr="004A4B49" w:rsidDel="00894C37">
          <w:rPr>
            <w:rFonts w:cstheme="minorHAnsi"/>
            <w:lang w:val="en-GB"/>
            <w:rPrChange w:id="5806" w:author="Mario Ezequiel Scott" w:date="2019-12-29T19:14:00Z">
              <w:rPr>
                <w:rFonts w:cstheme="minorHAnsi"/>
              </w:rPr>
            </w:rPrChange>
          </w:rPr>
          <w:delText>3 categories – low, medium, and high estimation respectively:</w:delText>
        </w:r>
      </w:del>
    </w:p>
    <w:p w14:paraId="5CE7A914" w14:textId="0BF5CAB1" w:rsidR="00894C37" w:rsidRPr="00894C37" w:rsidRDefault="00A801CD">
      <w:pPr>
        <w:pStyle w:val="ListParagraph"/>
        <w:numPr>
          <w:ilvl w:val="0"/>
          <w:numId w:val="84"/>
        </w:numPr>
        <w:rPr>
          <w:ins w:id="5807" w:author="Mario Ezequiel Scott" w:date="2020-01-02T16:19:00Z"/>
          <w:rFonts w:cstheme="minorHAnsi"/>
          <w:lang w:val="en-GB"/>
          <w:rPrChange w:id="5808" w:author="Mario Ezequiel Scott" w:date="2020-01-02T16:19:00Z">
            <w:rPr>
              <w:ins w:id="5809" w:author="Mario Ezequiel Scott" w:date="2020-01-02T16:19:00Z"/>
              <w:lang w:val="en-GB"/>
            </w:rPr>
          </w:rPrChange>
        </w:rPr>
        <w:pPrChange w:id="5810" w:author="Mario Ezequiel Scott" w:date="2020-01-02T16:19:00Z">
          <w:pPr/>
        </w:pPrChange>
      </w:pPr>
      <w:r w:rsidRPr="00894C37">
        <w:rPr>
          <w:rFonts w:cstheme="minorHAnsi"/>
          <w:lang w:val="en-GB"/>
          <w:rPrChange w:id="5811" w:author="Mario Ezequiel Scott" w:date="2020-01-02T16:19:00Z">
            <w:rPr>
              <w:rFonts w:cstheme="minorHAnsi"/>
            </w:rPr>
          </w:rPrChange>
        </w:rPr>
        <w:t xml:space="preserve">low estimation: </w:t>
      </w:r>
      <w:ins w:id="5812" w:author="Mario Ezequiel Scott" w:date="2020-01-02T16:19:00Z">
        <w:r w:rsidR="00894C37">
          <w:rPr>
            <w:rFonts w:cstheme="minorHAnsi"/>
            <w:lang w:val="en-GB"/>
          </w:rPr>
          <w:t xml:space="preserve">values </w:t>
        </w:r>
      </w:ins>
      <w:r w:rsidRPr="00894C37">
        <w:rPr>
          <w:rFonts w:cstheme="minorHAnsi"/>
          <w:lang w:val="en-GB"/>
          <w:rPrChange w:id="5813" w:author="Mario Ezequiel Scott" w:date="2020-01-02T16:19:00Z">
            <w:rPr>
              <w:rFonts w:cstheme="minorHAnsi"/>
            </w:rPr>
          </w:rPrChange>
        </w:rPr>
        <w:t xml:space="preserve">0, 0.5, 1, </w:t>
      </w:r>
      <w:ins w:id="5814" w:author="Mario Ezequiel Scott" w:date="2020-01-02T16:19:00Z">
        <w:r w:rsidR="00894C37">
          <w:rPr>
            <w:rFonts w:cstheme="minorHAnsi"/>
            <w:lang w:val="en-GB"/>
          </w:rPr>
          <w:t xml:space="preserve">and </w:t>
        </w:r>
      </w:ins>
      <w:r w:rsidRPr="00894C37">
        <w:rPr>
          <w:rFonts w:cstheme="minorHAnsi"/>
          <w:lang w:val="en-GB"/>
          <w:rPrChange w:id="5815" w:author="Mario Ezequiel Scott" w:date="2020-01-02T16:19:00Z">
            <w:rPr>
              <w:rFonts w:cstheme="minorHAnsi"/>
            </w:rPr>
          </w:rPrChange>
        </w:rPr>
        <w:t xml:space="preserve">2; </w:t>
      </w:r>
    </w:p>
    <w:p w14:paraId="5D7A4368" w14:textId="7CD9BFC4" w:rsidR="00894C37" w:rsidRPr="00894C37" w:rsidRDefault="00A801CD">
      <w:pPr>
        <w:pStyle w:val="ListParagraph"/>
        <w:numPr>
          <w:ilvl w:val="0"/>
          <w:numId w:val="84"/>
        </w:numPr>
        <w:rPr>
          <w:ins w:id="5816" w:author="Mario Ezequiel Scott" w:date="2020-01-02T16:19:00Z"/>
          <w:rFonts w:cstheme="minorHAnsi"/>
          <w:lang w:val="en-GB"/>
          <w:rPrChange w:id="5817" w:author="Mario Ezequiel Scott" w:date="2020-01-02T16:19:00Z">
            <w:rPr>
              <w:ins w:id="5818" w:author="Mario Ezequiel Scott" w:date="2020-01-02T16:19:00Z"/>
              <w:lang w:val="en-GB"/>
            </w:rPr>
          </w:rPrChange>
        </w:rPr>
        <w:pPrChange w:id="5819" w:author="Mario Ezequiel Scott" w:date="2020-01-02T16:19:00Z">
          <w:pPr/>
        </w:pPrChange>
      </w:pPr>
      <w:r w:rsidRPr="00894C37">
        <w:rPr>
          <w:rFonts w:cstheme="minorHAnsi"/>
          <w:lang w:val="en-GB"/>
          <w:rPrChange w:id="5820" w:author="Mario Ezequiel Scott" w:date="2020-01-02T16:19:00Z">
            <w:rPr>
              <w:rFonts w:cstheme="minorHAnsi"/>
            </w:rPr>
          </w:rPrChange>
        </w:rPr>
        <w:t xml:space="preserve">medium estimation: </w:t>
      </w:r>
      <w:ins w:id="5821" w:author="Mario Ezequiel Scott" w:date="2020-01-02T16:19:00Z">
        <w:r w:rsidR="00894C37">
          <w:rPr>
            <w:rFonts w:cstheme="minorHAnsi"/>
            <w:lang w:val="en-GB"/>
          </w:rPr>
          <w:t xml:space="preserve">values </w:t>
        </w:r>
      </w:ins>
      <w:r w:rsidRPr="00894C37">
        <w:rPr>
          <w:rFonts w:cstheme="minorHAnsi"/>
          <w:lang w:val="en-GB"/>
          <w:rPrChange w:id="5822" w:author="Mario Ezequiel Scott" w:date="2020-01-02T16:19:00Z">
            <w:rPr>
              <w:rFonts w:cstheme="minorHAnsi"/>
            </w:rPr>
          </w:rPrChange>
        </w:rPr>
        <w:t>3</w:t>
      </w:r>
      <w:ins w:id="5823" w:author="Mario Ezequiel Scott" w:date="2020-01-02T16:19:00Z">
        <w:r w:rsidR="00894C37">
          <w:rPr>
            <w:rFonts w:cstheme="minorHAnsi"/>
            <w:lang w:val="en-GB"/>
          </w:rPr>
          <w:t xml:space="preserve"> and</w:t>
        </w:r>
      </w:ins>
      <w:del w:id="5824" w:author="Mario Ezequiel Scott" w:date="2020-01-02T16:19:00Z">
        <w:r w:rsidRPr="00894C37" w:rsidDel="00894C37">
          <w:rPr>
            <w:rFonts w:cstheme="minorHAnsi"/>
            <w:lang w:val="en-GB"/>
            <w:rPrChange w:id="5825" w:author="Mario Ezequiel Scott" w:date="2020-01-02T16:19:00Z">
              <w:rPr>
                <w:rFonts w:cstheme="minorHAnsi"/>
              </w:rPr>
            </w:rPrChange>
          </w:rPr>
          <w:delText xml:space="preserve">, </w:delText>
        </w:r>
      </w:del>
      <w:r w:rsidRPr="00894C37">
        <w:rPr>
          <w:rFonts w:cstheme="minorHAnsi"/>
          <w:lang w:val="en-GB"/>
          <w:rPrChange w:id="5826" w:author="Mario Ezequiel Scott" w:date="2020-01-02T16:19:00Z">
            <w:rPr>
              <w:rFonts w:cstheme="minorHAnsi"/>
            </w:rPr>
          </w:rPrChange>
        </w:rPr>
        <w:t xml:space="preserve">5; </w:t>
      </w:r>
    </w:p>
    <w:p w14:paraId="15D1A398" w14:textId="649BE405" w:rsidR="00A801CD" w:rsidRPr="00894C37" w:rsidRDefault="00A801CD">
      <w:pPr>
        <w:pStyle w:val="ListParagraph"/>
        <w:numPr>
          <w:ilvl w:val="0"/>
          <w:numId w:val="84"/>
        </w:numPr>
        <w:rPr>
          <w:rFonts w:cstheme="minorHAnsi"/>
          <w:lang w:val="en-GB"/>
          <w:rPrChange w:id="5827" w:author="Mario Ezequiel Scott" w:date="2020-01-02T16:19:00Z">
            <w:rPr>
              <w:rFonts w:cstheme="minorHAnsi"/>
            </w:rPr>
          </w:rPrChange>
        </w:rPr>
        <w:pPrChange w:id="5828" w:author="Mario Ezequiel Scott" w:date="2020-01-02T16:19:00Z">
          <w:pPr/>
        </w:pPrChange>
      </w:pPr>
      <w:r w:rsidRPr="00894C37">
        <w:rPr>
          <w:rFonts w:cstheme="minorHAnsi"/>
          <w:lang w:val="en-GB"/>
          <w:rPrChange w:id="5829" w:author="Mario Ezequiel Scott" w:date="2020-01-02T16:19:00Z">
            <w:rPr>
              <w:rFonts w:cstheme="minorHAnsi"/>
            </w:rPr>
          </w:rPrChange>
        </w:rPr>
        <w:t>high estimation</w:t>
      </w:r>
      <w:ins w:id="5830" w:author="Mario Ezequiel Scott" w:date="2020-01-02T16:19:00Z">
        <w:r w:rsidR="00894C37">
          <w:rPr>
            <w:rFonts w:cstheme="minorHAnsi"/>
            <w:lang w:val="en-GB"/>
          </w:rPr>
          <w:t>: values</w:t>
        </w:r>
      </w:ins>
      <w:del w:id="5831" w:author="Mario Ezequiel Scott" w:date="2020-01-02T16:19:00Z">
        <w:r w:rsidRPr="00894C37" w:rsidDel="00894C37">
          <w:rPr>
            <w:rFonts w:cstheme="minorHAnsi"/>
            <w:lang w:val="en-GB"/>
            <w:rPrChange w:id="5832" w:author="Mario Ezequiel Scott" w:date="2020-01-02T16:19:00Z">
              <w:rPr>
                <w:rFonts w:cstheme="minorHAnsi"/>
              </w:rPr>
            </w:rPrChange>
          </w:rPr>
          <w:delText xml:space="preserve"> =</w:delText>
        </w:r>
      </w:del>
      <w:r w:rsidRPr="00894C37">
        <w:rPr>
          <w:rFonts w:cstheme="minorHAnsi"/>
          <w:lang w:val="en-GB"/>
          <w:rPrChange w:id="5833" w:author="Mario Ezequiel Scott" w:date="2020-01-02T16:19:00Z">
            <w:rPr>
              <w:rFonts w:cstheme="minorHAnsi"/>
            </w:rPr>
          </w:rPrChange>
        </w:rPr>
        <w:t xml:space="preserve"> 8, 13, 20, 40, </w:t>
      </w:r>
      <w:ins w:id="5834" w:author="Mario Ezequiel Scott" w:date="2020-01-02T16:19:00Z">
        <w:r w:rsidR="00894C37">
          <w:rPr>
            <w:rFonts w:cstheme="minorHAnsi"/>
            <w:lang w:val="en-GB"/>
          </w:rPr>
          <w:t xml:space="preserve">and </w:t>
        </w:r>
      </w:ins>
      <w:r w:rsidRPr="00894C37">
        <w:rPr>
          <w:rFonts w:cstheme="minorHAnsi"/>
          <w:lang w:val="en-GB"/>
          <w:rPrChange w:id="5835" w:author="Mario Ezequiel Scott" w:date="2020-01-02T16:19:00Z">
            <w:rPr>
              <w:rFonts w:cstheme="minorHAnsi"/>
            </w:rPr>
          </w:rPrChange>
        </w:rPr>
        <w:t>100.</w:t>
      </w:r>
    </w:p>
    <w:p w14:paraId="267DC52D" w14:textId="33344CEE" w:rsidR="00A801CD" w:rsidRPr="004A4B49" w:rsidDel="002925CE" w:rsidRDefault="00A801CD" w:rsidP="00A801CD">
      <w:pPr>
        <w:rPr>
          <w:del w:id="5836" w:author="tedo gogoladze" w:date="2020-01-04T19:19:00Z"/>
          <w:rFonts w:cstheme="minorHAnsi"/>
          <w:lang w:val="en-GB"/>
          <w:rPrChange w:id="5837" w:author="Mario Ezequiel Scott" w:date="2019-12-29T19:14:00Z">
            <w:rPr>
              <w:del w:id="5838" w:author="tedo gogoladze" w:date="2020-01-04T19:19:00Z"/>
              <w:rFonts w:cstheme="minorHAnsi"/>
            </w:rPr>
          </w:rPrChange>
        </w:rPr>
      </w:pPr>
      <w:del w:id="5839" w:author="tedo gogoladze" w:date="2020-01-04T19:19:00Z">
        <w:r w:rsidRPr="004A4B49" w:rsidDel="002925CE">
          <w:rPr>
            <w:rFonts w:cstheme="minorHAnsi"/>
            <w:lang w:val="en-GB"/>
            <w:rPrChange w:id="5840" w:author="Mario Ezequiel Scott" w:date="2019-12-29T19:14:00Z">
              <w:rPr>
                <w:rFonts w:cstheme="minorHAnsi"/>
              </w:rPr>
            </w:rPrChange>
          </w:rPr>
          <w:delText xml:space="preserve">Following the same technical solution as for the other categorical variable metrics, </w:delText>
        </w:r>
        <w:r w:rsidR="00D608DA" w:rsidRPr="004A4B49" w:rsidDel="002925CE">
          <w:rPr>
            <w:rFonts w:cstheme="minorHAnsi"/>
            <w:lang w:val="en-GB"/>
            <w:rPrChange w:id="5841" w:author="Mario Ezequiel Scott" w:date="2019-12-29T19:14:00Z">
              <w:rPr>
                <w:rFonts w:cstheme="minorHAnsi"/>
              </w:rPr>
            </w:rPrChange>
          </w:rPr>
          <w:delText xml:space="preserve">result is </w:delText>
        </w:r>
        <w:r w:rsidR="003F3D48" w:rsidRPr="004A4B49" w:rsidDel="002925CE">
          <w:rPr>
            <w:rFonts w:cstheme="minorHAnsi"/>
            <w:lang w:val="en-GB"/>
            <w:rPrChange w:id="5842" w:author="Mario Ezequiel Scott" w:date="2019-12-29T19:14:00Z">
              <w:rPr>
                <w:rFonts w:cstheme="minorHAnsi"/>
              </w:rPr>
            </w:rPrChange>
          </w:rPr>
          <w:delText xml:space="preserve">a dataset with </w:delText>
        </w:r>
        <w:r w:rsidRPr="004A4B49" w:rsidDel="002925CE">
          <w:rPr>
            <w:rFonts w:cstheme="minorHAnsi"/>
            <w:lang w:val="en-GB"/>
            <w:rPrChange w:id="5843" w:author="Mario Ezequiel Scott" w:date="2019-12-29T19:14:00Z">
              <w:rPr>
                <w:rFonts w:cstheme="minorHAnsi"/>
              </w:rPr>
            </w:rPrChange>
          </w:rPr>
          <w:delText xml:space="preserve">6840 </w:delText>
        </w:r>
      </w:del>
      <w:del w:id="5844" w:author="tedo gogoladze" w:date="2020-01-04T18:27:00Z">
        <w:r w:rsidRPr="004A4B49" w:rsidDel="00914E90">
          <w:rPr>
            <w:rFonts w:cstheme="minorHAnsi"/>
            <w:lang w:val="en-GB"/>
            <w:rPrChange w:id="5845" w:author="Mario Ezequiel Scott" w:date="2019-12-29T19:14:00Z">
              <w:rPr>
                <w:rFonts w:cstheme="minorHAnsi"/>
              </w:rPr>
            </w:rPrChange>
          </w:rPr>
          <w:delText xml:space="preserve">rows </w:delText>
        </w:r>
      </w:del>
      <w:del w:id="5846" w:author="tedo gogoladze" w:date="2020-01-04T19:19:00Z">
        <w:r w:rsidRPr="004A4B49" w:rsidDel="002925CE">
          <w:rPr>
            <w:rFonts w:cstheme="minorHAnsi"/>
            <w:lang w:val="en-GB"/>
            <w:rPrChange w:id="5847" w:author="Mario Ezequiel Scott" w:date="2019-12-29T19:14:00Z">
              <w:rPr>
                <w:rFonts w:cstheme="minorHAnsi"/>
              </w:rPr>
            </w:rPrChange>
          </w:rPr>
          <w:delText xml:space="preserve">in total. </w:delText>
        </w:r>
      </w:del>
      <w:r w:rsidRPr="004A4B49">
        <w:rPr>
          <w:rFonts w:cstheme="minorHAnsi"/>
          <w:lang w:val="en-GB"/>
          <w:rPrChange w:id="5848" w:author="Mario Ezequiel Scott" w:date="2019-12-29T19:14:00Z">
            <w:rPr>
              <w:rFonts w:cstheme="minorHAnsi"/>
            </w:rPr>
          </w:rPrChange>
        </w:rPr>
        <w:t xml:space="preserve">Table </w:t>
      </w:r>
      <w:r w:rsidR="00410E86" w:rsidRPr="004A4B49">
        <w:rPr>
          <w:rFonts w:cstheme="minorHAnsi"/>
          <w:lang w:val="en-GB"/>
          <w:rPrChange w:id="5849" w:author="Mario Ezequiel Scott" w:date="2019-12-29T19:14:00Z">
            <w:rPr>
              <w:rFonts w:cstheme="minorHAnsi"/>
            </w:rPr>
          </w:rPrChange>
        </w:rPr>
        <w:t>14</w:t>
      </w:r>
      <w:r w:rsidRPr="004A4B49">
        <w:rPr>
          <w:rFonts w:cstheme="minorHAnsi"/>
          <w:lang w:val="en-GB"/>
          <w:rPrChange w:id="5850" w:author="Mario Ezequiel Scott" w:date="2019-12-29T19:14:00Z">
            <w:rPr>
              <w:rFonts w:cstheme="minorHAnsi"/>
            </w:rPr>
          </w:rPrChange>
        </w:rPr>
        <w:t xml:space="preserve"> shows the representation of number of </w:t>
      </w:r>
      <w:del w:id="5851" w:author="tedo gogoladze" w:date="2020-01-04T18:27:00Z">
        <w:r w:rsidRPr="004A4B49" w:rsidDel="00914E90">
          <w:rPr>
            <w:rFonts w:cstheme="minorHAnsi"/>
            <w:lang w:val="en-GB"/>
            <w:rPrChange w:id="5852" w:author="Mario Ezequiel Scott" w:date="2019-12-29T19:14:00Z">
              <w:rPr>
                <w:rFonts w:cstheme="minorHAnsi"/>
              </w:rPr>
            </w:rPrChange>
          </w:rPr>
          <w:delText xml:space="preserve">rows </w:delText>
        </w:r>
      </w:del>
      <w:ins w:id="5853" w:author="tedo gogoladze" w:date="2020-01-04T18:27:00Z">
        <w:r w:rsidR="00914E90">
          <w:rPr>
            <w:rFonts w:cstheme="minorHAnsi"/>
            <w:lang w:val="en-GB"/>
          </w:rPr>
          <w:t>transactions</w:t>
        </w:r>
        <w:r w:rsidR="00914E90" w:rsidRPr="004A4B49">
          <w:rPr>
            <w:rFonts w:cstheme="minorHAnsi"/>
            <w:lang w:val="en-GB"/>
            <w:rPrChange w:id="5854" w:author="Mario Ezequiel Scott" w:date="2019-12-29T19:14:00Z">
              <w:rPr>
                <w:rFonts w:cstheme="minorHAnsi"/>
              </w:rPr>
            </w:rPrChange>
          </w:rPr>
          <w:t xml:space="preserve"> </w:t>
        </w:r>
      </w:ins>
      <w:ins w:id="5855" w:author="tedo gogoladze" w:date="2020-01-04T19:19:00Z">
        <w:r w:rsidR="002925CE">
          <w:rPr>
            <w:rFonts w:cstheme="minorHAnsi"/>
            <w:lang w:val="en-GB"/>
          </w:rPr>
          <w:t xml:space="preserve">of </w:t>
        </w:r>
      </w:ins>
      <w:r w:rsidRPr="004A4B49">
        <w:rPr>
          <w:rFonts w:cstheme="minorHAnsi"/>
          <w:lang w:val="en-GB"/>
          <w:rPrChange w:id="5856" w:author="Mario Ezequiel Scott" w:date="2019-12-29T19:14:00Z">
            <w:rPr>
              <w:rFonts w:cstheme="minorHAnsi"/>
            </w:rPr>
          </w:rPrChange>
        </w:rPr>
        <w:t xml:space="preserve">each </w:t>
      </w:r>
      <w:ins w:id="5857" w:author="tedo gogoladze" w:date="2020-01-04T19:19:00Z">
        <w:r w:rsidR="002925CE">
          <w:rPr>
            <w:rFonts w:cstheme="minorHAnsi"/>
            <w:lang w:val="en-GB"/>
          </w:rPr>
          <w:t xml:space="preserve">effort </w:t>
        </w:r>
      </w:ins>
      <w:r w:rsidRPr="004A4B49">
        <w:rPr>
          <w:rFonts w:cstheme="minorHAnsi"/>
          <w:lang w:val="en-GB"/>
          <w:rPrChange w:id="5858" w:author="Mario Ezequiel Scott" w:date="2019-12-29T19:14:00Z">
            <w:rPr>
              <w:rFonts w:cstheme="minorHAnsi"/>
            </w:rPr>
          </w:rPrChange>
        </w:rPr>
        <w:t>estimation category.</w:t>
      </w:r>
    </w:p>
    <w:p w14:paraId="420229B6" w14:textId="77777777" w:rsidR="00A801CD" w:rsidRPr="004A4B49" w:rsidRDefault="00A801CD" w:rsidP="00A801CD">
      <w:pPr>
        <w:rPr>
          <w:rFonts w:cstheme="minorHAnsi"/>
          <w:lang w:val="en-GB"/>
          <w:rPrChange w:id="5859" w:author="Mario Ezequiel Scott" w:date="2019-12-29T19:14:00Z">
            <w:rPr>
              <w:rFonts w:cstheme="minorHAnsi"/>
            </w:rPr>
          </w:rPrChange>
        </w:rPr>
      </w:pPr>
    </w:p>
    <w:tbl>
      <w:tblPr>
        <w:tblW w:w="5064" w:type="dxa"/>
        <w:tblLook w:val="04A0" w:firstRow="1" w:lastRow="0" w:firstColumn="1" w:lastColumn="0" w:noHBand="0" w:noVBand="1"/>
      </w:tblPr>
      <w:tblGrid>
        <w:gridCol w:w="1127"/>
        <w:gridCol w:w="1244"/>
        <w:gridCol w:w="1175"/>
        <w:gridCol w:w="1518"/>
      </w:tblGrid>
      <w:tr w:rsidR="00A801CD" w:rsidRPr="004A4B49" w14:paraId="390A0AA9" w14:textId="77777777" w:rsidTr="00794694">
        <w:trPr>
          <w:trHeight w:val="720"/>
        </w:trPr>
        <w:tc>
          <w:tcPr>
            <w:tcW w:w="1021"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8070734" w14:textId="29967DB2" w:rsidR="00A801CD" w:rsidRPr="004A4B49" w:rsidRDefault="00A801CD" w:rsidP="00794694">
            <w:pPr>
              <w:spacing w:after="0"/>
              <w:jc w:val="right"/>
              <w:rPr>
                <w:rFonts w:ascii="Arial" w:eastAsia="Times New Roman" w:hAnsi="Arial" w:cs="Arial"/>
                <w:b/>
                <w:bCs/>
                <w:i/>
                <w:iCs/>
                <w:color w:val="000000"/>
                <w:sz w:val="18"/>
                <w:szCs w:val="18"/>
                <w:lang w:val="en-GB"/>
                <w:rPrChange w:id="5860" w:author="Mario Ezequiel Scott" w:date="2019-12-29T19:14:00Z">
                  <w:rPr>
                    <w:rFonts w:ascii="Arial" w:eastAsia="Times New Roman" w:hAnsi="Arial" w:cs="Arial"/>
                    <w:b/>
                    <w:bCs/>
                    <w:i/>
                    <w:iCs/>
                    <w:color w:val="000000"/>
                    <w:sz w:val="18"/>
                    <w:szCs w:val="18"/>
                  </w:rPr>
                </w:rPrChange>
              </w:rPr>
            </w:pPr>
            <w:del w:id="5861" w:author="tedo gogoladze" w:date="2020-01-04T18:59:00Z">
              <w:r w:rsidRPr="004A4B49" w:rsidDel="00A74907">
                <w:rPr>
                  <w:rFonts w:ascii="Arial" w:eastAsia="Times New Roman" w:hAnsi="Arial" w:cs="Arial"/>
                  <w:b/>
                  <w:bCs/>
                  <w:i/>
                  <w:iCs/>
                  <w:color w:val="000000"/>
                  <w:sz w:val="18"/>
                  <w:szCs w:val="18"/>
                  <w:lang w:val="en-GB"/>
                  <w:rPrChange w:id="5862" w:author="Mario Ezequiel Scott" w:date="2019-12-29T19:14:00Z">
                    <w:rPr>
                      <w:rFonts w:ascii="Arial" w:eastAsia="Times New Roman" w:hAnsi="Arial" w:cs="Arial"/>
                      <w:b/>
                      <w:bCs/>
                      <w:i/>
                      <w:iCs/>
                      <w:color w:val="000000"/>
                      <w:sz w:val="18"/>
                      <w:szCs w:val="18"/>
                    </w:rPr>
                  </w:rPrChange>
                </w:rPr>
                <w:delText>StoryPoints</w:delText>
              </w:r>
            </w:del>
            <w:ins w:id="5863" w:author="tedo gogoladze" w:date="2020-01-04T18:59:00Z">
              <w:r w:rsidR="00A74907">
                <w:rPr>
                  <w:rFonts w:ascii="Arial" w:eastAsia="Times New Roman" w:hAnsi="Arial" w:cs="Arial"/>
                  <w:b/>
                  <w:bCs/>
                  <w:i/>
                  <w:iCs/>
                  <w:color w:val="000000"/>
                  <w:sz w:val="18"/>
                  <w:szCs w:val="18"/>
                  <w:lang w:val="en-GB"/>
                </w:rPr>
                <w:t>Effort Estimation</w:t>
              </w:r>
            </w:ins>
          </w:p>
        </w:tc>
        <w:tc>
          <w:tcPr>
            <w:tcW w:w="1271" w:type="dxa"/>
            <w:tcBorders>
              <w:top w:val="single" w:sz="4" w:space="0" w:color="auto"/>
              <w:left w:val="nil"/>
              <w:bottom w:val="single" w:sz="4" w:space="0" w:color="auto"/>
              <w:right w:val="single" w:sz="4" w:space="0" w:color="auto"/>
            </w:tcBorders>
            <w:shd w:val="clear" w:color="auto" w:fill="auto"/>
            <w:vAlign w:val="center"/>
            <w:hideMark/>
          </w:tcPr>
          <w:p w14:paraId="70AC38CB" w14:textId="0D60D355" w:rsidR="00A801CD" w:rsidRPr="004A4B49" w:rsidRDefault="00A801CD" w:rsidP="00794694">
            <w:pPr>
              <w:spacing w:after="0"/>
              <w:jc w:val="right"/>
              <w:rPr>
                <w:rFonts w:ascii="Arial" w:eastAsia="Times New Roman" w:hAnsi="Arial" w:cs="Arial"/>
                <w:color w:val="000000"/>
                <w:sz w:val="18"/>
                <w:szCs w:val="18"/>
                <w:lang w:val="en-GB"/>
                <w:rPrChange w:id="5864" w:author="Mario Ezequiel Scott" w:date="2019-12-29T19:14:00Z">
                  <w:rPr>
                    <w:rFonts w:ascii="Arial" w:eastAsia="Times New Roman" w:hAnsi="Arial" w:cs="Arial"/>
                    <w:color w:val="000000"/>
                    <w:sz w:val="18"/>
                    <w:szCs w:val="18"/>
                  </w:rPr>
                </w:rPrChange>
              </w:rPr>
            </w:pPr>
            <w:del w:id="5865" w:author="tedo gogoladze" w:date="2020-01-04T18:59:00Z">
              <w:r w:rsidRPr="004A4B49" w:rsidDel="00A74907">
                <w:rPr>
                  <w:rFonts w:ascii="Arial" w:eastAsia="Times New Roman" w:hAnsi="Arial" w:cs="Arial"/>
                  <w:color w:val="000000"/>
                  <w:sz w:val="18"/>
                  <w:szCs w:val="18"/>
                  <w:lang w:val="en-GB"/>
                  <w:rPrChange w:id="5866" w:author="Mario Ezequiel Scott" w:date="2019-12-29T19:14:00Z">
                    <w:rPr>
                      <w:rFonts w:ascii="Arial" w:eastAsia="Times New Roman" w:hAnsi="Arial" w:cs="Arial"/>
                      <w:color w:val="000000"/>
                      <w:sz w:val="18"/>
                      <w:szCs w:val="18"/>
                    </w:rPr>
                  </w:rPrChange>
                </w:rPr>
                <w:delText>estimation_</w:delText>
              </w:r>
            </w:del>
            <w:r w:rsidRPr="004A4B49">
              <w:rPr>
                <w:rFonts w:ascii="Arial" w:eastAsia="Times New Roman" w:hAnsi="Arial" w:cs="Arial"/>
                <w:color w:val="000000"/>
                <w:sz w:val="18"/>
                <w:szCs w:val="18"/>
                <w:lang w:val="en-GB"/>
                <w:rPrChange w:id="5867" w:author="Mario Ezequiel Scott" w:date="2019-12-29T19:14:00Z">
                  <w:rPr>
                    <w:rFonts w:ascii="Arial" w:eastAsia="Times New Roman" w:hAnsi="Arial" w:cs="Arial"/>
                    <w:color w:val="000000"/>
                    <w:sz w:val="18"/>
                    <w:szCs w:val="18"/>
                  </w:rPr>
                </w:rPrChange>
              </w:rPr>
              <w:t>high</w:t>
            </w:r>
          </w:p>
        </w:tc>
        <w:tc>
          <w:tcPr>
            <w:tcW w:w="1201" w:type="dxa"/>
            <w:tcBorders>
              <w:top w:val="single" w:sz="4" w:space="0" w:color="auto"/>
              <w:left w:val="nil"/>
              <w:bottom w:val="single" w:sz="4" w:space="0" w:color="auto"/>
              <w:right w:val="single" w:sz="4" w:space="0" w:color="auto"/>
            </w:tcBorders>
            <w:shd w:val="clear" w:color="auto" w:fill="auto"/>
            <w:vAlign w:val="center"/>
            <w:hideMark/>
          </w:tcPr>
          <w:p w14:paraId="1A0BBAF6" w14:textId="56982A29" w:rsidR="00A801CD" w:rsidRPr="004A4B49" w:rsidRDefault="00A801CD" w:rsidP="00794694">
            <w:pPr>
              <w:spacing w:after="0"/>
              <w:jc w:val="right"/>
              <w:rPr>
                <w:rFonts w:ascii="Arial" w:eastAsia="Times New Roman" w:hAnsi="Arial" w:cs="Arial"/>
                <w:color w:val="000000"/>
                <w:sz w:val="18"/>
                <w:szCs w:val="18"/>
                <w:lang w:val="en-GB"/>
                <w:rPrChange w:id="5868" w:author="Mario Ezequiel Scott" w:date="2019-12-29T19:14:00Z">
                  <w:rPr>
                    <w:rFonts w:ascii="Arial" w:eastAsia="Times New Roman" w:hAnsi="Arial" w:cs="Arial"/>
                    <w:color w:val="000000"/>
                    <w:sz w:val="18"/>
                    <w:szCs w:val="18"/>
                  </w:rPr>
                </w:rPrChange>
              </w:rPr>
            </w:pPr>
            <w:del w:id="5869" w:author="tedo gogoladze" w:date="2020-01-04T18:59:00Z">
              <w:r w:rsidRPr="004A4B49" w:rsidDel="00A74907">
                <w:rPr>
                  <w:rFonts w:ascii="Arial" w:eastAsia="Times New Roman" w:hAnsi="Arial" w:cs="Arial"/>
                  <w:color w:val="000000"/>
                  <w:sz w:val="18"/>
                  <w:szCs w:val="18"/>
                  <w:lang w:val="en-GB"/>
                  <w:rPrChange w:id="5870" w:author="Mario Ezequiel Scott" w:date="2019-12-29T19:14:00Z">
                    <w:rPr>
                      <w:rFonts w:ascii="Arial" w:eastAsia="Times New Roman" w:hAnsi="Arial" w:cs="Arial"/>
                      <w:color w:val="000000"/>
                      <w:sz w:val="18"/>
                      <w:szCs w:val="18"/>
                    </w:rPr>
                  </w:rPrChange>
                </w:rPr>
                <w:delText>estimation_</w:delText>
              </w:r>
            </w:del>
            <w:r w:rsidRPr="004A4B49">
              <w:rPr>
                <w:rFonts w:ascii="Arial" w:eastAsia="Times New Roman" w:hAnsi="Arial" w:cs="Arial"/>
                <w:color w:val="000000"/>
                <w:sz w:val="18"/>
                <w:szCs w:val="18"/>
                <w:lang w:val="en-GB"/>
                <w:rPrChange w:id="5871" w:author="Mario Ezequiel Scott" w:date="2019-12-29T19:14:00Z">
                  <w:rPr>
                    <w:rFonts w:ascii="Arial" w:eastAsia="Times New Roman" w:hAnsi="Arial" w:cs="Arial"/>
                    <w:color w:val="000000"/>
                    <w:sz w:val="18"/>
                    <w:szCs w:val="18"/>
                  </w:rPr>
                </w:rPrChange>
              </w:rPr>
              <w:t>low</w:t>
            </w:r>
          </w:p>
        </w:tc>
        <w:tc>
          <w:tcPr>
            <w:tcW w:w="1571" w:type="dxa"/>
            <w:tcBorders>
              <w:top w:val="single" w:sz="4" w:space="0" w:color="auto"/>
              <w:left w:val="nil"/>
              <w:bottom w:val="single" w:sz="4" w:space="0" w:color="auto"/>
              <w:right w:val="single" w:sz="4" w:space="0" w:color="auto"/>
            </w:tcBorders>
            <w:shd w:val="clear" w:color="auto" w:fill="auto"/>
            <w:vAlign w:val="center"/>
            <w:hideMark/>
          </w:tcPr>
          <w:p w14:paraId="4F10228B" w14:textId="26964F46" w:rsidR="00A801CD" w:rsidRPr="004A4B49" w:rsidRDefault="00A801CD" w:rsidP="00794694">
            <w:pPr>
              <w:spacing w:after="0"/>
              <w:jc w:val="right"/>
              <w:rPr>
                <w:rFonts w:ascii="Arial" w:eastAsia="Times New Roman" w:hAnsi="Arial" w:cs="Arial"/>
                <w:color w:val="000000"/>
                <w:sz w:val="18"/>
                <w:szCs w:val="18"/>
                <w:lang w:val="en-GB"/>
                <w:rPrChange w:id="5872" w:author="Mario Ezequiel Scott" w:date="2019-12-29T19:14:00Z">
                  <w:rPr>
                    <w:rFonts w:ascii="Arial" w:eastAsia="Times New Roman" w:hAnsi="Arial" w:cs="Arial"/>
                    <w:color w:val="000000"/>
                    <w:sz w:val="18"/>
                    <w:szCs w:val="18"/>
                  </w:rPr>
                </w:rPrChange>
              </w:rPr>
            </w:pPr>
            <w:del w:id="5873" w:author="tedo gogoladze" w:date="2020-01-04T18:59:00Z">
              <w:r w:rsidRPr="004A4B49" w:rsidDel="00A74907">
                <w:rPr>
                  <w:rFonts w:ascii="Arial" w:eastAsia="Times New Roman" w:hAnsi="Arial" w:cs="Arial"/>
                  <w:color w:val="000000"/>
                  <w:sz w:val="18"/>
                  <w:szCs w:val="18"/>
                  <w:lang w:val="en-GB"/>
                  <w:rPrChange w:id="5874" w:author="Mario Ezequiel Scott" w:date="2019-12-29T19:14:00Z">
                    <w:rPr>
                      <w:rFonts w:ascii="Arial" w:eastAsia="Times New Roman" w:hAnsi="Arial" w:cs="Arial"/>
                      <w:color w:val="000000"/>
                      <w:sz w:val="18"/>
                      <w:szCs w:val="18"/>
                    </w:rPr>
                  </w:rPrChange>
                </w:rPr>
                <w:delText>estimation_</w:delText>
              </w:r>
            </w:del>
            <w:r w:rsidRPr="004A4B49">
              <w:rPr>
                <w:rFonts w:ascii="Arial" w:eastAsia="Times New Roman" w:hAnsi="Arial" w:cs="Arial"/>
                <w:color w:val="000000"/>
                <w:sz w:val="18"/>
                <w:szCs w:val="18"/>
                <w:lang w:val="en-GB"/>
                <w:rPrChange w:id="5875" w:author="Mario Ezequiel Scott" w:date="2019-12-29T19:14:00Z">
                  <w:rPr>
                    <w:rFonts w:ascii="Arial" w:eastAsia="Times New Roman" w:hAnsi="Arial" w:cs="Arial"/>
                    <w:color w:val="000000"/>
                    <w:sz w:val="18"/>
                    <w:szCs w:val="18"/>
                  </w:rPr>
                </w:rPrChange>
              </w:rPr>
              <w:t>medium</w:t>
            </w:r>
          </w:p>
        </w:tc>
      </w:tr>
      <w:tr w:rsidR="00A801CD" w:rsidRPr="004A4B49" w14:paraId="4E9AEEB9" w14:textId="77777777" w:rsidTr="00794694">
        <w:trPr>
          <w:trHeight w:val="300"/>
        </w:trPr>
        <w:tc>
          <w:tcPr>
            <w:tcW w:w="1021" w:type="dxa"/>
            <w:tcBorders>
              <w:top w:val="nil"/>
              <w:left w:val="single" w:sz="4" w:space="0" w:color="auto"/>
              <w:bottom w:val="single" w:sz="4" w:space="0" w:color="auto"/>
              <w:right w:val="single" w:sz="4" w:space="0" w:color="auto"/>
            </w:tcBorders>
            <w:shd w:val="clear" w:color="000000" w:fill="D9D9D9"/>
            <w:vAlign w:val="center"/>
            <w:hideMark/>
          </w:tcPr>
          <w:p w14:paraId="5147B8E7" w14:textId="2B9400CD" w:rsidR="00A801CD" w:rsidRPr="004A4B49" w:rsidRDefault="00914E90" w:rsidP="00794694">
            <w:pPr>
              <w:spacing w:after="0"/>
              <w:jc w:val="right"/>
              <w:rPr>
                <w:rFonts w:ascii="Arial" w:eastAsia="Times New Roman" w:hAnsi="Arial" w:cs="Arial"/>
                <w:b/>
                <w:bCs/>
                <w:i/>
                <w:iCs/>
                <w:color w:val="000000"/>
                <w:sz w:val="18"/>
                <w:szCs w:val="18"/>
                <w:lang w:val="en-GB"/>
                <w:rPrChange w:id="5876" w:author="Mario Ezequiel Scott" w:date="2019-12-29T19:14:00Z">
                  <w:rPr>
                    <w:rFonts w:ascii="Arial" w:eastAsia="Times New Roman" w:hAnsi="Arial" w:cs="Arial"/>
                    <w:b/>
                    <w:bCs/>
                    <w:i/>
                    <w:iCs/>
                    <w:color w:val="000000"/>
                    <w:sz w:val="18"/>
                    <w:szCs w:val="18"/>
                  </w:rPr>
                </w:rPrChange>
              </w:rPr>
            </w:pPr>
            <w:ins w:id="5877" w:author="tedo gogoladze" w:date="2020-01-04T18:27:00Z">
              <w:r>
                <w:rPr>
                  <w:rFonts w:ascii="Arial" w:eastAsia="Times New Roman" w:hAnsi="Arial" w:cs="Arial"/>
                  <w:b/>
                  <w:bCs/>
                  <w:i/>
                  <w:iCs/>
                  <w:color w:val="000000"/>
                  <w:sz w:val="18"/>
                  <w:szCs w:val="18"/>
                  <w:lang w:val="en-GB"/>
                </w:rPr>
                <w:t>number of transactions</w:t>
              </w:r>
            </w:ins>
            <w:del w:id="5878" w:author="tedo gogoladze" w:date="2020-01-04T18:27:00Z">
              <w:r w:rsidR="00A801CD" w:rsidRPr="004A4B49" w:rsidDel="00914E90">
                <w:rPr>
                  <w:rFonts w:ascii="Arial" w:eastAsia="Times New Roman" w:hAnsi="Arial" w:cs="Arial"/>
                  <w:b/>
                  <w:bCs/>
                  <w:i/>
                  <w:iCs/>
                  <w:color w:val="000000"/>
                  <w:sz w:val="18"/>
                  <w:szCs w:val="18"/>
                  <w:lang w:val="en-GB"/>
                  <w:rPrChange w:id="5879" w:author="Mario Ezequiel Scott" w:date="2019-12-29T19:14:00Z">
                    <w:rPr>
                      <w:rFonts w:ascii="Arial" w:eastAsia="Times New Roman" w:hAnsi="Arial" w:cs="Arial"/>
                      <w:b/>
                      <w:bCs/>
                      <w:i/>
                      <w:iCs/>
                      <w:color w:val="000000"/>
                      <w:sz w:val="18"/>
                      <w:szCs w:val="18"/>
                    </w:rPr>
                  </w:rPrChange>
                </w:rPr>
                <w:delText>Rows</w:delText>
              </w:r>
            </w:del>
          </w:p>
        </w:tc>
        <w:tc>
          <w:tcPr>
            <w:tcW w:w="1271" w:type="dxa"/>
            <w:tcBorders>
              <w:top w:val="nil"/>
              <w:left w:val="nil"/>
              <w:bottom w:val="single" w:sz="4" w:space="0" w:color="auto"/>
              <w:right w:val="single" w:sz="4" w:space="0" w:color="auto"/>
            </w:tcBorders>
            <w:shd w:val="clear" w:color="auto" w:fill="auto"/>
            <w:vAlign w:val="center"/>
            <w:hideMark/>
          </w:tcPr>
          <w:p w14:paraId="478D6902" w14:textId="77777777" w:rsidR="00A801CD" w:rsidRPr="004A4B49" w:rsidRDefault="00A801CD" w:rsidP="00794694">
            <w:pPr>
              <w:spacing w:after="0"/>
              <w:jc w:val="right"/>
              <w:rPr>
                <w:rFonts w:ascii="Arial" w:eastAsia="Times New Roman" w:hAnsi="Arial" w:cs="Arial"/>
                <w:color w:val="000000"/>
                <w:sz w:val="18"/>
                <w:szCs w:val="18"/>
                <w:lang w:val="en-GB"/>
                <w:rPrChange w:id="5880"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5881" w:author="Mario Ezequiel Scott" w:date="2019-12-29T19:14:00Z">
                  <w:rPr>
                    <w:rFonts w:ascii="Arial" w:eastAsia="Times New Roman" w:hAnsi="Arial" w:cs="Arial"/>
                    <w:color w:val="000000"/>
                    <w:sz w:val="18"/>
                    <w:szCs w:val="18"/>
                  </w:rPr>
                </w:rPrChange>
              </w:rPr>
              <w:t>1188</w:t>
            </w:r>
          </w:p>
        </w:tc>
        <w:tc>
          <w:tcPr>
            <w:tcW w:w="1201" w:type="dxa"/>
            <w:tcBorders>
              <w:top w:val="nil"/>
              <w:left w:val="nil"/>
              <w:bottom w:val="single" w:sz="4" w:space="0" w:color="auto"/>
              <w:right w:val="single" w:sz="4" w:space="0" w:color="auto"/>
            </w:tcBorders>
            <w:shd w:val="clear" w:color="auto" w:fill="auto"/>
            <w:vAlign w:val="center"/>
            <w:hideMark/>
          </w:tcPr>
          <w:p w14:paraId="17024B92" w14:textId="77777777" w:rsidR="00A801CD" w:rsidRPr="004A4B49" w:rsidRDefault="00A801CD" w:rsidP="00794694">
            <w:pPr>
              <w:spacing w:after="0"/>
              <w:jc w:val="right"/>
              <w:rPr>
                <w:rFonts w:ascii="Arial" w:eastAsia="Times New Roman" w:hAnsi="Arial" w:cs="Arial"/>
                <w:color w:val="000000"/>
                <w:sz w:val="18"/>
                <w:szCs w:val="18"/>
                <w:lang w:val="en-GB"/>
                <w:rPrChange w:id="5882"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5883" w:author="Mario Ezequiel Scott" w:date="2019-12-29T19:14:00Z">
                  <w:rPr>
                    <w:rFonts w:ascii="Arial" w:eastAsia="Times New Roman" w:hAnsi="Arial" w:cs="Arial"/>
                    <w:color w:val="000000"/>
                    <w:sz w:val="18"/>
                    <w:szCs w:val="18"/>
                  </w:rPr>
                </w:rPrChange>
              </w:rPr>
              <w:t>2872</w:t>
            </w:r>
          </w:p>
        </w:tc>
        <w:tc>
          <w:tcPr>
            <w:tcW w:w="1571" w:type="dxa"/>
            <w:tcBorders>
              <w:top w:val="nil"/>
              <w:left w:val="nil"/>
              <w:bottom w:val="single" w:sz="4" w:space="0" w:color="auto"/>
              <w:right w:val="single" w:sz="4" w:space="0" w:color="auto"/>
            </w:tcBorders>
            <w:shd w:val="clear" w:color="auto" w:fill="auto"/>
            <w:vAlign w:val="center"/>
            <w:hideMark/>
          </w:tcPr>
          <w:p w14:paraId="4E19CB59" w14:textId="77777777" w:rsidR="00A801CD" w:rsidRPr="004A4B49" w:rsidRDefault="00A801CD" w:rsidP="00794694">
            <w:pPr>
              <w:spacing w:after="0"/>
              <w:jc w:val="right"/>
              <w:rPr>
                <w:rFonts w:ascii="Arial" w:eastAsia="Times New Roman" w:hAnsi="Arial" w:cs="Arial"/>
                <w:color w:val="000000"/>
                <w:sz w:val="18"/>
                <w:szCs w:val="18"/>
                <w:lang w:val="en-GB"/>
                <w:rPrChange w:id="5884" w:author="Mario Ezequiel Scott" w:date="2019-12-29T19:14:00Z">
                  <w:rPr>
                    <w:rFonts w:ascii="Arial" w:eastAsia="Times New Roman" w:hAnsi="Arial" w:cs="Arial"/>
                    <w:color w:val="000000"/>
                    <w:sz w:val="18"/>
                    <w:szCs w:val="18"/>
                  </w:rPr>
                </w:rPrChange>
              </w:rPr>
            </w:pPr>
            <w:r w:rsidRPr="004A4B49">
              <w:rPr>
                <w:rFonts w:ascii="Arial" w:eastAsia="Times New Roman" w:hAnsi="Arial" w:cs="Arial"/>
                <w:color w:val="000000"/>
                <w:sz w:val="18"/>
                <w:szCs w:val="18"/>
                <w:lang w:val="en-GB"/>
                <w:rPrChange w:id="5885" w:author="Mario Ezequiel Scott" w:date="2019-12-29T19:14:00Z">
                  <w:rPr>
                    <w:rFonts w:ascii="Arial" w:eastAsia="Times New Roman" w:hAnsi="Arial" w:cs="Arial"/>
                    <w:color w:val="000000"/>
                    <w:sz w:val="18"/>
                    <w:szCs w:val="18"/>
                  </w:rPr>
                </w:rPrChange>
              </w:rPr>
              <w:t>2780</w:t>
            </w:r>
          </w:p>
        </w:tc>
      </w:tr>
    </w:tbl>
    <w:p w14:paraId="28C4FD6F" w14:textId="77777777" w:rsidR="00A801CD" w:rsidRPr="004A4B49" w:rsidRDefault="00A801CD" w:rsidP="00A801CD">
      <w:pPr>
        <w:rPr>
          <w:rFonts w:cstheme="minorHAnsi"/>
          <w:lang w:val="en-GB"/>
          <w:rPrChange w:id="5886" w:author="Mario Ezequiel Scott" w:date="2019-12-29T19:14:00Z">
            <w:rPr>
              <w:rFonts w:cstheme="minorHAnsi"/>
            </w:rPr>
          </w:rPrChange>
        </w:rPr>
      </w:pPr>
    </w:p>
    <w:p w14:paraId="283B5714" w14:textId="18EA3BE7" w:rsidR="00A801CD" w:rsidRPr="004A4B49" w:rsidRDefault="00A801CD" w:rsidP="00A801CD">
      <w:pPr>
        <w:rPr>
          <w:rFonts w:cstheme="minorHAnsi"/>
          <w:lang w:val="en-GB"/>
          <w:rPrChange w:id="5887" w:author="Mario Ezequiel Scott" w:date="2019-12-29T19:14:00Z">
            <w:rPr>
              <w:rFonts w:cstheme="minorHAnsi"/>
            </w:rPr>
          </w:rPrChange>
        </w:rPr>
      </w:pPr>
      <w:r w:rsidRPr="004A4B49">
        <w:rPr>
          <w:rFonts w:cstheme="minorHAnsi"/>
          <w:lang w:val="en-GB"/>
          <w:rPrChange w:id="5888" w:author="Mario Ezequiel Scott" w:date="2019-12-29T19:14:00Z">
            <w:rPr>
              <w:rFonts w:cstheme="minorHAnsi"/>
            </w:rPr>
          </w:rPrChange>
        </w:rPr>
        <w:t xml:space="preserve">Table </w:t>
      </w:r>
      <w:r w:rsidR="00410E86" w:rsidRPr="004A4B49">
        <w:rPr>
          <w:rFonts w:cstheme="minorHAnsi"/>
          <w:lang w:val="en-GB"/>
          <w:rPrChange w:id="5889" w:author="Mario Ezequiel Scott" w:date="2019-12-29T19:14:00Z">
            <w:rPr>
              <w:rFonts w:cstheme="minorHAnsi"/>
            </w:rPr>
          </w:rPrChange>
        </w:rPr>
        <w:t>14.</w:t>
      </w:r>
      <w:r w:rsidRPr="004A4B49">
        <w:rPr>
          <w:rFonts w:cstheme="minorHAnsi"/>
          <w:lang w:val="en-GB"/>
          <w:rPrChange w:id="5890" w:author="Mario Ezequiel Scott" w:date="2019-12-29T19:14:00Z">
            <w:rPr>
              <w:rFonts w:cstheme="minorHAnsi"/>
            </w:rPr>
          </w:rPrChange>
        </w:rPr>
        <w:t xml:space="preserve"> </w:t>
      </w:r>
      <w:del w:id="5891" w:author="tedo gogoladze" w:date="2020-01-04T19:00:00Z">
        <w:r w:rsidRPr="004A4B49" w:rsidDel="00A74907">
          <w:rPr>
            <w:rFonts w:cstheme="minorHAnsi"/>
            <w:lang w:val="en-GB"/>
            <w:rPrChange w:id="5892" w:author="Mario Ezequiel Scott" w:date="2019-12-29T19:14:00Z">
              <w:rPr>
                <w:rFonts w:cstheme="minorHAnsi"/>
              </w:rPr>
            </w:rPrChange>
          </w:rPr>
          <w:delText>Story points</w:delText>
        </w:r>
      </w:del>
      <w:ins w:id="5893" w:author="tedo gogoladze" w:date="2020-01-04T19:00:00Z">
        <w:r w:rsidR="00A74907">
          <w:rPr>
            <w:rFonts w:cstheme="minorHAnsi"/>
            <w:lang w:val="en-GB"/>
          </w:rPr>
          <w:t>Effort Estimation transactions</w:t>
        </w:r>
      </w:ins>
    </w:p>
    <w:p w14:paraId="23D50DE6" w14:textId="4895C737" w:rsidR="002209DE" w:rsidRDefault="002209DE" w:rsidP="00A801CD">
      <w:pPr>
        <w:rPr>
          <w:ins w:id="5894" w:author="tedo gogoladze" w:date="2020-01-06T14:59:00Z"/>
          <w:rFonts w:cstheme="minorHAnsi"/>
          <w:lang w:val="en-GB"/>
        </w:rPr>
      </w:pPr>
    </w:p>
    <w:p w14:paraId="4B553C55" w14:textId="77777777" w:rsidR="00A5663B" w:rsidRPr="00862023" w:rsidRDefault="00A5663B" w:rsidP="00A5663B">
      <w:pPr>
        <w:rPr>
          <w:ins w:id="5895" w:author="tedo gogoladze" w:date="2020-01-06T15:00:00Z"/>
          <w:rFonts w:cstheme="minorHAnsi"/>
          <w:lang w:val="en-GB"/>
        </w:rPr>
      </w:pPr>
    </w:p>
    <w:p w14:paraId="35085C74" w14:textId="5C476852" w:rsidR="00D50DD0" w:rsidRPr="00A5663B" w:rsidRDefault="00A5663B" w:rsidP="00A801CD">
      <w:pPr>
        <w:pStyle w:val="Heading2"/>
        <w:numPr>
          <w:ilvl w:val="3"/>
          <w:numId w:val="76"/>
        </w:numPr>
        <w:rPr>
          <w:ins w:id="5896" w:author="tedo gogoladze" w:date="2020-01-06T14:59:00Z"/>
          <w:sz w:val="24"/>
          <w:szCs w:val="24"/>
          <w:rPrChange w:id="5897" w:author="tedo gogoladze" w:date="2020-01-06T15:00:00Z">
            <w:rPr>
              <w:ins w:id="5898" w:author="tedo gogoladze" w:date="2020-01-06T14:59:00Z"/>
            </w:rPr>
          </w:rPrChange>
        </w:rPr>
        <w:pPrChange w:id="5899" w:author="tedo gogoladze" w:date="2020-01-06T15:00:00Z">
          <w:pPr/>
        </w:pPrChange>
      </w:pPr>
      <w:bookmarkStart w:id="5900" w:name="_Toc29215303"/>
      <w:ins w:id="5901" w:author="tedo gogoladze" w:date="2020-01-06T15:00:00Z">
        <w:r>
          <w:rPr>
            <w:rStyle w:val="Heading3Char"/>
            <w:b/>
            <w:bCs/>
            <w:lang w:val="en-GB"/>
          </w:rPr>
          <w:t>Cleaned Dataset</w:t>
        </w:r>
      </w:ins>
      <w:bookmarkEnd w:id="5900"/>
    </w:p>
    <w:p w14:paraId="447140AD" w14:textId="504D2579" w:rsidR="00D50DD0" w:rsidRPr="004A4B49" w:rsidDel="00A5663B" w:rsidRDefault="00D50DD0" w:rsidP="00D50DD0">
      <w:pPr>
        <w:rPr>
          <w:del w:id="5902" w:author="tedo gogoladze" w:date="2020-01-06T14:59:00Z"/>
          <w:rFonts w:cstheme="minorHAnsi"/>
          <w:lang w:val="en-GB"/>
          <w:rPrChange w:id="5903" w:author="Mario Ezequiel Scott" w:date="2019-12-29T19:14:00Z">
            <w:rPr>
              <w:del w:id="5904" w:author="tedo gogoladze" w:date="2020-01-06T14:59:00Z"/>
              <w:rFonts w:cstheme="minorHAnsi"/>
            </w:rPr>
          </w:rPrChange>
        </w:rPr>
      </w:pPr>
    </w:p>
    <w:p w14:paraId="1D6CC1D2" w14:textId="6D552BFC" w:rsidR="002209DE" w:rsidRPr="004A4B49" w:rsidDel="00137BAB" w:rsidRDefault="002209DE" w:rsidP="00A801CD">
      <w:pPr>
        <w:pStyle w:val="Heading3"/>
        <w:numPr>
          <w:ilvl w:val="2"/>
          <w:numId w:val="76"/>
        </w:numPr>
        <w:rPr>
          <w:del w:id="5905" w:author="Mario Ezequiel Scott" w:date="2020-01-02T16:45:00Z"/>
          <w:lang w:val="en-GB"/>
          <w:rPrChange w:id="5906" w:author="Mario Ezequiel Scott" w:date="2019-12-29T19:14:00Z">
            <w:rPr>
              <w:del w:id="5907" w:author="Mario Ezequiel Scott" w:date="2020-01-02T16:45:00Z"/>
            </w:rPr>
          </w:rPrChange>
        </w:rPr>
      </w:pPr>
      <w:commentRangeStart w:id="5908"/>
      <w:del w:id="5909" w:author="Mario Ezequiel Scott" w:date="2020-01-02T16:45:00Z">
        <w:r w:rsidRPr="004A4B49" w:rsidDel="00137BAB">
          <w:rPr>
            <w:b w:val="0"/>
            <w:bCs w:val="0"/>
            <w:lang w:val="en-GB"/>
            <w:rPrChange w:id="5910" w:author="Mario Ezequiel Scott" w:date="2019-12-29T19:14:00Z">
              <w:rPr>
                <w:b w:val="0"/>
                <w:bCs w:val="0"/>
              </w:rPr>
            </w:rPrChange>
          </w:rPr>
          <w:delText>Metrics from the research of E.Scott</w:delText>
        </w:r>
        <w:bookmarkStart w:id="5911" w:name="_Toc29215022"/>
        <w:bookmarkStart w:id="5912" w:name="_Toc29215155"/>
        <w:bookmarkEnd w:id="5911"/>
        <w:bookmarkEnd w:id="5912"/>
      </w:del>
    </w:p>
    <w:p w14:paraId="2BA44A95" w14:textId="5FE7A1AC" w:rsidR="002209DE" w:rsidRPr="004A4B49" w:rsidDel="00137BAB" w:rsidRDefault="008A200B" w:rsidP="002209DE">
      <w:pPr>
        <w:rPr>
          <w:del w:id="5913" w:author="Mario Ezequiel Scott" w:date="2020-01-02T16:45:00Z"/>
          <w:rFonts w:cstheme="minorHAnsi"/>
          <w:lang w:val="en-GB"/>
          <w:rPrChange w:id="5914" w:author="Mario Ezequiel Scott" w:date="2019-12-29T19:14:00Z">
            <w:rPr>
              <w:del w:id="5915" w:author="Mario Ezequiel Scott" w:date="2020-01-02T16:45:00Z"/>
              <w:rFonts w:cstheme="minorHAnsi"/>
            </w:rPr>
          </w:rPrChange>
        </w:rPr>
      </w:pPr>
      <w:del w:id="5916" w:author="Mario Ezequiel Scott" w:date="2020-01-02T16:45:00Z">
        <w:r w:rsidRPr="004A4B49" w:rsidDel="00137BAB">
          <w:rPr>
            <w:rFonts w:cstheme="minorHAnsi"/>
            <w:lang w:val="en-GB"/>
            <w:rPrChange w:id="5917" w:author="Mario Ezequiel Scott" w:date="2019-12-29T19:14:00Z">
              <w:rPr>
                <w:rFonts w:cstheme="minorHAnsi"/>
              </w:rPr>
            </w:rPrChange>
          </w:rPr>
          <w:delText xml:space="preserve">Apart from the software developer`s personality traits research in the accordance of agile metrics, this research is also establishing the bonds with Big 5 and FLSM models, by validating the papers of E.sidiiquei and </w:delText>
        </w:r>
        <w:r w:rsidR="002209DE" w:rsidRPr="004A4B49" w:rsidDel="00137BAB">
          <w:rPr>
            <w:rFonts w:cstheme="minorHAnsi"/>
            <w:lang w:val="en-GB"/>
            <w:rPrChange w:id="5918" w:author="Mario Ezequiel Scott" w:date="2019-12-29T19:14:00Z">
              <w:rPr>
                <w:rFonts w:cstheme="minorHAnsi"/>
              </w:rPr>
            </w:rPrChange>
          </w:rPr>
          <w:delText>E.Scott</w:delText>
        </w:r>
        <w:r w:rsidRPr="004A4B49" w:rsidDel="00137BAB">
          <w:rPr>
            <w:rFonts w:cstheme="minorHAnsi"/>
            <w:lang w:val="en-GB"/>
            <w:rPrChange w:id="5919" w:author="Mario Ezequiel Scott" w:date="2019-12-29T19:14:00Z">
              <w:rPr>
                <w:rFonts w:cstheme="minorHAnsi"/>
              </w:rPr>
            </w:rPrChange>
          </w:rPr>
          <w:delText xml:space="preserve">. Scott </w:delText>
        </w:r>
        <w:r w:rsidR="002209DE" w:rsidRPr="004A4B49" w:rsidDel="00137BAB">
          <w:rPr>
            <w:rFonts w:cstheme="minorHAnsi"/>
            <w:lang w:val="en-GB"/>
            <w:rPrChange w:id="5920" w:author="Mario Ezequiel Scott" w:date="2019-12-29T19:14:00Z">
              <w:rPr>
                <w:rFonts w:cstheme="minorHAnsi"/>
              </w:rPr>
            </w:rPrChange>
          </w:rPr>
          <w:delText>used Felder-Silverman Learning Styles to explain the SCRUM methodology preferences and metrics</w:delText>
        </w:r>
        <w:r w:rsidRPr="004A4B49" w:rsidDel="00137BAB">
          <w:rPr>
            <w:rFonts w:cstheme="minorHAnsi"/>
            <w:lang w:val="en-GB"/>
            <w:rPrChange w:id="5921" w:author="Mario Ezequiel Scott" w:date="2019-12-29T19:14:00Z">
              <w:rPr>
                <w:rFonts w:cstheme="minorHAnsi"/>
              </w:rPr>
            </w:rPrChange>
          </w:rPr>
          <w:delText xml:space="preserve">. Availability to replicate the same SCRUM metrics is given in the table </w:delText>
        </w:r>
        <w:r w:rsidR="001E4CF8" w:rsidRPr="004A4B49" w:rsidDel="00137BAB">
          <w:rPr>
            <w:rFonts w:cstheme="minorHAnsi"/>
            <w:lang w:val="en-GB"/>
            <w:rPrChange w:id="5922" w:author="Mario Ezequiel Scott" w:date="2019-12-29T19:14:00Z">
              <w:rPr>
                <w:rFonts w:cstheme="minorHAnsi"/>
              </w:rPr>
            </w:rPrChange>
          </w:rPr>
          <w:delText>15</w:delText>
        </w:r>
        <w:r w:rsidRPr="004A4B49" w:rsidDel="00137BAB">
          <w:rPr>
            <w:rFonts w:cstheme="minorHAnsi"/>
            <w:lang w:val="en-GB"/>
            <w:rPrChange w:id="5923" w:author="Mario Ezequiel Scott" w:date="2019-12-29T19:14:00Z">
              <w:rPr>
                <w:rFonts w:cstheme="minorHAnsi"/>
              </w:rPr>
            </w:rPrChange>
          </w:rPr>
          <w:delText>.</w:delText>
        </w:r>
        <w:bookmarkStart w:id="5924" w:name="_Toc29215023"/>
        <w:bookmarkStart w:id="5925" w:name="_Toc29215156"/>
        <w:bookmarkEnd w:id="5924"/>
        <w:bookmarkEnd w:id="5925"/>
      </w:del>
    </w:p>
    <w:tbl>
      <w:tblPr>
        <w:tblW w:w="6160" w:type="dxa"/>
        <w:tblLook w:val="04A0" w:firstRow="1" w:lastRow="0" w:firstColumn="1" w:lastColumn="0" w:noHBand="0" w:noVBand="1"/>
      </w:tblPr>
      <w:tblGrid>
        <w:gridCol w:w="1880"/>
        <w:gridCol w:w="1080"/>
        <w:gridCol w:w="3200"/>
      </w:tblGrid>
      <w:tr w:rsidR="002209DE" w:rsidRPr="004A4B49" w:rsidDel="00137BAB" w14:paraId="586BBCD8" w14:textId="23E8D01A" w:rsidTr="00794694">
        <w:trPr>
          <w:trHeight w:val="300"/>
          <w:del w:id="5926" w:author="Mario Ezequiel Scott" w:date="2020-01-02T16:45:00Z"/>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CDF2E5" w14:textId="213A0F39" w:rsidR="002209DE" w:rsidRPr="004A4B49" w:rsidDel="00137BAB" w:rsidRDefault="002209DE" w:rsidP="00794694">
            <w:pPr>
              <w:spacing w:after="0"/>
              <w:rPr>
                <w:del w:id="5927" w:author="Mario Ezequiel Scott" w:date="2020-01-02T16:45:00Z"/>
                <w:rFonts w:ascii="Calibri" w:eastAsia="Times New Roman" w:hAnsi="Calibri" w:cs="Calibri"/>
                <w:b/>
                <w:bCs/>
                <w:color w:val="000000"/>
                <w:lang w:val="en-GB"/>
                <w:rPrChange w:id="5928" w:author="Mario Ezequiel Scott" w:date="2019-12-29T19:14:00Z">
                  <w:rPr>
                    <w:del w:id="5929" w:author="Mario Ezequiel Scott" w:date="2020-01-02T16:45:00Z"/>
                    <w:rFonts w:ascii="Calibri" w:eastAsia="Times New Roman" w:hAnsi="Calibri" w:cs="Calibri"/>
                    <w:b/>
                    <w:bCs/>
                    <w:color w:val="000000"/>
                  </w:rPr>
                </w:rPrChange>
              </w:rPr>
            </w:pPr>
            <w:del w:id="5930" w:author="Mario Ezequiel Scott" w:date="2020-01-02T16:45:00Z">
              <w:r w:rsidRPr="004A4B49" w:rsidDel="00137BAB">
                <w:rPr>
                  <w:rFonts w:ascii="Calibri" w:eastAsia="Times New Roman" w:hAnsi="Calibri" w:cs="Calibri"/>
                  <w:b/>
                  <w:bCs/>
                  <w:color w:val="000000"/>
                  <w:lang w:val="en-GB"/>
                  <w:rPrChange w:id="5931" w:author="Mario Ezequiel Scott" w:date="2019-12-29T19:14:00Z">
                    <w:rPr>
                      <w:rFonts w:ascii="Calibri" w:eastAsia="Times New Roman" w:hAnsi="Calibri" w:cs="Calibri"/>
                      <w:b/>
                      <w:bCs/>
                      <w:color w:val="000000"/>
                    </w:rPr>
                  </w:rPrChange>
                </w:rPr>
                <w:delText>Metric</w:delText>
              </w:r>
              <w:bookmarkStart w:id="5932" w:name="_Toc29215024"/>
              <w:bookmarkStart w:id="5933" w:name="_Toc29215157"/>
              <w:bookmarkEnd w:id="5932"/>
              <w:bookmarkEnd w:id="5933"/>
            </w:del>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FEC20F1" w14:textId="4156FF54" w:rsidR="002209DE" w:rsidRPr="004A4B49" w:rsidDel="00137BAB" w:rsidRDefault="002209DE" w:rsidP="00794694">
            <w:pPr>
              <w:spacing w:after="0"/>
              <w:rPr>
                <w:del w:id="5934" w:author="Mario Ezequiel Scott" w:date="2020-01-02T16:45:00Z"/>
                <w:rFonts w:ascii="Calibri" w:eastAsia="Times New Roman" w:hAnsi="Calibri" w:cs="Calibri"/>
                <w:b/>
                <w:bCs/>
                <w:color w:val="000000"/>
                <w:lang w:val="en-GB"/>
                <w:rPrChange w:id="5935" w:author="Mario Ezequiel Scott" w:date="2019-12-29T19:14:00Z">
                  <w:rPr>
                    <w:del w:id="5936" w:author="Mario Ezequiel Scott" w:date="2020-01-02T16:45:00Z"/>
                    <w:rFonts w:ascii="Calibri" w:eastAsia="Times New Roman" w:hAnsi="Calibri" w:cs="Calibri"/>
                    <w:b/>
                    <w:bCs/>
                    <w:color w:val="000000"/>
                  </w:rPr>
                </w:rPrChange>
              </w:rPr>
            </w:pPr>
            <w:del w:id="5937" w:author="Mario Ezequiel Scott" w:date="2020-01-02T16:45:00Z">
              <w:r w:rsidRPr="004A4B49" w:rsidDel="00137BAB">
                <w:rPr>
                  <w:rFonts w:ascii="Calibri" w:eastAsia="Times New Roman" w:hAnsi="Calibri" w:cs="Calibri"/>
                  <w:b/>
                  <w:bCs/>
                  <w:color w:val="000000"/>
                  <w:lang w:val="en-GB"/>
                  <w:rPrChange w:id="5938" w:author="Mario Ezequiel Scott" w:date="2019-12-29T19:14:00Z">
                    <w:rPr>
                      <w:rFonts w:ascii="Calibri" w:eastAsia="Times New Roman" w:hAnsi="Calibri" w:cs="Calibri"/>
                      <w:b/>
                      <w:bCs/>
                      <w:color w:val="000000"/>
                    </w:rPr>
                  </w:rPrChange>
                </w:rPr>
                <w:delText>Value</w:delText>
              </w:r>
              <w:bookmarkStart w:id="5939" w:name="_Toc29215025"/>
              <w:bookmarkStart w:id="5940" w:name="_Toc29215158"/>
              <w:bookmarkEnd w:id="5939"/>
              <w:bookmarkEnd w:id="5940"/>
            </w:del>
          </w:p>
        </w:tc>
        <w:tc>
          <w:tcPr>
            <w:tcW w:w="3200" w:type="dxa"/>
            <w:tcBorders>
              <w:top w:val="single" w:sz="4" w:space="0" w:color="auto"/>
              <w:left w:val="nil"/>
              <w:bottom w:val="single" w:sz="4" w:space="0" w:color="auto"/>
              <w:right w:val="single" w:sz="4" w:space="0" w:color="auto"/>
            </w:tcBorders>
            <w:shd w:val="clear" w:color="auto" w:fill="auto"/>
            <w:noWrap/>
            <w:vAlign w:val="bottom"/>
            <w:hideMark/>
          </w:tcPr>
          <w:p w14:paraId="50B8B104" w14:textId="011F2C08" w:rsidR="002209DE" w:rsidRPr="004A4B49" w:rsidDel="00137BAB" w:rsidRDefault="002209DE" w:rsidP="00794694">
            <w:pPr>
              <w:spacing w:after="0"/>
              <w:rPr>
                <w:del w:id="5941" w:author="Mario Ezequiel Scott" w:date="2020-01-02T16:45:00Z"/>
                <w:rFonts w:ascii="Calibri" w:eastAsia="Times New Roman" w:hAnsi="Calibri" w:cs="Calibri"/>
                <w:b/>
                <w:bCs/>
                <w:color w:val="000000"/>
                <w:lang w:val="en-GB"/>
                <w:rPrChange w:id="5942" w:author="Mario Ezequiel Scott" w:date="2019-12-29T19:14:00Z">
                  <w:rPr>
                    <w:del w:id="5943" w:author="Mario Ezequiel Scott" w:date="2020-01-02T16:45:00Z"/>
                    <w:rFonts w:ascii="Calibri" w:eastAsia="Times New Roman" w:hAnsi="Calibri" w:cs="Calibri"/>
                    <w:b/>
                    <w:bCs/>
                    <w:color w:val="000000"/>
                  </w:rPr>
                </w:rPrChange>
              </w:rPr>
            </w:pPr>
            <w:del w:id="5944" w:author="Mario Ezequiel Scott" w:date="2020-01-02T16:45:00Z">
              <w:r w:rsidRPr="004A4B49" w:rsidDel="00137BAB">
                <w:rPr>
                  <w:rFonts w:ascii="Calibri" w:eastAsia="Times New Roman" w:hAnsi="Calibri" w:cs="Calibri"/>
                  <w:b/>
                  <w:bCs/>
                  <w:color w:val="000000"/>
                  <w:lang w:val="en-GB"/>
                  <w:rPrChange w:id="5945" w:author="Mario Ezequiel Scott" w:date="2019-12-29T19:14:00Z">
                    <w:rPr>
                      <w:rFonts w:ascii="Calibri" w:eastAsia="Times New Roman" w:hAnsi="Calibri" w:cs="Calibri"/>
                      <w:b/>
                      <w:bCs/>
                      <w:color w:val="000000"/>
                    </w:rPr>
                  </w:rPrChange>
                </w:rPr>
                <w:delText>Comment</w:delText>
              </w:r>
              <w:bookmarkStart w:id="5946" w:name="_Toc29215026"/>
              <w:bookmarkStart w:id="5947" w:name="_Toc29215159"/>
              <w:bookmarkEnd w:id="5946"/>
              <w:bookmarkEnd w:id="5947"/>
            </w:del>
          </w:p>
        </w:tc>
        <w:bookmarkStart w:id="5948" w:name="_Toc29215027"/>
        <w:bookmarkStart w:id="5949" w:name="_Toc29215160"/>
        <w:bookmarkEnd w:id="5948"/>
        <w:bookmarkEnd w:id="5949"/>
      </w:tr>
      <w:tr w:rsidR="002209DE" w:rsidRPr="004A4B49" w:rsidDel="00137BAB" w14:paraId="30A3C61B" w14:textId="6E97B607" w:rsidTr="00794694">
        <w:trPr>
          <w:trHeight w:val="300"/>
          <w:del w:id="5950" w:author="Mario Ezequiel Scott" w:date="2020-01-02T16:45:00Z"/>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383894DE" w14:textId="2CD1C400" w:rsidR="002209DE" w:rsidRPr="004A4B49" w:rsidDel="00137BAB" w:rsidRDefault="002209DE" w:rsidP="00794694">
            <w:pPr>
              <w:spacing w:after="0"/>
              <w:rPr>
                <w:del w:id="5951" w:author="Mario Ezequiel Scott" w:date="2020-01-02T16:45:00Z"/>
                <w:rFonts w:ascii="Calibri" w:eastAsia="Times New Roman" w:hAnsi="Calibri" w:cs="Calibri"/>
                <w:color w:val="000000"/>
                <w:lang w:val="en-GB"/>
                <w:rPrChange w:id="5952" w:author="Mario Ezequiel Scott" w:date="2019-12-29T19:14:00Z">
                  <w:rPr>
                    <w:del w:id="5953" w:author="Mario Ezequiel Scott" w:date="2020-01-02T16:45:00Z"/>
                    <w:rFonts w:ascii="Calibri" w:eastAsia="Times New Roman" w:hAnsi="Calibri" w:cs="Calibri"/>
                    <w:color w:val="000000"/>
                  </w:rPr>
                </w:rPrChange>
              </w:rPr>
            </w:pPr>
            <w:del w:id="5954" w:author="Mario Ezequiel Scott" w:date="2020-01-02T16:45:00Z">
              <w:r w:rsidRPr="004A4B49" w:rsidDel="00137BAB">
                <w:rPr>
                  <w:rFonts w:ascii="Calibri" w:eastAsia="Times New Roman" w:hAnsi="Calibri" w:cs="Calibri"/>
                  <w:color w:val="000000"/>
                  <w:lang w:val="en-GB"/>
                  <w:rPrChange w:id="5955" w:author="Mario Ezequiel Scott" w:date="2019-12-29T19:14:00Z">
                    <w:rPr>
                      <w:rFonts w:ascii="Calibri" w:eastAsia="Times New Roman" w:hAnsi="Calibri" w:cs="Calibri"/>
                      <w:color w:val="000000"/>
                    </w:rPr>
                  </w:rPrChange>
                </w:rPr>
                <w:delText>State</w:delText>
              </w:r>
              <w:bookmarkStart w:id="5956" w:name="_Toc29215028"/>
              <w:bookmarkStart w:id="5957" w:name="_Toc29215161"/>
              <w:bookmarkEnd w:id="5956"/>
              <w:bookmarkEnd w:id="5957"/>
            </w:del>
          </w:p>
        </w:tc>
        <w:tc>
          <w:tcPr>
            <w:tcW w:w="1080" w:type="dxa"/>
            <w:tcBorders>
              <w:top w:val="nil"/>
              <w:left w:val="nil"/>
              <w:bottom w:val="single" w:sz="4" w:space="0" w:color="auto"/>
              <w:right w:val="single" w:sz="4" w:space="0" w:color="auto"/>
            </w:tcBorders>
            <w:shd w:val="clear" w:color="000000" w:fill="EDEDED"/>
            <w:noWrap/>
            <w:vAlign w:val="bottom"/>
            <w:hideMark/>
          </w:tcPr>
          <w:p w14:paraId="6DB3DFCA" w14:textId="1FB736D3" w:rsidR="002209DE" w:rsidRPr="004A4B49" w:rsidDel="00137BAB" w:rsidRDefault="002209DE" w:rsidP="00794694">
            <w:pPr>
              <w:spacing w:after="0"/>
              <w:rPr>
                <w:del w:id="5958" w:author="Mario Ezequiel Scott" w:date="2020-01-02T16:45:00Z"/>
                <w:rFonts w:ascii="Calibri" w:eastAsia="Times New Roman" w:hAnsi="Calibri" w:cs="Calibri"/>
                <w:color w:val="000000"/>
                <w:lang w:val="en-GB"/>
                <w:rPrChange w:id="5959" w:author="Mario Ezequiel Scott" w:date="2019-12-29T19:14:00Z">
                  <w:rPr>
                    <w:del w:id="5960" w:author="Mario Ezequiel Scott" w:date="2020-01-02T16:45:00Z"/>
                    <w:rFonts w:ascii="Calibri" w:eastAsia="Times New Roman" w:hAnsi="Calibri" w:cs="Calibri"/>
                    <w:color w:val="000000"/>
                  </w:rPr>
                </w:rPrChange>
              </w:rPr>
            </w:pPr>
            <w:del w:id="5961" w:author="Mario Ezequiel Scott" w:date="2020-01-02T16:45:00Z">
              <w:r w:rsidRPr="004A4B49" w:rsidDel="00137BAB">
                <w:rPr>
                  <w:rFonts w:ascii="Calibri" w:eastAsia="Times New Roman" w:hAnsi="Calibri" w:cs="Calibri"/>
                  <w:color w:val="000000"/>
                  <w:lang w:val="en-GB"/>
                  <w:rPrChange w:id="5962" w:author="Mario Ezequiel Scott" w:date="2019-12-29T19:14:00Z">
                    <w:rPr>
                      <w:rFonts w:ascii="Calibri" w:eastAsia="Times New Roman" w:hAnsi="Calibri" w:cs="Calibri"/>
                      <w:color w:val="000000"/>
                    </w:rPr>
                  </w:rPrChange>
                </w:rPr>
                <w:delText>to do</w:delText>
              </w:r>
              <w:bookmarkStart w:id="5963" w:name="_Toc29215029"/>
              <w:bookmarkStart w:id="5964" w:name="_Toc29215162"/>
              <w:bookmarkEnd w:id="5963"/>
              <w:bookmarkEnd w:id="5964"/>
            </w:del>
          </w:p>
        </w:tc>
        <w:tc>
          <w:tcPr>
            <w:tcW w:w="3200" w:type="dxa"/>
            <w:tcBorders>
              <w:top w:val="nil"/>
              <w:left w:val="nil"/>
              <w:bottom w:val="single" w:sz="4" w:space="0" w:color="auto"/>
              <w:right w:val="single" w:sz="4" w:space="0" w:color="auto"/>
            </w:tcBorders>
            <w:shd w:val="clear" w:color="000000" w:fill="EDEDED"/>
            <w:noWrap/>
            <w:vAlign w:val="bottom"/>
            <w:hideMark/>
          </w:tcPr>
          <w:p w14:paraId="289D2BBD" w14:textId="05BAE960" w:rsidR="002209DE" w:rsidRPr="004A4B49" w:rsidDel="00137BAB" w:rsidRDefault="002209DE" w:rsidP="00794694">
            <w:pPr>
              <w:spacing w:after="0"/>
              <w:rPr>
                <w:del w:id="5965" w:author="Mario Ezequiel Scott" w:date="2020-01-02T16:45:00Z"/>
                <w:rFonts w:ascii="Calibri" w:eastAsia="Times New Roman" w:hAnsi="Calibri" w:cs="Calibri"/>
                <w:color w:val="000000"/>
                <w:lang w:val="en-GB"/>
                <w:rPrChange w:id="5966" w:author="Mario Ezequiel Scott" w:date="2019-12-29T19:14:00Z">
                  <w:rPr>
                    <w:del w:id="5967" w:author="Mario Ezequiel Scott" w:date="2020-01-02T16:45:00Z"/>
                    <w:rFonts w:ascii="Calibri" w:eastAsia="Times New Roman" w:hAnsi="Calibri" w:cs="Calibri"/>
                    <w:color w:val="000000"/>
                  </w:rPr>
                </w:rPrChange>
              </w:rPr>
            </w:pPr>
            <w:del w:id="5968" w:author="Mario Ezequiel Scott" w:date="2020-01-02T16:45:00Z">
              <w:r w:rsidRPr="004A4B49" w:rsidDel="00137BAB">
                <w:rPr>
                  <w:rFonts w:ascii="Calibri" w:eastAsia="Times New Roman" w:hAnsi="Calibri" w:cs="Calibri"/>
                  <w:color w:val="000000"/>
                  <w:lang w:val="en-GB"/>
                  <w:rPrChange w:id="5969" w:author="Mario Ezequiel Scott" w:date="2019-12-29T19:14:00Z">
                    <w:rPr>
                      <w:rFonts w:ascii="Calibri" w:eastAsia="Times New Roman" w:hAnsi="Calibri" w:cs="Calibri"/>
                      <w:color w:val="000000"/>
                    </w:rPr>
                  </w:rPrChange>
                </w:rPr>
                <w:delText>avalable</w:delText>
              </w:r>
              <w:bookmarkStart w:id="5970" w:name="_Toc29215030"/>
              <w:bookmarkStart w:id="5971" w:name="_Toc29215163"/>
              <w:bookmarkEnd w:id="5970"/>
              <w:bookmarkEnd w:id="5971"/>
            </w:del>
          </w:p>
        </w:tc>
        <w:bookmarkStart w:id="5972" w:name="_Toc29215031"/>
        <w:bookmarkStart w:id="5973" w:name="_Toc29215164"/>
        <w:bookmarkEnd w:id="5972"/>
        <w:bookmarkEnd w:id="5973"/>
      </w:tr>
      <w:tr w:rsidR="002209DE" w:rsidRPr="004A4B49" w:rsidDel="00137BAB" w14:paraId="0FB15FA2" w14:textId="4D409F27" w:rsidTr="00794694">
        <w:trPr>
          <w:trHeight w:val="300"/>
          <w:del w:id="5974" w:author="Mario Ezequiel Scott" w:date="2020-01-02T16:45:00Z"/>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15F3C87C" w14:textId="24E6BA61" w:rsidR="002209DE" w:rsidRPr="004A4B49" w:rsidDel="00137BAB" w:rsidRDefault="002209DE" w:rsidP="00794694">
            <w:pPr>
              <w:spacing w:after="0"/>
              <w:rPr>
                <w:del w:id="5975" w:author="Mario Ezequiel Scott" w:date="2020-01-02T16:45:00Z"/>
                <w:rFonts w:ascii="Calibri" w:eastAsia="Times New Roman" w:hAnsi="Calibri" w:cs="Calibri"/>
                <w:color w:val="000000"/>
                <w:lang w:val="en-GB"/>
                <w:rPrChange w:id="5976" w:author="Mario Ezequiel Scott" w:date="2019-12-29T19:14:00Z">
                  <w:rPr>
                    <w:del w:id="5977" w:author="Mario Ezequiel Scott" w:date="2020-01-02T16:45:00Z"/>
                    <w:rFonts w:ascii="Calibri" w:eastAsia="Times New Roman" w:hAnsi="Calibri" w:cs="Calibri"/>
                    <w:color w:val="000000"/>
                  </w:rPr>
                </w:rPrChange>
              </w:rPr>
            </w:pPr>
            <w:del w:id="5978" w:author="Mario Ezequiel Scott" w:date="2020-01-02T16:45:00Z">
              <w:r w:rsidRPr="004A4B49" w:rsidDel="00137BAB">
                <w:rPr>
                  <w:rFonts w:ascii="Calibri" w:eastAsia="Times New Roman" w:hAnsi="Calibri" w:cs="Calibri"/>
                  <w:color w:val="000000"/>
                  <w:lang w:val="en-GB"/>
                  <w:rPrChange w:id="5979" w:author="Mario Ezequiel Scott" w:date="2019-12-29T19:14:00Z">
                    <w:rPr>
                      <w:rFonts w:ascii="Calibri" w:eastAsia="Times New Roman" w:hAnsi="Calibri" w:cs="Calibri"/>
                      <w:color w:val="000000"/>
                    </w:rPr>
                  </w:rPrChange>
                </w:rPr>
                <w:delText>State</w:delText>
              </w:r>
              <w:bookmarkStart w:id="5980" w:name="_Toc29215032"/>
              <w:bookmarkStart w:id="5981" w:name="_Toc29215165"/>
              <w:bookmarkEnd w:id="5980"/>
              <w:bookmarkEnd w:id="5981"/>
            </w:del>
          </w:p>
        </w:tc>
        <w:tc>
          <w:tcPr>
            <w:tcW w:w="1080" w:type="dxa"/>
            <w:tcBorders>
              <w:top w:val="nil"/>
              <w:left w:val="nil"/>
              <w:bottom w:val="single" w:sz="4" w:space="0" w:color="auto"/>
              <w:right w:val="single" w:sz="4" w:space="0" w:color="auto"/>
            </w:tcBorders>
            <w:shd w:val="clear" w:color="000000" w:fill="EDEDED"/>
            <w:noWrap/>
            <w:vAlign w:val="bottom"/>
            <w:hideMark/>
          </w:tcPr>
          <w:p w14:paraId="445F0C3F" w14:textId="168027DF" w:rsidR="002209DE" w:rsidRPr="004A4B49" w:rsidDel="00137BAB" w:rsidRDefault="002209DE" w:rsidP="00794694">
            <w:pPr>
              <w:spacing w:after="0"/>
              <w:rPr>
                <w:del w:id="5982" w:author="Mario Ezequiel Scott" w:date="2020-01-02T16:45:00Z"/>
                <w:rFonts w:ascii="Calibri" w:eastAsia="Times New Roman" w:hAnsi="Calibri" w:cs="Calibri"/>
                <w:color w:val="000000"/>
                <w:lang w:val="en-GB"/>
                <w:rPrChange w:id="5983" w:author="Mario Ezequiel Scott" w:date="2019-12-29T19:14:00Z">
                  <w:rPr>
                    <w:del w:id="5984" w:author="Mario Ezequiel Scott" w:date="2020-01-02T16:45:00Z"/>
                    <w:rFonts w:ascii="Calibri" w:eastAsia="Times New Roman" w:hAnsi="Calibri" w:cs="Calibri"/>
                    <w:color w:val="000000"/>
                  </w:rPr>
                </w:rPrChange>
              </w:rPr>
            </w:pPr>
            <w:del w:id="5985" w:author="Mario Ezequiel Scott" w:date="2020-01-02T16:45:00Z">
              <w:r w:rsidRPr="004A4B49" w:rsidDel="00137BAB">
                <w:rPr>
                  <w:rFonts w:ascii="Calibri" w:eastAsia="Times New Roman" w:hAnsi="Calibri" w:cs="Calibri"/>
                  <w:color w:val="000000"/>
                  <w:lang w:val="en-GB"/>
                  <w:rPrChange w:id="5986" w:author="Mario Ezequiel Scott" w:date="2019-12-29T19:14:00Z">
                    <w:rPr>
                      <w:rFonts w:ascii="Calibri" w:eastAsia="Times New Roman" w:hAnsi="Calibri" w:cs="Calibri"/>
                      <w:color w:val="000000"/>
                    </w:rPr>
                  </w:rPrChange>
                </w:rPr>
                <w:delText>doing</w:delText>
              </w:r>
              <w:bookmarkStart w:id="5987" w:name="_Toc29215033"/>
              <w:bookmarkStart w:id="5988" w:name="_Toc29215166"/>
              <w:bookmarkEnd w:id="5987"/>
              <w:bookmarkEnd w:id="5988"/>
            </w:del>
          </w:p>
        </w:tc>
        <w:tc>
          <w:tcPr>
            <w:tcW w:w="3200" w:type="dxa"/>
            <w:tcBorders>
              <w:top w:val="nil"/>
              <w:left w:val="nil"/>
              <w:bottom w:val="single" w:sz="4" w:space="0" w:color="auto"/>
              <w:right w:val="single" w:sz="4" w:space="0" w:color="auto"/>
            </w:tcBorders>
            <w:shd w:val="clear" w:color="000000" w:fill="EDEDED"/>
            <w:noWrap/>
            <w:vAlign w:val="bottom"/>
            <w:hideMark/>
          </w:tcPr>
          <w:p w14:paraId="0D65A681" w14:textId="327F0070" w:rsidR="002209DE" w:rsidRPr="004A4B49" w:rsidDel="00137BAB" w:rsidRDefault="002209DE" w:rsidP="00794694">
            <w:pPr>
              <w:spacing w:after="0"/>
              <w:rPr>
                <w:del w:id="5989" w:author="Mario Ezequiel Scott" w:date="2020-01-02T16:45:00Z"/>
                <w:rFonts w:ascii="Calibri" w:eastAsia="Times New Roman" w:hAnsi="Calibri" w:cs="Calibri"/>
                <w:color w:val="000000"/>
                <w:lang w:val="en-GB"/>
                <w:rPrChange w:id="5990" w:author="Mario Ezequiel Scott" w:date="2019-12-29T19:14:00Z">
                  <w:rPr>
                    <w:del w:id="5991" w:author="Mario Ezequiel Scott" w:date="2020-01-02T16:45:00Z"/>
                    <w:rFonts w:ascii="Calibri" w:eastAsia="Times New Roman" w:hAnsi="Calibri" w:cs="Calibri"/>
                    <w:color w:val="000000"/>
                  </w:rPr>
                </w:rPrChange>
              </w:rPr>
            </w:pPr>
            <w:del w:id="5992" w:author="Mario Ezequiel Scott" w:date="2020-01-02T16:45:00Z">
              <w:r w:rsidRPr="004A4B49" w:rsidDel="00137BAB">
                <w:rPr>
                  <w:rFonts w:ascii="Calibri" w:eastAsia="Times New Roman" w:hAnsi="Calibri" w:cs="Calibri"/>
                  <w:color w:val="000000"/>
                  <w:lang w:val="en-GB"/>
                  <w:rPrChange w:id="5993" w:author="Mario Ezequiel Scott" w:date="2019-12-29T19:14:00Z">
                    <w:rPr>
                      <w:rFonts w:ascii="Calibri" w:eastAsia="Times New Roman" w:hAnsi="Calibri" w:cs="Calibri"/>
                      <w:color w:val="000000"/>
                    </w:rPr>
                  </w:rPrChange>
                </w:rPr>
                <w:delText>available</w:delText>
              </w:r>
              <w:bookmarkStart w:id="5994" w:name="_Toc29215034"/>
              <w:bookmarkStart w:id="5995" w:name="_Toc29215167"/>
              <w:bookmarkEnd w:id="5994"/>
              <w:bookmarkEnd w:id="5995"/>
            </w:del>
          </w:p>
        </w:tc>
        <w:bookmarkStart w:id="5996" w:name="_Toc29215035"/>
        <w:bookmarkStart w:id="5997" w:name="_Toc29215168"/>
        <w:bookmarkEnd w:id="5996"/>
        <w:bookmarkEnd w:id="5997"/>
      </w:tr>
      <w:tr w:rsidR="002209DE" w:rsidRPr="004A4B49" w:rsidDel="00137BAB" w14:paraId="1E211E7C" w14:textId="5323C5F1" w:rsidTr="00794694">
        <w:trPr>
          <w:trHeight w:val="300"/>
          <w:del w:id="5998" w:author="Mario Ezequiel Scott" w:date="2020-01-02T16:45:00Z"/>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2AE893E" w14:textId="38EA36CA" w:rsidR="002209DE" w:rsidRPr="004A4B49" w:rsidDel="00137BAB" w:rsidRDefault="002209DE" w:rsidP="00794694">
            <w:pPr>
              <w:spacing w:after="0"/>
              <w:rPr>
                <w:del w:id="5999" w:author="Mario Ezequiel Scott" w:date="2020-01-02T16:45:00Z"/>
                <w:rFonts w:ascii="Calibri" w:eastAsia="Times New Roman" w:hAnsi="Calibri" w:cs="Calibri"/>
                <w:color w:val="000000"/>
                <w:lang w:val="en-GB"/>
                <w:rPrChange w:id="6000" w:author="Mario Ezequiel Scott" w:date="2019-12-29T19:14:00Z">
                  <w:rPr>
                    <w:del w:id="6001" w:author="Mario Ezequiel Scott" w:date="2020-01-02T16:45:00Z"/>
                    <w:rFonts w:ascii="Calibri" w:eastAsia="Times New Roman" w:hAnsi="Calibri" w:cs="Calibri"/>
                    <w:color w:val="000000"/>
                  </w:rPr>
                </w:rPrChange>
              </w:rPr>
            </w:pPr>
            <w:del w:id="6002" w:author="Mario Ezequiel Scott" w:date="2020-01-02T16:45:00Z">
              <w:r w:rsidRPr="004A4B49" w:rsidDel="00137BAB">
                <w:rPr>
                  <w:rFonts w:ascii="Calibri" w:eastAsia="Times New Roman" w:hAnsi="Calibri" w:cs="Calibri"/>
                  <w:color w:val="000000"/>
                  <w:lang w:val="en-GB"/>
                  <w:rPrChange w:id="6003" w:author="Mario Ezequiel Scott" w:date="2019-12-29T19:14:00Z">
                    <w:rPr>
                      <w:rFonts w:ascii="Calibri" w:eastAsia="Times New Roman" w:hAnsi="Calibri" w:cs="Calibri"/>
                      <w:color w:val="000000"/>
                    </w:rPr>
                  </w:rPrChange>
                </w:rPr>
                <w:delText>State</w:delText>
              </w:r>
              <w:bookmarkStart w:id="6004" w:name="_Toc29215036"/>
              <w:bookmarkStart w:id="6005" w:name="_Toc29215169"/>
              <w:bookmarkEnd w:id="6004"/>
              <w:bookmarkEnd w:id="6005"/>
            </w:del>
          </w:p>
        </w:tc>
        <w:tc>
          <w:tcPr>
            <w:tcW w:w="1080" w:type="dxa"/>
            <w:tcBorders>
              <w:top w:val="nil"/>
              <w:left w:val="nil"/>
              <w:bottom w:val="single" w:sz="4" w:space="0" w:color="auto"/>
              <w:right w:val="single" w:sz="4" w:space="0" w:color="auto"/>
            </w:tcBorders>
            <w:shd w:val="clear" w:color="000000" w:fill="EDEDED"/>
            <w:noWrap/>
            <w:vAlign w:val="bottom"/>
            <w:hideMark/>
          </w:tcPr>
          <w:p w14:paraId="1CD3DCA1" w14:textId="4597744F" w:rsidR="002209DE" w:rsidRPr="004A4B49" w:rsidDel="00137BAB" w:rsidRDefault="002209DE" w:rsidP="00794694">
            <w:pPr>
              <w:spacing w:after="0"/>
              <w:rPr>
                <w:del w:id="6006" w:author="Mario Ezequiel Scott" w:date="2020-01-02T16:45:00Z"/>
                <w:rFonts w:ascii="Calibri" w:eastAsia="Times New Roman" w:hAnsi="Calibri" w:cs="Calibri"/>
                <w:color w:val="000000"/>
                <w:lang w:val="en-GB"/>
                <w:rPrChange w:id="6007" w:author="Mario Ezequiel Scott" w:date="2019-12-29T19:14:00Z">
                  <w:rPr>
                    <w:del w:id="6008" w:author="Mario Ezequiel Scott" w:date="2020-01-02T16:45:00Z"/>
                    <w:rFonts w:ascii="Calibri" w:eastAsia="Times New Roman" w:hAnsi="Calibri" w:cs="Calibri"/>
                    <w:color w:val="000000"/>
                  </w:rPr>
                </w:rPrChange>
              </w:rPr>
            </w:pPr>
            <w:del w:id="6009" w:author="Mario Ezequiel Scott" w:date="2020-01-02T16:45:00Z">
              <w:r w:rsidRPr="004A4B49" w:rsidDel="00137BAB">
                <w:rPr>
                  <w:rFonts w:ascii="Calibri" w:eastAsia="Times New Roman" w:hAnsi="Calibri" w:cs="Calibri"/>
                  <w:color w:val="000000"/>
                  <w:lang w:val="en-GB"/>
                  <w:rPrChange w:id="6010" w:author="Mario Ezequiel Scott" w:date="2019-12-29T19:14:00Z">
                    <w:rPr>
                      <w:rFonts w:ascii="Calibri" w:eastAsia="Times New Roman" w:hAnsi="Calibri" w:cs="Calibri"/>
                      <w:color w:val="000000"/>
                    </w:rPr>
                  </w:rPrChange>
                </w:rPr>
                <w:delText>done</w:delText>
              </w:r>
              <w:bookmarkStart w:id="6011" w:name="_Toc29215037"/>
              <w:bookmarkStart w:id="6012" w:name="_Toc29215170"/>
              <w:bookmarkEnd w:id="6011"/>
              <w:bookmarkEnd w:id="6012"/>
            </w:del>
          </w:p>
        </w:tc>
        <w:tc>
          <w:tcPr>
            <w:tcW w:w="3200" w:type="dxa"/>
            <w:tcBorders>
              <w:top w:val="nil"/>
              <w:left w:val="nil"/>
              <w:bottom w:val="single" w:sz="4" w:space="0" w:color="auto"/>
              <w:right w:val="single" w:sz="4" w:space="0" w:color="auto"/>
            </w:tcBorders>
            <w:shd w:val="clear" w:color="000000" w:fill="EDEDED"/>
            <w:noWrap/>
            <w:vAlign w:val="bottom"/>
            <w:hideMark/>
          </w:tcPr>
          <w:p w14:paraId="06C3BC72" w14:textId="1CADD07B" w:rsidR="002209DE" w:rsidRPr="004A4B49" w:rsidDel="00137BAB" w:rsidRDefault="002209DE" w:rsidP="00794694">
            <w:pPr>
              <w:spacing w:after="0"/>
              <w:rPr>
                <w:del w:id="6013" w:author="Mario Ezequiel Scott" w:date="2020-01-02T16:45:00Z"/>
                <w:rFonts w:ascii="Calibri" w:eastAsia="Times New Roman" w:hAnsi="Calibri" w:cs="Calibri"/>
                <w:color w:val="000000"/>
                <w:lang w:val="en-GB"/>
                <w:rPrChange w:id="6014" w:author="Mario Ezequiel Scott" w:date="2019-12-29T19:14:00Z">
                  <w:rPr>
                    <w:del w:id="6015" w:author="Mario Ezequiel Scott" w:date="2020-01-02T16:45:00Z"/>
                    <w:rFonts w:ascii="Calibri" w:eastAsia="Times New Roman" w:hAnsi="Calibri" w:cs="Calibri"/>
                    <w:color w:val="000000"/>
                  </w:rPr>
                </w:rPrChange>
              </w:rPr>
            </w:pPr>
            <w:del w:id="6016" w:author="Mario Ezequiel Scott" w:date="2020-01-02T16:45:00Z">
              <w:r w:rsidRPr="004A4B49" w:rsidDel="00137BAB">
                <w:rPr>
                  <w:rFonts w:ascii="Calibri" w:eastAsia="Times New Roman" w:hAnsi="Calibri" w:cs="Calibri"/>
                  <w:color w:val="000000"/>
                  <w:lang w:val="en-GB"/>
                  <w:rPrChange w:id="6017" w:author="Mario Ezequiel Scott" w:date="2019-12-29T19:14:00Z">
                    <w:rPr>
                      <w:rFonts w:ascii="Calibri" w:eastAsia="Times New Roman" w:hAnsi="Calibri" w:cs="Calibri"/>
                      <w:color w:val="000000"/>
                    </w:rPr>
                  </w:rPrChange>
                </w:rPr>
                <w:delText>available</w:delText>
              </w:r>
              <w:bookmarkStart w:id="6018" w:name="_Toc29215038"/>
              <w:bookmarkStart w:id="6019" w:name="_Toc29215171"/>
              <w:bookmarkEnd w:id="6018"/>
              <w:bookmarkEnd w:id="6019"/>
            </w:del>
          </w:p>
        </w:tc>
        <w:bookmarkStart w:id="6020" w:name="_Toc29215039"/>
        <w:bookmarkStart w:id="6021" w:name="_Toc29215172"/>
        <w:bookmarkEnd w:id="6020"/>
        <w:bookmarkEnd w:id="6021"/>
      </w:tr>
      <w:tr w:rsidR="002209DE" w:rsidRPr="004A4B49" w:rsidDel="00137BAB" w14:paraId="47ACA7F1" w14:textId="3D82C578" w:rsidTr="00794694">
        <w:trPr>
          <w:trHeight w:val="300"/>
          <w:del w:id="6022" w:author="Mario Ezequiel Scott" w:date="2020-01-02T16:45:00Z"/>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779B2FF1" w14:textId="6997E733" w:rsidR="002209DE" w:rsidRPr="004A4B49" w:rsidDel="00137BAB" w:rsidRDefault="002209DE" w:rsidP="00794694">
            <w:pPr>
              <w:spacing w:after="0"/>
              <w:rPr>
                <w:del w:id="6023" w:author="Mario Ezequiel Scott" w:date="2020-01-02T16:45:00Z"/>
                <w:rFonts w:ascii="Calibri" w:eastAsia="Times New Roman" w:hAnsi="Calibri" w:cs="Calibri"/>
                <w:color w:val="000000"/>
                <w:lang w:val="en-GB"/>
                <w:rPrChange w:id="6024" w:author="Mario Ezequiel Scott" w:date="2019-12-29T19:14:00Z">
                  <w:rPr>
                    <w:del w:id="6025" w:author="Mario Ezequiel Scott" w:date="2020-01-02T16:45:00Z"/>
                    <w:rFonts w:ascii="Calibri" w:eastAsia="Times New Roman" w:hAnsi="Calibri" w:cs="Calibri"/>
                    <w:color w:val="000000"/>
                  </w:rPr>
                </w:rPrChange>
              </w:rPr>
            </w:pPr>
            <w:del w:id="6026" w:author="Mario Ezequiel Scott" w:date="2020-01-02T16:45:00Z">
              <w:r w:rsidRPr="004A4B49" w:rsidDel="00137BAB">
                <w:rPr>
                  <w:rFonts w:ascii="Calibri" w:eastAsia="Times New Roman" w:hAnsi="Calibri" w:cs="Calibri"/>
                  <w:color w:val="000000"/>
                  <w:lang w:val="en-GB"/>
                  <w:rPrChange w:id="6027" w:author="Mario Ezequiel Scott" w:date="2019-12-29T19:14:00Z">
                    <w:rPr>
                      <w:rFonts w:ascii="Calibri" w:eastAsia="Times New Roman" w:hAnsi="Calibri" w:cs="Calibri"/>
                      <w:color w:val="000000"/>
                    </w:rPr>
                  </w:rPrChange>
                </w:rPr>
                <w:delText>Prioritization</w:delText>
              </w:r>
              <w:bookmarkStart w:id="6028" w:name="_Toc29215040"/>
              <w:bookmarkStart w:id="6029" w:name="_Toc29215173"/>
              <w:bookmarkEnd w:id="6028"/>
              <w:bookmarkEnd w:id="6029"/>
            </w:del>
          </w:p>
        </w:tc>
        <w:tc>
          <w:tcPr>
            <w:tcW w:w="1080" w:type="dxa"/>
            <w:tcBorders>
              <w:top w:val="nil"/>
              <w:left w:val="nil"/>
              <w:bottom w:val="single" w:sz="4" w:space="0" w:color="auto"/>
              <w:right w:val="single" w:sz="4" w:space="0" w:color="auto"/>
            </w:tcBorders>
            <w:shd w:val="clear" w:color="000000" w:fill="EDEDED"/>
            <w:noWrap/>
            <w:vAlign w:val="bottom"/>
            <w:hideMark/>
          </w:tcPr>
          <w:p w14:paraId="178B39E6" w14:textId="64A55A95" w:rsidR="002209DE" w:rsidRPr="004A4B49" w:rsidDel="00137BAB" w:rsidRDefault="002209DE" w:rsidP="00794694">
            <w:pPr>
              <w:spacing w:after="0"/>
              <w:rPr>
                <w:del w:id="6030" w:author="Mario Ezequiel Scott" w:date="2020-01-02T16:45:00Z"/>
                <w:rFonts w:ascii="Calibri" w:eastAsia="Times New Roman" w:hAnsi="Calibri" w:cs="Calibri"/>
                <w:color w:val="000000"/>
                <w:lang w:val="en-GB"/>
                <w:rPrChange w:id="6031" w:author="Mario Ezequiel Scott" w:date="2019-12-29T19:14:00Z">
                  <w:rPr>
                    <w:del w:id="6032" w:author="Mario Ezequiel Scott" w:date="2020-01-02T16:45:00Z"/>
                    <w:rFonts w:ascii="Calibri" w:eastAsia="Times New Roman" w:hAnsi="Calibri" w:cs="Calibri"/>
                    <w:color w:val="000000"/>
                  </w:rPr>
                </w:rPrChange>
              </w:rPr>
            </w:pPr>
            <w:del w:id="6033" w:author="Mario Ezequiel Scott" w:date="2020-01-02T16:45:00Z">
              <w:r w:rsidRPr="004A4B49" w:rsidDel="00137BAB">
                <w:rPr>
                  <w:rFonts w:ascii="Calibri" w:eastAsia="Times New Roman" w:hAnsi="Calibri" w:cs="Calibri"/>
                  <w:color w:val="000000"/>
                  <w:lang w:val="en-GB"/>
                  <w:rPrChange w:id="6034" w:author="Mario Ezequiel Scott" w:date="2019-12-29T19:14:00Z">
                    <w:rPr>
                      <w:rFonts w:ascii="Calibri" w:eastAsia="Times New Roman" w:hAnsi="Calibri" w:cs="Calibri"/>
                      <w:color w:val="000000"/>
                    </w:rPr>
                  </w:rPrChange>
                </w:rPr>
                <w:delText>low</w:delText>
              </w:r>
              <w:bookmarkStart w:id="6035" w:name="_Toc29215041"/>
              <w:bookmarkStart w:id="6036" w:name="_Toc29215174"/>
              <w:bookmarkEnd w:id="6035"/>
              <w:bookmarkEnd w:id="6036"/>
            </w:del>
          </w:p>
        </w:tc>
        <w:tc>
          <w:tcPr>
            <w:tcW w:w="3200" w:type="dxa"/>
            <w:tcBorders>
              <w:top w:val="nil"/>
              <w:left w:val="nil"/>
              <w:bottom w:val="single" w:sz="4" w:space="0" w:color="auto"/>
              <w:right w:val="single" w:sz="4" w:space="0" w:color="auto"/>
            </w:tcBorders>
            <w:shd w:val="clear" w:color="000000" w:fill="EDEDED"/>
            <w:noWrap/>
            <w:vAlign w:val="bottom"/>
            <w:hideMark/>
          </w:tcPr>
          <w:p w14:paraId="5338DE15" w14:textId="73C3E706" w:rsidR="002209DE" w:rsidRPr="004A4B49" w:rsidDel="00137BAB" w:rsidRDefault="002209DE" w:rsidP="00794694">
            <w:pPr>
              <w:spacing w:after="0"/>
              <w:rPr>
                <w:del w:id="6037" w:author="Mario Ezequiel Scott" w:date="2020-01-02T16:45:00Z"/>
                <w:rFonts w:ascii="Calibri" w:eastAsia="Times New Roman" w:hAnsi="Calibri" w:cs="Calibri"/>
                <w:color w:val="000000"/>
                <w:lang w:val="en-GB"/>
                <w:rPrChange w:id="6038" w:author="Mario Ezequiel Scott" w:date="2019-12-29T19:14:00Z">
                  <w:rPr>
                    <w:del w:id="6039" w:author="Mario Ezequiel Scott" w:date="2020-01-02T16:45:00Z"/>
                    <w:rFonts w:ascii="Calibri" w:eastAsia="Times New Roman" w:hAnsi="Calibri" w:cs="Calibri"/>
                    <w:color w:val="000000"/>
                  </w:rPr>
                </w:rPrChange>
              </w:rPr>
            </w:pPr>
            <w:del w:id="6040" w:author="Mario Ezequiel Scott" w:date="2020-01-02T16:45:00Z">
              <w:r w:rsidRPr="004A4B49" w:rsidDel="00137BAB">
                <w:rPr>
                  <w:rFonts w:ascii="Calibri" w:eastAsia="Times New Roman" w:hAnsi="Calibri" w:cs="Calibri"/>
                  <w:color w:val="000000"/>
                  <w:lang w:val="en-GB"/>
                  <w:rPrChange w:id="6041" w:author="Mario Ezequiel Scott" w:date="2019-12-29T19:14:00Z">
                    <w:rPr>
                      <w:rFonts w:ascii="Calibri" w:eastAsia="Times New Roman" w:hAnsi="Calibri" w:cs="Calibri"/>
                      <w:color w:val="000000"/>
                    </w:rPr>
                  </w:rPrChange>
                </w:rPr>
                <w:delText>available</w:delText>
              </w:r>
              <w:bookmarkStart w:id="6042" w:name="_Toc29215042"/>
              <w:bookmarkStart w:id="6043" w:name="_Toc29215175"/>
              <w:bookmarkEnd w:id="6042"/>
              <w:bookmarkEnd w:id="6043"/>
            </w:del>
          </w:p>
        </w:tc>
        <w:bookmarkStart w:id="6044" w:name="_Toc29215043"/>
        <w:bookmarkStart w:id="6045" w:name="_Toc29215176"/>
        <w:bookmarkEnd w:id="6044"/>
        <w:bookmarkEnd w:id="6045"/>
      </w:tr>
      <w:tr w:rsidR="002209DE" w:rsidRPr="004A4B49" w:rsidDel="00137BAB" w14:paraId="209670D8" w14:textId="088C31AD" w:rsidTr="00794694">
        <w:trPr>
          <w:trHeight w:val="300"/>
          <w:del w:id="6046" w:author="Mario Ezequiel Scott" w:date="2020-01-02T16:45:00Z"/>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45B399FF" w14:textId="5A828834" w:rsidR="002209DE" w:rsidRPr="004A4B49" w:rsidDel="00137BAB" w:rsidRDefault="002209DE" w:rsidP="00794694">
            <w:pPr>
              <w:spacing w:after="0"/>
              <w:rPr>
                <w:del w:id="6047" w:author="Mario Ezequiel Scott" w:date="2020-01-02T16:45:00Z"/>
                <w:rFonts w:ascii="Calibri" w:eastAsia="Times New Roman" w:hAnsi="Calibri" w:cs="Calibri"/>
                <w:color w:val="000000"/>
                <w:lang w:val="en-GB"/>
                <w:rPrChange w:id="6048" w:author="Mario Ezequiel Scott" w:date="2019-12-29T19:14:00Z">
                  <w:rPr>
                    <w:del w:id="6049" w:author="Mario Ezequiel Scott" w:date="2020-01-02T16:45:00Z"/>
                    <w:rFonts w:ascii="Calibri" w:eastAsia="Times New Roman" w:hAnsi="Calibri" w:cs="Calibri"/>
                    <w:color w:val="000000"/>
                  </w:rPr>
                </w:rPrChange>
              </w:rPr>
            </w:pPr>
            <w:del w:id="6050" w:author="Mario Ezequiel Scott" w:date="2020-01-02T16:45:00Z">
              <w:r w:rsidRPr="004A4B49" w:rsidDel="00137BAB">
                <w:rPr>
                  <w:rFonts w:ascii="Calibri" w:eastAsia="Times New Roman" w:hAnsi="Calibri" w:cs="Calibri"/>
                  <w:color w:val="000000"/>
                  <w:lang w:val="en-GB"/>
                  <w:rPrChange w:id="6051" w:author="Mario Ezequiel Scott" w:date="2019-12-29T19:14:00Z">
                    <w:rPr>
                      <w:rFonts w:ascii="Calibri" w:eastAsia="Times New Roman" w:hAnsi="Calibri" w:cs="Calibri"/>
                      <w:color w:val="000000"/>
                    </w:rPr>
                  </w:rPrChange>
                </w:rPr>
                <w:delText>Prioritization</w:delText>
              </w:r>
              <w:bookmarkStart w:id="6052" w:name="_Toc29215044"/>
              <w:bookmarkStart w:id="6053" w:name="_Toc29215177"/>
              <w:bookmarkEnd w:id="6052"/>
              <w:bookmarkEnd w:id="6053"/>
            </w:del>
          </w:p>
        </w:tc>
        <w:tc>
          <w:tcPr>
            <w:tcW w:w="1080" w:type="dxa"/>
            <w:tcBorders>
              <w:top w:val="nil"/>
              <w:left w:val="nil"/>
              <w:bottom w:val="single" w:sz="4" w:space="0" w:color="auto"/>
              <w:right w:val="single" w:sz="4" w:space="0" w:color="auto"/>
            </w:tcBorders>
            <w:shd w:val="clear" w:color="000000" w:fill="EDEDED"/>
            <w:noWrap/>
            <w:vAlign w:val="bottom"/>
            <w:hideMark/>
          </w:tcPr>
          <w:p w14:paraId="1627B67D" w14:textId="69B9EA08" w:rsidR="002209DE" w:rsidRPr="004A4B49" w:rsidDel="00137BAB" w:rsidRDefault="002209DE" w:rsidP="00794694">
            <w:pPr>
              <w:spacing w:after="0"/>
              <w:rPr>
                <w:del w:id="6054" w:author="Mario Ezequiel Scott" w:date="2020-01-02T16:45:00Z"/>
                <w:rFonts w:ascii="Calibri" w:eastAsia="Times New Roman" w:hAnsi="Calibri" w:cs="Calibri"/>
                <w:color w:val="000000"/>
                <w:lang w:val="en-GB"/>
                <w:rPrChange w:id="6055" w:author="Mario Ezequiel Scott" w:date="2019-12-29T19:14:00Z">
                  <w:rPr>
                    <w:del w:id="6056" w:author="Mario Ezequiel Scott" w:date="2020-01-02T16:45:00Z"/>
                    <w:rFonts w:ascii="Calibri" w:eastAsia="Times New Roman" w:hAnsi="Calibri" w:cs="Calibri"/>
                    <w:color w:val="000000"/>
                  </w:rPr>
                </w:rPrChange>
              </w:rPr>
            </w:pPr>
            <w:del w:id="6057" w:author="Mario Ezequiel Scott" w:date="2020-01-02T16:45:00Z">
              <w:r w:rsidRPr="004A4B49" w:rsidDel="00137BAB">
                <w:rPr>
                  <w:rFonts w:ascii="Calibri" w:eastAsia="Times New Roman" w:hAnsi="Calibri" w:cs="Calibri"/>
                  <w:color w:val="000000"/>
                  <w:lang w:val="en-GB"/>
                  <w:rPrChange w:id="6058" w:author="Mario Ezequiel Scott" w:date="2019-12-29T19:14:00Z">
                    <w:rPr>
                      <w:rFonts w:ascii="Calibri" w:eastAsia="Times New Roman" w:hAnsi="Calibri" w:cs="Calibri"/>
                      <w:color w:val="000000"/>
                    </w:rPr>
                  </w:rPrChange>
                </w:rPr>
                <w:delText>medium</w:delText>
              </w:r>
              <w:bookmarkStart w:id="6059" w:name="_Toc29215045"/>
              <w:bookmarkStart w:id="6060" w:name="_Toc29215178"/>
              <w:bookmarkEnd w:id="6059"/>
              <w:bookmarkEnd w:id="6060"/>
            </w:del>
          </w:p>
        </w:tc>
        <w:tc>
          <w:tcPr>
            <w:tcW w:w="3200" w:type="dxa"/>
            <w:tcBorders>
              <w:top w:val="nil"/>
              <w:left w:val="nil"/>
              <w:bottom w:val="single" w:sz="4" w:space="0" w:color="auto"/>
              <w:right w:val="single" w:sz="4" w:space="0" w:color="auto"/>
            </w:tcBorders>
            <w:shd w:val="clear" w:color="000000" w:fill="EDEDED"/>
            <w:noWrap/>
            <w:vAlign w:val="bottom"/>
            <w:hideMark/>
          </w:tcPr>
          <w:p w14:paraId="0C908DA3" w14:textId="65BFC241" w:rsidR="002209DE" w:rsidRPr="004A4B49" w:rsidDel="00137BAB" w:rsidRDefault="002209DE" w:rsidP="00794694">
            <w:pPr>
              <w:spacing w:after="0"/>
              <w:rPr>
                <w:del w:id="6061" w:author="Mario Ezequiel Scott" w:date="2020-01-02T16:45:00Z"/>
                <w:rFonts w:ascii="Calibri" w:eastAsia="Times New Roman" w:hAnsi="Calibri" w:cs="Calibri"/>
                <w:color w:val="000000"/>
                <w:lang w:val="en-GB"/>
                <w:rPrChange w:id="6062" w:author="Mario Ezequiel Scott" w:date="2019-12-29T19:14:00Z">
                  <w:rPr>
                    <w:del w:id="6063" w:author="Mario Ezequiel Scott" w:date="2020-01-02T16:45:00Z"/>
                    <w:rFonts w:ascii="Calibri" w:eastAsia="Times New Roman" w:hAnsi="Calibri" w:cs="Calibri"/>
                    <w:color w:val="000000"/>
                  </w:rPr>
                </w:rPrChange>
              </w:rPr>
            </w:pPr>
            <w:del w:id="6064" w:author="Mario Ezequiel Scott" w:date="2020-01-02T16:45:00Z">
              <w:r w:rsidRPr="004A4B49" w:rsidDel="00137BAB">
                <w:rPr>
                  <w:rFonts w:ascii="Calibri" w:eastAsia="Times New Roman" w:hAnsi="Calibri" w:cs="Calibri"/>
                  <w:color w:val="000000"/>
                  <w:lang w:val="en-GB"/>
                  <w:rPrChange w:id="6065" w:author="Mario Ezequiel Scott" w:date="2019-12-29T19:14:00Z">
                    <w:rPr>
                      <w:rFonts w:ascii="Calibri" w:eastAsia="Times New Roman" w:hAnsi="Calibri" w:cs="Calibri"/>
                      <w:color w:val="000000"/>
                    </w:rPr>
                  </w:rPrChange>
                </w:rPr>
                <w:delText>available</w:delText>
              </w:r>
              <w:bookmarkStart w:id="6066" w:name="_Toc29215046"/>
              <w:bookmarkStart w:id="6067" w:name="_Toc29215179"/>
              <w:bookmarkEnd w:id="6066"/>
              <w:bookmarkEnd w:id="6067"/>
            </w:del>
          </w:p>
        </w:tc>
        <w:bookmarkStart w:id="6068" w:name="_Toc29215047"/>
        <w:bookmarkStart w:id="6069" w:name="_Toc29215180"/>
        <w:bookmarkEnd w:id="6068"/>
        <w:bookmarkEnd w:id="6069"/>
      </w:tr>
      <w:tr w:rsidR="002209DE" w:rsidRPr="004A4B49" w:rsidDel="00137BAB" w14:paraId="5FEDB438" w14:textId="2FBD7D43" w:rsidTr="00794694">
        <w:trPr>
          <w:trHeight w:val="300"/>
          <w:del w:id="6070" w:author="Mario Ezequiel Scott" w:date="2020-01-02T16:45:00Z"/>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4673E503" w14:textId="7882C1EF" w:rsidR="002209DE" w:rsidRPr="004A4B49" w:rsidDel="00137BAB" w:rsidRDefault="002209DE" w:rsidP="00794694">
            <w:pPr>
              <w:spacing w:after="0"/>
              <w:rPr>
                <w:del w:id="6071" w:author="Mario Ezequiel Scott" w:date="2020-01-02T16:45:00Z"/>
                <w:rFonts w:ascii="Calibri" w:eastAsia="Times New Roman" w:hAnsi="Calibri" w:cs="Calibri"/>
                <w:color w:val="000000"/>
                <w:lang w:val="en-GB"/>
                <w:rPrChange w:id="6072" w:author="Mario Ezequiel Scott" w:date="2019-12-29T19:14:00Z">
                  <w:rPr>
                    <w:del w:id="6073" w:author="Mario Ezequiel Scott" w:date="2020-01-02T16:45:00Z"/>
                    <w:rFonts w:ascii="Calibri" w:eastAsia="Times New Roman" w:hAnsi="Calibri" w:cs="Calibri"/>
                    <w:color w:val="000000"/>
                  </w:rPr>
                </w:rPrChange>
              </w:rPr>
            </w:pPr>
            <w:del w:id="6074" w:author="Mario Ezequiel Scott" w:date="2020-01-02T16:45:00Z">
              <w:r w:rsidRPr="004A4B49" w:rsidDel="00137BAB">
                <w:rPr>
                  <w:rFonts w:ascii="Calibri" w:eastAsia="Times New Roman" w:hAnsi="Calibri" w:cs="Calibri"/>
                  <w:color w:val="000000"/>
                  <w:lang w:val="en-GB"/>
                  <w:rPrChange w:id="6075" w:author="Mario Ezequiel Scott" w:date="2019-12-29T19:14:00Z">
                    <w:rPr>
                      <w:rFonts w:ascii="Calibri" w:eastAsia="Times New Roman" w:hAnsi="Calibri" w:cs="Calibri"/>
                      <w:color w:val="000000"/>
                    </w:rPr>
                  </w:rPrChange>
                </w:rPr>
                <w:delText>Prioritization</w:delText>
              </w:r>
              <w:bookmarkStart w:id="6076" w:name="_Toc29215048"/>
              <w:bookmarkStart w:id="6077" w:name="_Toc29215181"/>
              <w:bookmarkEnd w:id="6076"/>
              <w:bookmarkEnd w:id="6077"/>
            </w:del>
          </w:p>
        </w:tc>
        <w:tc>
          <w:tcPr>
            <w:tcW w:w="1080" w:type="dxa"/>
            <w:tcBorders>
              <w:top w:val="nil"/>
              <w:left w:val="nil"/>
              <w:bottom w:val="single" w:sz="4" w:space="0" w:color="auto"/>
              <w:right w:val="single" w:sz="4" w:space="0" w:color="auto"/>
            </w:tcBorders>
            <w:shd w:val="clear" w:color="000000" w:fill="EDEDED"/>
            <w:noWrap/>
            <w:vAlign w:val="bottom"/>
            <w:hideMark/>
          </w:tcPr>
          <w:p w14:paraId="6725760F" w14:textId="605DFB38" w:rsidR="002209DE" w:rsidRPr="004A4B49" w:rsidDel="00137BAB" w:rsidRDefault="002209DE" w:rsidP="00794694">
            <w:pPr>
              <w:spacing w:after="0"/>
              <w:rPr>
                <w:del w:id="6078" w:author="Mario Ezequiel Scott" w:date="2020-01-02T16:45:00Z"/>
                <w:rFonts w:ascii="Calibri" w:eastAsia="Times New Roman" w:hAnsi="Calibri" w:cs="Calibri"/>
                <w:color w:val="000000"/>
                <w:lang w:val="en-GB"/>
                <w:rPrChange w:id="6079" w:author="Mario Ezequiel Scott" w:date="2019-12-29T19:14:00Z">
                  <w:rPr>
                    <w:del w:id="6080" w:author="Mario Ezequiel Scott" w:date="2020-01-02T16:45:00Z"/>
                    <w:rFonts w:ascii="Calibri" w:eastAsia="Times New Roman" w:hAnsi="Calibri" w:cs="Calibri"/>
                    <w:color w:val="000000"/>
                  </w:rPr>
                </w:rPrChange>
              </w:rPr>
            </w:pPr>
            <w:del w:id="6081" w:author="Mario Ezequiel Scott" w:date="2020-01-02T16:45:00Z">
              <w:r w:rsidRPr="004A4B49" w:rsidDel="00137BAB">
                <w:rPr>
                  <w:rFonts w:ascii="Calibri" w:eastAsia="Times New Roman" w:hAnsi="Calibri" w:cs="Calibri"/>
                  <w:color w:val="000000"/>
                  <w:lang w:val="en-GB"/>
                  <w:rPrChange w:id="6082" w:author="Mario Ezequiel Scott" w:date="2019-12-29T19:14:00Z">
                    <w:rPr>
                      <w:rFonts w:ascii="Calibri" w:eastAsia="Times New Roman" w:hAnsi="Calibri" w:cs="Calibri"/>
                      <w:color w:val="000000"/>
                    </w:rPr>
                  </w:rPrChange>
                </w:rPr>
                <w:delText>high</w:delText>
              </w:r>
              <w:bookmarkStart w:id="6083" w:name="_Toc29215049"/>
              <w:bookmarkStart w:id="6084" w:name="_Toc29215182"/>
              <w:bookmarkEnd w:id="6083"/>
              <w:bookmarkEnd w:id="6084"/>
            </w:del>
          </w:p>
        </w:tc>
        <w:tc>
          <w:tcPr>
            <w:tcW w:w="3200" w:type="dxa"/>
            <w:tcBorders>
              <w:top w:val="nil"/>
              <w:left w:val="nil"/>
              <w:bottom w:val="single" w:sz="4" w:space="0" w:color="auto"/>
              <w:right w:val="single" w:sz="4" w:space="0" w:color="auto"/>
            </w:tcBorders>
            <w:shd w:val="clear" w:color="000000" w:fill="EDEDED"/>
            <w:noWrap/>
            <w:vAlign w:val="bottom"/>
            <w:hideMark/>
          </w:tcPr>
          <w:p w14:paraId="232F12B7" w14:textId="6A5A92C5" w:rsidR="002209DE" w:rsidRPr="004A4B49" w:rsidDel="00137BAB" w:rsidRDefault="002209DE" w:rsidP="00794694">
            <w:pPr>
              <w:spacing w:after="0"/>
              <w:rPr>
                <w:del w:id="6085" w:author="Mario Ezequiel Scott" w:date="2020-01-02T16:45:00Z"/>
                <w:rFonts w:ascii="Calibri" w:eastAsia="Times New Roman" w:hAnsi="Calibri" w:cs="Calibri"/>
                <w:color w:val="000000"/>
                <w:lang w:val="en-GB"/>
                <w:rPrChange w:id="6086" w:author="Mario Ezequiel Scott" w:date="2019-12-29T19:14:00Z">
                  <w:rPr>
                    <w:del w:id="6087" w:author="Mario Ezequiel Scott" w:date="2020-01-02T16:45:00Z"/>
                    <w:rFonts w:ascii="Calibri" w:eastAsia="Times New Roman" w:hAnsi="Calibri" w:cs="Calibri"/>
                    <w:color w:val="000000"/>
                  </w:rPr>
                </w:rPrChange>
              </w:rPr>
            </w:pPr>
            <w:del w:id="6088" w:author="Mario Ezequiel Scott" w:date="2020-01-02T16:45:00Z">
              <w:r w:rsidRPr="004A4B49" w:rsidDel="00137BAB">
                <w:rPr>
                  <w:rFonts w:ascii="Calibri" w:eastAsia="Times New Roman" w:hAnsi="Calibri" w:cs="Calibri"/>
                  <w:color w:val="000000"/>
                  <w:lang w:val="en-GB"/>
                  <w:rPrChange w:id="6089" w:author="Mario Ezequiel Scott" w:date="2019-12-29T19:14:00Z">
                    <w:rPr>
                      <w:rFonts w:ascii="Calibri" w:eastAsia="Times New Roman" w:hAnsi="Calibri" w:cs="Calibri"/>
                      <w:color w:val="000000"/>
                    </w:rPr>
                  </w:rPrChange>
                </w:rPr>
                <w:delText>available</w:delText>
              </w:r>
              <w:bookmarkStart w:id="6090" w:name="_Toc29215050"/>
              <w:bookmarkStart w:id="6091" w:name="_Toc29215183"/>
              <w:bookmarkEnd w:id="6090"/>
              <w:bookmarkEnd w:id="6091"/>
            </w:del>
          </w:p>
        </w:tc>
        <w:bookmarkStart w:id="6092" w:name="_Toc29215051"/>
        <w:bookmarkStart w:id="6093" w:name="_Toc29215184"/>
        <w:bookmarkEnd w:id="6092"/>
        <w:bookmarkEnd w:id="6093"/>
      </w:tr>
      <w:tr w:rsidR="002209DE" w:rsidRPr="004A4B49" w:rsidDel="00137BAB" w14:paraId="4DF0E445" w14:textId="4A873BC3" w:rsidTr="00794694">
        <w:trPr>
          <w:trHeight w:val="300"/>
          <w:del w:id="6094" w:author="Mario Ezequiel Scott" w:date="2020-01-02T16:45:00Z"/>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3D27BBF5" w14:textId="7BD9B48D" w:rsidR="002209DE" w:rsidRPr="004A4B49" w:rsidDel="00137BAB" w:rsidRDefault="002209DE" w:rsidP="00794694">
            <w:pPr>
              <w:spacing w:after="0"/>
              <w:rPr>
                <w:del w:id="6095" w:author="Mario Ezequiel Scott" w:date="2020-01-02T16:45:00Z"/>
                <w:rFonts w:ascii="Calibri" w:eastAsia="Times New Roman" w:hAnsi="Calibri" w:cs="Calibri"/>
                <w:color w:val="000000"/>
                <w:lang w:val="en-GB"/>
                <w:rPrChange w:id="6096" w:author="Mario Ezequiel Scott" w:date="2019-12-29T19:14:00Z">
                  <w:rPr>
                    <w:del w:id="6097" w:author="Mario Ezequiel Scott" w:date="2020-01-02T16:45:00Z"/>
                    <w:rFonts w:ascii="Calibri" w:eastAsia="Times New Roman" w:hAnsi="Calibri" w:cs="Calibri"/>
                    <w:color w:val="000000"/>
                  </w:rPr>
                </w:rPrChange>
              </w:rPr>
            </w:pPr>
            <w:del w:id="6098" w:author="Mario Ezequiel Scott" w:date="2020-01-02T16:45:00Z">
              <w:r w:rsidRPr="004A4B49" w:rsidDel="00137BAB">
                <w:rPr>
                  <w:rFonts w:ascii="Calibri" w:eastAsia="Times New Roman" w:hAnsi="Calibri" w:cs="Calibri"/>
                  <w:color w:val="000000"/>
                  <w:lang w:val="en-GB"/>
                  <w:rPrChange w:id="6099" w:author="Mario Ezequiel Scott" w:date="2019-12-29T19:14:00Z">
                    <w:rPr>
                      <w:rFonts w:ascii="Calibri" w:eastAsia="Times New Roman" w:hAnsi="Calibri" w:cs="Calibri"/>
                      <w:color w:val="000000"/>
                    </w:rPr>
                  </w:rPrChange>
                </w:rPr>
                <w:delText>Estimation</w:delText>
              </w:r>
              <w:bookmarkStart w:id="6100" w:name="_Toc29215052"/>
              <w:bookmarkStart w:id="6101" w:name="_Toc29215185"/>
              <w:bookmarkEnd w:id="6100"/>
              <w:bookmarkEnd w:id="6101"/>
            </w:del>
          </w:p>
        </w:tc>
        <w:tc>
          <w:tcPr>
            <w:tcW w:w="1080" w:type="dxa"/>
            <w:tcBorders>
              <w:top w:val="nil"/>
              <w:left w:val="nil"/>
              <w:bottom w:val="single" w:sz="4" w:space="0" w:color="auto"/>
              <w:right w:val="single" w:sz="4" w:space="0" w:color="auto"/>
            </w:tcBorders>
            <w:shd w:val="clear" w:color="000000" w:fill="EDEDED"/>
            <w:noWrap/>
            <w:vAlign w:val="bottom"/>
            <w:hideMark/>
          </w:tcPr>
          <w:p w14:paraId="38628A42" w14:textId="4CDF2576" w:rsidR="002209DE" w:rsidRPr="004A4B49" w:rsidDel="00137BAB" w:rsidRDefault="002209DE" w:rsidP="00794694">
            <w:pPr>
              <w:spacing w:after="0"/>
              <w:rPr>
                <w:del w:id="6102" w:author="Mario Ezequiel Scott" w:date="2020-01-02T16:45:00Z"/>
                <w:rFonts w:ascii="Calibri" w:eastAsia="Times New Roman" w:hAnsi="Calibri" w:cs="Calibri"/>
                <w:color w:val="000000"/>
                <w:lang w:val="en-GB"/>
                <w:rPrChange w:id="6103" w:author="Mario Ezequiel Scott" w:date="2019-12-29T19:14:00Z">
                  <w:rPr>
                    <w:del w:id="6104" w:author="Mario Ezequiel Scott" w:date="2020-01-02T16:45:00Z"/>
                    <w:rFonts w:ascii="Calibri" w:eastAsia="Times New Roman" w:hAnsi="Calibri" w:cs="Calibri"/>
                    <w:color w:val="000000"/>
                  </w:rPr>
                </w:rPrChange>
              </w:rPr>
            </w:pPr>
            <w:del w:id="6105" w:author="Mario Ezequiel Scott" w:date="2020-01-02T16:45:00Z">
              <w:r w:rsidRPr="004A4B49" w:rsidDel="00137BAB">
                <w:rPr>
                  <w:rFonts w:ascii="Calibri" w:eastAsia="Times New Roman" w:hAnsi="Calibri" w:cs="Calibri"/>
                  <w:color w:val="000000"/>
                  <w:lang w:val="en-GB"/>
                  <w:rPrChange w:id="6106" w:author="Mario Ezequiel Scott" w:date="2019-12-29T19:14:00Z">
                    <w:rPr>
                      <w:rFonts w:ascii="Calibri" w:eastAsia="Times New Roman" w:hAnsi="Calibri" w:cs="Calibri"/>
                      <w:color w:val="000000"/>
                    </w:rPr>
                  </w:rPrChange>
                </w:rPr>
                <w:delText>low</w:delText>
              </w:r>
              <w:bookmarkStart w:id="6107" w:name="_Toc29215053"/>
              <w:bookmarkStart w:id="6108" w:name="_Toc29215186"/>
              <w:bookmarkEnd w:id="6107"/>
              <w:bookmarkEnd w:id="6108"/>
            </w:del>
          </w:p>
        </w:tc>
        <w:tc>
          <w:tcPr>
            <w:tcW w:w="3200" w:type="dxa"/>
            <w:tcBorders>
              <w:top w:val="nil"/>
              <w:left w:val="nil"/>
              <w:bottom w:val="single" w:sz="4" w:space="0" w:color="auto"/>
              <w:right w:val="single" w:sz="4" w:space="0" w:color="auto"/>
            </w:tcBorders>
            <w:shd w:val="clear" w:color="000000" w:fill="EDEDED"/>
            <w:noWrap/>
            <w:vAlign w:val="bottom"/>
            <w:hideMark/>
          </w:tcPr>
          <w:p w14:paraId="375EE12A" w14:textId="34C0263A" w:rsidR="002209DE" w:rsidRPr="004A4B49" w:rsidDel="00137BAB" w:rsidRDefault="002209DE" w:rsidP="00794694">
            <w:pPr>
              <w:spacing w:after="0"/>
              <w:rPr>
                <w:del w:id="6109" w:author="Mario Ezequiel Scott" w:date="2020-01-02T16:45:00Z"/>
                <w:rFonts w:ascii="Calibri" w:eastAsia="Times New Roman" w:hAnsi="Calibri" w:cs="Calibri"/>
                <w:color w:val="000000"/>
                <w:lang w:val="en-GB"/>
                <w:rPrChange w:id="6110" w:author="Mario Ezequiel Scott" w:date="2019-12-29T19:14:00Z">
                  <w:rPr>
                    <w:del w:id="6111" w:author="Mario Ezequiel Scott" w:date="2020-01-02T16:45:00Z"/>
                    <w:rFonts w:ascii="Calibri" w:eastAsia="Times New Roman" w:hAnsi="Calibri" w:cs="Calibri"/>
                    <w:color w:val="000000"/>
                  </w:rPr>
                </w:rPrChange>
              </w:rPr>
            </w:pPr>
            <w:del w:id="6112" w:author="Mario Ezequiel Scott" w:date="2020-01-02T16:45:00Z">
              <w:r w:rsidRPr="004A4B49" w:rsidDel="00137BAB">
                <w:rPr>
                  <w:rFonts w:ascii="Calibri" w:eastAsia="Times New Roman" w:hAnsi="Calibri" w:cs="Calibri"/>
                  <w:color w:val="000000"/>
                  <w:lang w:val="en-GB"/>
                  <w:rPrChange w:id="6113" w:author="Mario Ezequiel Scott" w:date="2019-12-29T19:14:00Z">
                    <w:rPr>
                      <w:rFonts w:ascii="Calibri" w:eastAsia="Times New Roman" w:hAnsi="Calibri" w:cs="Calibri"/>
                      <w:color w:val="000000"/>
                    </w:rPr>
                  </w:rPrChange>
                </w:rPr>
                <w:delText>available</w:delText>
              </w:r>
              <w:bookmarkStart w:id="6114" w:name="_Toc29215054"/>
              <w:bookmarkStart w:id="6115" w:name="_Toc29215187"/>
              <w:bookmarkEnd w:id="6114"/>
              <w:bookmarkEnd w:id="6115"/>
            </w:del>
          </w:p>
        </w:tc>
        <w:bookmarkStart w:id="6116" w:name="_Toc29215055"/>
        <w:bookmarkStart w:id="6117" w:name="_Toc29215188"/>
        <w:bookmarkEnd w:id="6116"/>
        <w:bookmarkEnd w:id="6117"/>
      </w:tr>
      <w:tr w:rsidR="002209DE" w:rsidRPr="004A4B49" w:rsidDel="00137BAB" w14:paraId="14CD59D0" w14:textId="1B06179B" w:rsidTr="00794694">
        <w:trPr>
          <w:trHeight w:val="300"/>
          <w:del w:id="6118" w:author="Mario Ezequiel Scott" w:date="2020-01-02T16:45:00Z"/>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D720701" w14:textId="1895795A" w:rsidR="002209DE" w:rsidRPr="004A4B49" w:rsidDel="00137BAB" w:rsidRDefault="002209DE" w:rsidP="00794694">
            <w:pPr>
              <w:spacing w:after="0"/>
              <w:rPr>
                <w:del w:id="6119" w:author="Mario Ezequiel Scott" w:date="2020-01-02T16:45:00Z"/>
                <w:rFonts w:ascii="Calibri" w:eastAsia="Times New Roman" w:hAnsi="Calibri" w:cs="Calibri"/>
                <w:color w:val="000000"/>
                <w:lang w:val="en-GB"/>
                <w:rPrChange w:id="6120" w:author="Mario Ezequiel Scott" w:date="2019-12-29T19:14:00Z">
                  <w:rPr>
                    <w:del w:id="6121" w:author="Mario Ezequiel Scott" w:date="2020-01-02T16:45:00Z"/>
                    <w:rFonts w:ascii="Calibri" w:eastAsia="Times New Roman" w:hAnsi="Calibri" w:cs="Calibri"/>
                    <w:color w:val="000000"/>
                  </w:rPr>
                </w:rPrChange>
              </w:rPr>
            </w:pPr>
            <w:del w:id="6122" w:author="Mario Ezequiel Scott" w:date="2020-01-02T16:45:00Z">
              <w:r w:rsidRPr="004A4B49" w:rsidDel="00137BAB">
                <w:rPr>
                  <w:rFonts w:ascii="Calibri" w:eastAsia="Times New Roman" w:hAnsi="Calibri" w:cs="Calibri"/>
                  <w:color w:val="000000"/>
                  <w:lang w:val="en-GB"/>
                  <w:rPrChange w:id="6123" w:author="Mario Ezequiel Scott" w:date="2019-12-29T19:14:00Z">
                    <w:rPr>
                      <w:rFonts w:ascii="Calibri" w:eastAsia="Times New Roman" w:hAnsi="Calibri" w:cs="Calibri"/>
                      <w:color w:val="000000"/>
                    </w:rPr>
                  </w:rPrChange>
                </w:rPr>
                <w:delText>Estimation</w:delText>
              </w:r>
              <w:bookmarkStart w:id="6124" w:name="_Toc29215056"/>
              <w:bookmarkStart w:id="6125" w:name="_Toc29215189"/>
              <w:bookmarkEnd w:id="6124"/>
              <w:bookmarkEnd w:id="6125"/>
            </w:del>
          </w:p>
        </w:tc>
        <w:tc>
          <w:tcPr>
            <w:tcW w:w="1080" w:type="dxa"/>
            <w:tcBorders>
              <w:top w:val="nil"/>
              <w:left w:val="nil"/>
              <w:bottom w:val="single" w:sz="4" w:space="0" w:color="auto"/>
              <w:right w:val="single" w:sz="4" w:space="0" w:color="auto"/>
            </w:tcBorders>
            <w:shd w:val="clear" w:color="000000" w:fill="EDEDED"/>
            <w:noWrap/>
            <w:vAlign w:val="bottom"/>
            <w:hideMark/>
          </w:tcPr>
          <w:p w14:paraId="0A838656" w14:textId="44D26162" w:rsidR="002209DE" w:rsidRPr="004A4B49" w:rsidDel="00137BAB" w:rsidRDefault="002209DE" w:rsidP="00794694">
            <w:pPr>
              <w:spacing w:after="0"/>
              <w:rPr>
                <w:del w:id="6126" w:author="Mario Ezequiel Scott" w:date="2020-01-02T16:45:00Z"/>
                <w:rFonts w:ascii="Calibri" w:eastAsia="Times New Roman" w:hAnsi="Calibri" w:cs="Calibri"/>
                <w:color w:val="000000"/>
                <w:lang w:val="en-GB"/>
                <w:rPrChange w:id="6127" w:author="Mario Ezequiel Scott" w:date="2019-12-29T19:14:00Z">
                  <w:rPr>
                    <w:del w:id="6128" w:author="Mario Ezequiel Scott" w:date="2020-01-02T16:45:00Z"/>
                    <w:rFonts w:ascii="Calibri" w:eastAsia="Times New Roman" w:hAnsi="Calibri" w:cs="Calibri"/>
                    <w:color w:val="000000"/>
                  </w:rPr>
                </w:rPrChange>
              </w:rPr>
            </w:pPr>
            <w:del w:id="6129" w:author="Mario Ezequiel Scott" w:date="2020-01-02T16:45:00Z">
              <w:r w:rsidRPr="004A4B49" w:rsidDel="00137BAB">
                <w:rPr>
                  <w:rFonts w:ascii="Calibri" w:eastAsia="Times New Roman" w:hAnsi="Calibri" w:cs="Calibri"/>
                  <w:color w:val="000000"/>
                  <w:lang w:val="en-GB"/>
                  <w:rPrChange w:id="6130" w:author="Mario Ezequiel Scott" w:date="2019-12-29T19:14:00Z">
                    <w:rPr>
                      <w:rFonts w:ascii="Calibri" w:eastAsia="Times New Roman" w:hAnsi="Calibri" w:cs="Calibri"/>
                      <w:color w:val="000000"/>
                    </w:rPr>
                  </w:rPrChange>
                </w:rPr>
                <w:delText>medium</w:delText>
              </w:r>
              <w:bookmarkStart w:id="6131" w:name="_Toc29215057"/>
              <w:bookmarkStart w:id="6132" w:name="_Toc29215190"/>
              <w:bookmarkEnd w:id="6131"/>
              <w:bookmarkEnd w:id="6132"/>
            </w:del>
          </w:p>
        </w:tc>
        <w:tc>
          <w:tcPr>
            <w:tcW w:w="3200" w:type="dxa"/>
            <w:tcBorders>
              <w:top w:val="nil"/>
              <w:left w:val="nil"/>
              <w:bottom w:val="single" w:sz="4" w:space="0" w:color="auto"/>
              <w:right w:val="single" w:sz="4" w:space="0" w:color="auto"/>
            </w:tcBorders>
            <w:shd w:val="clear" w:color="000000" w:fill="EDEDED"/>
            <w:noWrap/>
            <w:vAlign w:val="bottom"/>
            <w:hideMark/>
          </w:tcPr>
          <w:p w14:paraId="72C543F7" w14:textId="72289C6E" w:rsidR="002209DE" w:rsidRPr="004A4B49" w:rsidDel="00137BAB" w:rsidRDefault="002209DE" w:rsidP="00794694">
            <w:pPr>
              <w:spacing w:after="0"/>
              <w:rPr>
                <w:del w:id="6133" w:author="Mario Ezequiel Scott" w:date="2020-01-02T16:45:00Z"/>
                <w:rFonts w:ascii="Calibri" w:eastAsia="Times New Roman" w:hAnsi="Calibri" w:cs="Calibri"/>
                <w:color w:val="000000"/>
                <w:lang w:val="en-GB"/>
                <w:rPrChange w:id="6134" w:author="Mario Ezequiel Scott" w:date="2019-12-29T19:14:00Z">
                  <w:rPr>
                    <w:del w:id="6135" w:author="Mario Ezequiel Scott" w:date="2020-01-02T16:45:00Z"/>
                    <w:rFonts w:ascii="Calibri" w:eastAsia="Times New Roman" w:hAnsi="Calibri" w:cs="Calibri"/>
                    <w:color w:val="000000"/>
                  </w:rPr>
                </w:rPrChange>
              </w:rPr>
            </w:pPr>
            <w:del w:id="6136" w:author="Mario Ezequiel Scott" w:date="2020-01-02T16:45:00Z">
              <w:r w:rsidRPr="004A4B49" w:rsidDel="00137BAB">
                <w:rPr>
                  <w:rFonts w:ascii="Calibri" w:eastAsia="Times New Roman" w:hAnsi="Calibri" w:cs="Calibri"/>
                  <w:color w:val="000000"/>
                  <w:lang w:val="en-GB"/>
                  <w:rPrChange w:id="6137" w:author="Mario Ezequiel Scott" w:date="2019-12-29T19:14:00Z">
                    <w:rPr>
                      <w:rFonts w:ascii="Calibri" w:eastAsia="Times New Roman" w:hAnsi="Calibri" w:cs="Calibri"/>
                      <w:color w:val="000000"/>
                    </w:rPr>
                  </w:rPrChange>
                </w:rPr>
                <w:delText>available</w:delText>
              </w:r>
              <w:bookmarkStart w:id="6138" w:name="_Toc29215058"/>
              <w:bookmarkStart w:id="6139" w:name="_Toc29215191"/>
              <w:bookmarkEnd w:id="6138"/>
              <w:bookmarkEnd w:id="6139"/>
            </w:del>
          </w:p>
        </w:tc>
        <w:bookmarkStart w:id="6140" w:name="_Toc29215059"/>
        <w:bookmarkStart w:id="6141" w:name="_Toc29215192"/>
        <w:bookmarkEnd w:id="6140"/>
        <w:bookmarkEnd w:id="6141"/>
      </w:tr>
      <w:tr w:rsidR="002209DE" w:rsidRPr="004A4B49" w:rsidDel="00137BAB" w14:paraId="15851649" w14:textId="7077BE3B" w:rsidTr="00794694">
        <w:trPr>
          <w:trHeight w:val="300"/>
          <w:del w:id="6142" w:author="Mario Ezequiel Scott" w:date="2020-01-02T16:45:00Z"/>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4FB3670" w14:textId="2FE36DC2" w:rsidR="002209DE" w:rsidRPr="004A4B49" w:rsidDel="00137BAB" w:rsidRDefault="002209DE" w:rsidP="00794694">
            <w:pPr>
              <w:spacing w:after="0"/>
              <w:rPr>
                <w:del w:id="6143" w:author="Mario Ezequiel Scott" w:date="2020-01-02T16:45:00Z"/>
                <w:rFonts w:ascii="Calibri" w:eastAsia="Times New Roman" w:hAnsi="Calibri" w:cs="Calibri"/>
                <w:color w:val="000000"/>
                <w:lang w:val="en-GB"/>
                <w:rPrChange w:id="6144" w:author="Mario Ezequiel Scott" w:date="2019-12-29T19:14:00Z">
                  <w:rPr>
                    <w:del w:id="6145" w:author="Mario Ezequiel Scott" w:date="2020-01-02T16:45:00Z"/>
                    <w:rFonts w:ascii="Calibri" w:eastAsia="Times New Roman" w:hAnsi="Calibri" w:cs="Calibri"/>
                    <w:color w:val="000000"/>
                  </w:rPr>
                </w:rPrChange>
              </w:rPr>
            </w:pPr>
            <w:del w:id="6146" w:author="Mario Ezequiel Scott" w:date="2020-01-02T16:45:00Z">
              <w:r w:rsidRPr="004A4B49" w:rsidDel="00137BAB">
                <w:rPr>
                  <w:rFonts w:ascii="Calibri" w:eastAsia="Times New Roman" w:hAnsi="Calibri" w:cs="Calibri"/>
                  <w:color w:val="000000"/>
                  <w:lang w:val="en-GB"/>
                  <w:rPrChange w:id="6147" w:author="Mario Ezequiel Scott" w:date="2019-12-29T19:14:00Z">
                    <w:rPr>
                      <w:rFonts w:ascii="Calibri" w:eastAsia="Times New Roman" w:hAnsi="Calibri" w:cs="Calibri"/>
                      <w:color w:val="000000"/>
                    </w:rPr>
                  </w:rPrChange>
                </w:rPr>
                <w:delText>Estimation</w:delText>
              </w:r>
              <w:bookmarkStart w:id="6148" w:name="_Toc29215060"/>
              <w:bookmarkStart w:id="6149" w:name="_Toc29215193"/>
              <w:bookmarkEnd w:id="6148"/>
              <w:bookmarkEnd w:id="6149"/>
            </w:del>
          </w:p>
        </w:tc>
        <w:tc>
          <w:tcPr>
            <w:tcW w:w="1080" w:type="dxa"/>
            <w:tcBorders>
              <w:top w:val="nil"/>
              <w:left w:val="nil"/>
              <w:bottom w:val="single" w:sz="4" w:space="0" w:color="auto"/>
              <w:right w:val="single" w:sz="4" w:space="0" w:color="auto"/>
            </w:tcBorders>
            <w:shd w:val="clear" w:color="000000" w:fill="EDEDED"/>
            <w:noWrap/>
            <w:vAlign w:val="bottom"/>
            <w:hideMark/>
          </w:tcPr>
          <w:p w14:paraId="5464312A" w14:textId="0282B2D9" w:rsidR="002209DE" w:rsidRPr="004A4B49" w:rsidDel="00137BAB" w:rsidRDefault="002209DE" w:rsidP="00794694">
            <w:pPr>
              <w:spacing w:after="0"/>
              <w:rPr>
                <w:del w:id="6150" w:author="Mario Ezequiel Scott" w:date="2020-01-02T16:45:00Z"/>
                <w:rFonts w:ascii="Calibri" w:eastAsia="Times New Roman" w:hAnsi="Calibri" w:cs="Calibri"/>
                <w:color w:val="000000"/>
                <w:lang w:val="en-GB"/>
                <w:rPrChange w:id="6151" w:author="Mario Ezequiel Scott" w:date="2019-12-29T19:14:00Z">
                  <w:rPr>
                    <w:del w:id="6152" w:author="Mario Ezequiel Scott" w:date="2020-01-02T16:45:00Z"/>
                    <w:rFonts w:ascii="Calibri" w:eastAsia="Times New Roman" w:hAnsi="Calibri" w:cs="Calibri"/>
                    <w:color w:val="000000"/>
                  </w:rPr>
                </w:rPrChange>
              </w:rPr>
            </w:pPr>
            <w:del w:id="6153" w:author="Mario Ezequiel Scott" w:date="2020-01-02T16:45:00Z">
              <w:r w:rsidRPr="004A4B49" w:rsidDel="00137BAB">
                <w:rPr>
                  <w:rFonts w:ascii="Calibri" w:eastAsia="Times New Roman" w:hAnsi="Calibri" w:cs="Calibri"/>
                  <w:color w:val="000000"/>
                  <w:lang w:val="en-GB"/>
                  <w:rPrChange w:id="6154" w:author="Mario Ezequiel Scott" w:date="2019-12-29T19:14:00Z">
                    <w:rPr>
                      <w:rFonts w:ascii="Calibri" w:eastAsia="Times New Roman" w:hAnsi="Calibri" w:cs="Calibri"/>
                      <w:color w:val="000000"/>
                    </w:rPr>
                  </w:rPrChange>
                </w:rPr>
                <w:delText>high</w:delText>
              </w:r>
              <w:bookmarkStart w:id="6155" w:name="_Toc29215061"/>
              <w:bookmarkStart w:id="6156" w:name="_Toc29215194"/>
              <w:bookmarkEnd w:id="6155"/>
              <w:bookmarkEnd w:id="6156"/>
            </w:del>
          </w:p>
        </w:tc>
        <w:tc>
          <w:tcPr>
            <w:tcW w:w="3200" w:type="dxa"/>
            <w:tcBorders>
              <w:top w:val="nil"/>
              <w:left w:val="nil"/>
              <w:bottom w:val="single" w:sz="4" w:space="0" w:color="auto"/>
              <w:right w:val="single" w:sz="4" w:space="0" w:color="auto"/>
            </w:tcBorders>
            <w:shd w:val="clear" w:color="000000" w:fill="EDEDED"/>
            <w:noWrap/>
            <w:vAlign w:val="bottom"/>
            <w:hideMark/>
          </w:tcPr>
          <w:p w14:paraId="22BF073B" w14:textId="75C3B806" w:rsidR="002209DE" w:rsidRPr="004A4B49" w:rsidDel="00137BAB" w:rsidRDefault="002209DE" w:rsidP="00794694">
            <w:pPr>
              <w:spacing w:after="0"/>
              <w:rPr>
                <w:del w:id="6157" w:author="Mario Ezequiel Scott" w:date="2020-01-02T16:45:00Z"/>
                <w:rFonts w:ascii="Calibri" w:eastAsia="Times New Roman" w:hAnsi="Calibri" w:cs="Calibri"/>
                <w:color w:val="000000"/>
                <w:lang w:val="en-GB"/>
                <w:rPrChange w:id="6158" w:author="Mario Ezequiel Scott" w:date="2019-12-29T19:14:00Z">
                  <w:rPr>
                    <w:del w:id="6159" w:author="Mario Ezequiel Scott" w:date="2020-01-02T16:45:00Z"/>
                    <w:rFonts w:ascii="Calibri" w:eastAsia="Times New Roman" w:hAnsi="Calibri" w:cs="Calibri"/>
                    <w:color w:val="000000"/>
                  </w:rPr>
                </w:rPrChange>
              </w:rPr>
            </w:pPr>
            <w:del w:id="6160" w:author="Mario Ezequiel Scott" w:date="2020-01-02T16:45:00Z">
              <w:r w:rsidRPr="004A4B49" w:rsidDel="00137BAB">
                <w:rPr>
                  <w:rFonts w:ascii="Calibri" w:eastAsia="Times New Roman" w:hAnsi="Calibri" w:cs="Calibri"/>
                  <w:color w:val="000000"/>
                  <w:lang w:val="en-GB"/>
                  <w:rPrChange w:id="6161" w:author="Mario Ezequiel Scott" w:date="2019-12-29T19:14:00Z">
                    <w:rPr>
                      <w:rFonts w:ascii="Calibri" w:eastAsia="Times New Roman" w:hAnsi="Calibri" w:cs="Calibri"/>
                      <w:color w:val="000000"/>
                    </w:rPr>
                  </w:rPrChange>
                </w:rPr>
                <w:delText>available</w:delText>
              </w:r>
              <w:bookmarkStart w:id="6162" w:name="_Toc29215062"/>
              <w:bookmarkStart w:id="6163" w:name="_Toc29215195"/>
              <w:bookmarkEnd w:id="6162"/>
              <w:bookmarkEnd w:id="6163"/>
            </w:del>
          </w:p>
        </w:tc>
        <w:bookmarkStart w:id="6164" w:name="_Toc29215063"/>
        <w:bookmarkStart w:id="6165" w:name="_Toc29215196"/>
        <w:bookmarkEnd w:id="6164"/>
        <w:bookmarkEnd w:id="6165"/>
      </w:tr>
      <w:tr w:rsidR="002209DE" w:rsidRPr="004A4B49" w:rsidDel="00137BAB" w14:paraId="689025C3" w14:textId="06251C8E" w:rsidTr="00794694">
        <w:trPr>
          <w:trHeight w:val="300"/>
          <w:del w:id="6166" w:author="Mario Ezequiel Scott" w:date="2020-01-02T16:45:00Z"/>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DB4BCAC" w14:textId="23FB6DFC" w:rsidR="002209DE" w:rsidRPr="004A4B49" w:rsidDel="00137BAB" w:rsidRDefault="002209DE" w:rsidP="00794694">
            <w:pPr>
              <w:spacing w:after="0"/>
              <w:rPr>
                <w:del w:id="6167" w:author="Mario Ezequiel Scott" w:date="2020-01-02T16:45:00Z"/>
                <w:rFonts w:ascii="Calibri" w:eastAsia="Times New Roman" w:hAnsi="Calibri" w:cs="Calibri"/>
                <w:color w:val="000000"/>
                <w:lang w:val="en-GB"/>
                <w:rPrChange w:id="6168" w:author="Mario Ezequiel Scott" w:date="2019-12-29T19:14:00Z">
                  <w:rPr>
                    <w:del w:id="6169" w:author="Mario Ezequiel Scott" w:date="2020-01-02T16:45:00Z"/>
                    <w:rFonts w:ascii="Calibri" w:eastAsia="Times New Roman" w:hAnsi="Calibri" w:cs="Calibri"/>
                    <w:color w:val="000000"/>
                  </w:rPr>
                </w:rPrChange>
              </w:rPr>
            </w:pPr>
            <w:del w:id="6170" w:author="Mario Ezequiel Scott" w:date="2020-01-02T16:45:00Z">
              <w:r w:rsidRPr="004A4B49" w:rsidDel="00137BAB">
                <w:rPr>
                  <w:rFonts w:ascii="Calibri" w:eastAsia="Times New Roman" w:hAnsi="Calibri" w:cs="Calibri"/>
                  <w:color w:val="000000"/>
                  <w:lang w:val="en-GB"/>
                  <w:rPrChange w:id="6171" w:author="Mario Ezequiel Scott" w:date="2019-12-29T19:14:00Z">
                    <w:rPr>
                      <w:rFonts w:ascii="Calibri" w:eastAsia="Times New Roman" w:hAnsi="Calibri" w:cs="Calibri"/>
                      <w:color w:val="000000"/>
                    </w:rPr>
                  </w:rPrChange>
                </w:rPr>
                <w:delText>Time</w:delText>
              </w:r>
              <w:bookmarkStart w:id="6172" w:name="_Toc29215064"/>
              <w:bookmarkStart w:id="6173" w:name="_Toc29215197"/>
              <w:bookmarkEnd w:id="6172"/>
              <w:bookmarkEnd w:id="6173"/>
            </w:del>
          </w:p>
        </w:tc>
        <w:tc>
          <w:tcPr>
            <w:tcW w:w="1080" w:type="dxa"/>
            <w:tcBorders>
              <w:top w:val="nil"/>
              <w:left w:val="nil"/>
              <w:bottom w:val="single" w:sz="4" w:space="0" w:color="auto"/>
              <w:right w:val="single" w:sz="4" w:space="0" w:color="auto"/>
            </w:tcBorders>
            <w:shd w:val="clear" w:color="000000" w:fill="EDEDED"/>
            <w:noWrap/>
            <w:vAlign w:val="bottom"/>
            <w:hideMark/>
          </w:tcPr>
          <w:p w14:paraId="09B6D746" w14:textId="31413610" w:rsidR="002209DE" w:rsidRPr="004A4B49" w:rsidDel="00137BAB" w:rsidRDefault="002209DE" w:rsidP="00794694">
            <w:pPr>
              <w:spacing w:after="0"/>
              <w:rPr>
                <w:del w:id="6174" w:author="Mario Ezequiel Scott" w:date="2020-01-02T16:45:00Z"/>
                <w:rFonts w:ascii="Calibri" w:eastAsia="Times New Roman" w:hAnsi="Calibri" w:cs="Calibri"/>
                <w:color w:val="000000"/>
                <w:lang w:val="en-GB"/>
                <w:rPrChange w:id="6175" w:author="Mario Ezequiel Scott" w:date="2019-12-29T19:14:00Z">
                  <w:rPr>
                    <w:del w:id="6176" w:author="Mario Ezequiel Scott" w:date="2020-01-02T16:45:00Z"/>
                    <w:rFonts w:ascii="Calibri" w:eastAsia="Times New Roman" w:hAnsi="Calibri" w:cs="Calibri"/>
                    <w:color w:val="000000"/>
                  </w:rPr>
                </w:rPrChange>
              </w:rPr>
            </w:pPr>
            <w:del w:id="6177" w:author="Mario Ezequiel Scott" w:date="2020-01-02T16:45:00Z">
              <w:r w:rsidRPr="004A4B49" w:rsidDel="00137BAB">
                <w:rPr>
                  <w:rFonts w:ascii="Calibri" w:eastAsia="Times New Roman" w:hAnsi="Calibri" w:cs="Calibri"/>
                  <w:color w:val="000000"/>
                  <w:lang w:val="en-GB"/>
                  <w:rPrChange w:id="6178" w:author="Mario Ezequiel Scott" w:date="2019-12-29T19:14:00Z">
                    <w:rPr>
                      <w:rFonts w:ascii="Calibri" w:eastAsia="Times New Roman" w:hAnsi="Calibri" w:cs="Calibri"/>
                      <w:color w:val="000000"/>
                    </w:rPr>
                  </w:rPrChange>
                </w:rPr>
                <w:delText>low</w:delText>
              </w:r>
              <w:bookmarkStart w:id="6179" w:name="_Toc29215065"/>
              <w:bookmarkStart w:id="6180" w:name="_Toc29215198"/>
              <w:bookmarkEnd w:id="6179"/>
              <w:bookmarkEnd w:id="6180"/>
            </w:del>
          </w:p>
        </w:tc>
        <w:tc>
          <w:tcPr>
            <w:tcW w:w="3200" w:type="dxa"/>
            <w:tcBorders>
              <w:top w:val="nil"/>
              <w:left w:val="nil"/>
              <w:bottom w:val="single" w:sz="4" w:space="0" w:color="auto"/>
              <w:right w:val="single" w:sz="4" w:space="0" w:color="auto"/>
            </w:tcBorders>
            <w:shd w:val="clear" w:color="000000" w:fill="EDEDED"/>
            <w:noWrap/>
            <w:vAlign w:val="bottom"/>
            <w:hideMark/>
          </w:tcPr>
          <w:p w14:paraId="466D422A" w14:textId="4BFEB9A7" w:rsidR="002209DE" w:rsidRPr="004A4B49" w:rsidDel="00137BAB" w:rsidRDefault="002209DE" w:rsidP="00794694">
            <w:pPr>
              <w:spacing w:after="0"/>
              <w:rPr>
                <w:del w:id="6181" w:author="Mario Ezequiel Scott" w:date="2020-01-02T16:45:00Z"/>
                <w:rFonts w:ascii="Calibri" w:eastAsia="Times New Roman" w:hAnsi="Calibri" w:cs="Calibri"/>
                <w:color w:val="000000"/>
                <w:lang w:val="en-GB"/>
                <w:rPrChange w:id="6182" w:author="Mario Ezequiel Scott" w:date="2019-12-29T19:14:00Z">
                  <w:rPr>
                    <w:del w:id="6183" w:author="Mario Ezequiel Scott" w:date="2020-01-02T16:45:00Z"/>
                    <w:rFonts w:ascii="Calibri" w:eastAsia="Times New Roman" w:hAnsi="Calibri" w:cs="Calibri"/>
                    <w:color w:val="000000"/>
                  </w:rPr>
                </w:rPrChange>
              </w:rPr>
            </w:pPr>
            <w:del w:id="6184" w:author="Mario Ezequiel Scott" w:date="2020-01-02T16:45:00Z">
              <w:r w:rsidRPr="004A4B49" w:rsidDel="00137BAB">
                <w:rPr>
                  <w:rFonts w:ascii="Calibri" w:eastAsia="Times New Roman" w:hAnsi="Calibri" w:cs="Calibri"/>
                  <w:color w:val="000000"/>
                  <w:lang w:val="en-GB"/>
                  <w:rPrChange w:id="6185" w:author="Mario Ezequiel Scott" w:date="2019-12-29T19:14:00Z">
                    <w:rPr>
                      <w:rFonts w:ascii="Calibri" w:eastAsia="Times New Roman" w:hAnsi="Calibri" w:cs="Calibri"/>
                      <w:color w:val="000000"/>
                    </w:rPr>
                  </w:rPrChange>
                </w:rPr>
                <w:delText>available</w:delText>
              </w:r>
              <w:bookmarkStart w:id="6186" w:name="_Toc29215066"/>
              <w:bookmarkStart w:id="6187" w:name="_Toc29215199"/>
              <w:bookmarkEnd w:id="6186"/>
              <w:bookmarkEnd w:id="6187"/>
            </w:del>
          </w:p>
        </w:tc>
        <w:bookmarkStart w:id="6188" w:name="_Toc29215067"/>
        <w:bookmarkStart w:id="6189" w:name="_Toc29215200"/>
        <w:bookmarkEnd w:id="6188"/>
        <w:bookmarkEnd w:id="6189"/>
      </w:tr>
      <w:tr w:rsidR="002209DE" w:rsidRPr="004A4B49" w:rsidDel="00137BAB" w14:paraId="101160B1" w14:textId="5DA5F7BB" w:rsidTr="00794694">
        <w:trPr>
          <w:trHeight w:val="300"/>
          <w:del w:id="6190" w:author="Mario Ezequiel Scott" w:date="2020-01-02T16:45:00Z"/>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7D05A83E" w14:textId="1DAC4BAB" w:rsidR="002209DE" w:rsidRPr="004A4B49" w:rsidDel="00137BAB" w:rsidRDefault="002209DE" w:rsidP="00794694">
            <w:pPr>
              <w:spacing w:after="0"/>
              <w:rPr>
                <w:del w:id="6191" w:author="Mario Ezequiel Scott" w:date="2020-01-02T16:45:00Z"/>
                <w:rFonts w:ascii="Calibri" w:eastAsia="Times New Roman" w:hAnsi="Calibri" w:cs="Calibri"/>
                <w:color w:val="000000"/>
                <w:lang w:val="en-GB"/>
                <w:rPrChange w:id="6192" w:author="Mario Ezequiel Scott" w:date="2019-12-29T19:14:00Z">
                  <w:rPr>
                    <w:del w:id="6193" w:author="Mario Ezequiel Scott" w:date="2020-01-02T16:45:00Z"/>
                    <w:rFonts w:ascii="Calibri" w:eastAsia="Times New Roman" w:hAnsi="Calibri" w:cs="Calibri"/>
                    <w:color w:val="000000"/>
                  </w:rPr>
                </w:rPrChange>
              </w:rPr>
            </w:pPr>
            <w:del w:id="6194" w:author="Mario Ezequiel Scott" w:date="2020-01-02T16:45:00Z">
              <w:r w:rsidRPr="004A4B49" w:rsidDel="00137BAB">
                <w:rPr>
                  <w:rFonts w:ascii="Calibri" w:eastAsia="Times New Roman" w:hAnsi="Calibri" w:cs="Calibri"/>
                  <w:color w:val="000000"/>
                  <w:lang w:val="en-GB"/>
                  <w:rPrChange w:id="6195" w:author="Mario Ezequiel Scott" w:date="2019-12-29T19:14:00Z">
                    <w:rPr>
                      <w:rFonts w:ascii="Calibri" w:eastAsia="Times New Roman" w:hAnsi="Calibri" w:cs="Calibri"/>
                      <w:color w:val="000000"/>
                    </w:rPr>
                  </w:rPrChange>
                </w:rPr>
                <w:delText>Time</w:delText>
              </w:r>
              <w:bookmarkStart w:id="6196" w:name="_Toc29215068"/>
              <w:bookmarkStart w:id="6197" w:name="_Toc29215201"/>
              <w:bookmarkEnd w:id="6196"/>
              <w:bookmarkEnd w:id="6197"/>
            </w:del>
          </w:p>
        </w:tc>
        <w:tc>
          <w:tcPr>
            <w:tcW w:w="1080" w:type="dxa"/>
            <w:tcBorders>
              <w:top w:val="nil"/>
              <w:left w:val="nil"/>
              <w:bottom w:val="single" w:sz="4" w:space="0" w:color="auto"/>
              <w:right w:val="single" w:sz="4" w:space="0" w:color="auto"/>
            </w:tcBorders>
            <w:shd w:val="clear" w:color="000000" w:fill="EDEDED"/>
            <w:noWrap/>
            <w:vAlign w:val="bottom"/>
            <w:hideMark/>
          </w:tcPr>
          <w:p w14:paraId="5D143CC5" w14:textId="20914085" w:rsidR="002209DE" w:rsidRPr="004A4B49" w:rsidDel="00137BAB" w:rsidRDefault="002209DE" w:rsidP="00794694">
            <w:pPr>
              <w:spacing w:after="0"/>
              <w:rPr>
                <w:del w:id="6198" w:author="Mario Ezequiel Scott" w:date="2020-01-02T16:45:00Z"/>
                <w:rFonts w:ascii="Calibri" w:eastAsia="Times New Roman" w:hAnsi="Calibri" w:cs="Calibri"/>
                <w:color w:val="000000"/>
                <w:lang w:val="en-GB"/>
                <w:rPrChange w:id="6199" w:author="Mario Ezequiel Scott" w:date="2019-12-29T19:14:00Z">
                  <w:rPr>
                    <w:del w:id="6200" w:author="Mario Ezequiel Scott" w:date="2020-01-02T16:45:00Z"/>
                    <w:rFonts w:ascii="Calibri" w:eastAsia="Times New Roman" w:hAnsi="Calibri" w:cs="Calibri"/>
                    <w:color w:val="000000"/>
                  </w:rPr>
                </w:rPrChange>
              </w:rPr>
            </w:pPr>
            <w:del w:id="6201" w:author="Mario Ezequiel Scott" w:date="2020-01-02T16:45:00Z">
              <w:r w:rsidRPr="004A4B49" w:rsidDel="00137BAB">
                <w:rPr>
                  <w:rFonts w:ascii="Calibri" w:eastAsia="Times New Roman" w:hAnsi="Calibri" w:cs="Calibri"/>
                  <w:color w:val="000000"/>
                  <w:lang w:val="en-GB"/>
                  <w:rPrChange w:id="6202" w:author="Mario Ezequiel Scott" w:date="2019-12-29T19:14:00Z">
                    <w:rPr>
                      <w:rFonts w:ascii="Calibri" w:eastAsia="Times New Roman" w:hAnsi="Calibri" w:cs="Calibri"/>
                      <w:color w:val="000000"/>
                    </w:rPr>
                  </w:rPrChange>
                </w:rPr>
                <w:delText>medium</w:delText>
              </w:r>
              <w:bookmarkStart w:id="6203" w:name="_Toc29215069"/>
              <w:bookmarkStart w:id="6204" w:name="_Toc29215202"/>
              <w:bookmarkEnd w:id="6203"/>
              <w:bookmarkEnd w:id="6204"/>
            </w:del>
          </w:p>
        </w:tc>
        <w:tc>
          <w:tcPr>
            <w:tcW w:w="3200" w:type="dxa"/>
            <w:tcBorders>
              <w:top w:val="nil"/>
              <w:left w:val="nil"/>
              <w:bottom w:val="single" w:sz="4" w:space="0" w:color="auto"/>
              <w:right w:val="single" w:sz="4" w:space="0" w:color="auto"/>
            </w:tcBorders>
            <w:shd w:val="clear" w:color="000000" w:fill="EDEDED"/>
            <w:noWrap/>
            <w:vAlign w:val="bottom"/>
            <w:hideMark/>
          </w:tcPr>
          <w:p w14:paraId="6C6C4148" w14:textId="5D173054" w:rsidR="002209DE" w:rsidRPr="004A4B49" w:rsidDel="00137BAB" w:rsidRDefault="002209DE" w:rsidP="00794694">
            <w:pPr>
              <w:spacing w:after="0"/>
              <w:rPr>
                <w:del w:id="6205" w:author="Mario Ezequiel Scott" w:date="2020-01-02T16:45:00Z"/>
                <w:rFonts w:ascii="Calibri" w:eastAsia="Times New Roman" w:hAnsi="Calibri" w:cs="Calibri"/>
                <w:color w:val="000000"/>
                <w:lang w:val="en-GB"/>
                <w:rPrChange w:id="6206" w:author="Mario Ezequiel Scott" w:date="2019-12-29T19:14:00Z">
                  <w:rPr>
                    <w:del w:id="6207" w:author="Mario Ezequiel Scott" w:date="2020-01-02T16:45:00Z"/>
                    <w:rFonts w:ascii="Calibri" w:eastAsia="Times New Roman" w:hAnsi="Calibri" w:cs="Calibri"/>
                    <w:color w:val="000000"/>
                  </w:rPr>
                </w:rPrChange>
              </w:rPr>
            </w:pPr>
            <w:del w:id="6208" w:author="Mario Ezequiel Scott" w:date="2020-01-02T16:45:00Z">
              <w:r w:rsidRPr="004A4B49" w:rsidDel="00137BAB">
                <w:rPr>
                  <w:rFonts w:ascii="Calibri" w:eastAsia="Times New Roman" w:hAnsi="Calibri" w:cs="Calibri"/>
                  <w:color w:val="000000"/>
                  <w:lang w:val="en-GB"/>
                  <w:rPrChange w:id="6209" w:author="Mario Ezequiel Scott" w:date="2019-12-29T19:14:00Z">
                    <w:rPr>
                      <w:rFonts w:ascii="Calibri" w:eastAsia="Times New Roman" w:hAnsi="Calibri" w:cs="Calibri"/>
                      <w:color w:val="000000"/>
                    </w:rPr>
                  </w:rPrChange>
                </w:rPr>
                <w:delText>available</w:delText>
              </w:r>
              <w:bookmarkStart w:id="6210" w:name="_Toc29215070"/>
              <w:bookmarkStart w:id="6211" w:name="_Toc29215203"/>
              <w:bookmarkEnd w:id="6210"/>
              <w:bookmarkEnd w:id="6211"/>
            </w:del>
          </w:p>
        </w:tc>
        <w:bookmarkStart w:id="6212" w:name="_Toc29215071"/>
        <w:bookmarkStart w:id="6213" w:name="_Toc29215204"/>
        <w:bookmarkEnd w:id="6212"/>
        <w:bookmarkEnd w:id="6213"/>
      </w:tr>
      <w:tr w:rsidR="002209DE" w:rsidRPr="004A4B49" w:rsidDel="00137BAB" w14:paraId="314D7560" w14:textId="62A8D3C5" w:rsidTr="00794694">
        <w:trPr>
          <w:trHeight w:val="300"/>
          <w:del w:id="6214" w:author="Mario Ezequiel Scott" w:date="2020-01-02T16:45:00Z"/>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05B731C2" w14:textId="646AF135" w:rsidR="002209DE" w:rsidRPr="004A4B49" w:rsidDel="00137BAB" w:rsidRDefault="002209DE" w:rsidP="00794694">
            <w:pPr>
              <w:spacing w:after="0"/>
              <w:rPr>
                <w:del w:id="6215" w:author="Mario Ezequiel Scott" w:date="2020-01-02T16:45:00Z"/>
                <w:rFonts w:ascii="Calibri" w:eastAsia="Times New Roman" w:hAnsi="Calibri" w:cs="Calibri"/>
                <w:color w:val="000000"/>
                <w:lang w:val="en-GB"/>
                <w:rPrChange w:id="6216" w:author="Mario Ezequiel Scott" w:date="2019-12-29T19:14:00Z">
                  <w:rPr>
                    <w:del w:id="6217" w:author="Mario Ezequiel Scott" w:date="2020-01-02T16:45:00Z"/>
                    <w:rFonts w:ascii="Calibri" w:eastAsia="Times New Roman" w:hAnsi="Calibri" w:cs="Calibri"/>
                    <w:color w:val="000000"/>
                  </w:rPr>
                </w:rPrChange>
              </w:rPr>
            </w:pPr>
            <w:del w:id="6218" w:author="Mario Ezequiel Scott" w:date="2020-01-02T16:45:00Z">
              <w:r w:rsidRPr="004A4B49" w:rsidDel="00137BAB">
                <w:rPr>
                  <w:rFonts w:ascii="Calibri" w:eastAsia="Times New Roman" w:hAnsi="Calibri" w:cs="Calibri"/>
                  <w:color w:val="000000"/>
                  <w:lang w:val="en-GB"/>
                  <w:rPrChange w:id="6219" w:author="Mario Ezequiel Scott" w:date="2019-12-29T19:14:00Z">
                    <w:rPr>
                      <w:rFonts w:ascii="Calibri" w:eastAsia="Times New Roman" w:hAnsi="Calibri" w:cs="Calibri"/>
                      <w:color w:val="000000"/>
                    </w:rPr>
                  </w:rPrChange>
                </w:rPr>
                <w:delText>Time</w:delText>
              </w:r>
              <w:bookmarkStart w:id="6220" w:name="_Toc29215072"/>
              <w:bookmarkStart w:id="6221" w:name="_Toc29215205"/>
              <w:bookmarkEnd w:id="6220"/>
              <w:bookmarkEnd w:id="6221"/>
            </w:del>
          </w:p>
        </w:tc>
        <w:tc>
          <w:tcPr>
            <w:tcW w:w="1080" w:type="dxa"/>
            <w:tcBorders>
              <w:top w:val="nil"/>
              <w:left w:val="nil"/>
              <w:bottom w:val="single" w:sz="4" w:space="0" w:color="auto"/>
              <w:right w:val="single" w:sz="4" w:space="0" w:color="auto"/>
            </w:tcBorders>
            <w:shd w:val="clear" w:color="000000" w:fill="EDEDED"/>
            <w:noWrap/>
            <w:vAlign w:val="bottom"/>
            <w:hideMark/>
          </w:tcPr>
          <w:p w14:paraId="5FFC8F94" w14:textId="26EB911F" w:rsidR="002209DE" w:rsidRPr="004A4B49" w:rsidDel="00137BAB" w:rsidRDefault="002209DE" w:rsidP="00794694">
            <w:pPr>
              <w:spacing w:after="0"/>
              <w:rPr>
                <w:del w:id="6222" w:author="Mario Ezequiel Scott" w:date="2020-01-02T16:45:00Z"/>
                <w:rFonts w:ascii="Calibri" w:eastAsia="Times New Roman" w:hAnsi="Calibri" w:cs="Calibri"/>
                <w:color w:val="000000"/>
                <w:lang w:val="en-GB"/>
                <w:rPrChange w:id="6223" w:author="Mario Ezequiel Scott" w:date="2019-12-29T19:14:00Z">
                  <w:rPr>
                    <w:del w:id="6224" w:author="Mario Ezequiel Scott" w:date="2020-01-02T16:45:00Z"/>
                    <w:rFonts w:ascii="Calibri" w:eastAsia="Times New Roman" w:hAnsi="Calibri" w:cs="Calibri"/>
                    <w:color w:val="000000"/>
                  </w:rPr>
                </w:rPrChange>
              </w:rPr>
            </w:pPr>
            <w:del w:id="6225" w:author="Mario Ezequiel Scott" w:date="2020-01-02T16:45:00Z">
              <w:r w:rsidRPr="004A4B49" w:rsidDel="00137BAB">
                <w:rPr>
                  <w:rFonts w:ascii="Calibri" w:eastAsia="Times New Roman" w:hAnsi="Calibri" w:cs="Calibri"/>
                  <w:color w:val="000000"/>
                  <w:lang w:val="en-GB"/>
                  <w:rPrChange w:id="6226" w:author="Mario Ezequiel Scott" w:date="2019-12-29T19:14:00Z">
                    <w:rPr>
                      <w:rFonts w:ascii="Calibri" w:eastAsia="Times New Roman" w:hAnsi="Calibri" w:cs="Calibri"/>
                      <w:color w:val="000000"/>
                    </w:rPr>
                  </w:rPrChange>
                </w:rPr>
                <w:delText>high</w:delText>
              </w:r>
              <w:bookmarkStart w:id="6227" w:name="_Toc29215073"/>
              <w:bookmarkStart w:id="6228" w:name="_Toc29215206"/>
              <w:bookmarkEnd w:id="6227"/>
              <w:bookmarkEnd w:id="6228"/>
            </w:del>
          </w:p>
        </w:tc>
        <w:tc>
          <w:tcPr>
            <w:tcW w:w="3200" w:type="dxa"/>
            <w:tcBorders>
              <w:top w:val="nil"/>
              <w:left w:val="nil"/>
              <w:bottom w:val="single" w:sz="4" w:space="0" w:color="auto"/>
              <w:right w:val="single" w:sz="4" w:space="0" w:color="auto"/>
            </w:tcBorders>
            <w:shd w:val="clear" w:color="000000" w:fill="EDEDED"/>
            <w:noWrap/>
            <w:vAlign w:val="bottom"/>
            <w:hideMark/>
          </w:tcPr>
          <w:p w14:paraId="771D1221" w14:textId="2BE3F132" w:rsidR="002209DE" w:rsidRPr="004A4B49" w:rsidDel="00137BAB" w:rsidRDefault="002209DE" w:rsidP="00794694">
            <w:pPr>
              <w:spacing w:after="0"/>
              <w:rPr>
                <w:del w:id="6229" w:author="Mario Ezequiel Scott" w:date="2020-01-02T16:45:00Z"/>
                <w:rFonts w:ascii="Calibri" w:eastAsia="Times New Roman" w:hAnsi="Calibri" w:cs="Calibri"/>
                <w:color w:val="000000"/>
                <w:lang w:val="en-GB"/>
                <w:rPrChange w:id="6230" w:author="Mario Ezequiel Scott" w:date="2019-12-29T19:14:00Z">
                  <w:rPr>
                    <w:del w:id="6231" w:author="Mario Ezequiel Scott" w:date="2020-01-02T16:45:00Z"/>
                    <w:rFonts w:ascii="Calibri" w:eastAsia="Times New Roman" w:hAnsi="Calibri" w:cs="Calibri"/>
                    <w:color w:val="000000"/>
                  </w:rPr>
                </w:rPrChange>
              </w:rPr>
            </w:pPr>
            <w:del w:id="6232" w:author="Mario Ezequiel Scott" w:date="2020-01-02T16:45:00Z">
              <w:r w:rsidRPr="004A4B49" w:rsidDel="00137BAB">
                <w:rPr>
                  <w:rFonts w:ascii="Calibri" w:eastAsia="Times New Roman" w:hAnsi="Calibri" w:cs="Calibri"/>
                  <w:color w:val="000000"/>
                  <w:lang w:val="en-GB"/>
                  <w:rPrChange w:id="6233" w:author="Mario Ezequiel Scott" w:date="2019-12-29T19:14:00Z">
                    <w:rPr>
                      <w:rFonts w:ascii="Calibri" w:eastAsia="Times New Roman" w:hAnsi="Calibri" w:cs="Calibri"/>
                      <w:color w:val="000000"/>
                    </w:rPr>
                  </w:rPrChange>
                </w:rPr>
                <w:delText>available</w:delText>
              </w:r>
              <w:bookmarkStart w:id="6234" w:name="_Toc29215074"/>
              <w:bookmarkStart w:id="6235" w:name="_Toc29215207"/>
              <w:bookmarkEnd w:id="6234"/>
              <w:bookmarkEnd w:id="6235"/>
            </w:del>
          </w:p>
        </w:tc>
        <w:bookmarkStart w:id="6236" w:name="_Toc29215075"/>
        <w:bookmarkStart w:id="6237" w:name="_Toc29215208"/>
        <w:bookmarkEnd w:id="6236"/>
        <w:bookmarkEnd w:id="6237"/>
      </w:tr>
      <w:tr w:rsidR="002209DE" w:rsidRPr="004A4B49" w:rsidDel="00137BAB" w14:paraId="6901DB1F" w14:textId="3E65176C" w:rsidTr="00794694">
        <w:trPr>
          <w:trHeight w:val="300"/>
          <w:del w:id="6238" w:author="Mario Ezequiel Scott" w:date="2020-01-02T16:45:00Z"/>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039CA13F" w14:textId="4AFDF4CE" w:rsidR="002209DE" w:rsidRPr="004A4B49" w:rsidDel="00137BAB" w:rsidRDefault="002209DE" w:rsidP="00794694">
            <w:pPr>
              <w:spacing w:after="0"/>
              <w:rPr>
                <w:del w:id="6239" w:author="Mario Ezequiel Scott" w:date="2020-01-02T16:45:00Z"/>
                <w:rFonts w:ascii="Calibri" w:eastAsia="Times New Roman" w:hAnsi="Calibri" w:cs="Calibri"/>
                <w:color w:val="000000"/>
                <w:lang w:val="en-GB"/>
                <w:rPrChange w:id="6240" w:author="Mario Ezequiel Scott" w:date="2019-12-29T19:14:00Z">
                  <w:rPr>
                    <w:del w:id="6241" w:author="Mario Ezequiel Scott" w:date="2020-01-02T16:45:00Z"/>
                    <w:rFonts w:ascii="Calibri" w:eastAsia="Times New Roman" w:hAnsi="Calibri" w:cs="Calibri"/>
                    <w:color w:val="000000"/>
                  </w:rPr>
                </w:rPrChange>
              </w:rPr>
            </w:pPr>
            <w:del w:id="6242" w:author="Mario Ezequiel Scott" w:date="2020-01-02T16:45:00Z">
              <w:r w:rsidRPr="004A4B49" w:rsidDel="00137BAB">
                <w:rPr>
                  <w:rFonts w:ascii="Calibri" w:eastAsia="Times New Roman" w:hAnsi="Calibri" w:cs="Calibri"/>
                  <w:color w:val="000000"/>
                  <w:lang w:val="en-GB"/>
                  <w:rPrChange w:id="6243" w:author="Mario Ezequiel Scott" w:date="2019-12-29T19:14:00Z">
                    <w:rPr>
                      <w:rFonts w:ascii="Calibri" w:eastAsia="Times New Roman" w:hAnsi="Calibri" w:cs="Calibri"/>
                      <w:color w:val="000000"/>
                    </w:rPr>
                  </w:rPrChange>
                </w:rPr>
                <w:delText>Role</w:delText>
              </w:r>
              <w:bookmarkStart w:id="6244" w:name="_Toc29215076"/>
              <w:bookmarkStart w:id="6245" w:name="_Toc29215209"/>
              <w:bookmarkEnd w:id="6244"/>
              <w:bookmarkEnd w:id="6245"/>
            </w:del>
          </w:p>
        </w:tc>
        <w:tc>
          <w:tcPr>
            <w:tcW w:w="1080" w:type="dxa"/>
            <w:tcBorders>
              <w:top w:val="nil"/>
              <w:left w:val="nil"/>
              <w:bottom w:val="single" w:sz="4" w:space="0" w:color="auto"/>
              <w:right w:val="single" w:sz="4" w:space="0" w:color="auto"/>
            </w:tcBorders>
            <w:shd w:val="clear" w:color="000000" w:fill="FCE4D6"/>
            <w:noWrap/>
            <w:vAlign w:val="bottom"/>
            <w:hideMark/>
          </w:tcPr>
          <w:p w14:paraId="2AE2984C" w14:textId="647943A5" w:rsidR="002209DE" w:rsidRPr="004A4B49" w:rsidDel="00137BAB" w:rsidRDefault="002209DE" w:rsidP="00794694">
            <w:pPr>
              <w:spacing w:after="0"/>
              <w:rPr>
                <w:del w:id="6246" w:author="Mario Ezequiel Scott" w:date="2020-01-02T16:45:00Z"/>
                <w:rFonts w:ascii="Calibri" w:eastAsia="Times New Roman" w:hAnsi="Calibri" w:cs="Calibri"/>
                <w:color w:val="000000"/>
                <w:lang w:val="en-GB"/>
                <w:rPrChange w:id="6247" w:author="Mario Ezequiel Scott" w:date="2019-12-29T19:14:00Z">
                  <w:rPr>
                    <w:del w:id="6248" w:author="Mario Ezequiel Scott" w:date="2020-01-02T16:45:00Z"/>
                    <w:rFonts w:ascii="Calibri" w:eastAsia="Times New Roman" w:hAnsi="Calibri" w:cs="Calibri"/>
                    <w:color w:val="000000"/>
                  </w:rPr>
                </w:rPrChange>
              </w:rPr>
            </w:pPr>
            <w:del w:id="6249" w:author="Mario Ezequiel Scott" w:date="2020-01-02T16:45:00Z">
              <w:r w:rsidRPr="004A4B49" w:rsidDel="00137BAB">
                <w:rPr>
                  <w:rFonts w:ascii="Calibri" w:eastAsia="Times New Roman" w:hAnsi="Calibri" w:cs="Calibri"/>
                  <w:color w:val="000000"/>
                  <w:lang w:val="en-GB"/>
                  <w:rPrChange w:id="6250" w:author="Mario Ezequiel Scott" w:date="2019-12-29T19:14:00Z">
                    <w:rPr>
                      <w:rFonts w:ascii="Calibri" w:eastAsia="Times New Roman" w:hAnsi="Calibri" w:cs="Calibri"/>
                      <w:color w:val="000000"/>
                    </w:rPr>
                  </w:rPrChange>
                </w:rPr>
                <w:delText>Developer</w:delText>
              </w:r>
              <w:bookmarkStart w:id="6251" w:name="_Toc29215077"/>
              <w:bookmarkStart w:id="6252" w:name="_Toc29215210"/>
              <w:bookmarkEnd w:id="6251"/>
              <w:bookmarkEnd w:id="6252"/>
            </w:del>
          </w:p>
        </w:tc>
        <w:tc>
          <w:tcPr>
            <w:tcW w:w="3200" w:type="dxa"/>
            <w:tcBorders>
              <w:top w:val="nil"/>
              <w:left w:val="nil"/>
              <w:bottom w:val="single" w:sz="4" w:space="0" w:color="auto"/>
              <w:right w:val="single" w:sz="4" w:space="0" w:color="auto"/>
            </w:tcBorders>
            <w:shd w:val="clear" w:color="000000" w:fill="FCE4D6"/>
            <w:noWrap/>
            <w:vAlign w:val="bottom"/>
            <w:hideMark/>
          </w:tcPr>
          <w:p w14:paraId="51F96E1B" w14:textId="77B38E40" w:rsidR="002209DE" w:rsidRPr="004A4B49" w:rsidDel="00137BAB" w:rsidRDefault="002209DE" w:rsidP="00794694">
            <w:pPr>
              <w:spacing w:after="0"/>
              <w:rPr>
                <w:del w:id="6253" w:author="Mario Ezequiel Scott" w:date="2020-01-02T16:45:00Z"/>
                <w:rFonts w:ascii="Calibri" w:eastAsia="Times New Roman" w:hAnsi="Calibri" w:cs="Calibri"/>
                <w:color w:val="000000"/>
                <w:lang w:val="en-GB"/>
                <w:rPrChange w:id="6254" w:author="Mario Ezequiel Scott" w:date="2019-12-29T19:14:00Z">
                  <w:rPr>
                    <w:del w:id="6255" w:author="Mario Ezequiel Scott" w:date="2020-01-02T16:45:00Z"/>
                    <w:rFonts w:ascii="Calibri" w:eastAsia="Times New Roman" w:hAnsi="Calibri" w:cs="Calibri"/>
                    <w:color w:val="000000"/>
                  </w:rPr>
                </w:rPrChange>
              </w:rPr>
            </w:pPr>
            <w:del w:id="6256" w:author="Mario Ezequiel Scott" w:date="2020-01-02T16:45:00Z">
              <w:r w:rsidRPr="004A4B49" w:rsidDel="00137BAB">
                <w:rPr>
                  <w:rFonts w:ascii="Calibri" w:eastAsia="Times New Roman" w:hAnsi="Calibri" w:cs="Calibri"/>
                  <w:color w:val="000000"/>
                  <w:lang w:val="en-GB"/>
                  <w:rPrChange w:id="6257" w:author="Mario Ezequiel Scott" w:date="2019-12-29T19:14:00Z">
                    <w:rPr>
                      <w:rFonts w:ascii="Calibri" w:eastAsia="Times New Roman" w:hAnsi="Calibri" w:cs="Calibri"/>
                      <w:color w:val="000000"/>
                    </w:rPr>
                  </w:rPrChange>
                </w:rPr>
                <w:delText>Not Available in our JIRA dataset</w:delText>
              </w:r>
              <w:bookmarkStart w:id="6258" w:name="_Toc29215078"/>
              <w:bookmarkStart w:id="6259" w:name="_Toc29215211"/>
              <w:bookmarkEnd w:id="6258"/>
              <w:bookmarkEnd w:id="6259"/>
            </w:del>
          </w:p>
        </w:tc>
        <w:bookmarkStart w:id="6260" w:name="_Toc29215079"/>
        <w:bookmarkStart w:id="6261" w:name="_Toc29215212"/>
        <w:bookmarkEnd w:id="6260"/>
        <w:bookmarkEnd w:id="6261"/>
      </w:tr>
      <w:tr w:rsidR="002209DE" w:rsidRPr="004A4B49" w:rsidDel="00137BAB" w14:paraId="439287A3" w14:textId="465ABC8E" w:rsidTr="00794694">
        <w:trPr>
          <w:trHeight w:val="300"/>
          <w:del w:id="6262" w:author="Mario Ezequiel Scott" w:date="2020-01-02T16:45:00Z"/>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074021E3" w14:textId="0E8524F9" w:rsidR="002209DE" w:rsidRPr="004A4B49" w:rsidDel="00137BAB" w:rsidRDefault="002209DE" w:rsidP="00794694">
            <w:pPr>
              <w:spacing w:after="0"/>
              <w:rPr>
                <w:del w:id="6263" w:author="Mario Ezequiel Scott" w:date="2020-01-02T16:45:00Z"/>
                <w:rFonts w:ascii="Calibri" w:eastAsia="Times New Roman" w:hAnsi="Calibri" w:cs="Calibri"/>
                <w:color w:val="000000"/>
                <w:lang w:val="en-GB"/>
                <w:rPrChange w:id="6264" w:author="Mario Ezequiel Scott" w:date="2019-12-29T19:14:00Z">
                  <w:rPr>
                    <w:del w:id="6265" w:author="Mario Ezequiel Scott" w:date="2020-01-02T16:45:00Z"/>
                    <w:rFonts w:ascii="Calibri" w:eastAsia="Times New Roman" w:hAnsi="Calibri" w:cs="Calibri"/>
                    <w:color w:val="000000"/>
                  </w:rPr>
                </w:rPrChange>
              </w:rPr>
            </w:pPr>
            <w:del w:id="6266" w:author="Mario Ezequiel Scott" w:date="2020-01-02T16:45:00Z">
              <w:r w:rsidRPr="004A4B49" w:rsidDel="00137BAB">
                <w:rPr>
                  <w:rFonts w:ascii="Calibri" w:eastAsia="Times New Roman" w:hAnsi="Calibri" w:cs="Calibri"/>
                  <w:color w:val="000000"/>
                  <w:lang w:val="en-GB"/>
                  <w:rPrChange w:id="6267" w:author="Mario Ezequiel Scott" w:date="2019-12-29T19:14:00Z">
                    <w:rPr>
                      <w:rFonts w:ascii="Calibri" w:eastAsia="Times New Roman" w:hAnsi="Calibri" w:cs="Calibri"/>
                      <w:color w:val="000000"/>
                    </w:rPr>
                  </w:rPrChange>
                </w:rPr>
                <w:delText>Role</w:delText>
              </w:r>
              <w:bookmarkStart w:id="6268" w:name="_Toc29215080"/>
              <w:bookmarkStart w:id="6269" w:name="_Toc29215213"/>
              <w:bookmarkEnd w:id="6268"/>
              <w:bookmarkEnd w:id="6269"/>
            </w:del>
          </w:p>
        </w:tc>
        <w:tc>
          <w:tcPr>
            <w:tcW w:w="1080" w:type="dxa"/>
            <w:tcBorders>
              <w:top w:val="nil"/>
              <w:left w:val="nil"/>
              <w:bottom w:val="single" w:sz="4" w:space="0" w:color="auto"/>
              <w:right w:val="single" w:sz="4" w:space="0" w:color="auto"/>
            </w:tcBorders>
            <w:shd w:val="clear" w:color="000000" w:fill="FCE4D6"/>
            <w:noWrap/>
            <w:vAlign w:val="bottom"/>
            <w:hideMark/>
          </w:tcPr>
          <w:p w14:paraId="4260AAFA" w14:textId="754D101E" w:rsidR="002209DE" w:rsidRPr="004A4B49" w:rsidDel="00137BAB" w:rsidRDefault="002209DE" w:rsidP="00794694">
            <w:pPr>
              <w:spacing w:after="0"/>
              <w:rPr>
                <w:del w:id="6270" w:author="Mario Ezequiel Scott" w:date="2020-01-02T16:45:00Z"/>
                <w:rFonts w:ascii="Calibri" w:eastAsia="Times New Roman" w:hAnsi="Calibri" w:cs="Calibri"/>
                <w:color w:val="000000"/>
                <w:lang w:val="en-GB"/>
                <w:rPrChange w:id="6271" w:author="Mario Ezequiel Scott" w:date="2019-12-29T19:14:00Z">
                  <w:rPr>
                    <w:del w:id="6272" w:author="Mario Ezequiel Scott" w:date="2020-01-02T16:45:00Z"/>
                    <w:rFonts w:ascii="Calibri" w:eastAsia="Times New Roman" w:hAnsi="Calibri" w:cs="Calibri"/>
                    <w:color w:val="000000"/>
                  </w:rPr>
                </w:rPrChange>
              </w:rPr>
            </w:pPr>
            <w:del w:id="6273" w:author="Mario Ezequiel Scott" w:date="2020-01-02T16:45:00Z">
              <w:r w:rsidRPr="004A4B49" w:rsidDel="00137BAB">
                <w:rPr>
                  <w:rFonts w:ascii="Calibri" w:eastAsia="Times New Roman" w:hAnsi="Calibri" w:cs="Calibri"/>
                  <w:color w:val="000000"/>
                  <w:lang w:val="en-GB"/>
                  <w:rPrChange w:id="6274" w:author="Mario Ezequiel Scott" w:date="2019-12-29T19:14:00Z">
                    <w:rPr>
                      <w:rFonts w:ascii="Calibri" w:eastAsia="Times New Roman" w:hAnsi="Calibri" w:cs="Calibri"/>
                      <w:color w:val="000000"/>
                    </w:rPr>
                  </w:rPrChange>
                </w:rPr>
                <w:delText>Support</w:delText>
              </w:r>
              <w:bookmarkStart w:id="6275" w:name="_Toc29215081"/>
              <w:bookmarkStart w:id="6276" w:name="_Toc29215214"/>
              <w:bookmarkEnd w:id="6275"/>
              <w:bookmarkEnd w:id="6276"/>
            </w:del>
          </w:p>
        </w:tc>
        <w:tc>
          <w:tcPr>
            <w:tcW w:w="3200" w:type="dxa"/>
            <w:tcBorders>
              <w:top w:val="nil"/>
              <w:left w:val="nil"/>
              <w:bottom w:val="single" w:sz="4" w:space="0" w:color="auto"/>
              <w:right w:val="single" w:sz="4" w:space="0" w:color="auto"/>
            </w:tcBorders>
            <w:shd w:val="clear" w:color="000000" w:fill="FCE4D6"/>
            <w:noWrap/>
            <w:vAlign w:val="bottom"/>
            <w:hideMark/>
          </w:tcPr>
          <w:p w14:paraId="118C046D" w14:textId="74784E24" w:rsidR="002209DE" w:rsidRPr="004A4B49" w:rsidDel="00137BAB" w:rsidRDefault="002209DE" w:rsidP="00794694">
            <w:pPr>
              <w:spacing w:after="0"/>
              <w:rPr>
                <w:del w:id="6277" w:author="Mario Ezequiel Scott" w:date="2020-01-02T16:45:00Z"/>
                <w:rFonts w:ascii="Calibri" w:eastAsia="Times New Roman" w:hAnsi="Calibri" w:cs="Calibri"/>
                <w:color w:val="000000"/>
                <w:lang w:val="en-GB"/>
                <w:rPrChange w:id="6278" w:author="Mario Ezequiel Scott" w:date="2019-12-29T19:14:00Z">
                  <w:rPr>
                    <w:del w:id="6279" w:author="Mario Ezequiel Scott" w:date="2020-01-02T16:45:00Z"/>
                    <w:rFonts w:ascii="Calibri" w:eastAsia="Times New Roman" w:hAnsi="Calibri" w:cs="Calibri"/>
                    <w:color w:val="000000"/>
                  </w:rPr>
                </w:rPrChange>
              </w:rPr>
            </w:pPr>
            <w:del w:id="6280" w:author="Mario Ezequiel Scott" w:date="2020-01-02T16:45:00Z">
              <w:r w:rsidRPr="004A4B49" w:rsidDel="00137BAB">
                <w:rPr>
                  <w:rFonts w:ascii="Calibri" w:eastAsia="Times New Roman" w:hAnsi="Calibri" w:cs="Calibri"/>
                  <w:color w:val="000000"/>
                  <w:lang w:val="en-GB"/>
                  <w:rPrChange w:id="6281" w:author="Mario Ezequiel Scott" w:date="2019-12-29T19:14:00Z">
                    <w:rPr>
                      <w:rFonts w:ascii="Calibri" w:eastAsia="Times New Roman" w:hAnsi="Calibri" w:cs="Calibri"/>
                      <w:color w:val="000000"/>
                    </w:rPr>
                  </w:rPrChange>
                </w:rPr>
                <w:delText>Not Available in our JIRA dataset</w:delText>
              </w:r>
              <w:bookmarkStart w:id="6282" w:name="_Toc29215082"/>
              <w:bookmarkStart w:id="6283" w:name="_Toc29215215"/>
              <w:bookmarkEnd w:id="6282"/>
              <w:bookmarkEnd w:id="6283"/>
            </w:del>
          </w:p>
        </w:tc>
        <w:bookmarkStart w:id="6284" w:name="_Toc29215083"/>
        <w:bookmarkStart w:id="6285" w:name="_Toc29215216"/>
        <w:bookmarkEnd w:id="6284"/>
        <w:bookmarkEnd w:id="6285"/>
      </w:tr>
      <w:tr w:rsidR="002209DE" w:rsidRPr="004A4B49" w:rsidDel="00137BAB" w14:paraId="55B5AF50" w14:textId="47373E02" w:rsidTr="00794694">
        <w:trPr>
          <w:trHeight w:val="300"/>
          <w:del w:id="6286" w:author="Mario Ezequiel Scott" w:date="2020-01-02T16:45:00Z"/>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676A6156" w14:textId="04BAC88D" w:rsidR="002209DE" w:rsidRPr="004A4B49" w:rsidDel="00137BAB" w:rsidRDefault="002209DE" w:rsidP="00794694">
            <w:pPr>
              <w:spacing w:after="0"/>
              <w:rPr>
                <w:del w:id="6287" w:author="Mario Ezequiel Scott" w:date="2020-01-02T16:45:00Z"/>
                <w:rFonts w:ascii="Calibri" w:eastAsia="Times New Roman" w:hAnsi="Calibri" w:cs="Calibri"/>
                <w:color w:val="000000"/>
                <w:lang w:val="en-GB"/>
                <w:rPrChange w:id="6288" w:author="Mario Ezequiel Scott" w:date="2019-12-29T19:14:00Z">
                  <w:rPr>
                    <w:del w:id="6289" w:author="Mario Ezequiel Scott" w:date="2020-01-02T16:45:00Z"/>
                    <w:rFonts w:ascii="Calibri" w:eastAsia="Times New Roman" w:hAnsi="Calibri" w:cs="Calibri"/>
                    <w:color w:val="000000"/>
                  </w:rPr>
                </w:rPrChange>
              </w:rPr>
            </w:pPr>
            <w:del w:id="6290" w:author="Mario Ezequiel Scott" w:date="2020-01-02T16:45:00Z">
              <w:r w:rsidRPr="004A4B49" w:rsidDel="00137BAB">
                <w:rPr>
                  <w:rFonts w:ascii="Calibri" w:eastAsia="Times New Roman" w:hAnsi="Calibri" w:cs="Calibri"/>
                  <w:color w:val="000000"/>
                  <w:lang w:val="en-GB"/>
                  <w:rPrChange w:id="6291" w:author="Mario Ezequiel Scott" w:date="2019-12-29T19:14:00Z">
                    <w:rPr>
                      <w:rFonts w:ascii="Calibri" w:eastAsia="Times New Roman" w:hAnsi="Calibri" w:cs="Calibri"/>
                      <w:color w:val="000000"/>
                    </w:rPr>
                  </w:rPrChange>
                </w:rPr>
                <w:delText>ScrumMaster</w:delText>
              </w:r>
              <w:bookmarkStart w:id="6292" w:name="_Toc29215084"/>
              <w:bookmarkStart w:id="6293" w:name="_Toc29215217"/>
              <w:bookmarkEnd w:id="6292"/>
              <w:bookmarkEnd w:id="6293"/>
            </w:del>
          </w:p>
        </w:tc>
        <w:tc>
          <w:tcPr>
            <w:tcW w:w="1080" w:type="dxa"/>
            <w:tcBorders>
              <w:top w:val="nil"/>
              <w:left w:val="nil"/>
              <w:bottom w:val="single" w:sz="4" w:space="0" w:color="auto"/>
              <w:right w:val="single" w:sz="4" w:space="0" w:color="auto"/>
            </w:tcBorders>
            <w:shd w:val="clear" w:color="000000" w:fill="FCE4D6"/>
            <w:noWrap/>
            <w:vAlign w:val="bottom"/>
            <w:hideMark/>
          </w:tcPr>
          <w:p w14:paraId="77251A5F" w14:textId="4F6F79C0" w:rsidR="002209DE" w:rsidRPr="004A4B49" w:rsidDel="00137BAB" w:rsidRDefault="002209DE" w:rsidP="00794694">
            <w:pPr>
              <w:spacing w:after="0"/>
              <w:rPr>
                <w:del w:id="6294" w:author="Mario Ezequiel Scott" w:date="2020-01-02T16:45:00Z"/>
                <w:rFonts w:ascii="Calibri" w:eastAsia="Times New Roman" w:hAnsi="Calibri" w:cs="Calibri"/>
                <w:color w:val="000000"/>
                <w:lang w:val="en-GB"/>
                <w:rPrChange w:id="6295" w:author="Mario Ezequiel Scott" w:date="2019-12-29T19:14:00Z">
                  <w:rPr>
                    <w:del w:id="6296" w:author="Mario Ezequiel Scott" w:date="2020-01-02T16:45:00Z"/>
                    <w:rFonts w:ascii="Calibri" w:eastAsia="Times New Roman" w:hAnsi="Calibri" w:cs="Calibri"/>
                    <w:color w:val="000000"/>
                  </w:rPr>
                </w:rPrChange>
              </w:rPr>
            </w:pPr>
            <w:del w:id="6297" w:author="Mario Ezequiel Scott" w:date="2020-01-02T16:45:00Z">
              <w:r w:rsidRPr="004A4B49" w:rsidDel="00137BAB">
                <w:rPr>
                  <w:rFonts w:ascii="Calibri" w:eastAsia="Times New Roman" w:hAnsi="Calibri" w:cs="Calibri"/>
                  <w:color w:val="000000"/>
                  <w:lang w:val="en-GB"/>
                  <w:rPrChange w:id="6298" w:author="Mario Ezequiel Scott" w:date="2019-12-29T19:14:00Z">
                    <w:rPr>
                      <w:rFonts w:ascii="Calibri" w:eastAsia="Times New Roman" w:hAnsi="Calibri" w:cs="Calibri"/>
                      <w:color w:val="000000"/>
                    </w:rPr>
                  </w:rPrChange>
                </w:rPr>
                <w:delText>Yes</w:delText>
              </w:r>
              <w:bookmarkStart w:id="6299" w:name="_Toc29215085"/>
              <w:bookmarkStart w:id="6300" w:name="_Toc29215218"/>
              <w:bookmarkEnd w:id="6299"/>
              <w:bookmarkEnd w:id="6300"/>
            </w:del>
          </w:p>
        </w:tc>
        <w:tc>
          <w:tcPr>
            <w:tcW w:w="3200" w:type="dxa"/>
            <w:tcBorders>
              <w:top w:val="nil"/>
              <w:left w:val="nil"/>
              <w:bottom w:val="single" w:sz="4" w:space="0" w:color="auto"/>
              <w:right w:val="single" w:sz="4" w:space="0" w:color="auto"/>
            </w:tcBorders>
            <w:shd w:val="clear" w:color="000000" w:fill="FCE4D6"/>
            <w:noWrap/>
            <w:vAlign w:val="bottom"/>
            <w:hideMark/>
          </w:tcPr>
          <w:p w14:paraId="6571B18F" w14:textId="1BA294E8" w:rsidR="002209DE" w:rsidRPr="004A4B49" w:rsidDel="00137BAB" w:rsidRDefault="002209DE" w:rsidP="00794694">
            <w:pPr>
              <w:spacing w:after="0"/>
              <w:rPr>
                <w:del w:id="6301" w:author="Mario Ezequiel Scott" w:date="2020-01-02T16:45:00Z"/>
                <w:rFonts w:ascii="Calibri" w:eastAsia="Times New Roman" w:hAnsi="Calibri" w:cs="Calibri"/>
                <w:color w:val="000000"/>
                <w:lang w:val="en-GB"/>
                <w:rPrChange w:id="6302" w:author="Mario Ezequiel Scott" w:date="2019-12-29T19:14:00Z">
                  <w:rPr>
                    <w:del w:id="6303" w:author="Mario Ezequiel Scott" w:date="2020-01-02T16:45:00Z"/>
                    <w:rFonts w:ascii="Calibri" w:eastAsia="Times New Roman" w:hAnsi="Calibri" w:cs="Calibri"/>
                    <w:color w:val="000000"/>
                  </w:rPr>
                </w:rPrChange>
              </w:rPr>
            </w:pPr>
            <w:del w:id="6304" w:author="Mario Ezequiel Scott" w:date="2020-01-02T16:45:00Z">
              <w:r w:rsidRPr="004A4B49" w:rsidDel="00137BAB">
                <w:rPr>
                  <w:rFonts w:ascii="Calibri" w:eastAsia="Times New Roman" w:hAnsi="Calibri" w:cs="Calibri"/>
                  <w:color w:val="000000"/>
                  <w:lang w:val="en-GB"/>
                  <w:rPrChange w:id="6305" w:author="Mario Ezequiel Scott" w:date="2019-12-29T19:14:00Z">
                    <w:rPr>
                      <w:rFonts w:ascii="Calibri" w:eastAsia="Times New Roman" w:hAnsi="Calibri" w:cs="Calibri"/>
                      <w:color w:val="000000"/>
                    </w:rPr>
                  </w:rPrChange>
                </w:rPr>
                <w:delText>Not Available in our JIRA dataset</w:delText>
              </w:r>
              <w:bookmarkStart w:id="6306" w:name="_Toc29215086"/>
              <w:bookmarkStart w:id="6307" w:name="_Toc29215219"/>
              <w:bookmarkEnd w:id="6306"/>
              <w:bookmarkEnd w:id="6307"/>
            </w:del>
          </w:p>
        </w:tc>
        <w:bookmarkStart w:id="6308" w:name="_Toc29215087"/>
        <w:bookmarkStart w:id="6309" w:name="_Toc29215220"/>
        <w:bookmarkEnd w:id="6308"/>
        <w:bookmarkEnd w:id="6309"/>
      </w:tr>
      <w:tr w:rsidR="002209DE" w:rsidRPr="004A4B49" w:rsidDel="00137BAB" w14:paraId="4119DE3D" w14:textId="15A1A56F" w:rsidTr="00794694">
        <w:trPr>
          <w:trHeight w:val="300"/>
          <w:del w:id="6310" w:author="Mario Ezequiel Scott" w:date="2020-01-02T16:45:00Z"/>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36136D46" w14:textId="56C19336" w:rsidR="002209DE" w:rsidRPr="004A4B49" w:rsidDel="00137BAB" w:rsidRDefault="002209DE" w:rsidP="00794694">
            <w:pPr>
              <w:spacing w:after="0"/>
              <w:rPr>
                <w:del w:id="6311" w:author="Mario Ezequiel Scott" w:date="2020-01-02T16:45:00Z"/>
                <w:rFonts w:ascii="Calibri" w:eastAsia="Times New Roman" w:hAnsi="Calibri" w:cs="Calibri"/>
                <w:color w:val="000000"/>
                <w:lang w:val="en-GB"/>
                <w:rPrChange w:id="6312" w:author="Mario Ezequiel Scott" w:date="2019-12-29T19:14:00Z">
                  <w:rPr>
                    <w:del w:id="6313" w:author="Mario Ezequiel Scott" w:date="2020-01-02T16:45:00Z"/>
                    <w:rFonts w:ascii="Calibri" w:eastAsia="Times New Roman" w:hAnsi="Calibri" w:cs="Calibri"/>
                    <w:color w:val="000000"/>
                  </w:rPr>
                </w:rPrChange>
              </w:rPr>
            </w:pPr>
            <w:del w:id="6314" w:author="Mario Ezequiel Scott" w:date="2020-01-02T16:45:00Z">
              <w:r w:rsidRPr="004A4B49" w:rsidDel="00137BAB">
                <w:rPr>
                  <w:rFonts w:ascii="Calibri" w:eastAsia="Times New Roman" w:hAnsi="Calibri" w:cs="Calibri"/>
                  <w:color w:val="000000"/>
                  <w:lang w:val="en-GB"/>
                  <w:rPrChange w:id="6315" w:author="Mario Ezequiel Scott" w:date="2019-12-29T19:14:00Z">
                    <w:rPr>
                      <w:rFonts w:ascii="Calibri" w:eastAsia="Times New Roman" w:hAnsi="Calibri" w:cs="Calibri"/>
                      <w:color w:val="000000"/>
                    </w:rPr>
                  </w:rPrChange>
                </w:rPr>
                <w:delText>ScrumMaster</w:delText>
              </w:r>
              <w:bookmarkStart w:id="6316" w:name="_Toc29215088"/>
              <w:bookmarkStart w:id="6317" w:name="_Toc29215221"/>
              <w:bookmarkEnd w:id="6316"/>
              <w:bookmarkEnd w:id="6317"/>
            </w:del>
          </w:p>
        </w:tc>
        <w:tc>
          <w:tcPr>
            <w:tcW w:w="1080" w:type="dxa"/>
            <w:tcBorders>
              <w:top w:val="nil"/>
              <w:left w:val="nil"/>
              <w:bottom w:val="single" w:sz="4" w:space="0" w:color="auto"/>
              <w:right w:val="single" w:sz="4" w:space="0" w:color="auto"/>
            </w:tcBorders>
            <w:shd w:val="clear" w:color="000000" w:fill="FCE4D6"/>
            <w:noWrap/>
            <w:vAlign w:val="bottom"/>
            <w:hideMark/>
          </w:tcPr>
          <w:p w14:paraId="2253EEC6" w14:textId="42149166" w:rsidR="002209DE" w:rsidRPr="004A4B49" w:rsidDel="00137BAB" w:rsidRDefault="002209DE" w:rsidP="00794694">
            <w:pPr>
              <w:spacing w:after="0"/>
              <w:rPr>
                <w:del w:id="6318" w:author="Mario Ezequiel Scott" w:date="2020-01-02T16:45:00Z"/>
                <w:rFonts w:ascii="Calibri" w:eastAsia="Times New Roman" w:hAnsi="Calibri" w:cs="Calibri"/>
                <w:color w:val="000000"/>
                <w:lang w:val="en-GB"/>
                <w:rPrChange w:id="6319" w:author="Mario Ezequiel Scott" w:date="2019-12-29T19:14:00Z">
                  <w:rPr>
                    <w:del w:id="6320" w:author="Mario Ezequiel Scott" w:date="2020-01-02T16:45:00Z"/>
                    <w:rFonts w:ascii="Calibri" w:eastAsia="Times New Roman" w:hAnsi="Calibri" w:cs="Calibri"/>
                    <w:color w:val="000000"/>
                  </w:rPr>
                </w:rPrChange>
              </w:rPr>
            </w:pPr>
            <w:del w:id="6321" w:author="Mario Ezequiel Scott" w:date="2020-01-02T16:45:00Z">
              <w:r w:rsidRPr="004A4B49" w:rsidDel="00137BAB">
                <w:rPr>
                  <w:rFonts w:ascii="Calibri" w:eastAsia="Times New Roman" w:hAnsi="Calibri" w:cs="Calibri"/>
                  <w:color w:val="000000"/>
                  <w:lang w:val="en-GB"/>
                  <w:rPrChange w:id="6322" w:author="Mario Ezequiel Scott" w:date="2019-12-29T19:14:00Z">
                    <w:rPr>
                      <w:rFonts w:ascii="Calibri" w:eastAsia="Times New Roman" w:hAnsi="Calibri" w:cs="Calibri"/>
                      <w:color w:val="000000"/>
                    </w:rPr>
                  </w:rPrChange>
                </w:rPr>
                <w:delText>No</w:delText>
              </w:r>
              <w:bookmarkStart w:id="6323" w:name="_Toc29215089"/>
              <w:bookmarkStart w:id="6324" w:name="_Toc29215222"/>
              <w:bookmarkEnd w:id="6323"/>
              <w:bookmarkEnd w:id="6324"/>
            </w:del>
          </w:p>
        </w:tc>
        <w:tc>
          <w:tcPr>
            <w:tcW w:w="3200" w:type="dxa"/>
            <w:tcBorders>
              <w:top w:val="nil"/>
              <w:left w:val="nil"/>
              <w:bottom w:val="single" w:sz="4" w:space="0" w:color="auto"/>
              <w:right w:val="single" w:sz="4" w:space="0" w:color="auto"/>
            </w:tcBorders>
            <w:shd w:val="clear" w:color="000000" w:fill="FCE4D6"/>
            <w:noWrap/>
            <w:vAlign w:val="bottom"/>
            <w:hideMark/>
          </w:tcPr>
          <w:p w14:paraId="08FBDB54" w14:textId="63A03F1A" w:rsidR="002209DE" w:rsidRPr="004A4B49" w:rsidDel="00137BAB" w:rsidRDefault="002209DE" w:rsidP="00794694">
            <w:pPr>
              <w:spacing w:after="0"/>
              <w:rPr>
                <w:del w:id="6325" w:author="Mario Ezequiel Scott" w:date="2020-01-02T16:45:00Z"/>
                <w:rFonts w:ascii="Calibri" w:eastAsia="Times New Roman" w:hAnsi="Calibri" w:cs="Calibri"/>
                <w:color w:val="000000"/>
                <w:lang w:val="en-GB"/>
                <w:rPrChange w:id="6326" w:author="Mario Ezequiel Scott" w:date="2019-12-29T19:14:00Z">
                  <w:rPr>
                    <w:del w:id="6327" w:author="Mario Ezequiel Scott" w:date="2020-01-02T16:45:00Z"/>
                    <w:rFonts w:ascii="Calibri" w:eastAsia="Times New Roman" w:hAnsi="Calibri" w:cs="Calibri"/>
                    <w:color w:val="000000"/>
                  </w:rPr>
                </w:rPrChange>
              </w:rPr>
            </w:pPr>
            <w:del w:id="6328" w:author="Mario Ezequiel Scott" w:date="2020-01-02T16:45:00Z">
              <w:r w:rsidRPr="004A4B49" w:rsidDel="00137BAB">
                <w:rPr>
                  <w:rFonts w:ascii="Calibri" w:eastAsia="Times New Roman" w:hAnsi="Calibri" w:cs="Calibri"/>
                  <w:color w:val="000000"/>
                  <w:lang w:val="en-GB"/>
                  <w:rPrChange w:id="6329" w:author="Mario Ezequiel Scott" w:date="2019-12-29T19:14:00Z">
                    <w:rPr>
                      <w:rFonts w:ascii="Calibri" w:eastAsia="Times New Roman" w:hAnsi="Calibri" w:cs="Calibri"/>
                      <w:color w:val="000000"/>
                    </w:rPr>
                  </w:rPrChange>
                </w:rPr>
                <w:delText>Not Available in our JIRA dataset</w:delText>
              </w:r>
              <w:bookmarkStart w:id="6330" w:name="_Toc29215090"/>
              <w:bookmarkStart w:id="6331" w:name="_Toc29215223"/>
              <w:bookmarkEnd w:id="6330"/>
              <w:bookmarkEnd w:id="6331"/>
            </w:del>
          </w:p>
        </w:tc>
        <w:bookmarkStart w:id="6332" w:name="_Toc29215091"/>
        <w:bookmarkStart w:id="6333" w:name="_Toc29215224"/>
        <w:bookmarkEnd w:id="6332"/>
        <w:bookmarkEnd w:id="6333"/>
      </w:tr>
      <w:tr w:rsidR="002209DE" w:rsidRPr="004A4B49" w:rsidDel="00137BAB" w14:paraId="6B778BE4" w14:textId="2DFA3A89" w:rsidTr="00794694">
        <w:trPr>
          <w:trHeight w:val="300"/>
          <w:del w:id="6334" w:author="Mario Ezequiel Scott" w:date="2020-01-02T16:45:00Z"/>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186F90E5" w14:textId="3F913C99" w:rsidR="002209DE" w:rsidRPr="004A4B49" w:rsidDel="00137BAB" w:rsidRDefault="002209DE" w:rsidP="00794694">
            <w:pPr>
              <w:spacing w:after="0"/>
              <w:rPr>
                <w:del w:id="6335" w:author="Mario Ezequiel Scott" w:date="2020-01-02T16:45:00Z"/>
                <w:rFonts w:ascii="Calibri" w:eastAsia="Times New Roman" w:hAnsi="Calibri" w:cs="Calibri"/>
                <w:color w:val="000000"/>
                <w:lang w:val="en-GB"/>
                <w:rPrChange w:id="6336" w:author="Mario Ezequiel Scott" w:date="2019-12-29T19:14:00Z">
                  <w:rPr>
                    <w:del w:id="6337" w:author="Mario Ezequiel Scott" w:date="2020-01-02T16:45:00Z"/>
                    <w:rFonts w:ascii="Calibri" w:eastAsia="Times New Roman" w:hAnsi="Calibri" w:cs="Calibri"/>
                    <w:color w:val="000000"/>
                  </w:rPr>
                </w:rPrChange>
              </w:rPr>
            </w:pPr>
            <w:del w:id="6338" w:author="Mario Ezequiel Scott" w:date="2020-01-02T16:45:00Z">
              <w:r w:rsidRPr="004A4B49" w:rsidDel="00137BAB">
                <w:rPr>
                  <w:rFonts w:ascii="Calibri" w:eastAsia="Times New Roman" w:hAnsi="Calibri" w:cs="Calibri"/>
                  <w:color w:val="000000"/>
                  <w:lang w:val="en-GB"/>
                  <w:rPrChange w:id="6339" w:author="Mario Ezequiel Scott" w:date="2019-12-29T19:14:00Z">
                    <w:rPr>
                      <w:rFonts w:ascii="Calibri" w:eastAsia="Times New Roman" w:hAnsi="Calibri" w:cs="Calibri"/>
                      <w:color w:val="000000"/>
                    </w:rPr>
                  </w:rPrChange>
                </w:rPr>
                <w:delText>Recommendations</w:delText>
              </w:r>
              <w:bookmarkStart w:id="6340" w:name="_Toc29215092"/>
              <w:bookmarkStart w:id="6341" w:name="_Toc29215225"/>
              <w:bookmarkEnd w:id="6340"/>
              <w:bookmarkEnd w:id="6341"/>
            </w:del>
          </w:p>
        </w:tc>
        <w:tc>
          <w:tcPr>
            <w:tcW w:w="1080" w:type="dxa"/>
            <w:tcBorders>
              <w:top w:val="nil"/>
              <w:left w:val="nil"/>
              <w:bottom w:val="single" w:sz="4" w:space="0" w:color="auto"/>
              <w:right w:val="single" w:sz="4" w:space="0" w:color="auto"/>
            </w:tcBorders>
            <w:shd w:val="clear" w:color="000000" w:fill="FCE4D6"/>
            <w:noWrap/>
            <w:vAlign w:val="bottom"/>
            <w:hideMark/>
          </w:tcPr>
          <w:p w14:paraId="0B1666A7" w14:textId="2D9B60AA" w:rsidR="002209DE" w:rsidRPr="004A4B49" w:rsidDel="00137BAB" w:rsidRDefault="002209DE" w:rsidP="00794694">
            <w:pPr>
              <w:spacing w:after="0"/>
              <w:rPr>
                <w:del w:id="6342" w:author="Mario Ezequiel Scott" w:date="2020-01-02T16:45:00Z"/>
                <w:rFonts w:ascii="Calibri" w:eastAsia="Times New Roman" w:hAnsi="Calibri" w:cs="Calibri"/>
                <w:color w:val="000000"/>
                <w:lang w:val="en-GB"/>
                <w:rPrChange w:id="6343" w:author="Mario Ezequiel Scott" w:date="2019-12-29T19:14:00Z">
                  <w:rPr>
                    <w:del w:id="6344" w:author="Mario Ezequiel Scott" w:date="2020-01-02T16:45:00Z"/>
                    <w:rFonts w:ascii="Calibri" w:eastAsia="Times New Roman" w:hAnsi="Calibri" w:cs="Calibri"/>
                    <w:color w:val="000000"/>
                  </w:rPr>
                </w:rPrChange>
              </w:rPr>
            </w:pPr>
            <w:del w:id="6345" w:author="Mario Ezequiel Scott" w:date="2020-01-02T16:45:00Z">
              <w:r w:rsidRPr="004A4B49" w:rsidDel="00137BAB">
                <w:rPr>
                  <w:rFonts w:ascii="Calibri" w:eastAsia="Times New Roman" w:hAnsi="Calibri" w:cs="Calibri"/>
                  <w:color w:val="000000"/>
                  <w:lang w:val="en-GB"/>
                  <w:rPrChange w:id="6346" w:author="Mario Ezequiel Scott" w:date="2019-12-29T19:14:00Z">
                    <w:rPr>
                      <w:rFonts w:ascii="Calibri" w:eastAsia="Times New Roman" w:hAnsi="Calibri" w:cs="Calibri"/>
                      <w:color w:val="000000"/>
                    </w:rPr>
                  </w:rPrChange>
                </w:rPr>
                <w:delText>OK</w:delText>
              </w:r>
              <w:bookmarkStart w:id="6347" w:name="_Toc29215093"/>
              <w:bookmarkStart w:id="6348" w:name="_Toc29215226"/>
              <w:bookmarkEnd w:id="6347"/>
              <w:bookmarkEnd w:id="6348"/>
            </w:del>
          </w:p>
        </w:tc>
        <w:tc>
          <w:tcPr>
            <w:tcW w:w="3200" w:type="dxa"/>
            <w:tcBorders>
              <w:top w:val="nil"/>
              <w:left w:val="nil"/>
              <w:bottom w:val="single" w:sz="4" w:space="0" w:color="auto"/>
              <w:right w:val="single" w:sz="4" w:space="0" w:color="auto"/>
            </w:tcBorders>
            <w:shd w:val="clear" w:color="000000" w:fill="FCE4D6"/>
            <w:noWrap/>
            <w:vAlign w:val="bottom"/>
            <w:hideMark/>
          </w:tcPr>
          <w:p w14:paraId="756CD6C0" w14:textId="4D180810" w:rsidR="002209DE" w:rsidRPr="004A4B49" w:rsidDel="00137BAB" w:rsidRDefault="002209DE" w:rsidP="00794694">
            <w:pPr>
              <w:spacing w:after="0"/>
              <w:rPr>
                <w:del w:id="6349" w:author="Mario Ezequiel Scott" w:date="2020-01-02T16:45:00Z"/>
                <w:rFonts w:ascii="Calibri" w:eastAsia="Times New Roman" w:hAnsi="Calibri" w:cs="Calibri"/>
                <w:color w:val="000000"/>
                <w:lang w:val="en-GB"/>
                <w:rPrChange w:id="6350" w:author="Mario Ezequiel Scott" w:date="2019-12-29T19:14:00Z">
                  <w:rPr>
                    <w:del w:id="6351" w:author="Mario Ezequiel Scott" w:date="2020-01-02T16:45:00Z"/>
                    <w:rFonts w:ascii="Calibri" w:eastAsia="Times New Roman" w:hAnsi="Calibri" w:cs="Calibri"/>
                    <w:color w:val="000000"/>
                  </w:rPr>
                </w:rPrChange>
              </w:rPr>
            </w:pPr>
            <w:del w:id="6352" w:author="Mario Ezequiel Scott" w:date="2020-01-02T16:45:00Z">
              <w:r w:rsidRPr="004A4B49" w:rsidDel="00137BAB">
                <w:rPr>
                  <w:rFonts w:ascii="Calibri" w:eastAsia="Times New Roman" w:hAnsi="Calibri" w:cs="Calibri"/>
                  <w:color w:val="000000"/>
                  <w:lang w:val="en-GB"/>
                  <w:rPrChange w:id="6353" w:author="Mario Ezequiel Scott" w:date="2019-12-29T19:14:00Z">
                    <w:rPr>
                      <w:rFonts w:ascii="Calibri" w:eastAsia="Times New Roman" w:hAnsi="Calibri" w:cs="Calibri"/>
                      <w:color w:val="000000"/>
                    </w:rPr>
                  </w:rPrChange>
                </w:rPr>
                <w:delText>Not Available in our JIRA dataset</w:delText>
              </w:r>
              <w:bookmarkStart w:id="6354" w:name="_Toc29215094"/>
              <w:bookmarkStart w:id="6355" w:name="_Toc29215227"/>
              <w:bookmarkEnd w:id="6354"/>
              <w:bookmarkEnd w:id="6355"/>
            </w:del>
          </w:p>
        </w:tc>
        <w:bookmarkStart w:id="6356" w:name="_Toc29215095"/>
        <w:bookmarkStart w:id="6357" w:name="_Toc29215228"/>
        <w:bookmarkEnd w:id="6356"/>
        <w:bookmarkEnd w:id="6357"/>
      </w:tr>
      <w:tr w:rsidR="002209DE" w:rsidRPr="004A4B49" w:rsidDel="00137BAB" w14:paraId="7BAA1C1B" w14:textId="4E410718" w:rsidTr="00794694">
        <w:trPr>
          <w:trHeight w:val="300"/>
          <w:del w:id="6358" w:author="Mario Ezequiel Scott" w:date="2020-01-02T16:45:00Z"/>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643EABAD" w14:textId="046D3672" w:rsidR="002209DE" w:rsidRPr="004A4B49" w:rsidDel="00137BAB" w:rsidRDefault="002209DE" w:rsidP="00794694">
            <w:pPr>
              <w:spacing w:after="0"/>
              <w:rPr>
                <w:del w:id="6359" w:author="Mario Ezequiel Scott" w:date="2020-01-02T16:45:00Z"/>
                <w:rFonts w:ascii="Calibri" w:eastAsia="Times New Roman" w:hAnsi="Calibri" w:cs="Calibri"/>
                <w:color w:val="000000"/>
                <w:lang w:val="en-GB"/>
                <w:rPrChange w:id="6360" w:author="Mario Ezequiel Scott" w:date="2019-12-29T19:14:00Z">
                  <w:rPr>
                    <w:del w:id="6361" w:author="Mario Ezequiel Scott" w:date="2020-01-02T16:45:00Z"/>
                    <w:rFonts w:ascii="Calibri" w:eastAsia="Times New Roman" w:hAnsi="Calibri" w:cs="Calibri"/>
                    <w:color w:val="000000"/>
                  </w:rPr>
                </w:rPrChange>
              </w:rPr>
            </w:pPr>
            <w:del w:id="6362" w:author="Mario Ezequiel Scott" w:date="2020-01-02T16:45:00Z">
              <w:r w:rsidRPr="004A4B49" w:rsidDel="00137BAB">
                <w:rPr>
                  <w:rFonts w:ascii="Calibri" w:eastAsia="Times New Roman" w:hAnsi="Calibri" w:cs="Calibri"/>
                  <w:color w:val="000000"/>
                  <w:lang w:val="en-GB"/>
                  <w:rPrChange w:id="6363" w:author="Mario Ezequiel Scott" w:date="2019-12-29T19:14:00Z">
                    <w:rPr>
                      <w:rFonts w:ascii="Calibri" w:eastAsia="Times New Roman" w:hAnsi="Calibri" w:cs="Calibri"/>
                      <w:color w:val="000000"/>
                    </w:rPr>
                  </w:rPrChange>
                </w:rPr>
                <w:delText>Recommendations</w:delText>
              </w:r>
              <w:bookmarkStart w:id="6364" w:name="_Toc29215096"/>
              <w:bookmarkStart w:id="6365" w:name="_Toc29215229"/>
              <w:bookmarkEnd w:id="6364"/>
              <w:bookmarkEnd w:id="6365"/>
            </w:del>
          </w:p>
        </w:tc>
        <w:tc>
          <w:tcPr>
            <w:tcW w:w="1080" w:type="dxa"/>
            <w:tcBorders>
              <w:top w:val="nil"/>
              <w:left w:val="nil"/>
              <w:bottom w:val="single" w:sz="4" w:space="0" w:color="auto"/>
              <w:right w:val="single" w:sz="4" w:space="0" w:color="auto"/>
            </w:tcBorders>
            <w:shd w:val="clear" w:color="000000" w:fill="FCE4D6"/>
            <w:noWrap/>
            <w:vAlign w:val="bottom"/>
            <w:hideMark/>
          </w:tcPr>
          <w:p w14:paraId="534D03CF" w14:textId="4639BFE5" w:rsidR="002209DE" w:rsidRPr="004A4B49" w:rsidDel="00137BAB" w:rsidRDefault="002209DE" w:rsidP="00794694">
            <w:pPr>
              <w:spacing w:after="0"/>
              <w:rPr>
                <w:del w:id="6366" w:author="Mario Ezequiel Scott" w:date="2020-01-02T16:45:00Z"/>
                <w:rFonts w:ascii="Calibri" w:eastAsia="Times New Roman" w:hAnsi="Calibri" w:cs="Calibri"/>
                <w:color w:val="000000"/>
                <w:lang w:val="en-GB"/>
                <w:rPrChange w:id="6367" w:author="Mario Ezequiel Scott" w:date="2019-12-29T19:14:00Z">
                  <w:rPr>
                    <w:del w:id="6368" w:author="Mario Ezequiel Scott" w:date="2020-01-02T16:45:00Z"/>
                    <w:rFonts w:ascii="Calibri" w:eastAsia="Times New Roman" w:hAnsi="Calibri" w:cs="Calibri"/>
                    <w:color w:val="000000"/>
                  </w:rPr>
                </w:rPrChange>
              </w:rPr>
            </w:pPr>
            <w:del w:id="6369" w:author="Mario Ezequiel Scott" w:date="2020-01-02T16:45:00Z">
              <w:r w:rsidRPr="004A4B49" w:rsidDel="00137BAB">
                <w:rPr>
                  <w:rFonts w:ascii="Calibri" w:eastAsia="Times New Roman" w:hAnsi="Calibri" w:cs="Calibri"/>
                  <w:color w:val="000000"/>
                  <w:lang w:val="en-GB"/>
                  <w:rPrChange w:id="6370" w:author="Mario Ezequiel Scott" w:date="2019-12-29T19:14:00Z">
                    <w:rPr>
                      <w:rFonts w:ascii="Calibri" w:eastAsia="Times New Roman" w:hAnsi="Calibri" w:cs="Calibri"/>
                      <w:color w:val="000000"/>
                    </w:rPr>
                  </w:rPrChange>
                </w:rPr>
                <w:delText>Ignored</w:delText>
              </w:r>
              <w:bookmarkStart w:id="6371" w:name="_Toc29215097"/>
              <w:bookmarkStart w:id="6372" w:name="_Toc29215230"/>
              <w:bookmarkEnd w:id="6371"/>
              <w:bookmarkEnd w:id="6372"/>
            </w:del>
          </w:p>
        </w:tc>
        <w:tc>
          <w:tcPr>
            <w:tcW w:w="3200" w:type="dxa"/>
            <w:tcBorders>
              <w:top w:val="nil"/>
              <w:left w:val="nil"/>
              <w:bottom w:val="single" w:sz="4" w:space="0" w:color="auto"/>
              <w:right w:val="single" w:sz="4" w:space="0" w:color="auto"/>
            </w:tcBorders>
            <w:shd w:val="clear" w:color="000000" w:fill="FCE4D6"/>
            <w:noWrap/>
            <w:vAlign w:val="bottom"/>
            <w:hideMark/>
          </w:tcPr>
          <w:p w14:paraId="4C97EE9F" w14:textId="42F50EAE" w:rsidR="002209DE" w:rsidRPr="004A4B49" w:rsidDel="00137BAB" w:rsidRDefault="002209DE" w:rsidP="00794694">
            <w:pPr>
              <w:spacing w:after="0"/>
              <w:rPr>
                <w:del w:id="6373" w:author="Mario Ezequiel Scott" w:date="2020-01-02T16:45:00Z"/>
                <w:rFonts w:ascii="Calibri" w:eastAsia="Times New Roman" w:hAnsi="Calibri" w:cs="Calibri"/>
                <w:color w:val="000000"/>
                <w:lang w:val="en-GB"/>
                <w:rPrChange w:id="6374" w:author="Mario Ezequiel Scott" w:date="2019-12-29T19:14:00Z">
                  <w:rPr>
                    <w:del w:id="6375" w:author="Mario Ezequiel Scott" w:date="2020-01-02T16:45:00Z"/>
                    <w:rFonts w:ascii="Calibri" w:eastAsia="Times New Roman" w:hAnsi="Calibri" w:cs="Calibri"/>
                    <w:color w:val="000000"/>
                  </w:rPr>
                </w:rPrChange>
              </w:rPr>
            </w:pPr>
            <w:del w:id="6376" w:author="Mario Ezequiel Scott" w:date="2020-01-02T16:45:00Z">
              <w:r w:rsidRPr="004A4B49" w:rsidDel="00137BAB">
                <w:rPr>
                  <w:rFonts w:ascii="Calibri" w:eastAsia="Times New Roman" w:hAnsi="Calibri" w:cs="Calibri"/>
                  <w:color w:val="000000"/>
                  <w:lang w:val="en-GB"/>
                  <w:rPrChange w:id="6377" w:author="Mario Ezequiel Scott" w:date="2019-12-29T19:14:00Z">
                    <w:rPr>
                      <w:rFonts w:ascii="Calibri" w:eastAsia="Times New Roman" w:hAnsi="Calibri" w:cs="Calibri"/>
                      <w:color w:val="000000"/>
                    </w:rPr>
                  </w:rPrChange>
                </w:rPr>
                <w:delText>Not Available in our JIRA dataset</w:delText>
              </w:r>
              <w:bookmarkStart w:id="6378" w:name="_Toc29215098"/>
              <w:bookmarkStart w:id="6379" w:name="_Toc29215231"/>
              <w:bookmarkEnd w:id="6378"/>
              <w:bookmarkEnd w:id="6379"/>
            </w:del>
          </w:p>
        </w:tc>
        <w:bookmarkStart w:id="6380" w:name="_Toc29215099"/>
        <w:bookmarkStart w:id="6381" w:name="_Toc29215232"/>
        <w:bookmarkEnd w:id="6380"/>
        <w:bookmarkEnd w:id="6381"/>
      </w:tr>
    </w:tbl>
    <w:p w14:paraId="4805298D" w14:textId="2FBA146A" w:rsidR="002209DE" w:rsidRPr="00B47688" w:rsidDel="00137BAB" w:rsidRDefault="002209DE" w:rsidP="00B47688">
      <w:pPr>
        <w:pStyle w:val="Heading2"/>
        <w:numPr>
          <w:ilvl w:val="3"/>
          <w:numId w:val="76"/>
        </w:numPr>
        <w:rPr>
          <w:del w:id="6382" w:author="Mario Ezequiel Scott" w:date="2020-01-02T16:45:00Z"/>
          <w:rStyle w:val="Heading3Char"/>
          <w:b/>
          <w:bCs/>
          <w:lang w:val="en-GB"/>
          <w:rPrChange w:id="6383" w:author="tedo gogoladze" w:date="2020-01-04T23:54:00Z">
            <w:rPr>
              <w:del w:id="6384" w:author="Mario Ezequiel Scott" w:date="2020-01-02T16:45:00Z"/>
              <w:rFonts w:cstheme="minorHAnsi"/>
            </w:rPr>
          </w:rPrChange>
        </w:rPr>
        <w:pPrChange w:id="6385" w:author="tedo gogoladze" w:date="2020-01-04T23:54:00Z">
          <w:pPr/>
        </w:pPrChange>
      </w:pPr>
      <w:bookmarkStart w:id="6386" w:name="_Toc29215100"/>
      <w:bookmarkStart w:id="6387" w:name="_Toc29215233"/>
      <w:bookmarkEnd w:id="6386"/>
      <w:bookmarkEnd w:id="6387"/>
    </w:p>
    <w:p w14:paraId="0917D5E0" w14:textId="0ACB4CBB" w:rsidR="002209DE" w:rsidRPr="00B47688" w:rsidDel="00137BAB" w:rsidRDefault="002209DE" w:rsidP="00B47688">
      <w:pPr>
        <w:pStyle w:val="Heading2"/>
        <w:numPr>
          <w:ilvl w:val="3"/>
          <w:numId w:val="76"/>
        </w:numPr>
        <w:rPr>
          <w:del w:id="6388" w:author="Mario Ezequiel Scott" w:date="2020-01-02T16:45:00Z"/>
          <w:rStyle w:val="Heading3Char"/>
          <w:b/>
          <w:bCs/>
          <w:lang w:val="en-GB"/>
          <w:rPrChange w:id="6389" w:author="tedo gogoladze" w:date="2020-01-04T23:54:00Z">
            <w:rPr>
              <w:del w:id="6390" w:author="Mario Ezequiel Scott" w:date="2020-01-02T16:45:00Z"/>
              <w:rFonts w:cstheme="minorHAnsi"/>
            </w:rPr>
          </w:rPrChange>
        </w:rPr>
        <w:pPrChange w:id="6391" w:author="tedo gogoladze" w:date="2020-01-04T23:54:00Z">
          <w:pPr/>
        </w:pPrChange>
      </w:pPr>
      <w:del w:id="6392" w:author="Mario Ezequiel Scott" w:date="2020-01-02T16:45:00Z">
        <w:r w:rsidRPr="00B47688" w:rsidDel="00137BAB">
          <w:rPr>
            <w:rStyle w:val="Heading3Char"/>
            <w:b/>
            <w:bCs/>
            <w:lang w:val="en-GB"/>
            <w:rPrChange w:id="6393" w:author="tedo gogoladze" w:date="2020-01-04T23:54:00Z">
              <w:rPr>
                <w:rFonts w:cstheme="minorHAnsi"/>
              </w:rPr>
            </w:rPrChange>
          </w:rPr>
          <w:delText xml:space="preserve">Table </w:delText>
        </w:r>
        <w:r w:rsidR="001E4CF8" w:rsidRPr="00B47688" w:rsidDel="00137BAB">
          <w:rPr>
            <w:rStyle w:val="Heading3Char"/>
            <w:b/>
            <w:bCs/>
            <w:lang w:val="en-GB"/>
            <w:rPrChange w:id="6394" w:author="tedo gogoladze" w:date="2020-01-04T23:54:00Z">
              <w:rPr>
                <w:rFonts w:cstheme="minorHAnsi"/>
              </w:rPr>
            </w:rPrChange>
          </w:rPr>
          <w:delText>15</w:delText>
        </w:r>
        <w:r w:rsidRPr="00B47688" w:rsidDel="00137BAB">
          <w:rPr>
            <w:rStyle w:val="Heading3Char"/>
            <w:b/>
            <w:bCs/>
            <w:lang w:val="en-GB"/>
            <w:rPrChange w:id="6395" w:author="tedo gogoladze" w:date="2020-01-04T23:54:00Z">
              <w:rPr>
                <w:rFonts w:cstheme="minorHAnsi"/>
              </w:rPr>
            </w:rPrChange>
          </w:rPr>
          <w:delText>.</w:delText>
        </w:r>
        <w:r w:rsidR="001E4CF8" w:rsidRPr="00B47688" w:rsidDel="00137BAB">
          <w:rPr>
            <w:rStyle w:val="Heading3Char"/>
            <w:b/>
            <w:bCs/>
            <w:lang w:val="en-GB"/>
            <w:rPrChange w:id="6396" w:author="tedo gogoladze" w:date="2020-01-04T23:54:00Z">
              <w:rPr>
                <w:rFonts w:cstheme="minorHAnsi"/>
              </w:rPr>
            </w:rPrChange>
          </w:rPr>
          <w:delText xml:space="preserve"> Metrics from E.Scott`s paper</w:delText>
        </w:r>
        <w:bookmarkStart w:id="6397" w:name="_Toc29215101"/>
        <w:bookmarkStart w:id="6398" w:name="_Toc29215234"/>
        <w:bookmarkEnd w:id="6397"/>
        <w:bookmarkEnd w:id="6398"/>
      </w:del>
    </w:p>
    <w:p w14:paraId="7274A912" w14:textId="56D4AD2D" w:rsidR="002209DE" w:rsidRPr="00B47688" w:rsidDel="00137BAB" w:rsidRDefault="002209DE" w:rsidP="00B47688">
      <w:pPr>
        <w:pStyle w:val="Heading2"/>
        <w:numPr>
          <w:ilvl w:val="3"/>
          <w:numId w:val="76"/>
        </w:numPr>
        <w:rPr>
          <w:del w:id="6399" w:author="Mario Ezequiel Scott" w:date="2020-01-02T16:45:00Z"/>
          <w:rStyle w:val="Heading3Char"/>
          <w:b/>
          <w:bCs/>
          <w:lang w:val="en-GB"/>
          <w:rPrChange w:id="6400" w:author="tedo gogoladze" w:date="2020-01-04T23:54:00Z">
            <w:rPr>
              <w:del w:id="6401" w:author="Mario Ezequiel Scott" w:date="2020-01-02T16:45:00Z"/>
              <w:rFonts w:cstheme="minorHAnsi"/>
            </w:rPr>
          </w:rPrChange>
        </w:rPr>
        <w:pPrChange w:id="6402" w:author="tedo gogoladze" w:date="2020-01-04T23:54:00Z">
          <w:pPr/>
        </w:pPrChange>
      </w:pPr>
      <w:del w:id="6403" w:author="Mario Ezequiel Scott" w:date="2020-01-02T16:45:00Z">
        <w:r w:rsidRPr="00B47688" w:rsidDel="00137BAB">
          <w:rPr>
            <w:rStyle w:val="Heading3Char"/>
            <w:b/>
            <w:bCs/>
            <w:lang w:val="en-GB"/>
            <w:rPrChange w:id="6404" w:author="tedo gogoladze" w:date="2020-01-04T23:54:00Z">
              <w:rPr>
                <w:rFonts w:cstheme="minorHAnsi"/>
              </w:rPr>
            </w:rPrChange>
          </w:rPr>
          <w:delText xml:space="preserve">E. Scott has calculated the categorical variables of State, Prioritization, Estimation, Time, Role, ScrumMaster and Recommendations metrics in his paper. Out of these, State, Prioritization, Estimation and Time can be retrieved from the Jira issues and changelog datasets that </w:delText>
        </w:r>
        <w:r w:rsidR="004C01B3" w:rsidRPr="00B47688" w:rsidDel="00137BAB">
          <w:rPr>
            <w:rStyle w:val="Heading3Char"/>
            <w:b/>
            <w:bCs/>
            <w:lang w:val="en-GB"/>
            <w:rPrChange w:id="6405" w:author="tedo gogoladze" w:date="2020-01-04T23:54:00Z">
              <w:rPr>
                <w:rFonts w:cstheme="minorHAnsi"/>
              </w:rPr>
            </w:rPrChange>
          </w:rPr>
          <w:delText xml:space="preserve">come from </w:delText>
        </w:r>
        <w:r w:rsidRPr="00B47688" w:rsidDel="00137BAB">
          <w:rPr>
            <w:rStyle w:val="Heading3Char"/>
            <w:b/>
            <w:bCs/>
            <w:lang w:val="en-GB"/>
            <w:rPrChange w:id="6406" w:author="tedo gogoladze" w:date="2020-01-04T23:54:00Z">
              <w:rPr>
                <w:rFonts w:cstheme="minorHAnsi"/>
              </w:rPr>
            </w:rPrChange>
          </w:rPr>
          <w:delText>open source, however Role, ScrumMaster and Recommendations are not available.</w:delText>
        </w:r>
        <w:bookmarkStart w:id="6407" w:name="_Toc29215102"/>
        <w:bookmarkStart w:id="6408" w:name="_Toc29215235"/>
        <w:bookmarkEnd w:id="6407"/>
        <w:bookmarkEnd w:id="6408"/>
      </w:del>
    </w:p>
    <w:p w14:paraId="0087084F" w14:textId="6C0FB6D6" w:rsidR="002209DE" w:rsidRPr="00B47688" w:rsidDel="00137BAB" w:rsidRDefault="002209DE" w:rsidP="00B47688">
      <w:pPr>
        <w:pStyle w:val="Heading2"/>
        <w:numPr>
          <w:ilvl w:val="3"/>
          <w:numId w:val="76"/>
        </w:numPr>
        <w:rPr>
          <w:del w:id="6409" w:author="Mario Ezequiel Scott" w:date="2020-01-02T16:45:00Z"/>
          <w:rStyle w:val="Heading3Char"/>
          <w:b/>
          <w:bCs/>
          <w:lang w:val="en-GB"/>
          <w:rPrChange w:id="6410" w:author="tedo gogoladze" w:date="2020-01-04T23:54:00Z">
            <w:rPr>
              <w:del w:id="6411" w:author="Mario Ezequiel Scott" w:date="2020-01-02T16:45:00Z"/>
              <w:rFonts w:cstheme="minorHAnsi"/>
            </w:rPr>
          </w:rPrChange>
        </w:rPr>
        <w:pPrChange w:id="6412" w:author="tedo gogoladze" w:date="2020-01-04T23:54:00Z">
          <w:pPr/>
        </w:pPrChange>
      </w:pPr>
      <w:del w:id="6413" w:author="Mario Ezequiel Scott" w:date="2020-01-02T16:45:00Z">
        <w:r w:rsidRPr="00B47688" w:rsidDel="00137BAB">
          <w:rPr>
            <w:rStyle w:val="Heading3Char"/>
            <w:b/>
            <w:bCs/>
            <w:lang w:val="en-GB"/>
            <w:rPrChange w:id="6414" w:author="tedo gogoladze" w:date="2020-01-04T23:54:00Z">
              <w:rPr>
                <w:rFonts w:cstheme="minorHAnsi"/>
              </w:rPr>
            </w:rPrChange>
          </w:rPr>
          <w:delText>First</w:delText>
        </w:r>
        <w:r w:rsidR="0082677A" w:rsidRPr="00B47688" w:rsidDel="00137BAB">
          <w:rPr>
            <w:rStyle w:val="Heading3Char"/>
            <w:b/>
            <w:bCs/>
            <w:lang w:val="en-GB"/>
            <w:rPrChange w:id="6415" w:author="tedo gogoladze" w:date="2020-01-04T23:54:00Z">
              <w:rPr>
                <w:rFonts w:cstheme="minorHAnsi"/>
              </w:rPr>
            </w:rPrChange>
          </w:rPr>
          <w:delText>ly</w:delText>
        </w:r>
        <w:r w:rsidRPr="00B47688" w:rsidDel="00137BAB">
          <w:rPr>
            <w:rStyle w:val="Heading3Char"/>
            <w:b/>
            <w:bCs/>
            <w:lang w:val="en-GB"/>
            <w:rPrChange w:id="6416" w:author="tedo gogoladze" w:date="2020-01-04T23:54:00Z">
              <w:rPr>
                <w:rFonts w:cstheme="minorHAnsi"/>
              </w:rPr>
            </w:rPrChange>
          </w:rPr>
          <w:delText xml:space="preserve">, the scope of the metric calculations </w:delText>
        </w:r>
        <w:r w:rsidR="0082677A" w:rsidRPr="00B47688" w:rsidDel="00137BAB">
          <w:rPr>
            <w:rStyle w:val="Heading3Char"/>
            <w:b/>
            <w:bCs/>
            <w:lang w:val="en-GB"/>
            <w:rPrChange w:id="6417" w:author="tedo gogoladze" w:date="2020-01-04T23:54:00Z">
              <w:rPr>
                <w:rFonts w:cstheme="minorHAnsi"/>
              </w:rPr>
            </w:rPrChange>
          </w:rPr>
          <w:delText xml:space="preserve">are shortened </w:delText>
        </w:r>
        <w:r w:rsidRPr="00B47688" w:rsidDel="00137BAB">
          <w:rPr>
            <w:rStyle w:val="Heading3Char"/>
            <w:b/>
            <w:bCs/>
            <w:lang w:val="en-GB"/>
            <w:rPrChange w:id="6418" w:author="tedo gogoladze" w:date="2020-01-04T23:54:00Z">
              <w:rPr>
                <w:rFonts w:cstheme="minorHAnsi"/>
              </w:rPr>
            </w:rPrChange>
          </w:rPr>
          <w:delText xml:space="preserve">to take into account only the users that have been checked on IBM Personality Insights on the previous steps. All the changelog records performed by the other users than the ones mentioned previously, got filtered out. </w:delText>
        </w:r>
      </w:del>
      <w:bookmarkStart w:id="6419" w:name="_Toc29215103"/>
      <w:bookmarkStart w:id="6420" w:name="_Toc29215236"/>
      <w:bookmarkStart w:id="6421" w:name="_Toc29215304"/>
      <w:commentRangeEnd w:id="5908"/>
      <w:r w:rsidR="00137BAB" w:rsidRPr="00B47688">
        <w:rPr>
          <w:rStyle w:val="Heading3Char"/>
          <w:b/>
          <w:bCs/>
          <w:lang w:val="en-GB"/>
          <w:rPrChange w:id="6422" w:author="tedo gogoladze" w:date="2020-01-04T23:54:00Z">
            <w:rPr>
              <w:rStyle w:val="CommentReference"/>
            </w:rPr>
          </w:rPrChange>
        </w:rPr>
        <w:commentReference w:id="5908"/>
      </w:r>
      <w:bookmarkEnd w:id="6419"/>
      <w:bookmarkEnd w:id="6420"/>
      <w:bookmarkEnd w:id="6421"/>
    </w:p>
    <w:p w14:paraId="7B8B5762" w14:textId="277B2BDC" w:rsidR="002209DE" w:rsidRPr="00B47688" w:rsidDel="00A5663B" w:rsidRDefault="00ED7DBF" w:rsidP="00A5663B">
      <w:pPr>
        <w:pStyle w:val="Heading2"/>
        <w:numPr>
          <w:ilvl w:val="0"/>
          <w:numId w:val="0"/>
        </w:numPr>
        <w:rPr>
          <w:del w:id="6423" w:author="tedo gogoladze" w:date="2020-01-06T14:59:00Z"/>
          <w:rStyle w:val="Heading3Char"/>
          <w:b/>
          <w:bCs/>
          <w:lang w:val="en-GB"/>
          <w:rPrChange w:id="6424" w:author="tedo gogoladze" w:date="2020-01-04T23:54:00Z">
            <w:rPr>
              <w:del w:id="6425" w:author="tedo gogoladze" w:date="2020-01-06T14:59:00Z"/>
            </w:rPr>
          </w:rPrChange>
        </w:rPr>
        <w:pPrChange w:id="6426" w:author="tedo gogoladze" w:date="2020-01-06T14:59:00Z">
          <w:pPr>
            <w:pStyle w:val="Heading2"/>
          </w:pPr>
        </w:pPrChange>
      </w:pPr>
      <w:ins w:id="6427" w:author="Mario Ezequiel Scott" w:date="2020-01-02T20:16:00Z">
        <w:del w:id="6428" w:author="tedo gogoladze" w:date="2020-01-06T14:59:00Z">
          <w:r w:rsidRPr="00B47688" w:rsidDel="00A5663B">
            <w:rPr>
              <w:rStyle w:val="Heading3Char"/>
              <w:b/>
              <w:bCs/>
              <w:lang w:val="en-GB"/>
              <w:rPrChange w:id="6429" w:author="tedo gogoladze" w:date="2020-01-04T23:54:00Z">
                <w:rPr>
                  <w:rFonts w:cstheme="minorHAnsi"/>
                  <w:b w:val="0"/>
                  <w:bCs w:val="0"/>
                </w:rPr>
              </w:rPrChange>
            </w:rPr>
            <w:delText>Cleaned dataset</w:delText>
          </w:r>
        </w:del>
      </w:ins>
    </w:p>
    <w:p w14:paraId="1BE7B846" w14:textId="3B4E6C91" w:rsidR="009327D8" w:rsidRPr="00B47688" w:rsidDel="00A5663B" w:rsidRDefault="009327D8" w:rsidP="00A5663B">
      <w:pPr>
        <w:pStyle w:val="Heading2"/>
        <w:numPr>
          <w:ilvl w:val="0"/>
          <w:numId w:val="0"/>
        </w:numPr>
        <w:rPr>
          <w:ins w:id="6430" w:author="Mario Ezequiel Scott" w:date="2020-01-02T20:31:00Z"/>
          <w:del w:id="6431" w:author="tedo gogoladze" w:date="2020-01-06T14:59:00Z"/>
          <w:rStyle w:val="Heading3Char"/>
          <w:b/>
          <w:bCs/>
          <w:lang w:val="en-GB"/>
          <w:rPrChange w:id="6432" w:author="tedo gogoladze" w:date="2020-01-04T23:54:00Z">
            <w:rPr>
              <w:ins w:id="6433" w:author="Mario Ezequiel Scott" w:date="2020-01-02T20:31:00Z"/>
              <w:del w:id="6434" w:author="tedo gogoladze" w:date="2020-01-06T14:59:00Z"/>
              <w:lang w:val="en-GB"/>
            </w:rPr>
          </w:rPrChange>
        </w:rPr>
        <w:pPrChange w:id="6435" w:author="tedo gogoladze" w:date="2020-01-06T14:59:00Z">
          <w:pPr/>
        </w:pPrChange>
      </w:pPr>
    </w:p>
    <w:p w14:paraId="02925CD6" w14:textId="44FD9A24" w:rsidR="0011796B" w:rsidRPr="004A4B49" w:rsidRDefault="0011796B" w:rsidP="0011796B">
      <w:pPr>
        <w:rPr>
          <w:ins w:id="6436" w:author="tedo gogoladze" w:date="2020-01-04T23:27:00Z"/>
          <w:lang w:val="en-GB"/>
        </w:rPr>
      </w:pPr>
      <w:ins w:id="6437" w:author="tedo gogoladze" w:date="2020-01-04T23:28:00Z">
        <w:r>
          <w:rPr>
            <w:lang w:val="en-GB"/>
          </w:rPr>
          <w:t>Fi</w:t>
        </w:r>
      </w:ins>
      <w:ins w:id="6438" w:author="tedo gogoladze" w:date="2020-01-04T23:27:00Z">
        <w:r>
          <w:rPr>
            <w:lang w:val="en-GB"/>
          </w:rPr>
          <w:t>rst</w:t>
        </w:r>
        <w:commentRangeStart w:id="6439"/>
        <w:r w:rsidRPr="004A4B49">
          <w:rPr>
            <w:lang w:val="en-GB"/>
          </w:rPr>
          <w:t xml:space="preserve"> step towards creation of the rules is mapping the personality trait scores to the binary variables – weather the particular personality score yields a positive or negative result. The personality trait assessment results are mapped as Positive when the particular developers raw score is greater than the mean raw score of all the retrieved developers. </w:t>
        </w:r>
        <w:proofErr w:type="gramStart"/>
        <w:r w:rsidRPr="004A4B49">
          <w:rPr>
            <w:lang w:val="en-GB"/>
          </w:rPr>
          <w:t>Accordingly</w:t>
        </w:r>
        <w:proofErr w:type="gramEnd"/>
        <w:r w:rsidRPr="004A4B49">
          <w:rPr>
            <w:lang w:val="en-GB"/>
          </w:rPr>
          <w:t xml:space="preserve"> the personality trait assessment result is mapped as negative when the raw score is less or equal than mean raw score of all the samples in the dataset of retrieved personality scores of developers.</w:t>
        </w:r>
      </w:ins>
    </w:p>
    <w:p w14:paraId="44003F9B" w14:textId="77777777" w:rsidR="0011796B" w:rsidRPr="004A4B49" w:rsidRDefault="0011796B" w:rsidP="0011796B">
      <w:pPr>
        <w:rPr>
          <w:ins w:id="6440" w:author="tedo gogoladze" w:date="2020-01-04T23:27:00Z"/>
          <w:lang w:val="en-GB"/>
        </w:rPr>
      </w:pPr>
      <w:ins w:id="6441" w:author="tedo gogoladze" w:date="2020-01-04T23:27:00Z">
        <w:r w:rsidRPr="004A4B49">
          <w:rPr>
            <w:lang w:val="en-GB"/>
          </w:rPr>
          <w:t>In overall, out of the 100 developer profiles that has been analysed during this research have the personality trait results as shown on the Table 16.</w:t>
        </w:r>
      </w:ins>
    </w:p>
    <w:tbl>
      <w:tblPr>
        <w:tblW w:w="8740" w:type="dxa"/>
        <w:tblLook w:val="04A0" w:firstRow="1" w:lastRow="0" w:firstColumn="1" w:lastColumn="0" w:noHBand="0" w:noVBand="1"/>
      </w:tblPr>
      <w:tblGrid>
        <w:gridCol w:w="1165"/>
        <w:gridCol w:w="1515"/>
        <w:gridCol w:w="2140"/>
        <w:gridCol w:w="1420"/>
        <w:gridCol w:w="1340"/>
        <w:gridCol w:w="1160"/>
      </w:tblGrid>
      <w:tr w:rsidR="0011796B" w:rsidRPr="004A4B49" w14:paraId="0C18202B" w14:textId="77777777" w:rsidTr="00C07ADC">
        <w:trPr>
          <w:trHeight w:val="300"/>
          <w:ins w:id="6442" w:author="tedo gogoladze" w:date="2020-01-04T23:27:00Z"/>
        </w:trPr>
        <w:tc>
          <w:tcPr>
            <w:tcW w:w="1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94EA30" w14:textId="77777777" w:rsidR="0011796B" w:rsidRPr="00862023" w:rsidRDefault="0011796B" w:rsidP="00C07ADC">
            <w:pPr>
              <w:autoSpaceDE/>
              <w:spacing w:before="0" w:after="0"/>
              <w:jc w:val="right"/>
              <w:rPr>
                <w:ins w:id="6443" w:author="tedo gogoladze" w:date="2020-01-04T23:27:00Z"/>
                <w:rFonts w:ascii="Arial" w:eastAsia="Times New Roman" w:hAnsi="Arial" w:cs="Arial"/>
                <w:b/>
                <w:bCs/>
                <w:color w:val="000000"/>
                <w:sz w:val="18"/>
                <w:szCs w:val="18"/>
                <w:lang w:val="en-GB" w:eastAsia="en-US"/>
              </w:rPr>
            </w:pPr>
            <w:ins w:id="6444" w:author="tedo gogoladze" w:date="2020-01-04T23:27:00Z">
              <w:r w:rsidRPr="00862023">
                <w:rPr>
                  <w:rFonts w:ascii="Arial" w:eastAsia="Times New Roman" w:hAnsi="Arial" w:cs="Arial"/>
                  <w:b/>
                  <w:bCs/>
                  <w:color w:val="000000"/>
                  <w:sz w:val="18"/>
                  <w:szCs w:val="18"/>
                  <w:lang w:val="en-GB" w:eastAsia="en-US"/>
                </w:rPr>
                <w:t> </w:t>
              </w:r>
            </w:ins>
          </w:p>
        </w:tc>
        <w:tc>
          <w:tcPr>
            <w:tcW w:w="1515" w:type="dxa"/>
            <w:tcBorders>
              <w:top w:val="single" w:sz="4" w:space="0" w:color="auto"/>
              <w:left w:val="nil"/>
              <w:bottom w:val="single" w:sz="4" w:space="0" w:color="auto"/>
              <w:right w:val="single" w:sz="4" w:space="0" w:color="auto"/>
            </w:tcBorders>
            <w:shd w:val="clear" w:color="000000" w:fill="D6DCE4"/>
            <w:vAlign w:val="center"/>
            <w:hideMark/>
          </w:tcPr>
          <w:p w14:paraId="63E90BDA" w14:textId="77777777" w:rsidR="0011796B" w:rsidRPr="00862023" w:rsidRDefault="0011796B" w:rsidP="00C07ADC">
            <w:pPr>
              <w:autoSpaceDE/>
              <w:spacing w:before="0" w:after="0"/>
              <w:jc w:val="right"/>
              <w:rPr>
                <w:ins w:id="6445" w:author="tedo gogoladze" w:date="2020-01-04T23:27:00Z"/>
                <w:rFonts w:ascii="Arial" w:eastAsia="Times New Roman" w:hAnsi="Arial" w:cs="Arial"/>
                <w:color w:val="000000"/>
                <w:sz w:val="18"/>
                <w:szCs w:val="18"/>
                <w:lang w:val="en-GB" w:eastAsia="en-US"/>
              </w:rPr>
            </w:pPr>
            <w:ins w:id="6446" w:author="tedo gogoladze" w:date="2020-01-04T23:27:00Z">
              <w:r w:rsidRPr="00862023">
                <w:rPr>
                  <w:rFonts w:ascii="Arial" w:eastAsia="Times New Roman" w:hAnsi="Arial" w:cs="Arial"/>
                  <w:color w:val="000000"/>
                  <w:sz w:val="18"/>
                  <w:szCs w:val="18"/>
                  <w:lang w:val="en-GB" w:eastAsia="en-US"/>
                </w:rPr>
                <w:t>agreeableness</w:t>
              </w:r>
            </w:ins>
          </w:p>
        </w:tc>
        <w:tc>
          <w:tcPr>
            <w:tcW w:w="2140" w:type="dxa"/>
            <w:tcBorders>
              <w:top w:val="single" w:sz="4" w:space="0" w:color="auto"/>
              <w:left w:val="nil"/>
              <w:bottom w:val="single" w:sz="4" w:space="0" w:color="auto"/>
              <w:right w:val="single" w:sz="4" w:space="0" w:color="auto"/>
            </w:tcBorders>
            <w:shd w:val="clear" w:color="000000" w:fill="D6DCE4"/>
            <w:vAlign w:val="center"/>
            <w:hideMark/>
          </w:tcPr>
          <w:p w14:paraId="7E7890EB" w14:textId="77777777" w:rsidR="0011796B" w:rsidRPr="00862023" w:rsidRDefault="0011796B" w:rsidP="00C07ADC">
            <w:pPr>
              <w:autoSpaceDE/>
              <w:spacing w:before="0" w:after="0"/>
              <w:jc w:val="right"/>
              <w:rPr>
                <w:ins w:id="6447" w:author="tedo gogoladze" w:date="2020-01-04T23:27:00Z"/>
                <w:rFonts w:ascii="Arial" w:eastAsia="Times New Roman" w:hAnsi="Arial" w:cs="Arial"/>
                <w:color w:val="000000"/>
                <w:sz w:val="18"/>
                <w:szCs w:val="18"/>
                <w:lang w:val="en-GB" w:eastAsia="en-US"/>
              </w:rPr>
            </w:pPr>
            <w:ins w:id="6448" w:author="tedo gogoladze" w:date="2020-01-04T23:27:00Z">
              <w:r w:rsidRPr="00862023">
                <w:rPr>
                  <w:rFonts w:ascii="Arial" w:eastAsia="Times New Roman" w:hAnsi="Arial" w:cs="Arial"/>
                  <w:color w:val="000000"/>
                  <w:sz w:val="18"/>
                  <w:szCs w:val="18"/>
                  <w:lang w:val="en-GB" w:eastAsia="en-US"/>
                </w:rPr>
                <w:t>conscientiousness</w:t>
              </w:r>
            </w:ins>
          </w:p>
        </w:tc>
        <w:tc>
          <w:tcPr>
            <w:tcW w:w="1420" w:type="dxa"/>
            <w:tcBorders>
              <w:top w:val="single" w:sz="4" w:space="0" w:color="auto"/>
              <w:left w:val="nil"/>
              <w:bottom w:val="single" w:sz="4" w:space="0" w:color="auto"/>
              <w:right w:val="single" w:sz="4" w:space="0" w:color="auto"/>
            </w:tcBorders>
            <w:shd w:val="clear" w:color="000000" w:fill="D6DCE4"/>
            <w:vAlign w:val="center"/>
            <w:hideMark/>
          </w:tcPr>
          <w:p w14:paraId="725C88B2" w14:textId="77777777" w:rsidR="0011796B" w:rsidRPr="00862023" w:rsidRDefault="0011796B" w:rsidP="00C07ADC">
            <w:pPr>
              <w:autoSpaceDE/>
              <w:spacing w:before="0" w:after="0"/>
              <w:jc w:val="right"/>
              <w:rPr>
                <w:ins w:id="6449" w:author="tedo gogoladze" w:date="2020-01-04T23:27:00Z"/>
                <w:rFonts w:ascii="Arial" w:eastAsia="Times New Roman" w:hAnsi="Arial" w:cs="Arial"/>
                <w:color w:val="000000"/>
                <w:sz w:val="18"/>
                <w:szCs w:val="18"/>
                <w:lang w:val="en-GB" w:eastAsia="en-US"/>
              </w:rPr>
            </w:pPr>
            <w:ins w:id="6450" w:author="tedo gogoladze" w:date="2020-01-04T23:27:00Z">
              <w:r w:rsidRPr="00862023">
                <w:rPr>
                  <w:rFonts w:ascii="Arial" w:eastAsia="Times New Roman" w:hAnsi="Arial" w:cs="Arial"/>
                  <w:color w:val="000000"/>
                  <w:sz w:val="18"/>
                  <w:szCs w:val="18"/>
                  <w:lang w:val="en-GB" w:eastAsia="en-US"/>
                </w:rPr>
                <w:t>extraversion</w:t>
              </w:r>
            </w:ins>
          </w:p>
        </w:tc>
        <w:tc>
          <w:tcPr>
            <w:tcW w:w="1340" w:type="dxa"/>
            <w:tcBorders>
              <w:top w:val="single" w:sz="4" w:space="0" w:color="auto"/>
              <w:left w:val="nil"/>
              <w:bottom w:val="single" w:sz="4" w:space="0" w:color="auto"/>
              <w:right w:val="single" w:sz="4" w:space="0" w:color="auto"/>
            </w:tcBorders>
            <w:shd w:val="clear" w:color="000000" w:fill="D6DCE4"/>
            <w:vAlign w:val="center"/>
            <w:hideMark/>
          </w:tcPr>
          <w:p w14:paraId="62F50248" w14:textId="77777777" w:rsidR="0011796B" w:rsidRPr="00862023" w:rsidRDefault="0011796B" w:rsidP="00C07ADC">
            <w:pPr>
              <w:autoSpaceDE/>
              <w:spacing w:before="0" w:after="0"/>
              <w:jc w:val="right"/>
              <w:rPr>
                <w:ins w:id="6451" w:author="tedo gogoladze" w:date="2020-01-04T23:27:00Z"/>
                <w:rFonts w:ascii="Arial" w:eastAsia="Times New Roman" w:hAnsi="Arial" w:cs="Arial"/>
                <w:color w:val="000000"/>
                <w:sz w:val="18"/>
                <w:szCs w:val="18"/>
                <w:lang w:val="en-GB" w:eastAsia="en-US"/>
              </w:rPr>
            </w:pPr>
            <w:ins w:id="6452" w:author="tedo gogoladze" w:date="2020-01-04T23:27:00Z">
              <w:r w:rsidRPr="00862023">
                <w:rPr>
                  <w:rFonts w:ascii="Arial" w:eastAsia="Times New Roman" w:hAnsi="Arial" w:cs="Arial"/>
                  <w:color w:val="000000"/>
                  <w:sz w:val="18"/>
                  <w:szCs w:val="18"/>
                  <w:lang w:val="en-GB" w:eastAsia="en-US"/>
                </w:rPr>
                <w:t>neuroticism</w:t>
              </w:r>
            </w:ins>
          </w:p>
        </w:tc>
        <w:tc>
          <w:tcPr>
            <w:tcW w:w="1160" w:type="dxa"/>
            <w:tcBorders>
              <w:top w:val="single" w:sz="4" w:space="0" w:color="auto"/>
              <w:left w:val="nil"/>
              <w:bottom w:val="single" w:sz="4" w:space="0" w:color="auto"/>
              <w:right w:val="single" w:sz="4" w:space="0" w:color="auto"/>
            </w:tcBorders>
            <w:shd w:val="clear" w:color="000000" w:fill="D6DCE4"/>
            <w:vAlign w:val="center"/>
            <w:hideMark/>
          </w:tcPr>
          <w:p w14:paraId="6C657A77" w14:textId="77777777" w:rsidR="0011796B" w:rsidRPr="00862023" w:rsidRDefault="0011796B" w:rsidP="00C07ADC">
            <w:pPr>
              <w:autoSpaceDE/>
              <w:spacing w:before="0" w:after="0"/>
              <w:jc w:val="right"/>
              <w:rPr>
                <w:ins w:id="6453" w:author="tedo gogoladze" w:date="2020-01-04T23:27:00Z"/>
                <w:rFonts w:ascii="Arial" w:eastAsia="Times New Roman" w:hAnsi="Arial" w:cs="Arial"/>
                <w:color w:val="000000"/>
                <w:sz w:val="18"/>
                <w:szCs w:val="18"/>
                <w:lang w:val="en-GB" w:eastAsia="en-US"/>
              </w:rPr>
            </w:pPr>
            <w:ins w:id="6454" w:author="tedo gogoladze" w:date="2020-01-04T23:27:00Z">
              <w:r w:rsidRPr="00862023">
                <w:rPr>
                  <w:rFonts w:ascii="Arial" w:eastAsia="Times New Roman" w:hAnsi="Arial" w:cs="Arial"/>
                  <w:color w:val="000000"/>
                  <w:sz w:val="18"/>
                  <w:szCs w:val="18"/>
                  <w:lang w:val="en-GB" w:eastAsia="en-US"/>
                </w:rPr>
                <w:t>openness</w:t>
              </w:r>
            </w:ins>
          </w:p>
        </w:tc>
      </w:tr>
      <w:tr w:rsidR="0011796B" w:rsidRPr="004A4B49" w14:paraId="531BF57B" w14:textId="77777777" w:rsidTr="00C07ADC">
        <w:trPr>
          <w:trHeight w:val="300"/>
          <w:ins w:id="6455" w:author="tedo gogoladze" w:date="2020-01-04T23:27:00Z"/>
        </w:trPr>
        <w:tc>
          <w:tcPr>
            <w:tcW w:w="1165" w:type="dxa"/>
            <w:tcBorders>
              <w:top w:val="nil"/>
              <w:left w:val="single" w:sz="4" w:space="0" w:color="auto"/>
              <w:bottom w:val="single" w:sz="4" w:space="0" w:color="auto"/>
              <w:right w:val="single" w:sz="4" w:space="0" w:color="auto"/>
            </w:tcBorders>
            <w:shd w:val="clear" w:color="auto" w:fill="auto"/>
            <w:vAlign w:val="center"/>
            <w:hideMark/>
          </w:tcPr>
          <w:p w14:paraId="1496CBB2" w14:textId="77777777" w:rsidR="0011796B" w:rsidRPr="00862023" w:rsidRDefault="0011796B" w:rsidP="00C07ADC">
            <w:pPr>
              <w:autoSpaceDE/>
              <w:spacing w:before="0" w:after="0"/>
              <w:jc w:val="right"/>
              <w:rPr>
                <w:ins w:id="6456" w:author="tedo gogoladze" w:date="2020-01-04T23:27:00Z"/>
                <w:rFonts w:ascii="Arial" w:eastAsia="Times New Roman" w:hAnsi="Arial" w:cs="Arial"/>
                <w:b/>
                <w:bCs/>
                <w:color w:val="000000"/>
                <w:sz w:val="18"/>
                <w:szCs w:val="18"/>
                <w:lang w:val="en-GB" w:eastAsia="en-US"/>
              </w:rPr>
            </w:pPr>
            <w:ins w:id="6457" w:author="tedo gogoladze" w:date="2020-01-04T23:27:00Z">
              <w:r w:rsidRPr="00862023">
                <w:rPr>
                  <w:rFonts w:ascii="Arial" w:eastAsia="Times New Roman" w:hAnsi="Arial" w:cs="Arial"/>
                  <w:b/>
                  <w:bCs/>
                  <w:color w:val="000000"/>
                  <w:sz w:val="18"/>
                  <w:szCs w:val="18"/>
                  <w:lang w:val="en-GB" w:eastAsia="en-US"/>
                </w:rPr>
                <w:t>Negative</w:t>
              </w:r>
            </w:ins>
          </w:p>
        </w:tc>
        <w:tc>
          <w:tcPr>
            <w:tcW w:w="1515" w:type="dxa"/>
            <w:tcBorders>
              <w:top w:val="nil"/>
              <w:left w:val="nil"/>
              <w:bottom w:val="single" w:sz="4" w:space="0" w:color="auto"/>
              <w:right w:val="single" w:sz="4" w:space="0" w:color="auto"/>
            </w:tcBorders>
            <w:shd w:val="clear" w:color="auto" w:fill="auto"/>
            <w:noWrap/>
            <w:vAlign w:val="bottom"/>
            <w:hideMark/>
          </w:tcPr>
          <w:p w14:paraId="7811165F" w14:textId="77777777" w:rsidR="0011796B" w:rsidRPr="00862023" w:rsidRDefault="0011796B" w:rsidP="00C07ADC">
            <w:pPr>
              <w:autoSpaceDE/>
              <w:spacing w:before="0" w:after="0"/>
              <w:jc w:val="right"/>
              <w:rPr>
                <w:ins w:id="6458" w:author="tedo gogoladze" w:date="2020-01-04T23:27:00Z"/>
                <w:rFonts w:ascii="Calibri" w:eastAsia="Times New Roman" w:hAnsi="Calibri" w:cs="Calibri"/>
                <w:color w:val="000000"/>
                <w:sz w:val="18"/>
                <w:szCs w:val="18"/>
                <w:lang w:val="en-GB" w:eastAsia="en-US"/>
              </w:rPr>
            </w:pPr>
            <w:ins w:id="6459" w:author="tedo gogoladze" w:date="2020-01-04T23:27:00Z">
              <w:r w:rsidRPr="00862023">
                <w:rPr>
                  <w:rFonts w:ascii="Calibri" w:eastAsia="Times New Roman" w:hAnsi="Calibri" w:cs="Calibri"/>
                  <w:color w:val="000000"/>
                  <w:sz w:val="18"/>
                  <w:szCs w:val="18"/>
                  <w:lang w:val="en-GB" w:eastAsia="en-US"/>
                </w:rPr>
                <w:t>50</w:t>
              </w:r>
            </w:ins>
          </w:p>
        </w:tc>
        <w:tc>
          <w:tcPr>
            <w:tcW w:w="2140" w:type="dxa"/>
            <w:tcBorders>
              <w:top w:val="nil"/>
              <w:left w:val="nil"/>
              <w:bottom w:val="single" w:sz="4" w:space="0" w:color="auto"/>
              <w:right w:val="single" w:sz="4" w:space="0" w:color="auto"/>
            </w:tcBorders>
            <w:shd w:val="clear" w:color="auto" w:fill="auto"/>
            <w:noWrap/>
            <w:vAlign w:val="bottom"/>
            <w:hideMark/>
          </w:tcPr>
          <w:p w14:paraId="429428E2" w14:textId="77777777" w:rsidR="0011796B" w:rsidRPr="00862023" w:rsidRDefault="0011796B" w:rsidP="00C07ADC">
            <w:pPr>
              <w:autoSpaceDE/>
              <w:spacing w:before="0" w:after="0"/>
              <w:jc w:val="right"/>
              <w:rPr>
                <w:ins w:id="6460" w:author="tedo gogoladze" w:date="2020-01-04T23:27:00Z"/>
                <w:rFonts w:ascii="Calibri" w:eastAsia="Times New Roman" w:hAnsi="Calibri" w:cs="Calibri"/>
                <w:color w:val="000000"/>
                <w:sz w:val="18"/>
                <w:szCs w:val="18"/>
                <w:lang w:val="en-GB" w:eastAsia="en-US"/>
              </w:rPr>
            </w:pPr>
            <w:ins w:id="6461" w:author="tedo gogoladze" w:date="2020-01-04T23:27:00Z">
              <w:r w:rsidRPr="00862023">
                <w:rPr>
                  <w:rFonts w:ascii="Calibri" w:eastAsia="Times New Roman" w:hAnsi="Calibri" w:cs="Calibri"/>
                  <w:color w:val="000000"/>
                  <w:sz w:val="18"/>
                  <w:szCs w:val="18"/>
                  <w:lang w:val="en-GB" w:eastAsia="en-US"/>
                </w:rPr>
                <w:t>48</w:t>
              </w:r>
            </w:ins>
          </w:p>
        </w:tc>
        <w:tc>
          <w:tcPr>
            <w:tcW w:w="1420" w:type="dxa"/>
            <w:tcBorders>
              <w:top w:val="nil"/>
              <w:left w:val="nil"/>
              <w:bottom w:val="single" w:sz="4" w:space="0" w:color="auto"/>
              <w:right w:val="single" w:sz="4" w:space="0" w:color="auto"/>
            </w:tcBorders>
            <w:shd w:val="clear" w:color="auto" w:fill="auto"/>
            <w:noWrap/>
            <w:vAlign w:val="bottom"/>
            <w:hideMark/>
          </w:tcPr>
          <w:p w14:paraId="48F12F02" w14:textId="77777777" w:rsidR="0011796B" w:rsidRPr="00862023" w:rsidRDefault="0011796B" w:rsidP="00C07ADC">
            <w:pPr>
              <w:autoSpaceDE/>
              <w:spacing w:before="0" w:after="0"/>
              <w:jc w:val="right"/>
              <w:rPr>
                <w:ins w:id="6462" w:author="tedo gogoladze" w:date="2020-01-04T23:27:00Z"/>
                <w:rFonts w:ascii="Calibri" w:eastAsia="Times New Roman" w:hAnsi="Calibri" w:cs="Calibri"/>
                <w:color w:val="000000"/>
                <w:sz w:val="18"/>
                <w:szCs w:val="18"/>
                <w:lang w:val="en-GB" w:eastAsia="en-US"/>
              </w:rPr>
            </w:pPr>
            <w:ins w:id="6463" w:author="tedo gogoladze" w:date="2020-01-04T23:27:00Z">
              <w:r w:rsidRPr="00862023">
                <w:rPr>
                  <w:rFonts w:ascii="Calibri" w:eastAsia="Times New Roman" w:hAnsi="Calibri" w:cs="Calibri"/>
                  <w:color w:val="000000"/>
                  <w:sz w:val="18"/>
                  <w:szCs w:val="18"/>
                  <w:lang w:val="en-GB" w:eastAsia="en-US"/>
                </w:rPr>
                <w:t>47</w:t>
              </w:r>
            </w:ins>
          </w:p>
        </w:tc>
        <w:tc>
          <w:tcPr>
            <w:tcW w:w="1340" w:type="dxa"/>
            <w:tcBorders>
              <w:top w:val="nil"/>
              <w:left w:val="nil"/>
              <w:bottom w:val="single" w:sz="4" w:space="0" w:color="auto"/>
              <w:right w:val="single" w:sz="4" w:space="0" w:color="auto"/>
            </w:tcBorders>
            <w:shd w:val="clear" w:color="auto" w:fill="auto"/>
            <w:noWrap/>
            <w:vAlign w:val="bottom"/>
            <w:hideMark/>
          </w:tcPr>
          <w:p w14:paraId="67A52F73" w14:textId="77777777" w:rsidR="0011796B" w:rsidRPr="00862023" w:rsidRDefault="0011796B" w:rsidP="00C07ADC">
            <w:pPr>
              <w:autoSpaceDE/>
              <w:spacing w:before="0" w:after="0"/>
              <w:jc w:val="right"/>
              <w:rPr>
                <w:ins w:id="6464" w:author="tedo gogoladze" w:date="2020-01-04T23:27:00Z"/>
                <w:rFonts w:ascii="Calibri" w:eastAsia="Times New Roman" w:hAnsi="Calibri" w:cs="Calibri"/>
                <w:color w:val="000000"/>
                <w:sz w:val="18"/>
                <w:szCs w:val="18"/>
                <w:lang w:val="en-GB" w:eastAsia="en-US"/>
              </w:rPr>
            </w:pPr>
            <w:ins w:id="6465" w:author="tedo gogoladze" w:date="2020-01-04T23:27:00Z">
              <w:r w:rsidRPr="00862023">
                <w:rPr>
                  <w:rFonts w:ascii="Calibri" w:eastAsia="Times New Roman" w:hAnsi="Calibri" w:cs="Calibri"/>
                  <w:color w:val="000000"/>
                  <w:sz w:val="18"/>
                  <w:szCs w:val="18"/>
                  <w:lang w:val="en-GB" w:eastAsia="en-US"/>
                </w:rPr>
                <w:t>54</w:t>
              </w:r>
            </w:ins>
          </w:p>
        </w:tc>
        <w:tc>
          <w:tcPr>
            <w:tcW w:w="1160" w:type="dxa"/>
            <w:tcBorders>
              <w:top w:val="nil"/>
              <w:left w:val="nil"/>
              <w:bottom w:val="single" w:sz="4" w:space="0" w:color="auto"/>
              <w:right w:val="single" w:sz="4" w:space="0" w:color="auto"/>
            </w:tcBorders>
            <w:shd w:val="clear" w:color="auto" w:fill="auto"/>
            <w:noWrap/>
            <w:vAlign w:val="bottom"/>
            <w:hideMark/>
          </w:tcPr>
          <w:p w14:paraId="471A32CE" w14:textId="77777777" w:rsidR="0011796B" w:rsidRPr="00862023" w:rsidRDefault="0011796B" w:rsidP="00C07ADC">
            <w:pPr>
              <w:autoSpaceDE/>
              <w:spacing w:before="0" w:after="0"/>
              <w:jc w:val="right"/>
              <w:rPr>
                <w:ins w:id="6466" w:author="tedo gogoladze" w:date="2020-01-04T23:27:00Z"/>
                <w:rFonts w:ascii="Calibri" w:eastAsia="Times New Roman" w:hAnsi="Calibri" w:cs="Calibri"/>
                <w:color w:val="000000"/>
                <w:sz w:val="18"/>
                <w:szCs w:val="18"/>
                <w:lang w:val="en-GB" w:eastAsia="en-US"/>
              </w:rPr>
            </w:pPr>
            <w:ins w:id="6467" w:author="tedo gogoladze" w:date="2020-01-04T23:27:00Z">
              <w:r w:rsidRPr="00862023">
                <w:rPr>
                  <w:rFonts w:ascii="Calibri" w:eastAsia="Times New Roman" w:hAnsi="Calibri" w:cs="Calibri"/>
                  <w:color w:val="000000"/>
                  <w:sz w:val="18"/>
                  <w:szCs w:val="18"/>
                  <w:lang w:val="en-GB" w:eastAsia="en-US"/>
                </w:rPr>
                <w:t>50</w:t>
              </w:r>
            </w:ins>
          </w:p>
        </w:tc>
      </w:tr>
      <w:tr w:rsidR="0011796B" w:rsidRPr="004A4B49" w14:paraId="46988814" w14:textId="77777777" w:rsidTr="00C07ADC">
        <w:trPr>
          <w:trHeight w:val="300"/>
          <w:ins w:id="6468" w:author="tedo gogoladze" w:date="2020-01-04T23:27:00Z"/>
        </w:trPr>
        <w:tc>
          <w:tcPr>
            <w:tcW w:w="1165" w:type="dxa"/>
            <w:tcBorders>
              <w:top w:val="nil"/>
              <w:left w:val="single" w:sz="4" w:space="0" w:color="auto"/>
              <w:bottom w:val="single" w:sz="4" w:space="0" w:color="auto"/>
              <w:right w:val="single" w:sz="4" w:space="0" w:color="auto"/>
            </w:tcBorders>
            <w:shd w:val="clear" w:color="auto" w:fill="auto"/>
            <w:vAlign w:val="center"/>
            <w:hideMark/>
          </w:tcPr>
          <w:p w14:paraId="72A5580E" w14:textId="77777777" w:rsidR="0011796B" w:rsidRPr="00862023" w:rsidRDefault="0011796B" w:rsidP="00C07ADC">
            <w:pPr>
              <w:autoSpaceDE/>
              <w:spacing w:before="0" w:after="0"/>
              <w:jc w:val="right"/>
              <w:rPr>
                <w:ins w:id="6469" w:author="tedo gogoladze" w:date="2020-01-04T23:27:00Z"/>
                <w:rFonts w:ascii="Arial" w:eastAsia="Times New Roman" w:hAnsi="Arial" w:cs="Arial"/>
                <w:b/>
                <w:bCs/>
                <w:color w:val="000000"/>
                <w:sz w:val="18"/>
                <w:szCs w:val="18"/>
                <w:lang w:val="en-GB" w:eastAsia="en-US"/>
              </w:rPr>
            </w:pPr>
            <w:ins w:id="6470" w:author="tedo gogoladze" w:date="2020-01-04T23:27:00Z">
              <w:r w:rsidRPr="00862023">
                <w:rPr>
                  <w:rFonts w:ascii="Arial" w:eastAsia="Times New Roman" w:hAnsi="Arial" w:cs="Arial"/>
                  <w:b/>
                  <w:bCs/>
                  <w:color w:val="000000"/>
                  <w:sz w:val="18"/>
                  <w:szCs w:val="18"/>
                  <w:lang w:val="en-GB" w:eastAsia="en-US"/>
                </w:rPr>
                <w:t>Positive</w:t>
              </w:r>
            </w:ins>
          </w:p>
        </w:tc>
        <w:tc>
          <w:tcPr>
            <w:tcW w:w="1515" w:type="dxa"/>
            <w:tcBorders>
              <w:top w:val="nil"/>
              <w:left w:val="nil"/>
              <w:bottom w:val="single" w:sz="4" w:space="0" w:color="auto"/>
              <w:right w:val="single" w:sz="4" w:space="0" w:color="auto"/>
            </w:tcBorders>
            <w:shd w:val="clear" w:color="auto" w:fill="auto"/>
            <w:noWrap/>
            <w:vAlign w:val="bottom"/>
            <w:hideMark/>
          </w:tcPr>
          <w:p w14:paraId="4C301243" w14:textId="77777777" w:rsidR="0011796B" w:rsidRPr="00862023" w:rsidRDefault="0011796B" w:rsidP="00C07ADC">
            <w:pPr>
              <w:autoSpaceDE/>
              <w:spacing w:before="0" w:after="0"/>
              <w:jc w:val="right"/>
              <w:rPr>
                <w:ins w:id="6471" w:author="tedo gogoladze" w:date="2020-01-04T23:27:00Z"/>
                <w:rFonts w:ascii="Calibri" w:eastAsia="Times New Roman" w:hAnsi="Calibri" w:cs="Calibri"/>
                <w:color w:val="000000"/>
                <w:sz w:val="18"/>
                <w:szCs w:val="18"/>
                <w:lang w:val="en-GB" w:eastAsia="en-US"/>
              </w:rPr>
            </w:pPr>
            <w:ins w:id="6472" w:author="tedo gogoladze" w:date="2020-01-04T23:27:00Z">
              <w:r w:rsidRPr="00862023">
                <w:rPr>
                  <w:rFonts w:ascii="Calibri" w:eastAsia="Times New Roman" w:hAnsi="Calibri" w:cs="Calibri"/>
                  <w:color w:val="000000"/>
                  <w:sz w:val="18"/>
                  <w:szCs w:val="18"/>
                  <w:lang w:val="en-GB" w:eastAsia="en-US"/>
                </w:rPr>
                <w:t>50</w:t>
              </w:r>
            </w:ins>
          </w:p>
        </w:tc>
        <w:tc>
          <w:tcPr>
            <w:tcW w:w="2140" w:type="dxa"/>
            <w:tcBorders>
              <w:top w:val="nil"/>
              <w:left w:val="nil"/>
              <w:bottom w:val="single" w:sz="4" w:space="0" w:color="auto"/>
              <w:right w:val="single" w:sz="4" w:space="0" w:color="auto"/>
            </w:tcBorders>
            <w:shd w:val="clear" w:color="auto" w:fill="auto"/>
            <w:noWrap/>
            <w:vAlign w:val="bottom"/>
            <w:hideMark/>
          </w:tcPr>
          <w:p w14:paraId="6B3973DF" w14:textId="77777777" w:rsidR="0011796B" w:rsidRPr="00862023" w:rsidRDefault="0011796B" w:rsidP="00C07ADC">
            <w:pPr>
              <w:autoSpaceDE/>
              <w:spacing w:before="0" w:after="0"/>
              <w:jc w:val="right"/>
              <w:rPr>
                <w:ins w:id="6473" w:author="tedo gogoladze" w:date="2020-01-04T23:27:00Z"/>
                <w:rFonts w:ascii="Calibri" w:eastAsia="Times New Roman" w:hAnsi="Calibri" w:cs="Calibri"/>
                <w:color w:val="000000"/>
                <w:sz w:val="18"/>
                <w:szCs w:val="18"/>
                <w:lang w:val="en-GB" w:eastAsia="en-US"/>
              </w:rPr>
            </w:pPr>
            <w:ins w:id="6474" w:author="tedo gogoladze" w:date="2020-01-04T23:27:00Z">
              <w:r w:rsidRPr="00862023">
                <w:rPr>
                  <w:rFonts w:ascii="Calibri" w:eastAsia="Times New Roman" w:hAnsi="Calibri" w:cs="Calibri"/>
                  <w:color w:val="000000"/>
                  <w:sz w:val="18"/>
                  <w:szCs w:val="18"/>
                  <w:lang w:val="en-GB" w:eastAsia="en-US"/>
                </w:rPr>
                <w:t>52</w:t>
              </w:r>
            </w:ins>
          </w:p>
        </w:tc>
        <w:tc>
          <w:tcPr>
            <w:tcW w:w="1420" w:type="dxa"/>
            <w:tcBorders>
              <w:top w:val="nil"/>
              <w:left w:val="nil"/>
              <w:bottom w:val="single" w:sz="4" w:space="0" w:color="auto"/>
              <w:right w:val="single" w:sz="4" w:space="0" w:color="auto"/>
            </w:tcBorders>
            <w:shd w:val="clear" w:color="auto" w:fill="auto"/>
            <w:noWrap/>
            <w:vAlign w:val="bottom"/>
            <w:hideMark/>
          </w:tcPr>
          <w:p w14:paraId="161F228F" w14:textId="77777777" w:rsidR="0011796B" w:rsidRPr="00862023" w:rsidRDefault="0011796B" w:rsidP="00C07ADC">
            <w:pPr>
              <w:autoSpaceDE/>
              <w:spacing w:before="0" w:after="0"/>
              <w:jc w:val="right"/>
              <w:rPr>
                <w:ins w:id="6475" w:author="tedo gogoladze" w:date="2020-01-04T23:27:00Z"/>
                <w:rFonts w:ascii="Calibri" w:eastAsia="Times New Roman" w:hAnsi="Calibri" w:cs="Calibri"/>
                <w:color w:val="000000"/>
                <w:sz w:val="18"/>
                <w:szCs w:val="18"/>
                <w:lang w:val="en-GB" w:eastAsia="en-US"/>
              </w:rPr>
            </w:pPr>
            <w:ins w:id="6476" w:author="tedo gogoladze" w:date="2020-01-04T23:27:00Z">
              <w:r w:rsidRPr="00862023">
                <w:rPr>
                  <w:rFonts w:ascii="Calibri" w:eastAsia="Times New Roman" w:hAnsi="Calibri" w:cs="Calibri"/>
                  <w:color w:val="000000"/>
                  <w:sz w:val="18"/>
                  <w:szCs w:val="18"/>
                  <w:lang w:val="en-GB" w:eastAsia="en-US"/>
                </w:rPr>
                <w:t>53</w:t>
              </w:r>
            </w:ins>
          </w:p>
        </w:tc>
        <w:tc>
          <w:tcPr>
            <w:tcW w:w="1340" w:type="dxa"/>
            <w:tcBorders>
              <w:top w:val="nil"/>
              <w:left w:val="nil"/>
              <w:bottom w:val="single" w:sz="4" w:space="0" w:color="auto"/>
              <w:right w:val="single" w:sz="4" w:space="0" w:color="auto"/>
            </w:tcBorders>
            <w:shd w:val="clear" w:color="auto" w:fill="auto"/>
            <w:noWrap/>
            <w:vAlign w:val="bottom"/>
            <w:hideMark/>
          </w:tcPr>
          <w:p w14:paraId="437D74D5" w14:textId="77777777" w:rsidR="0011796B" w:rsidRPr="00862023" w:rsidRDefault="0011796B" w:rsidP="00C07ADC">
            <w:pPr>
              <w:autoSpaceDE/>
              <w:spacing w:before="0" w:after="0"/>
              <w:jc w:val="right"/>
              <w:rPr>
                <w:ins w:id="6477" w:author="tedo gogoladze" w:date="2020-01-04T23:27:00Z"/>
                <w:rFonts w:ascii="Calibri" w:eastAsia="Times New Roman" w:hAnsi="Calibri" w:cs="Calibri"/>
                <w:color w:val="000000"/>
                <w:sz w:val="18"/>
                <w:szCs w:val="18"/>
                <w:lang w:val="en-GB" w:eastAsia="en-US"/>
              </w:rPr>
            </w:pPr>
            <w:ins w:id="6478" w:author="tedo gogoladze" w:date="2020-01-04T23:27:00Z">
              <w:r w:rsidRPr="00862023">
                <w:rPr>
                  <w:rFonts w:ascii="Calibri" w:eastAsia="Times New Roman" w:hAnsi="Calibri" w:cs="Calibri"/>
                  <w:color w:val="000000"/>
                  <w:sz w:val="18"/>
                  <w:szCs w:val="18"/>
                  <w:lang w:val="en-GB" w:eastAsia="en-US"/>
                </w:rPr>
                <w:t>46</w:t>
              </w:r>
            </w:ins>
          </w:p>
        </w:tc>
        <w:tc>
          <w:tcPr>
            <w:tcW w:w="1160" w:type="dxa"/>
            <w:tcBorders>
              <w:top w:val="nil"/>
              <w:left w:val="nil"/>
              <w:bottom w:val="single" w:sz="4" w:space="0" w:color="auto"/>
              <w:right w:val="single" w:sz="4" w:space="0" w:color="auto"/>
            </w:tcBorders>
            <w:shd w:val="clear" w:color="auto" w:fill="auto"/>
            <w:noWrap/>
            <w:vAlign w:val="bottom"/>
            <w:hideMark/>
          </w:tcPr>
          <w:p w14:paraId="3EF7E1A7" w14:textId="77777777" w:rsidR="0011796B" w:rsidRPr="00862023" w:rsidRDefault="0011796B" w:rsidP="00C07ADC">
            <w:pPr>
              <w:autoSpaceDE/>
              <w:spacing w:before="0" w:after="0"/>
              <w:jc w:val="right"/>
              <w:rPr>
                <w:ins w:id="6479" w:author="tedo gogoladze" w:date="2020-01-04T23:27:00Z"/>
                <w:rFonts w:ascii="Calibri" w:eastAsia="Times New Roman" w:hAnsi="Calibri" w:cs="Calibri"/>
                <w:color w:val="000000"/>
                <w:sz w:val="18"/>
                <w:szCs w:val="18"/>
                <w:lang w:val="en-GB" w:eastAsia="en-US"/>
              </w:rPr>
            </w:pPr>
            <w:ins w:id="6480" w:author="tedo gogoladze" w:date="2020-01-04T23:27:00Z">
              <w:r w:rsidRPr="00862023">
                <w:rPr>
                  <w:rFonts w:ascii="Calibri" w:eastAsia="Times New Roman" w:hAnsi="Calibri" w:cs="Calibri"/>
                  <w:color w:val="000000"/>
                  <w:sz w:val="18"/>
                  <w:szCs w:val="18"/>
                  <w:lang w:val="en-GB" w:eastAsia="en-US"/>
                </w:rPr>
                <w:t>50</w:t>
              </w:r>
            </w:ins>
          </w:p>
        </w:tc>
      </w:tr>
    </w:tbl>
    <w:p w14:paraId="47277EEE" w14:textId="6FE04F8B" w:rsidR="003E5A49" w:rsidRDefault="0011796B" w:rsidP="009327D8">
      <w:pPr>
        <w:rPr>
          <w:ins w:id="6481" w:author="tedo gogoladze" w:date="2020-01-04T23:28:00Z"/>
          <w:lang w:val="en-GB"/>
        </w:rPr>
      </w:pPr>
      <w:ins w:id="6482" w:author="tedo gogoladze" w:date="2020-01-04T23:27:00Z">
        <w:r w:rsidRPr="009A4FA7">
          <w:rPr>
            <w:lang w:val="en-GB"/>
          </w:rPr>
          <w:t xml:space="preserve">Table </w:t>
        </w:r>
        <w:r w:rsidRPr="008A1EBF">
          <w:rPr>
            <w:lang w:val="en-GB"/>
          </w:rPr>
          <w:t>16. Number of developers falling into each category of the personality traits.</w:t>
        </w:r>
        <w:commentRangeEnd w:id="6439"/>
        <w:r>
          <w:rPr>
            <w:rStyle w:val="CommentReference"/>
          </w:rPr>
          <w:commentReference w:id="6439"/>
        </w:r>
      </w:ins>
    </w:p>
    <w:p w14:paraId="0B587B6A" w14:textId="77777777" w:rsidR="0011796B" w:rsidRDefault="0011796B" w:rsidP="009327D8">
      <w:pPr>
        <w:rPr>
          <w:ins w:id="6483" w:author="tedo gogoladze" w:date="2020-01-04T22:00:00Z"/>
          <w:lang w:val="en-GB"/>
        </w:rPr>
      </w:pPr>
    </w:p>
    <w:p w14:paraId="283B75AE" w14:textId="04CC5380" w:rsidR="009327D8" w:rsidDel="0059421F" w:rsidRDefault="009327D8" w:rsidP="009327D8">
      <w:pPr>
        <w:rPr>
          <w:ins w:id="6484" w:author="Mario Ezequiel Scott" w:date="2020-01-02T20:33:00Z"/>
          <w:del w:id="6485" w:author="tedo gogoladze" w:date="2020-01-04T23:22:00Z"/>
          <w:lang w:val="en-GB"/>
        </w:rPr>
      </w:pPr>
      <w:ins w:id="6486" w:author="Mario Ezequiel Scott" w:date="2020-01-02T20:31:00Z">
        <w:del w:id="6487" w:author="tedo gogoladze" w:date="2020-01-04T23:22:00Z">
          <w:r w:rsidDel="0059421F">
            <w:rPr>
              <w:lang w:val="en-GB"/>
            </w:rPr>
            <w:delText>[In this subsection, describe the final dataset (the resulting dataset after applying ALL the cleaning</w:delText>
          </w:r>
        </w:del>
      </w:ins>
      <w:ins w:id="6488" w:author="Mario Ezequiel Scott" w:date="2020-01-02T20:32:00Z">
        <w:del w:id="6489" w:author="tedo gogoladze" w:date="2020-01-04T23:22:00Z">
          <w:r w:rsidDel="0059421F">
            <w:rPr>
              <w:lang w:val="en-GB"/>
            </w:rPr>
            <w:delText xml:space="preserve"> and pre-processing steps). You should provide descriptive statistics on each variable</w:delText>
          </w:r>
        </w:del>
      </w:ins>
      <w:ins w:id="6490" w:author="Mario Ezequiel Scott" w:date="2020-01-02T20:36:00Z">
        <w:del w:id="6491" w:author="tedo gogoladze" w:date="2020-01-04T23:22:00Z">
          <w:r w:rsidR="00D111A9" w:rsidDel="0059421F">
            <w:rPr>
              <w:lang w:val="en-GB"/>
            </w:rPr>
            <w:delText>.</w:delText>
          </w:r>
        </w:del>
      </w:ins>
    </w:p>
    <w:p w14:paraId="58F212EA" w14:textId="59BDFA1B" w:rsidR="00D111A9" w:rsidRPr="009327D8" w:rsidDel="0059421F" w:rsidRDefault="009327D8">
      <w:pPr>
        <w:rPr>
          <w:ins w:id="6492" w:author="Mario Ezequiel Scott" w:date="2020-01-02T20:31:00Z"/>
          <w:del w:id="6493" w:author="tedo gogoladze" w:date="2020-01-04T23:22:00Z"/>
          <w:lang w:val="en-GB"/>
          <w:rPrChange w:id="6494" w:author="Mario Ezequiel Scott" w:date="2020-01-02T20:31:00Z">
            <w:rPr>
              <w:ins w:id="6495" w:author="Mario Ezequiel Scott" w:date="2020-01-02T20:31:00Z"/>
              <w:del w:id="6496" w:author="tedo gogoladze" w:date="2020-01-04T23:22:00Z"/>
              <w:rFonts w:cstheme="minorHAnsi"/>
            </w:rPr>
          </w:rPrChange>
        </w:rPr>
      </w:pPr>
      <w:ins w:id="6497" w:author="Mario Ezequiel Scott" w:date="2020-01-02T20:33:00Z">
        <w:del w:id="6498" w:author="tedo gogoladze" w:date="2020-01-04T23:22:00Z">
          <w:r w:rsidDel="0059421F">
            <w:rPr>
              <w:lang w:val="en-GB"/>
            </w:rPr>
            <w:delText xml:space="preserve">I guess the resulting cleaned dataset is something like &lt;user, project, m1, m2, m3, m4, </w:delText>
          </w:r>
        </w:del>
      </w:ins>
      <w:ins w:id="6499" w:author="Mario Ezequiel Scott" w:date="2020-01-02T20:34:00Z">
        <w:del w:id="6500" w:author="tedo gogoladze" w:date="2020-01-04T23:22:00Z">
          <w:r w:rsidDel="0059421F">
            <w:rPr>
              <w:lang w:val="en-GB"/>
            </w:rPr>
            <w:delText>p</w:delText>
          </w:r>
        </w:del>
      </w:ins>
      <w:ins w:id="6501" w:author="Mario Ezequiel Scott" w:date="2020-01-02T20:33:00Z">
        <w:del w:id="6502" w:author="tedo gogoladze" w:date="2020-01-04T23:22:00Z">
          <w:r w:rsidDel="0059421F">
            <w:rPr>
              <w:lang w:val="en-GB"/>
            </w:rPr>
            <w:delText xml:space="preserve">1, </w:delText>
          </w:r>
        </w:del>
      </w:ins>
      <w:ins w:id="6503" w:author="Mario Ezequiel Scott" w:date="2020-01-02T20:34:00Z">
        <w:del w:id="6504" w:author="tedo gogoladze" w:date="2020-01-04T23:22:00Z">
          <w:r w:rsidDel="0059421F">
            <w:rPr>
              <w:lang w:val="en-GB"/>
            </w:rPr>
            <w:delText>p</w:delText>
          </w:r>
        </w:del>
      </w:ins>
      <w:ins w:id="6505" w:author="Mario Ezequiel Scott" w:date="2020-01-02T20:33:00Z">
        <w:del w:id="6506" w:author="tedo gogoladze" w:date="2020-01-04T23:22:00Z">
          <w:r w:rsidDel="0059421F">
            <w:rPr>
              <w:lang w:val="en-GB"/>
            </w:rPr>
            <w:delText xml:space="preserve">2, </w:delText>
          </w:r>
        </w:del>
      </w:ins>
      <w:ins w:id="6507" w:author="Mario Ezequiel Scott" w:date="2020-01-02T20:34:00Z">
        <w:del w:id="6508" w:author="tedo gogoladze" w:date="2020-01-04T23:22:00Z">
          <w:r w:rsidDel="0059421F">
            <w:rPr>
              <w:lang w:val="en-GB"/>
            </w:rPr>
            <w:delText>p</w:delText>
          </w:r>
        </w:del>
      </w:ins>
      <w:ins w:id="6509" w:author="Mario Ezequiel Scott" w:date="2020-01-02T20:33:00Z">
        <w:del w:id="6510" w:author="tedo gogoladze" w:date="2020-01-04T23:22:00Z">
          <w:r w:rsidDel="0059421F">
            <w:rPr>
              <w:lang w:val="en-GB"/>
            </w:rPr>
            <w:delText>3,</w:delText>
          </w:r>
        </w:del>
      </w:ins>
      <w:ins w:id="6511" w:author="Mario Ezequiel Scott" w:date="2020-01-02T20:34:00Z">
        <w:del w:id="6512" w:author="tedo gogoladze" w:date="2020-01-04T23:22:00Z">
          <w:r w:rsidDel="0059421F">
            <w:rPr>
              <w:lang w:val="en-GB"/>
            </w:rPr>
            <w:delText xml:space="preserve"> p4, p5&gt;, where m_i refers to a software development metric and </w:delText>
          </w:r>
        </w:del>
      </w:ins>
      <w:ins w:id="6513" w:author="Mario Ezequiel Scott" w:date="2020-01-02T20:35:00Z">
        <w:del w:id="6514" w:author="tedo gogoladze" w:date="2020-01-04T23:22:00Z">
          <w:r w:rsidDel="0059421F">
            <w:rPr>
              <w:lang w:val="en-GB"/>
            </w:rPr>
            <w:delText>p</w:delText>
          </w:r>
        </w:del>
      </w:ins>
      <w:ins w:id="6515" w:author="Mario Ezequiel Scott" w:date="2020-01-02T20:34:00Z">
        <w:del w:id="6516" w:author="tedo gogoladze" w:date="2020-01-04T23:22:00Z">
          <w:r w:rsidDel="0059421F">
            <w:rPr>
              <w:lang w:val="en-GB"/>
            </w:rPr>
            <w:delText>_j a personality trait</w:delText>
          </w:r>
        </w:del>
      </w:ins>
      <w:ins w:id="6517" w:author="Mario Ezequiel Scott" w:date="2020-01-02T20:35:00Z">
        <w:del w:id="6518" w:author="tedo gogoladze" w:date="2020-01-04T23:22:00Z">
          <w:r w:rsidDel="0059421F">
            <w:rPr>
              <w:lang w:val="en-GB"/>
            </w:rPr>
            <w:delText>. This dataframe is the used to run the association rules mining. You should give the descriptive stats of th</w:delText>
          </w:r>
        </w:del>
      </w:ins>
      <w:ins w:id="6519" w:author="Mario Ezequiel Scott" w:date="2020-01-02T20:36:00Z">
        <w:del w:id="6520" w:author="tedo gogoladze" w:date="2020-01-04T23:22:00Z">
          <w:r w:rsidR="00D111A9" w:rsidDel="0059421F">
            <w:rPr>
              <w:lang w:val="en-GB"/>
            </w:rPr>
            <w:delText>ose variables.]</w:delText>
          </w:r>
        </w:del>
      </w:ins>
    </w:p>
    <w:p w14:paraId="21278F6B" w14:textId="1F7FDD8F" w:rsidR="008D5CFD" w:rsidRDefault="008D5CFD" w:rsidP="00DC7FF9">
      <w:pPr>
        <w:rPr>
          <w:ins w:id="6521" w:author="tedo gogoladze" w:date="2020-01-04T23:08:00Z"/>
          <w:lang w:val="en-GB"/>
        </w:rPr>
      </w:pPr>
      <w:ins w:id="6522" w:author="tedo gogoladze" w:date="2020-01-04T23:07:00Z">
        <w:r>
          <w:rPr>
            <w:lang w:val="en-GB"/>
          </w:rPr>
          <w:t xml:space="preserve">Following the </w:t>
        </w:r>
        <w:proofErr w:type="gramStart"/>
        <w:r>
          <w:rPr>
            <w:lang w:val="en-GB"/>
          </w:rPr>
          <w:t>calculations</w:t>
        </w:r>
        <w:proofErr w:type="gramEnd"/>
        <w:r>
          <w:rPr>
            <w:lang w:val="en-GB"/>
          </w:rPr>
          <w:t xml:space="preserve"> we get </w:t>
        </w:r>
      </w:ins>
      <w:ins w:id="6523" w:author="tedo gogoladze" w:date="2020-01-04T23:08:00Z">
        <w:r>
          <w:rPr>
            <w:lang w:val="en-GB"/>
          </w:rPr>
          <w:t>the</w:t>
        </w:r>
      </w:ins>
      <w:ins w:id="6524" w:author="tedo gogoladze" w:date="2020-01-04T23:07:00Z">
        <w:r>
          <w:rPr>
            <w:lang w:val="en-GB"/>
          </w:rPr>
          <w:t xml:space="preserve"> dataset </w:t>
        </w:r>
      </w:ins>
      <w:ins w:id="6525" w:author="tedo gogoladze" w:date="2020-01-04T23:08:00Z">
        <w:r>
          <w:rPr>
            <w:lang w:val="en-GB"/>
          </w:rPr>
          <w:t>of</w:t>
        </w:r>
      </w:ins>
      <w:ins w:id="6526" w:author="tedo gogoladze" w:date="2020-01-04T23:07:00Z">
        <w:r>
          <w:rPr>
            <w:lang w:val="en-GB"/>
          </w:rPr>
          <w:t xml:space="preserve"> metrics, as described on Table 17. In total,</w:t>
        </w:r>
      </w:ins>
      <w:ins w:id="6527" w:author="tedo gogoladze" w:date="2020-01-04T23:08:00Z">
        <w:r>
          <w:rPr>
            <w:lang w:val="en-GB"/>
          </w:rPr>
          <w:t xml:space="preserve"> there are 41314 transactions</w:t>
        </w:r>
      </w:ins>
      <w:ins w:id="6528" w:author="tedo gogoladze" w:date="2020-01-04T23:12:00Z">
        <w:r>
          <w:rPr>
            <w:lang w:val="en-GB"/>
          </w:rPr>
          <w:t>.</w:t>
        </w:r>
      </w:ins>
      <w:ins w:id="6529" w:author="tedo gogoladze" w:date="2020-01-04T23:09:00Z">
        <w:r>
          <w:rPr>
            <w:lang w:val="en-GB"/>
          </w:rPr>
          <w:t xml:space="preserve"> </w:t>
        </w:r>
      </w:ins>
      <w:ins w:id="6530" w:author="tedo gogoladze" w:date="2020-01-04T23:10:00Z">
        <w:r>
          <w:rPr>
            <w:lang w:val="en-GB"/>
          </w:rPr>
          <w:t xml:space="preserve">Later, personality trait assessment results are joined and the resulting dataset has </w:t>
        </w:r>
      </w:ins>
      <w:ins w:id="6531" w:author="tedo gogoladze" w:date="2020-01-04T23:13:00Z">
        <w:r>
          <w:rPr>
            <w:lang w:val="en-GB"/>
          </w:rPr>
          <w:t xml:space="preserve">the columns: user, issue name, project name and metric, </w:t>
        </w:r>
      </w:ins>
      <w:proofErr w:type="gramStart"/>
      <w:ins w:id="6532" w:author="tedo gogoladze" w:date="2020-01-04T23:10:00Z">
        <w:r>
          <w:rPr>
            <w:lang w:val="en-GB"/>
          </w:rPr>
          <w:t>open</w:t>
        </w:r>
      </w:ins>
      <w:ins w:id="6533" w:author="tedo gogoladze" w:date="2020-01-05T00:34:00Z">
        <w:r w:rsidR="003B7784">
          <w:rPr>
            <w:lang w:val="en-GB"/>
          </w:rPr>
          <w:t>ness</w:t>
        </w:r>
      </w:ins>
      <w:ins w:id="6534" w:author="tedo gogoladze" w:date="2020-01-04T23:10:00Z">
        <w:r>
          <w:rPr>
            <w:lang w:val="en-GB"/>
          </w:rPr>
          <w:t xml:space="preserve">, </w:t>
        </w:r>
      </w:ins>
      <w:ins w:id="6535" w:author="tedo gogoladze" w:date="2020-01-04T23:11:00Z">
        <w:r>
          <w:rPr>
            <w:lang w:val="en-GB"/>
          </w:rPr>
          <w:t xml:space="preserve"> </w:t>
        </w:r>
      </w:ins>
      <w:ins w:id="6536" w:author="tedo gogoladze" w:date="2020-01-04T23:10:00Z">
        <w:r>
          <w:rPr>
            <w:lang w:val="en-GB"/>
          </w:rPr>
          <w:t>consci</w:t>
        </w:r>
      </w:ins>
      <w:ins w:id="6537" w:author="tedo gogoladze" w:date="2020-01-04T23:11:00Z">
        <w:r>
          <w:rPr>
            <w:lang w:val="en-GB"/>
          </w:rPr>
          <w:t>entious</w:t>
        </w:r>
      </w:ins>
      <w:ins w:id="6538" w:author="tedo gogoladze" w:date="2020-01-05T00:34:00Z">
        <w:r w:rsidR="003B7784">
          <w:rPr>
            <w:lang w:val="en-GB"/>
          </w:rPr>
          <w:t>ness</w:t>
        </w:r>
      </w:ins>
      <w:proofErr w:type="gramEnd"/>
      <w:ins w:id="6539" w:author="tedo gogoladze" w:date="2020-01-04T23:11:00Z">
        <w:r>
          <w:rPr>
            <w:lang w:val="en-GB"/>
          </w:rPr>
          <w:t>, extraver</w:t>
        </w:r>
      </w:ins>
      <w:ins w:id="6540" w:author="tedo gogoladze" w:date="2020-01-05T00:34:00Z">
        <w:r w:rsidR="003B7784">
          <w:rPr>
            <w:lang w:val="en-GB"/>
          </w:rPr>
          <w:t>sion</w:t>
        </w:r>
      </w:ins>
      <w:ins w:id="6541" w:author="tedo gogoladze" w:date="2020-01-04T23:11:00Z">
        <w:r>
          <w:rPr>
            <w:lang w:val="en-GB"/>
          </w:rPr>
          <w:t xml:space="preserve">, </w:t>
        </w:r>
      </w:ins>
      <w:ins w:id="6542" w:author="tedo gogoladze" w:date="2020-01-04T23:12:00Z">
        <w:r>
          <w:rPr>
            <w:lang w:val="en-GB"/>
          </w:rPr>
          <w:t>agreeable</w:t>
        </w:r>
      </w:ins>
      <w:ins w:id="6543" w:author="tedo gogoladze" w:date="2020-01-05T00:34:00Z">
        <w:r w:rsidR="003B7784">
          <w:rPr>
            <w:lang w:val="en-GB"/>
          </w:rPr>
          <w:t>ness</w:t>
        </w:r>
      </w:ins>
      <w:ins w:id="6544" w:author="tedo gogoladze" w:date="2020-01-04T23:12:00Z">
        <w:r>
          <w:rPr>
            <w:lang w:val="en-GB"/>
          </w:rPr>
          <w:t>, neurotic</w:t>
        </w:r>
      </w:ins>
      <w:ins w:id="6545" w:author="tedo gogoladze" w:date="2020-01-05T00:34:00Z">
        <w:r w:rsidR="003B7784">
          <w:rPr>
            <w:lang w:val="en-GB"/>
          </w:rPr>
          <w:t>ism</w:t>
        </w:r>
      </w:ins>
      <w:ins w:id="6546" w:author="tedo gogoladze" w:date="2020-01-04T23:13:00Z">
        <w:r>
          <w:rPr>
            <w:lang w:val="en-GB"/>
          </w:rPr>
          <w:t>. T</w:t>
        </w:r>
      </w:ins>
      <w:ins w:id="6547" w:author="tedo gogoladze" w:date="2020-01-04T23:12:00Z">
        <w:r>
          <w:rPr>
            <w:lang w:val="en-GB"/>
          </w:rPr>
          <w:t>he</w:t>
        </w:r>
      </w:ins>
      <w:ins w:id="6548" w:author="tedo gogoladze" w:date="2020-01-04T23:13:00Z">
        <w:r>
          <w:rPr>
            <w:lang w:val="en-GB"/>
          </w:rPr>
          <w:t xml:space="preserve"> personality trait </w:t>
        </w:r>
      </w:ins>
      <w:ins w:id="6549" w:author="tedo gogoladze" w:date="2020-01-04T23:12:00Z">
        <w:r>
          <w:rPr>
            <w:lang w:val="en-GB"/>
          </w:rPr>
          <w:t xml:space="preserve">variables have </w:t>
        </w:r>
      </w:ins>
      <w:ins w:id="6550" w:author="tedo gogoladze" w:date="2020-01-04T23:13:00Z">
        <w:r>
          <w:rPr>
            <w:lang w:val="en-GB"/>
          </w:rPr>
          <w:t xml:space="preserve">only </w:t>
        </w:r>
      </w:ins>
      <w:ins w:id="6551" w:author="tedo gogoladze" w:date="2020-01-04T23:12:00Z">
        <w:r>
          <w:rPr>
            <w:lang w:val="en-GB"/>
          </w:rPr>
          <w:t>Positive or Negative as the value.</w:t>
        </w:r>
      </w:ins>
      <w:ins w:id="6552" w:author="tedo gogoladze" w:date="2020-01-04T23:14:00Z">
        <w:r>
          <w:rPr>
            <w:lang w:val="en-GB"/>
          </w:rPr>
          <w:t xml:space="preserve"> M</w:t>
        </w:r>
      </w:ins>
      <w:ins w:id="6553" w:author="tedo gogoladze" w:date="2020-01-04T23:13:00Z">
        <w:r>
          <w:rPr>
            <w:lang w:val="en-GB"/>
          </w:rPr>
          <w:t xml:space="preserve">etric </w:t>
        </w:r>
      </w:ins>
      <w:ins w:id="6554" w:author="tedo gogoladze" w:date="2020-01-04T23:14:00Z">
        <w:r>
          <w:rPr>
            <w:lang w:val="en-GB"/>
          </w:rPr>
          <w:t>variable has all the possible metric values.</w:t>
        </w:r>
      </w:ins>
    </w:p>
    <w:p w14:paraId="64678E1E" w14:textId="16B050C7" w:rsidR="00DC7FF9" w:rsidRDefault="003D0E67" w:rsidP="00190560">
      <w:pPr>
        <w:rPr>
          <w:ins w:id="6555" w:author="tedo gogoladze" w:date="2020-01-04T22:46:00Z"/>
          <w:lang w:val="en-GB"/>
        </w:rPr>
        <w:pPrChange w:id="6556" w:author="tedo gogoladze" w:date="2020-01-04T23:15:00Z">
          <w:pPr/>
        </w:pPrChange>
      </w:pPr>
      <w:ins w:id="6557" w:author="tedo gogoladze" w:date="2020-01-04T23:15:00Z">
        <w:r>
          <w:rPr>
            <w:lang w:val="en-GB"/>
          </w:rPr>
          <w:lastRenderedPageBreak/>
          <w:t>Additionally, i</w:t>
        </w:r>
      </w:ins>
      <w:ins w:id="6558" w:author="tedo gogoladze" w:date="2020-01-04T23:14:00Z">
        <w:r>
          <w:rPr>
            <w:lang w:val="en-GB"/>
          </w:rPr>
          <w:t>n order to have the association rules in context of each personality trait, foll</w:t>
        </w:r>
      </w:ins>
      <w:ins w:id="6559" w:author="tedo gogoladze" w:date="2020-01-04T23:15:00Z">
        <w:r>
          <w:rPr>
            <w:lang w:val="en-GB"/>
          </w:rPr>
          <w:t>owing steps are performed: Dataset is spli</w:t>
        </w:r>
      </w:ins>
      <w:ins w:id="6560" w:author="tedo gogoladze" w:date="2020-01-04T23:16:00Z">
        <w:r w:rsidR="00190560">
          <w:rPr>
            <w:lang w:val="en-GB"/>
          </w:rPr>
          <w:t xml:space="preserve">t </w:t>
        </w:r>
      </w:ins>
      <w:ins w:id="6561" w:author="tedo gogoladze" w:date="2020-01-04T23:15:00Z">
        <w:r>
          <w:rPr>
            <w:lang w:val="en-GB"/>
          </w:rPr>
          <w:t>horizontally</w:t>
        </w:r>
        <w:r w:rsidR="00190560">
          <w:rPr>
            <w:lang w:val="en-GB"/>
          </w:rPr>
          <w:t xml:space="preserve"> </w:t>
        </w:r>
      </w:ins>
      <w:ins w:id="6562" w:author="tedo gogoladze" w:date="2020-01-04T23:16:00Z">
        <w:r w:rsidR="00190560">
          <w:rPr>
            <w:lang w:val="en-GB"/>
          </w:rPr>
          <w:t>for each personality trait</w:t>
        </w:r>
      </w:ins>
      <w:ins w:id="6563" w:author="tedo gogoladze" w:date="2020-01-04T23:18:00Z">
        <w:r w:rsidR="00190560">
          <w:rPr>
            <w:lang w:val="en-GB"/>
          </w:rPr>
          <w:t xml:space="preserve"> and s</w:t>
        </w:r>
      </w:ins>
      <w:ins w:id="6564" w:author="tedo gogoladze" w:date="2020-01-04T23:17:00Z">
        <w:r w:rsidR="00190560">
          <w:rPr>
            <w:lang w:val="en-GB"/>
          </w:rPr>
          <w:t>ubsequently</w:t>
        </w:r>
      </w:ins>
      <w:ins w:id="6565" w:author="tedo gogoladze" w:date="2020-01-04T23:18:00Z">
        <w:r w:rsidR="00190560">
          <w:rPr>
            <w:lang w:val="en-GB"/>
          </w:rPr>
          <w:t xml:space="preserve"> gives one dataset for </w:t>
        </w:r>
      </w:ins>
      <w:ins w:id="6566" w:author="tedo gogoladze" w:date="2020-01-04T23:20:00Z">
        <w:r w:rsidR="00190560">
          <w:rPr>
            <w:lang w:val="en-GB"/>
          </w:rPr>
          <w:t>openness, one for conscientiousness, one for extraversion, one dataset for agreeableness and finally, one for neuroticism. These datasets</w:t>
        </w:r>
      </w:ins>
      <w:ins w:id="6567" w:author="tedo gogoladze" w:date="2020-01-04T23:21:00Z">
        <w:r w:rsidR="00190560">
          <w:rPr>
            <w:lang w:val="en-GB"/>
          </w:rPr>
          <w:t xml:space="preserve"> also have 41314 transactions in total and they consist of the following</w:t>
        </w:r>
      </w:ins>
      <w:ins w:id="6568" w:author="tedo gogoladze" w:date="2020-01-04T23:18:00Z">
        <w:r w:rsidR="00190560">
          <w:rPr>
            <w:lang w:val="en-GB"/>
          </w:rPr>
          <w:t xml:space="preserve"> </w:t>
        </w:r>
      </w:ins>
      <w:ins w:id="6569" w:author="tedo gogoladze" w:date="2020-01-04T22:46:00Z">
        <w:r w:rsidR="00DC7FF9">
          <w:rPr>
            <w:lang w:val="en-GB"/>
          </w:rPr>
          <w:t>variables: user, issue name, project name, metric and personality</w:t>
        </w:r>
      </w:ins>
      <w:ins w:id="6570" w:author="tedo gogoladze" w:date="2020-01-04T23:21:00Z">
        <w:r w:rsidR="00190560">
          <w:rPr>
            <w:lang w:val="en-GB"/>
          </w:rPr>
          <w:t xml:space="preserve"> trait.</w:t>
        </w:r>
      </w:ins>
      <w:ins w:id="6571" w:author="tedo gogoladze" w:date="2020-01-04T22:59:00Z">
        <w:r w:rsidR="001B2574">
          <w:rPr>
            <w:lang w:val="en-GB"/>
          </w:rPr>
          <w:t xml:space="preserve"> </w:t>
        </w:r>
      </w:ins>
    </w:p>
    <w:p w14:paraId="6F3D0C91" w14:textId="32BEA596" w:rsidR="003E5A49" w:rsidRPr="004A4B49" w:rsidRDefault="003E5A49" w:rsidP="003E5A49">
      <w:pPr>
        <w:rPr>
          <w:ins w:id="6572" w:author="tedo gogoladze" w:date="2020-01-04T22:02:00Z"/>
          <w:lang w:val="en-GB"/>
        </w:rPr>
      </w:pPr>
    </w:p>
    <w:tbl>
      <w:tblPr>
        <w:tblW w:w="7800" w:type="dxa"/>
        <w:tblLook w:val="04A0" w:firstRow="1" w:lastRow="0" w:firstColumn="1" w:lastColumn="0" w:noHBand="0" w:noVBand="1"/>
      </w:tblPr>
      <w:tblGrid>
        <w:gridCol w:w="2520"/>
        <w:gridCol w:w="1720"/>
        <w:gridCol w:w="2140"/>
        <w:gridCol w:w="1420"/>
      </w:tblGrid>
      <w:tr w:rsidR="003E5A49" w:rsidRPr="004A4B49" w14:paraId="2ED80D79" w14:textId="77777777" w:rsidTr="00C07ADC">
        <w:trPr>
          <w:trHeight w:val="480"/>
          <w:ins w:id="6573" w:author="tedo gogoladze" w:date="2020-01-04T22:02:00Z"/>
        </w:trPr>
        <w:tc>
          <w:tcPr>
            <w:tcW w:w="2520" w:type="dxa"/>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14181B60" w14:textId="77777777" w:rsidR="003E5A49" w:rsidRPr="00862023" w:rsidRDefault="003E5A49" w:rsidP="00C07ADC">
            <w:pPr>
              <w:autoSpaceDE/>
              <w:spacing w:before="0" w:after="0"/>
              <w:jc w:val="left"/>
              <w:rPr>
                <w:ins w:id="6574" w:author="tedo gogoladze" w:date="2020-01-04T22:02:00Z"/>
                <w:rFonts w:ascii="Calibri" w:eastAsia="Times New Roman" w:hAnsi="Calibri" w:cs="Calibri"/>
                <w:b/>
                <w:bCs/>
                <w:i/>
                <w:iCs/>
                <w:color w:val="000000"/>
                <w:sz w:val="22"/>
                <w:szCs w:val="22"/>
                <w:u w:val="single"/>
                <w:lang w:val="en-GB" w:eastAsia="en-US"/>
              </w:rPr>
            </w:pPr>
            <w:commentRangeStart w:id="6575"/>
            <w:ins w:id="6576" w:author="tedo gogoladze" w:date="2020-01-04T22:02:00Z">
              <w:r w:rsidRPr="00862023">
                <w:rPr>
                  <w:rFonts w:ascii="Calibri" w:eastAsia="Times New Roman" w:hAnsi="Calibri" w:cs="Calibri"/>
                  <w:b/>
                  <w:bCs/>
                  <w:i/>
                  <w:iCs/>
                  <w:color w:val="000000"/>
                  <w:sz w:val="22"/>
                  <w:szCs w:val="22"/>
                  <w:u w:val="single"/>
                  <w:lang w:val="en-GB" w:eastAsia="en-US"/>
                </w:rPr>
                <w:t>dataset of metric:</w:t>
              </w:r>
            </w:ins>
          </w:p>
        </w:tc>
        <w:tc>
          <w:tcPr>
            <w:tcW w:w="1720" w:type="dxa"/>
            <w:tcBorders>
              <w:top w:val="single" w:sz="4" w:space="0" w:color="auto"/>
              <w:left w:val="nil"/>
              <w:bottom w:val="single" w:sz="4" w:space="0" w:color="auto"/>
              <w:right w:val="single" w:sz="4" w:space="0" w:color="auto"/>
            </w:tcBorders>
            <w:shd w:val="clear" w:color="000000" w:fill="F2F2F2"/>
            <w:vAlign w:val="center"/>
            <w:hideMark/>
          </w:tcPr>
          <w:p w14:paraId="7BDEFFB9" w14:textId="77777777" w:rsidR="003E5A49" w:rsidRPr="00862023" w:rsidRDefault="003E5A49" w:rsidP="00C07ADC">
            <w:pPr>
              <w:autoSpaceDE/>
              <w:spacing w:before="0" w:after="0"/>
              <w:jc w:val="right"/>
              <w:rPr>
                <w:ins w:id="6577" w:author="tedo gogoladze" w:date="2020-01-04T22:02:00Z"/>
                <w:rFonts w:ascii="Arial" w:eastAsia="Times New Roman" w:hAnsi="Arial" w:cs="Arial"/>
                <w:b/>
                <w:bCs/>
                <w:color w:val="000000"/>
                <w:sz w:val="18"/>
                <w:szCs w:val="18"/>
                <w:lang w:val="en-GB" w:eastAsia="en-US"/>
              </w:rPr>
            </w:pPr>
            <w:proofErr w:type="spellStart"/>
            <w:ins w:id="6578" w:author="tedo gogoladze" w:date="2020-01-04T22:02:00Z">
              <w:r w:rsidRPr="00862023">
                <w:rPr>
                  <w:rFonts w:ascii="Arial" w:eastAsia="Times New Roman" w:hAnsi="Arial" w:cs="Arial"/>
                  <w:b/>
                  <w:bCs/>
                  <w:color w:val="000000"/>
                  <w:sz w:val="18"/>
                  <w:szCs w:val="18"/>
                  <w:lang w:val="en-GB" w:eastAsia="en-US"/>
                </w:rPr>
                <w:t>Nbr</w:t>
              </w:r>
              <w:proofErr w:type="spellEnd"/>
              <w:r w:rsidRPr="00862023">
                <w:rPr>
                  <w:rFonts w:ascii="Arial" w:eastAsia="Times New Roman" w:hAnsi="Arial" w:cs="Arial"/>
                  <w:b/>
                  <w:bCs/>
                  <w:color w:val="000000"/>
                  <w:sz w:val="18"/>
                  <w:szCs w:val="18"/>
                  <w:lang w:val="en-GB" w:eastAsia="en-US"/>
                </w:rPr>
                <w:t xml:space="preserve"> of </w:t>
              </w:r>
              <w:r>
                <w:rPr>
                  <w:rFonts w:ascii="Arial" w:eastAsia="Times New Roman" w:hAnsi="Arial" w:cs="Arial"/>
                  <w:b/>
                  <w:bCs/>
                  <w:color w:val="000000"/>
                  <w:sz w:val="18"/>
                  <w:szCs w:val="18"/>
                  <w:lang w:val="en-GB" w:eastAsia="en-US"/>
                </w:rPr>
                <w:t>transactions</w:t>
              </w:r>
            </w:ins>
          </w:p>
        </w:tc>
        <w:tc>
          <w:tcPr>
            <w:tcW w:w="2140" w:type="dxa"/>
            <w:tcBorders>
              <w:top w:val="single" w:sz="4" w:space="0" w:color="auto"/>
              <w:left w:val="nil"/>
              <w:bottom w:val="single" w:sz="4" w:space="0" w:color="auto"/>
              <w:right w:val="single" w:sz="4" w:space="0" w:color="auto"/>
            </w:tcBorders>
            <w:shd w:val="clear" w:color="000000" w:fill="F2F2F2"/>
            <w:vAlign w:val="center"/>
            <w:hideMark/>
          </w:tcPr>
          <w:p w14:paraId="350551D8" w14:textId="77777777" w:rsidR="003E5A49" w:rsidRPr="00862023" w:rsidRDefault="003E5A49" w:rsidP="00C07ADC">
            <w:pPr>
              <w:autoSpaceDE/>
              <w:spacing w:before="0" w:after="0"/>
              <w:jc w:val="right"/>
              <w:rPr>
                <w:ins w:id="6579" w:author="tedo gogoladze" w:date="2020-01-04T22:02:00Z"/>
                <w:rFonts w:ascii="Arial" w:eastAsia="Times New Roman" w:hAnsi="Arial" w:cs="Arial"/>
                <w:b/>
                <w:bCs/>
                <w:color w:val="000000"/>
                <w:sz w:val="18"/>
                <w:szCs w:val="18"/>
                <w:lang w:val="en-GB" w:eastAsia="en-US"/>
              </w:rPr>
            </w:pPr>
            <w:proofErr w:type="spellStart"/>
            <w:ins w:id="6580" w:author="tedo gogoladze" w:date="2020-01-04T22:02:00Z">
              <w:r w:rsidRPr="00862023">
                <w:rPr>
                  <w:rFonts w:ascii="Arial" w:eastAsia="Times New Roman" w:hAnsi="Arial" w:cs="Arial"/>
                  <w:b/>
                  <w:bCs/>
                  <w:color w:val="000000"/>
                  <w:sz w:val="18"/>
                  <w:szCs w:val="18"/>
                  <w:lang w:val="en-GB" w:eastAsia="en-US"/>
                </w:rPr>
                <w:t>Nbr</w:t>
              </w:r>
              <w:proofErr w:type="spellEnd"/>
              <w:r w:rsidRPr="00862023">
                <w:rPr>
                  <w:rFonts w:ascii="Arial" w:eastAsia="Times New Roman" w:hAnsi="Arial" w:cs="Arial"/>
                  <w:b/>
                  <w:bCs/>
                  <w:color w:val="000000"/>
                  <w:sz w:val="18"/>
                  <w:szCs w:val="18"/>
                  <w:lang w:val="en-GB" w:eastAsia="en-US"/>
                </w:rPr>
                <w:t xml:space="preserve"> </w:t>
              </w:r>
              <w:proofErr w:type="gramStart"/>
              <w:r w:rsidRPr="00862023">
                <w:rPr>
                  <w:rFonts w:ascii="Arial" w:eastAsia="Times New Roman" w:hAnsi="Arial" w:cs="Arial"/>
                  <w:b/>
                  <w:bCs/>
                  <w:color w:val="000000"/>
                  <w:sz w:val="18"/>
                  <w:szCs w:val="18"/>
                  <w:lang w:val="en-GB" w:eastAsia="en-US"/>
                </w:rPr>
                <w:t>Of</w:t>
              </w:r>
              <w:proofErr w:type="gramEnd"/>
              <w:r w:rsidRPr="00862023">
                <w:rPr>
                  <w:rFonts w:ascii="Arial" w:eastAsia="Times New Roman" w:hAnsi="Arial" w:cs="Arial"/>
                  <w:b/>
                  <w:bCs/>
                  <w:color w:val="000000"/>
                  <w:sz w:val="18"/>
                  <w:szCs w:val="18"/>
                  <w:lang w:val="en-GB" w:eastAsia="en-US"/>
                </w:rPr>
                <w:t xml:space="preserve"> unique users</w:t>
              </w:r>
            </w:ins>
          </w:p>
        </w:tc>
        <w:tc>
          <w:tcPr>
            <w:tcW w:w="1420" w:type="dxa"/>
            <w:tcBorders>
              <w:top w:val="single" w:sz="4" w:space="0" w:color="auto"/>
              <w:left w:val="nil"/>
              <w:bottom w:val="single" w:sz="4" w:space="0" w:color="auto"/>
              <w:right w:val="single" w:sz="4" w:space="0" w:color="auto"/>
            </w:tcBorders>
            <w:shd w:val="clear" w:color="000000" w:fill="F2F2F2"/>
            <w:vAlign w:val="center"/>
            <w:hideMark/>
          </w:tcPr>
          <w:p w14:paraId="2821AC34" w14:textId="77777777" w:rsidR="003E5A49" w:rsidRPr="00862023" w:rsidRDefault="003E5A49" w:rsidP="00C07ADC">
            <w:pPr>
              <w:autoSpaceDE/>
              <w:spacing w:before="0" w:after="0"/>
              <w:jc w:val="right"/>
              <w:rPr>
                <w:ins w:id="6581" w:author="tedo gogoladze" w:date="2020-01-04T22:02:00Z"/>
                <w:rFonts w:ascii="Arial" w:eastAsia="Times New Roman" w:hAnsi="Arial" w:cs="Arial"/>
                <w:b/>
                <w:bCs/>
                <w:color w:val="000000"/>
                <w:sz w:val="18"/>
                <w:szCs w:val="18"/>
                <w:lang w:val="en-GB" w:eastAsia="en-US"/>
              </w:rPr>
            </w:pPr>
            <w:proofErr w:type="spellStart"/>
            <w:ins w:id="6582" w:author="tedo gogoladze" w:date="2020-01-04T22:02:00Z">
              <w:r w:rsidRPr="00862023">
                <w:rPr>
                  <w:rFonts w:ascii="Arial" w:eastAsia="Times New Roman" w:hAnsi="Arial" w:cs="Arial"/>
                  <w:b/>
                  <w:bCs/>
                  <w:color w:val="000000"/>
                  <w:sz w:val="18"/>
                  <w:szCs w:val="18"/>
                  <w:lang w:val="en-GB" w:eastAsia="en-US"/>
                </w:rPr>
                <w:t>Nbr</w:t>
              </w:r>
              <w:proofErr w:type="spellEnd"/>
              <w:r w:rsidRPr="00862023">
                <w:rPr>
                  <w:rFonts w:ascii="Arial" w:eastAsia="Times New Roman" w:hAnsi="Arial" w:cs="Arial"/>
                  <w:b/>
                  <w:bCs/>
                  <w:color w:val="000000"/>
                  <w:sz w:val="18"/>
                  <w:szCs w:val="18"/>
                  <w:lang w:val="en-GB" w:eastAsia="en-US"/>
                </w:rPr>
                <w:t xml:space="preserve"> of unique issues</w:t>
              </w:r>
            </w:ins>
          </w:p>
        </w:tc>
      </w:tr>
      <w:tr w:rsidR="003E5A49" w:rsidRPr="004A4B49" w14:paraId="7EEC6B2B" w14:textId="77777777" w:rsidTr="00C07ADC">
        <w:trPr>
          <w:trHeight w:val="300"/>
          <w:ins w:id="6583" w:author="tedo gogoladze" w:date="2020-01-04T22:02:00Z"/>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3189B8D8" w14:textId="77777777" w:rsidR="003E5A49" w:rsidRPr="00862023" w:rsidRDefault="003E5A49" w:rsidP="00C07ADC">
            <w:pPr>
              <w:autoSpaceDE/>
              <w:spacing w:before="0" w:after="0"/>
              <w:jc w:val="left"/>
              <w:rPr>
                <w:ins w:id="6584" w:author="tedo gogoladze" w:date="2020-01-04T22:02:00Z"/>
                <w:rFonts w:ascii="Calibri" w:eastAsia="Times New Roman" w:hAnsi="Calibri" w:cs="Calibri"/>
                <w:i/>
                <w:iCs/>
                <w:color w:val="000000"/>
                <w:sz w:val="22"/>
                <w:szCs w:val="22"/>
                <w:lang w:val="en-GB" w:eastAsia="en-US"/>
              </w:rPr>
            </w:pPr>
            <w:ins w:id="6585" w:author="tedo gogoladze" w:date="2020-01-04T22:02:00Z">
              <w:r>
                <w:rPr>
                  <w:rFonts w:ascii="Calibri" w:eastAsia="Times New Roman" w:hAnsi="Calibri" w:cs="Calibri"/>
                  <w:i/>
                  <w:iCs/>
                  <w:color w:val="000000"/>
                  <w:sz w:val="22"/>
                  <w:szCs w:val="22"/>
                  <w:lang w:val="en-GB" w:eastAsia="en-US"/>
                </w:rPr>
                <w:t>Effort</w:t>
              </w:r>
              <w:r w:rsidRPr="00862023">
                <w:rPr>
                  <w:rFonts w:ascii="Calibri" w:eastAsia="Times New Roman" w:hAnsi="Calibri" w:cs="Calibri"/>
                  <w:i/>
                  <w:iCs/>
                  <w:color w:val="000000"/>
                  <w:sz w:val="22"/>
                  <w:szCs w:val="22"/>
                  <w:lang w:val="en-GB" w:eastAsia="en-US"/>
                </w:rPr>
                <w:t xml:space="preserve"> Estimate</w:t>
              </w:r>
            </w:ins>
          </w:p>
        </w:tc>
        <w:tc>
          <w:tcPr>
            <w:tcW w:w="1720" w:type="dxa"/>
            <w:tcBorders>
              <w:top w:val="nil"/>
              <w:left w:val="nil"/>
              <w:bottom w:val="single" w:sz="4" w:space="0" w:color="auto"/>
              <w:right w:val="single" w:sz="4" w:space="0" w:color="auto"/>
            </w:tcBorders>
            <w:shd w:val="clear" w:color="000000" w:fill="F5F5F5"/>
            <w:vAlign w:val="center"/>
            <w:hideMark/>
          </w:tcPr>
          <w:p w14:paraId="0B8500CD" w14:textId="77777777" w:rsidR="003E5A49" w:rsidRPr="00862023" w:rsidRDefault="003E5A49" w:rsidP="00C07ADC">
            <w:pPr>
              <w:autoSpaceDE/>
              <w:spacing w:before="0" w:after="0"/>
              <w:jc w:val="right"/>
              <w:rPr>
                <w:ins w:id="6586" w:author="tedo gogoladze" w:date="2020-01-04T22:02:00Z"/>
                <w:rFonts w:ascii="Arial" w:eastAsia="Times New Roman" w:hAnsi="Arial" w:cs="Arial"/>
                <w:color w:val="000000"/>
                <w:sz w:val="18"/>
                <w:szCs w:val="18"/>
                <w:lang w:val="en-GB" w:eastAsia="en-US"/>
              </w:rPr>
            </w:pPr>
            <w:ins w:id="6587" w:author="tedo gogoladze" w:date="2020-01-04T22:02:00Z">
              <w:r w:rsidRPr="00862023">
                <w:rPr>
                  <w:rFonts w:ascii="Arial" w:eastAsia="Times New Roman" w:hAnsi="Arial" w:cs="Arial"/>
                  <w:color w:val="000000"/>
                  <w:sz w:val="18"/>
                  <w:szCs w:val="18"/>
                  <w:lang w:val="en-GB" w:eastAsia="en-US"/>
                </w:rPr>
                <w:t>6840</w:t>
              </w:r>
            </w:ins>
          </w:p>
        </w:tc>
        <w:tc>
          <w:tcPr>
            <w:tcW w:w="2140" w:type="dxa"/>
            <w:tcBorders>
              <w:top w:val="nil"/>
              <w:left w:val="nil"/>
              <w:bottom w:val="single" w:sz="4" w:space="0" w:color="auto"/>
              <w:right w:val="single" w:sz="4" w:space="0" w:color="auto"/>
            </w:tcBorders>
            <w:shd w:val="clear" w:color="000000" w:fill="FFFFFF"/>
            <w:vAlign w:val="center"/>
            <w:hideMark/>
          </w:tcPr>
          <w:p w14:paraId="087C7325" w14:textId="77777777" w:rsidR="003E5A49" w:rsidRPr="00862023" w:rsidRDefault="003E5A49" w:rsidP="00C07ADC">
            <w:pPr>
              <w:autoSpaceDE/>
              <w:spacing w:before="0" w:after="0"/>
              <w:jc w:val="right"/>
              <w:rPr>
                <w:ins w:id="6588" w:author="tedo gogoladze" w:date="2020-01-04T22:02:00Z"/>
                <w:rFonts w:ascii="Arial" w:eastAsia="Times New Roman" w:hAnsi="Arial" w:cs="Arial"/>
                <w:color w:val="000000"/>
                <w:sz w:val="18"/>
                <w:szCs w:val="18"/>
                <w:lang w:val="en-GB" w:eastAsia="en-US"/>
              </w:rPr>
            </w:pPr>
            <w:ins w:id="6589" w:author="tedo gogoladze" w:date="2020-01-04T22:02:00Z">
              <w:r w:rsidRPr="00862023">
                <w:rPr>
                  <w:rFonts w:ascii="Arial" w:eastAsia="Times New Roman" w:hAnsi="Arial" w:cs="Arial"/>
                  <w:color w:val="000000"/>
                  <w:sz w:val="18"/>
                  <w:szCs w:val="18"/>
                  <w:lang w:val="en-GB" w:eastAsia="en-US"/>
                </w:rPr>
                <w:t>76</w:t>
              </w:r>
            </w:ins>
          </w:p>
        </w:tc>
        <w:tc>
          <w:tcPr>
            <w:tcW w:w="1420" w:type="dxa"/>
            <w:tcBorders>
              <w:top w:val="nil"/>
              <w:left w:val="nil"/>
              <w:bottom w:val="single" w:sz="4" w:space="0" w:color="auto"/>
              <w:right w:val="single" w:sz="4" w:space="0" w:color="auto"/>
            </w:tcBorders>
            <w:shd w:val="clear" w:color="000000" w:fill="FFFFFF"/>
            <w:vAlign w:val="center"/>
            <w:hideMark/>
          </w:tcPr>
          <w:p w14:paraId="295A0E89" w14:textId="77777777" w:rsidR="003E5A49" w:rsidRPr="00862023" w:rsidRDefault="003E5A49" w:rsidP="00C07ADC">
            <w:pPr>
              <w:autoSpaceDE/>
              <w:spacing w:before="0" w:after="0"/>
              <w:jc w:val="right"/>
              <w:rPr>
                <w:ins w:id="6590" w:author="tedo gogoladze" w:date="2020-01-04T22:02:00Z"/>
                <w:rFonts w:ascii="Arial" w:eastAsia="Times New Roman" w:hAnsi="Arial" w:cs="Arial"/>
                <w:color w:val="000000"/>
                <w:sz w:val="18"/>
                <w:szCs w:val="18"/>
                <w:lang w:val="en-GB" w:eastAsia="en-US"/>
              </w:rPr>
            </w:pPr>
            <w:ins w:id="6591" w:author="tedo gogoladze" w:date="2020-01-04T22:02:00Z">
              <w:r w:rsidRPr="00862023">
                <w:rPr>
                  <w:rFonts w:ascii="Arial" w:eastAsia="Times New Roman" w:hAnsi="Arial" w:cs="Arial"/>
                  <w:color w:val="000000"/>
                  <w:sz w:val="18"/>
                  <w:szCs w:val="18"/>
                  <w:lang w:val="en-GB" w:eastAsia="en-US"/>
                </w:rPr>
                <w:t>6677</w:t>
              </w:r>
            </w:ins>
          </w:p>
        </w:tc>
      </w:tr>
      <w:tr w:rsidR="003E5A49" w:rsidRPr="004A4B49" w14:paraId="7BD5DDF4" w14:textId="77777777" w:rsidTr="00C07ADC">
        <w:trPr>
          <w:trHeight w:val="300"/>
          <w:ins w:id="6592" w:author="tedo gogoladze" w:date="2020-01-04T22:02:00Z"/>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4ED842D0" w14:textId="77777777" w:rsidR="003E5A49" w:rsidRPr="00862023" w:rsidRDefault="003E5A49" w:rsidP="00C07ADC">
            <w:pPr>
              <w:autoSpaceDE/>
              <w:spacing w:before="0" w:after="0"/>
              <w:jc w:val="left"/>
              <w:rPr>
                <w:ins w:id="6593" w:author="tedo gogoladze" w:date="2020-01-04T22:02:00Z"/>
                <w:rFonts w:ascii="Calibri" w:eastAsia="Times New Roman" w:hAnsi="Calibri" w:cs="Calibri"/>
                <w:i/>
                <w:iCs/>
                <w:color w:val="000000"/>
                <w:sz w:val="22"/>
                <w:szCs w:val="22"/>
                <w:lang w:val="en-GB" w:eastAsia="en-US"/>
              </w:rPr>
            </w:pPr>
            <w:ins w:id="6594" w:author="tedo gogoladze" w:date="2020-01-04T22:02:00Z">
              <w:r w:rsidRPr="00862023">
                <w:rPr>
                  <w:rFonts w:ascii="Calibri" w:eastAsia="Times New Roman" w:hAnsi="Calibri" w:cs="Calibri"/>
                  <w:i/>
                  <w:iCs/>
                  <w:color w:val="000000"/>
                  <w:sz w:val="22"/>
                  <w:szCs w:val="22"/>
                  <w:lang w:val="en-GB" w:eastAsia="en-US"/>
                </w:rPr>
                <w:t>Prioritization</w:t>
              </w:r>
            </w:ins>
          </w:p>
        </w:tc>
        <w:tc>
          <w:tcPr>
            <w:tcW w:w="1720" w:type="dxa"/>
            <w:tcBorders>
              <w:top w:val="nil"/>
              <w:left w:val="nil"/>
              <w:bottom w:val="single" w:sz="4" w:space="0" w:color="auto"/>
              <w:right w:val="single" w:sz="4" w:space="0" w:color="auto"/>
            </w:tcBorders>
            <w:shd w:val="clear" w:color="000000" w:fill="F5F5F5"/>
            <w:vAlign w:val="center"/>
            <w:hideMark/>
          </w:tcPr>
          <w:p w14:paraId="5987F882" w14:textId="77777777" w:rsidR="003E5A49" w:rsidRPr="00862023" w:rsidRDefault="003E5A49" w:rsidP="00C07ADC">
            <w:pPr>
              <w:autoSpaceDE/>
              <w:spacing w:before="0" w:after="0"/>
              <w:jc w:val="right"/>
              <w:rPr>
                <w:ins w:id="6595" w:author="tedo gogoladze" w:date="2020-01-04T22:02:00Z"/>
                <w:rFonts w:ascii="Arial" w:eastAsia="Times New Roman" w:hAnsi="Arial" w:cs="Arial"/>
                <w:color w:val="000000"/>
                <w:sz w:val="18"/>
                <w:szCs w:val="18"/>
                <w:lang w:val="en-GB" w:eastAsia="en-US"/>
              </w:rPr>
            </w:pPr>
            <w:ins w:id="6596" w:author="tedo gogoladze" w:date="2020-01-04T22:02:00Z">
              <w:r w:rsidRPr="00862023">
                <w:rPr>
                  <w:rFonts w:ascii="Arial" w:eastAsia="Times New Roman" w:hAnsi="Arial" w:cs="Arial"/>
                  <w:color w:val="000000"/>
                  <w:sz w:val="18"/>
                  <w:szCs w:val="18"/>
                  <w:lang w:val="en-GB" w:eastAsia="en-US"/>
                </w:rPr>
                <w:t>4796</w:t>
              </w:r>
            </w:ins>
          </w:p>
        </w:tc>
        <w:tc>
          <w:tcPr>
            <w:tcW w:w="2140" w:type="dxa"/>
            <w:tcBorders>
              <w:top w:val="nil"/>
              <w:left w:val="nil"/>
              <w:bottom w:val="single" w:sz="4" w:space="0" w:color="auto"/>
              <w:right w:val="single" w:sz="4" w:space="0" w:color="auto"/>
            </w:tcBorders>
            <w:shd w:val="clear" w:color="000000" w:fill="FFFFFF"/>
            <w:vAlign w:val="center"/>
            <w:hideMark/>
          </w:tcPr>
          <w:p w14:paraId="50556FFD" w14:textId="77777777" w:rsidR="003E5A49" w:rsidRPr="00862023" w:rsidRDefault="003E5A49" w:rsidP="00C07ADC">
            <w:pPr>
              <w:autoSpaceDE/>
              <w:spacing w:before="0" w:after="0"/>
              <w:jc w:val="right"/>
              <w:rPr>
                <w:ins w:id="6597" w:author="tedo gogoladze" w:date="2020-01-04T22:02:00Z"/>
                <w:rFonts w:ascii="Arial" w:eastAsia="Times New Roman" w:hAnsi="Arial" w:cs="Arial"/>
                <w:color w:val="000000"/>
                <w:sz w:val="18"/>
                <w:szCs w:val="18"/>
                <w:lang w:val="en-GB" w:eastAsia="en-US"/>
              </w:rPr>
            </w:pPr>
            <w:ins w:id="6598" w:author="tedo gogoladze" w:date="2020-01-04T22:02:00Z">
              <w:r w:rsidRPr="00862023">
                <w:rPr>
                  <w:rFonts w:ascii="Arial" w:eastAsia="Times New Roman" w:hAnsi="Arial" w:cs="Arial"/>
                  <w:color w:val="000000"/>
                  <w:sz w:val="18"/>
                  <w:szCs w:val="18"/>
                  <w:lang w:val="en-GB" w:eastAsia="en-US"/>
                </w:rPr>
                <w:t>81</w:t>
              </w:r>
            </w:ins>
          </w:p>
        </w:tc>
        <w:tc>
          <w:tcPr>
            <w:tcW w:w="1420" w:type="dxa"/>
            <w:tcBorders>
              <w:top w:val="nil"/>
              <w:left w:val="nil"/>
              <w:bottom w:val="single" w:sz="4" w:space="0" w:color="auto"/>
              <w:right w:val="single" w:sz="4" w:space="0" w:color="auto"/>
            </w:tcBorders>
            <w:shd w:val="clear" w:color="000000" w:fill="FFFFFF"/>
            <w:vAlign w:val="center"/>
            <w:hideMark/>
          </w:tcPr>
          <w:p w14:paraId="78B611CD" w14:textId="77777777" w:rsidR="003E5A49" w:rsidRPr="00862023" w:rsidRDefault="003E5A49" w:rsidP="00C07ADC">
            <w:pPr>
              <w:autoSpaceDE/>
              <w:spacing w:before="0" w:after="0"/>
              <w:jc w:val="right"/>
              <w:rPr>
                <w:ins w:id="6599" w:author="tedo gogoladze" w:date="2020-01-04T22:02:00Z"/>
                <w:rFonts w:ascii="Arial" w:eastAsia="Times New Roman" w:hAnsi="Arial" w:cs="Arial"/>
                <w:color w:val="000000"/>
                <w:sz w:val="18"/>
                <w:szCs w:val="18"/>
                <w:lang w:val="en-GB" w:eastAsia="en-US"/>
              </w:rPr>
            </w:pPr>
            <w:ins w:id="6600" w:author="tedo gogoladze" w:date="2020-01-04T22:02:00Z">
              <w:r w:rsidRPr="00862023">
                <w:rPr>
                  <w:rFonts w:ascii="Arial" w:eastAsia="Times New Roman" w:hAnsi="Arial" w:cs="Arial"/>
                  <w:color w:val="000000"/>
                  <w:sz w:val="18"/>
                  <w:szCs w:val="18"/>
                  <w:lang w:val="en-GB" w:eastAsia="en-US"/>
                </w:rPr>
                <w:t>4464</w:t>
              </w:r>
            </w:ins>
          </w:p>
        </w:tc>
      </w:tr>
      <w:tr w:rsidR="003E5A49" w:rsidRPr="004A4B49" w14:paraId="01CA0715" w14:textId="77777777" w:rsidTr="00C07ADC">
        <w:trPr>
          <w:trHeight w:val="300"/>
          <w:ins w:id="6601" w:author="tedo gogoladze" w:date="2020-01-04T22:02:00Z"/>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56B0DCD7" w14:textId="77777777" w:rsidR="003E5A49" w:rsidRPr="00862023" w:rsidRDefault="003E5A49" w:rsidP="00C07ADC">
            <w:pPr>
              <w:autoSpaceDE/>
              <w:spacing w:before="0" w:after="0"/>
              <w:jc w:val="left"/>
              <w:rPr>
                <w:ins w:id="6602" w:author="tedo gogoladze" w:date="2020-01-04T22:02:00Z"/>
                <w:rFonts w:ascii="Calibri" w:eastAsia="Times New Roman" w:hAnsi="Calibri" w:cs="Calibri"/>
                <w:i/>
                <w:iCs/>
                <w:color w:val="000000"/>
                <w:sz w:val="22"/>
                <w:szCs w:val="22"/>
                <w:lang w:val="en-GB" w:eastAsia="en-US"/>
              </w:rPr>
            </w:pPr>
            <w:ins w:id="6603" w:author="tedo gogoladze" w:date="2020-01-04T22:02:00Z">
              <w:r w:rsidRPr="00862023">
                <w:rPr>
                  <w:rFonts w:ascii="Calibri" w:eastAsia="Times New Roman" w:hAnsi="Calibri" w:cs="Calibri"/>
                  <w:i/>
                  <w:iCs/>
                  <w:color w:val="000000"/>
                  <w:sz w:val="22"/>
                  <w:szCs w:val="22"/>
                  <w:lang w:val="en-GB" w:eastAsia="en-US"/>
                </w:rPr>
                <w:t>Task status</w:t>
              </w:r>
            </w:ins>
          </w:p>
        </w:tc>
        <w:tc>
          <w:tcPr>
            <w:tcW w:w="1720" w:type="dxa"/>
            <w:tcBorders>
              <w:top w:val="nil"/>
              <w:left w:val="nil"/>
              <w:bottom w:val="single" w:sz="4" w:space="0" w:color="auto"/>
              <w:right w:val="single" w:sz="4" w:space="0" w:color="auto"/>
            </w:tcBorders>
            <w:shd w:val="clear" w:color="000000" w:fill="F5F5F5"/>
            <w:vAlign w:val="center"/>
            <w:hideMark/>
          </w:tcPr>
          <w:p w14:paraId="5A15000B" w14:textId="77777777" w:rsidR="003E5A49" w:rsidRPr="00862023" w:rsidRDefault="003E5A49" w:rsidP="00C07ADC">
            <w:pPr>
              <w:autoSpaceDE/>
              <w:spacing w:before="0" w:after="0"/>
              <w:jc w:val="right"/>
              <w:rPr>
                <w:ins w:id="6604" w:author="tedo gogoladze" w:date="2020-01-04T22:02:00Z"/>
                <w:rFonts w:ascii="Arial" w:eastAsia="Times New Roman" w:hAnsi="Arial" w:cs="Arial"/>
                <w:color w:val="000000"/>
                <w:sz w:val="18"/>
                <w:szCs w:val="18"/>
                <w:lang w:val="en-GB" w:eastAsia="en-US"/>
              </w:rPr>
            </w:pPr>
            <w:ins w:id="6605" w:author="tedo gogoladze" w:date="2020-01-04T22:02:00Z">
              <w:r w:rsidRPr="00862023">
                <w:rPr>
                  <w:rFonts w:ascii="Arial" w:eastAsia="Times New Roman" w:hAnsi="Arial" w:cs="Arial"/>
                  <w:color w:val="000000"/>
                  <w:sz w:val="18"/>
                  <w:szCs w:val="18"/>
                  <w:lang w:val="en-GB" w:eastAsia="en-US"/>
                </w:rPr>
                <w:t>21585</w:t>
              </w:r>
            </w:ins>
          </w:p>
        </w:tc>
        <w:tc>
          <w:tcPr>
            <w:tcW w:w="2140" w:type="dxa"/>
            <w:tcBorders>
              <w:top w:val="nil"/>
              <w:left w:val="nil"/>
              <w:bottom w:val="single" w:sz="4" w:space="0" w:color="auto"/>
              <w:right w:val="single" w:sz="4" w:space="0" w:color="auto"/>
            </w:tcBorders>
            <w:shd w:val="clear" w:color="000000" w:fill="FFFFFF"/>
            <w:vAlign w:val="center"/>
            <w:hideMark/>
          </w:tcPr>
          <w:p w14:paraId="72AF7AF6" w14:textId="77777777" w:rsidR="003E5A49" w:rsidRPr="00862023" w:rsidRDefault="003E5A49" w:rsidP="00C07ADC">
            <w:pPr>
              <w:autoSpaceDE/>
              <w:spacing w:before="0" w:after="0"/>
              <w:jc w:val="right"/>
              <w:rPr>
                <w:ins w:id="6606" w:author="tedo gogoladze" w:date="2020-01-04T22:02:00Z"/>
                <w:rFonts w:ascii="Arial" w:eastAsia="Times New Roman" w:hAnsi="Arial" w:cs="Arial"/>
                <w:color w:val="000000"/>
                <w:sz w:val="18"/>
                <w:szCs w:val="18"/>
                <w:lang w:val="en-GB" w:eastAsia="en-US"/>
              </w:rPr>
            </w:pPr>
            <w:ins w:id="6607" w:author="tedo gogoladze" w:date="2020-01-04T22:02:00Z">
              <w:r w:rsidRPr="00862023">
                <w:rPr>
                  <w:rFonts w:ascii="Arial" w:eastAsia="Times New Roman" w:hAnsi="Arial" w:cs="Arial"/>
                  <w:color w:val="000000"/>
                  <w:sz w:val="18"/>
                  <w:szCs w:val="18"/>
                  <w:lang w:val="en-GB" w:eastAsia="en-US"/>
                </w:rPr>
                <w:t>97</w:t>
              </w:r>
            </w:ins>
          </w:p>
        </w:tc>
        <w:tc>
          <w:tcPr>
            <w:tcW w:w="1420" w:type="dxa"/>
            <w:tcBorders>
              <w:top w:val="nil"/>
              <w:left w:val="nil"/>
              <w:bottom w:val="single" w:sz="4" w:space="0" w:color="auto"/>
              <w:right w:val="single" w:sz="4" w:space="0" w:color="auto"/>
            </w:tcBorders>
            <w:shd w:val="clear" w:color="000000" w:fill="FFFFFF"/>
            <w:vAlign w:val="center"/>
            <w:hideMark/>
          </w:tcPr>
          <w:p w14:paraId="510D2ED2" w14:textId="77777777" w:rsidR="003E5A49" w:rsidRPr="00862023" w:rsidRDefault="003E5A49" w:rsidP="00C07ADC">
            <w:pPr>
              <w:autoSpaceDE/>
              <w:spacing w:before="0" w:after="0"/>
              <w:jc w:val="right"/>
              <w:rPr>
                <w:ins w:id="6608" w:author="tedo gogoladze" w:date="2020-01-04T22:02:00Z"/>
                <w:rFonts w:ascii="Arial" w:eastAsia="Times New Roman" w:hAnsi="Arial" w:cs="Arial"/>
                <w:color w:val="000000"/>
                <w:sz w:val="18"/>
                <w:szCs w:val="18"/>
                <w:lang w:val="en-GB" w:eastAsia="en-US"/>
              </w:rPr>
            </w:pPr>
            <w:ins w:id="6609" w:author="tedo gogoladze" w:date="2020-01-04T22:02:00Z">
              <w:r w:rsidRPr="00862023">
                <w:rPr>
                  <w:rFonts w:ascii="Arial" w:eastAsia="Times New Roman" w:hAnsi="Arial" w:cs="Arial"/>
                  <w:color w:val="000000"/>
                  <w:sz w:val="18"/>
                  <w:szCs w:val="18"/>
                  <w:lang w:val="en-GB" w:eastAsia="en-US"/>
                </w:rPr>
                <w:t>12283</w:t>
              </w:r>
            </w:ins>
          </w:p>
        </w:tc>
      </w:tr>
      <w:tr w:rsidR="003E5A49" w:rsidRPr="004A4B49" w14:paraId="13A50B4D" w14:textId="77777777" w:rsidTr="00C07ADC">
        <w:trPr>
          <w:trHeight w:val="300"/>
          <w:ins w:id="6610" w:author="tedo gogoladze" w:date="2020-01-04T22:02:00Z"/>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3E7E6D79" w14:textId="77777777" w:rsidR="003E5A49" w:rsidRPr="00862023" w:rsidRDefault="003E5A49" w:rsidP="00C07ADC">
            <w:pPr>
              <w:autoSpaceDE/>
              <w:spacing w:before="0" w:after="0"/>
              <w:jc w:val="left"/>
              <w:rPr>
                <w:ins w:id="6611" w:author="tedo gogoladze" w:date="2020-01-04T22:02:00Z"/>
                <w:rFonts w:ascii="Calibri" w:eastAsia="Times New Roman" w:hAnsi="Calibri" w:cs="Calibri"/>
                <w:i/>
                <w:iCs/>
                <w:color w:val="000000"/>
                <w:sz w:val="22"/>
                <w:szCs w:val="22"/>
                <w:lang w:val="en-GB" w:eastAsia="en-US"/>
              </w:rPr>
            </w:pPr>
            <w:ins w:id="6612" w:author="tedo gogoladze" w:date="2020-01-04T22:02:00Z">
              <w:r w:rsidRPr="00862023">
                <w:rPr>
                  <w:rFonts w:ascii="Calibri" w:eastAsia="Times New Roman" w:hAnsi="Calibri" w:cs="Calibri"/>
                  <w:i/>
                  <w:iCs/>
                  <w:color w:val="000000"/>
                  <w:sz w:val="22"/>
                  <w:szCs w:val="22"/>
                  <w:lang w:val="en-GB" w:eastAsia="en-US"/>
                </w:rPr>
                <w:t>Actual development time</w:t>
              </w:r>
            </w:ins>
          </w:p>
        </w:tc>
        <w:tc>
          <w:tcPr>
            <w:tcW w:w="1720" w:type="dxa"/>
            <w:tcBorders>
              <w:top w:val="nil"/>
              <w:left w:val="nil"/>
              <w:bottom w:val="single" w:sz="4" w:space="0" w:color="auto"/>
              <w:right w:val="single" w:sz="4" w:space="0" w:color="auto"/>
            </w:tcBorders>
            <w:shd w:val="clear" w:color="000000" w:fill="F5F5F5"/>
            <w:vAlign w:val="center"/>
            <w:hideMark/>
          </w:tcPr>
          <w:p w14:paraId="133A8152" w14:textId="77777777" w:rsidR="003E5A49" w:rsidRPr="00862023" w:rsidRDefault="003E5A49" w:rsidP="00C07ADC">
            <w:pPr>
              <w:autoSpaceDE/>
              <w:spacing w:before="0" w:after="0"/>
              <w:jc w:val="right"/>
              <w:rPr>
                <w:ins w:id="6613" w:author="tedo gogoladze" w:date="2020-01-04T22:02:00Z"/>
                <w:rFonts w:ascii="Arial" w:eastAsia="Times New Roman" w:hAnsi="Arial" w:cs="Arial"/>
                <w:color w:val="000000"/>
                <w:sz w:val="18"/>
                <w:szCs w:val="18"/>
                <w:lang w:val="en-GB" w:eastAsia="en-US"/>
              </w:rPr>
            </w:pPr>
            <w:ins w:id="6614" w:author="tedo gogoladze" w:date="2020-01-04T22:02:00Z">
              <w:r w:rsidRPr="00862023">
                <w:rPr>
                  <w:rFonts w:ascii="Arial" w:eastAsia="Times New Roman" w:hAnsi="Arial" w:cs="Arial"/>
                  <w:color w:val="000000"/>
                  <w:sz w:val="18"/>
                  <w:szCs w:val="18"/>
                  <w:lang w:val="en-GB" w:eastAsia="en-US"/>
                </w:rPr>
                <w:t>8093</w:t>
              </w:r>
            </w:ins>
          </w:p>
        </w:tc>
        <w:tc>
          <w:tcPr>
            <w:tcW w:w="2140" w:type="dxa"/>
            <w:tcBorders>
              <w:top w:val="nil"/>
              <w:left w:val="nil"/>
              <w:bottom w:val="single" w:sz="4" w:space="0" w:color="auto"/>
              <w:right w:val="single" w:sz="4" w:space="0" w:color="auto"/>
            </w:tcBorders>
            <w:shd w:val="clear" w:color="000000" w:fill="FFFFFF"/>
            <w:vAlign w:val="center"/>
            <w:hideMark/>
          </w:tcPr>
          <w:p w14:paraId="467FE069" w14:textId="77777777" w:rsidR="003E5A49" w:rsidRPr="00862023" w:rsidRDefault="003E5A49" w:rsidP="00C07ADC">
            <w:pPr>
              <w:autoSpaceDE/>
              <w:spacing w:before="0" w:after="0"/>
              <w:jc w:val="right"/>
              <w:rPr>
                <w:ins w:id="6615" w:author="tedo gogoladze" w:date="2020-01-04T22:02:00Z"/>
                <w:rFonts w:ascii="Arial" w:eastAsia="Times New Roman" w:hAnsi="Arial" w:cs="Arial"/>
                <w:color w:val="000000"/>
                <w:sz w:val="18"/>
                <w:szCs w:val="18"/>
                <w:lang w:val="en-GB" w:eastAsia="en-US"/>
              </w:rPr>
            </w:pPr>
            <w:ins w:id="6616" w:author="tedo gogoladze" w:date="2020-01-04T22:02:00Z">
              <w:r w:rsidRPr="00862023">
                <w:rPr>
                  <w:rFonts w:ascii="Arial" w:eastAsia="Times New Roman" w:hAnsi="Arial" w:cs="Arial"/>
                  <w:color w:val="000000"/>
                  <w:sz w:val="18"/>
                  <w:szCs w:val="18"/>
                  <w:lang w:val="en-GB" w:eastAsia="en-US"/>
                </w:rPr>
                <w:t>80</w:t>
              </w:r>
            </w:ins>
          </w:p>
        </w:tc>
        <w:tc>
          <w:tcPr>
            <w:tcW w:w="1420" w:type="dxa"/>
            <w:tcBorders>
              <w:top w:val="nil"/>
              <w:left w:val="nil"/>
              <w:bottom w:val="single" w:sz="4" w:space="0" w:color="auto"/>
              <w:right w:val="single" w:sz="4" w:space="0" w:color="auto"/>
            </w:tcBorders>
            <w:shd w:val="clear" w:color="000000" w:fill="FFFFFF"/>
            <w:vAlign w:val="center"/>
            <w:hideMark/>
          </w:tcPr>
          <w:p w14:paraId="32D0E9C5" w14:textId="77777777" w:rsidR="003E5A49" w:rsidRPr="00862023" w:rsidRDefault="003E5A49" w:rsidP="00C07ADC">
            <w:pPr>
              <w:autoSpaceDE/>
              <w:spacing w:before="0" w:after="0"/>
              <w:jc w:val="right"/>
              <w:rPr>
                <w:ins w:id="6617" w:author="tedo gogoladze" w:date="2020-01-04T22:02:00Z"/>
                <w:rFonts w:ascii="Arial" w:eastAsia="Times New Roman" w:hAnsi="Arial" w:cs="Arial"/>
                <w:color w:val="000000"/>
                <w:sz w:val="18"/>
                <w:szCs w:val="18"/>
                <w:lang w:val="en-GB" w:eastAsia="en-US"/>
              </w:rPr>
            </w:pPr>
            <w:ins w:id="6618" w:author="tedo gogoladze" w:date="2020-01-04T22:02:00Z">
              <w:r w:rsidRPr="00862023">
                <w:rPr>
                  <w:rFonts w:ascii="Arial" w:eastAsia="Times New Roman" w:hAnsi="Arial" w:cs="Arial"/>
                  <w:color w:val="000000"/>
                  <w:sz w:val="18"/>
                  <w:szCs w:val="18"/>
                  <w:lang w:val="en-GB" w:eastAsia="en-US"/>
                </w:rPr>
                <w:t>7723</w:t>
              </w:r>
            </w:ins>
          </w:p>
        </w:tc>
      </w:tr>
    </w:tbl>
    <w:p w14:paraId="3DAF4F8E" w14:textId="5147BD70" w:rsidR="003E5A49" w:rsidRDefault="003E5A49" w:rsidP="003E5A49">
      <w:pPr>
        <w:rPr>
          <w:ins w:id="6619" w:author="tedo gogoladze" w:date="2020-01-04T23:27:00Z"/>
          <w:lang w:val="en-GB"/>
        </w:rPr>
      </w:pPr>
      <w:ins w:id="6620" w:author="tedo gogoladze" w:date="2020-01-04T22:02:00Z">
        <w:r w:rsidRPr="009A4FA7">
          <w:rPr>
            <w:lang w:val="en-GB"/>
          </w:rPr>
          <w:t>Table 17.</w:t>
        </w:r>
        <w:r w:rsidRPr="008A1EBF">
          <w:rPr>
            <w:lang w:val="en-GB"/>
          </w:rPr>
          <w:t xml:space="preserve"> Available </w:t>
        </w:r>
        <w:r>
          <w:rPr>
            <w:lang w:val="en-GB"/>
          </w:rPr>
          <w:t>number of transactions</w:t>
        </w:r>
        <w:r w:rsidRPr="008A1EBF">
          <w:rPr>
            <w:lang w:val="en-GB"/>
          </w:rPr>
          <w:t xml:space="preserve"> of each metric</w:t>
        </w:r>
        <w:commentRangeEnd w:id="6575"/>
        <w:r>
          <w:rPr>
            <w:rStyle w:val="CommentReference"/>
          </w:rPr>
          <w:commentReference w:id="6575"/>
        </w:r>
      </w:ins>
    </w:p>
    <w:p w14:paraId="388566BB" w14:textId="77777777" w:rsidR="0011796B" w:rsidRPr="004A4B49" w:rsidRDefault="0011796B" w:rsidP="0011796B">
      <w:pPr>
        <w:rPr>
          <w:moveTo w:id="6621" w:author="tedo gogoladze" w:date="2020-01-04T23:27:00Z"/>
          <w:lang w:val="en-GB"/>
        </w:rPr>
      </w:pPr>
      <w:moveToRangeStart w:id="6622" w:author="tedo gogoladze" w:date="2020-01-04T23:27:00Z" w:name="move29072839"/>
    </w:p>
    <w:p w14:paraId="70C2E707" w14:textId="6845F460" w:rsidR="0011796B" w:rsidRPr="004A4B49" w:rsidDel="0011796B" w:rsidRDefault="0011796B" w:rsidP="0011796B">
      <w:pPr>
        <w:rPr>
          <w:del w:id="6623" w:author="tedo gogoladze" w:date="2020-01-04T23:27:00Z"/>
          <w:moveTo w:id="6624" w:author="tedo gogoladze" w:date="2020-01-04T23:27:00Z"/>
          <w:lang w:val="en-GB"/>
        </w:rPr>
      </w:pPr>
      <w:commentRangeStart w:id="6625"/>
      <w:moveTo w:id="6626" w:author="tedo gogoladze" w:date="2020-01-04T23:27:00Z">
        <w:del w:id="6627" w:author="tedo gogoladze" w:date="2020-01-04T23:27:00Z">
          <w:r w:rsidRPr="004A4B49" w:rsidDel="0011796B">
            <w:rPr>
              <w:lang w:val="en-GB"/>
            </w:rPr>
            <w:delText>First step towards creation of the rules is mapping the personality trait scores to the binary variables – weather the particular personality score yields a positive or negative result. The personality trait assessment results are mapped as Positive when the particular developers raw score is greater than the mean raw score of all the retrieved developers. Accordingly the personality trait assessment result is mapped as negative when the raw score is less or equal than mean raw score of all the samples in the dataset of retrieved personality scores of developers.</w:delText>
          </w:r>
        </w:del>
      </w:moveTo>
    </w:p>
    <w:p w14:paraId="0025E23F" w14:textId="456143C2" w:rsidR="0011796B" w:rsidRPr="004A4B49" w:rsidDel="0011796B" w:rsidRDefault="0011796B" w:rsidP="0011796B">
      <w:pPr>
        <w:rPr>
          <w:del w:id="6628" w:author="tedo gogoladze" w:date="2020-01-04T23:27:00Z"/>
          <w:moveTo w:id="6629" w:author="tedo gogoladze" w:date="2020-01-04T23:27:00Z"/>
          <w:lang w:val="en-GB"/>
        </w:rPr>
      </w:pPr>
      <w:moveTo w:id="6630" w:author="tedo gogoladze" w:date="2020-01-04T23:27:00Z">
        <w:del w:id="6631" w:author="tedo gogoladze" w:date="2020-01-04T23:27:00Z">
          <w:r w:rsidRPr="004A4B49" w:rsidDel="0011796B">
            <w:rPr>
              <w:lang w:val="en-GB"/>
            </w:rPr>
            <w:delText>In overall, out of the 100 developer profiles that has been analysed during this research have the personality trait results as shown on the Table 16.</w:delText>
          </w:r>
        </w:del>
      </w:moveTo>
    </w:p>
    <w:tbl>
      <w:tblPr>
        <w:tblW w:w="8740" w:type="dxa"/>
        <w:tblLook w:val="04A0" w:firstRow="1" w:lastRow="0" w:firstColumn="1" w:lastColumn="0" w:noHBand="0" w:noVBand="1"/>
      </w:tblPr>
      <w:tblGrid>
        <w:gridCol w:w="1165"/>
        <w:gridCol w:w="1515"/>
        <w:gridCol w:w="2140"/>
        <w:gridCol w:w="1420"/>
        <w:gridCol w:w="1340"/>
        <w:gridCol w:w="1160"/>
      </w:tblGrid>
      <w:tr w:rsidR="0011796B" w:rsidRPr="004A4B49" w:rsidDel="0011796B" w14:paraId="4EA2D515" w14:textId="08DA641B" w:rsidTr="00C07ADC">
        <w:trPr>
          <w:trHeight w:val="300"/>
          <w:del w:id="6632" w:author="tedo gogoladze" w:date="2020-01-04T23:27:00Z"/>
        </w:trPr>
        <w:tc>
          <w:tcPr>
            <w:tcW w:w="1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65312D" w14:textId="754D61D2" w:rsidR="0011796B" w:rsidRPr="00862023" w:rsidDel="0011796B" w:rsidRDefault="0011796B" w:rsidP="00C07ADC">
            <w:pPr>
              <w:autoSpaceDE/>
              <w:spacing w:before="0" w:after="0"/>
              <w:jc w:val="right"/>
              <w:rPr>
                <w:del w:id="6633" w:author="tedo gogoladze" w:date="2020-01-04T23:27:00Z"/>
                <w:moveTo w:id="6634" w:author="tedo gogoladze" w:date="2020-01-04T23:27:00Z"/>
                <w:rFonts w:ascii="Arial" w:eastAsia="Times New Roman" w:hAnsi="Arial" w:cs="Arial"/>
                <w:b/>
                <w:bCs/>
                <w:color w:val="000000"/>
                <w:sz w:val="18"/>
                <w:szCs w:val="18"/>
                <w:lang w:val="en-GB" w:eastAsia="en-US"/>
              </w:rPr>
            </w:pPr>
            <w:moveTo w:id="6635" w:author="tedo gogoladze" w:date="2020-01-04T23:27:00Z">
              <w:del w:id="6636" w:author="tedo gogoladze" w:date="2020-01-04T23:27:00Z">
                <w:r w:rsidRPr="00862023" w:rsidDel="0011796B">
                  <w:rPr>
                    <w:rFonts w:ascii="Arial" w:eastAsia="Times New Roman" w:hAnsi="Arial" w:cs="Arial"/>
                    <w:b/>
                    <w:bCs/>
                    <w:color w:val="000000"/>
                    <w:sz w:val="18"/>
                    <w:szCs w:val="18"/>
                    <w:lang w:val="en-GB" w:eastAsia="en-US"/>
                  </w:rPr>
                  <w:delText> </w:delText>
                </w:r>
              </w:del>
            </w:moveTo>
          </w:p>
        </w:tc>
        <w:tc>
          <w:tcPr>
            <w:tcW w:w="1515" w:type="dxa"/>
            <w:tcBorders>
              <w:top w:val="single" w:sz="4" w:space="0" w:color="auto"/>
              <w:left w:val="nil"/>
              <w:bottom w:val="single" w:sz="4" w:space="0" w:color="auto"/>
              <w:right w:val="single" w:sz="4" w:space="0" w:color="auto"/>
            </w:tcBorders>
            <w:shd w:val="clear" w:color="000000" w:fill="D6DCE4"/>
            <w:vAlign w:val="center"/>
            <w:hideMark/>
          </w:tcPr>
          <w:p w14:paraId="6D1C5E38" w14:textId="2DA93232" w:rsidR="0011796B" w:rsidRPr="00862023" w:rsidDel="0011796B" w:rsidRDefault="0011796B" w:rsidP="00C07ADC">
            <w:pPr>
              <w:autoSpaceDE/>
              <w:spacing w:before="0" w:after="0"/>
              <w:jc w:val="right"/>
              <w:rPr>
                <w:del w:id="6637" w:author="tedo gogoladze" w:date="2020-01-04T23:27:00Z"/>
                <w:moveTo w:id="6638" w:author="tedo gogoladze" w:date="2020-01-04T23:27:00Z"/>
                <w:rFonts w:ascii="Arial" w:eastAsia="Times New Roman" w:hAnsi="Arial" w:cs="Arial"/>
                <w:color w:val="000000"/>
                <w:sz w:val="18"/>
                <w:szCs w:val="18"/>
                <w:lang w:val="en-GB" w:eastAsia="en-US"/>
              </w:rPr>
            </w:pPr>
            <w:moveTo w:id="6639" w:author="tedo gogoladze" w:date="2020-01-04T23:27:00Z">
              <w:del w:id="6640" w:author="tedo gogoladze" w:date="2020-01-04T23:27:00Z">
                <w:r w:rsidRPr="00862023" w:rsidDel="0011796B">
                  <w:rPr>
                    <w:rFonts w:ascii="Arial" w:eastAsia="Times New Roman" w:hAnsi="Arial" w:cs="Arial"/>
                    <w:color w:val="000000"/>
                    <w:sz w:val="18"/>
                    <w:szCs w:val="18"/>
                    <w:lang w:val="en-GB" w:eastAsia="en-US"/>
                  </w:rPr>
                  <w:delText>agreeableness</w:delText>
                </w:r>
              </w:del>
            </w:moveTo>
          </w:p>
        </w:tc>
        <w:tc>
          <w:tcPr>
            <w:tcW w:w="2140" w:type="dxa"/>
            <w:tcBorders>
              <w:top w:val="single" w:sz="4" w:space="0" w:color="auto"/>
              <w:left w:val="nil"/>
              <w:bottom w:val="single" w:sz="4" w:space="0" w:color="auto"/>
              <w:right w:val="single" w:sz="4" w:space="0" w:color="auto"/>
            </w:tcBorders>
            <w:shd w:val="clear" w:color="000000" w:fill="D6DCE4"/>
            <w:vAlign w:val="center"/>
            <w:hideMark/>
          </w:tcPr>
          <w:p w14:paraId="74576E85" w14:textId="03DF449B" w:rsidR="0011796B" w:rsidRPr="00862023" w:rsidDel="0011796B" w:rsidRDefault="0011796B" w:rsidP="00C07ADC">
            <w:pPr>
              <w:autoSpaceDE/>
              <w:spacing w:before="0" w:after="0"/>
              <w:jc w:val="right"/>
              <w:rPr>
                <w:del w:id="6641" w:author="tedo gogoladze" w:date="2020-01-04T23:27:00Z"/>
                <w:moveTo w:id="6642" w:author="tedo gogoladze" w:date="2020-01-04T23:27:00Z"/>
                <w:rFonts w:ascii="Arial" w:eastAsia="Times New Roman" w:hAnsi="Arial" w:cs="Arial"/>
                <w:color w:val="000000"/>
                <w:sz w:val="18"/>
                <w:szCs w:val="18"/>
                <w:lang w:val="en-GB" w:eastAsia="en-US"/>
              </w:rPr>
            </w:pPr>
            <w:moveTo w:id="6643" w:author="tedo gogoladze" w:date="2020-01-04T23:27:00Z">
              <w:del w:id="6644" w:author="tedo gogoladze" w:date="2020-01-04T23:27:00Z">
                <w:r w:rsidRPr="00862023" w:rsidDel="0011796B">
                  <w:rPr>
                    <w:rFonts w:ascii="Arial" w:eastAsia="Times New Roman" w:hAnsi="Arial" w:cs="Arial"/>
                    <w:color w:val="000000"/>
                    <w:sz w:val="18"/>
                    <w:szCs w:val="18"/>
                    <w:lang w:val="en-GB" w:eastAsia="en-US"/>
                  </w:rPr>
                  <w:delText>conscientiousness</w:delText>
                </w:r>
              </w:del>
            </w:moveTo>
          </w:p>
        </w:tc>
        <w:tc>
          <w:tcPr>
            <w:tcW w:w="1420" w:type="dxa"/>
            <w:tcBorders>
              <w:top w:val="single" w:sz="4" w:space="0" w:color="auto"/>
              <w:left w:val="nil"/>
              <w:bottom w:val="single" w:sz="4" w:space="0" w:color="auto"/>
              <w:right w:val="single" w:sz="4" w:space="0" w:color="auto"/>
            </w:tcBorders>
            <w:shd w:val="clear" w:color="000000" w:fill="D6DCE4"/>
            <w:vAlign w:val="center"/>
            <w:hideMark/>
          </w:tcPr>
          <w:p w14:paraId="5937DEF9" w14:textId="67D80E56" w:rsidR="0011796B" w:rsidRPr="00862023" w:rsidDel="0011796B" w:rsidRDefault="0011796B" w:rsidP="00C07ADC">
            <w:pPr>
              <w:autoSpaceDE/>
              <w:spacing w:before="0" w:after="0"/>
              <w:jc w:val="right"/>
              <w:rPr>
                <w:del w:id="6645" w:author="tedo gogoladze" w:date="2020-01-04T23:27:00Z"/>
                <w:moveTo w:id="6646" w:author="tedo gogoladze" w:date="2020-01-04T23:27:00Z"/>
                <w:rFonts w:ascii="Arial" w:eastAsia="Times New Roman" w:hAnsi="Arial" w:cs="Arial"/>
                <w:color w:val="000000"/>
                <w:sz w:val="18"/>
                <w:szCs w:val="18"/>
                <w:lang w:val="en-GB" w:eastAsia="en-US"/>
              </w:rPr>
            </w:pPr>
            <w:moveTo w:id="6647" w:author="tedo gogoladze" w:date="2020-01-04T23:27:00Z">
              <w:del w:id="6648" w:author="tedo gogoladze" w:date="2020-01-04T23:27:00Z">
                <w:r w:rsidRPr="00862023" w:rsidDel="0011796B">
                  <w:rPr>
                    <w:rFonts w:ascii="Arial" w:eastAsia="Times New Roman" w:hAnsi="Arial" w:cs="Arial"/>
                    <w:color w:val="000000"/>
                    <w:sz w:val="18"/>
                    <w:szCs w:val="18"/>
                    <w:lang w:val="en-GB" w:eastAsia="en-US"/>
                  </w:rPr>
                  <w:delText>extraversion</w:delText>
                </w:r>
              </w:del>
            </w:moveTo>
          </w:p>
        </w:tc>
        <w:tc>
          <w:tcPr>
            <w:tcW w:w="1340" w:type="dxa"/>
            <w:tcBorders>
              <w:top w:val="single" w:sz="4" w:space="0" w:color="auto"/>
              <w:left w:val="nil"/>
              <w:bottom w:val="single" w:sz="4" w:space="0" w:color="auto"/>
              <w:right w:val="single" w:sz="4" w:space="0" w:color="auto"/>
            </w:tcBorders>
            <w:shd w:val="clear" w:color="000000" w:fill="D6DCE4"/>
            <w:vAlign w:val="center"/>
            <w:hideMark/>
          </w:tcPr>
          <w:p w14:paraId="4F71DDA2" w14:textId="4575DB83" w:rsidR="0011796B" w:rsidRPr="00862023" w:rsidDel="0011796B" w:rsidRDefault="0011796B" w:rsidP="00C07ADC">
            <w:pPr>
              <w:autoSpaceDE/>
              <w:spacing w:before="0" w:after="0"/>
              <w:jc w:val="right"/>
              <w:rPr>
                <w:del w:id="6649" w:author="tedo gogoladze" w:date="2020-01-04T23:27:00Z"/>
                <w:moveTo w:id="6650" w:author="tedo gogoladze" w:date="2020-01-04T23:27:00Z"/>
                <w:rFonts w:ascii="Arial" w:eastAsia="Times New Roman" w:hAnsi="Arial" w:cs="Arial"/>
                <w:color w:val="000000"/>
                <w:sz w:val="18"/>
                <w:szCs w:val="18"/>
                <w:lang w:val="en-GB" w:eastAsia="en-US"/>
              </w:rPr>
            </w:pPr>
            <w:moveTo w:id="6651" w:author="tedo gogoladze" w:date="2020-01-04T23:27:00Z">
              <w:del w:id="6652" w:author="tedo gogoladze" w:date="2020-01-04T23:27:00Z">
                <w:r w:rsidRPr="00862023" w:rsidDel="0011796B">
                  <w:rPr>
                    <w:rFonts w:ascii="Arial" w:eastAsia="Times New Roman" w:hAnsi="Arial" w:cs="Arial"/>
                    <w:color w:val="000000"/>
                    <w:sz w:val="18"/>
                    <w:szCs w:val="18"/>
                    <w:lang w:val="en-GB" w:eastAsia="en-US"/>
                  </w:rPr>
                  <w:delText>neuroticism</w:delText>
                </w:r>
              </w:del>
            </w:moveTo>
          </w:p>
        </w:tc>
        <w:tc>
          <w:tcPr>
            <w:tcW w:w="1160" w:type="dxa"/>
            <w:tcBorders>
              <w:top w:val="single" w:sz="4" w:space="0" w:color="auto"/>
              <w:left w:val="nil"/>
              <w:bottom w:val="single" w:sz="4" w:space="0" w:color="auto"/>
              <w:right w:val="single" w:sz="4" w:space="0" w:color="auto"/>
            </w:tcBorders>
            <w:shd w:val="clear" w:color="000000" w:fill="D6DCE4"/>
            <w:vAlign w:val="center"/>
            <w:hideMark/>
          </w:tcPr>
          <w:p w14:paraId="5E506E42" w14:textId="39EB098E" w:rsidR="0011796B" w:rsidRPr="00862023" w:rsidDel="0011796B" w:rsidRDefault="0011796B" w:rsidP="00C07ADC">
            <w:pPr>
              <w:autoSpaceDE/>
              <w:spacing w:before="0" w:after="0"/>
              <w:jc w:val="right"/>
              <w:rPr>
                <w:del w:id="6653" w:author="tedo gogoladze" w:date="2020-01-04T23:27:00Z"/>
                <w:moveTo w:id="6654" w:author="tedo gogoladze" w:date="2020-01-04T23:27:00Z"/>
                <w:rFonts w:ascii="Arial" w:eastAsia="Times New Roman" w:hAnsi="Arial" w:cs="Arial"/>
                <w:color w:val="000000"/>
                <w:sz w:val="18"/>
                <w:szCs w:val="18"/>
                <w:lang w:val="en-GB" w:eastAsia="en-US"/>
              </w:rPr>
            </w:pPr>
            <w:moveTo w:id="6655" w:author="tedo gogoladze" w:date="2020-01-04T23:27:00Z">
              <w:del w:id="6656" w:author="tedo gogoladze" w:date="2020-01-04T23:27:00Z">
                <w:r w:rsidRPr="00862023" w:rsidDel="0011796B">
                  <w:rPr>
                    <w:rFonts w:ascii="Arial" w:eastAsia="Times New Roman" w:hAnsi="Arial" w:cs="Arial"/>
                    <w:color w:val="000000"/>
                    <w:sz w:val="18"/>
                    <w:szCs w:val="18"/>
                    <w:lang w:val="en-GB" w:eastAsia="en-US"/>
                  </w:rPr>
                  <w:delText>openness</w:delText>
                </w:r>
              </w:del>
            </w:moveTo>
          </w:p>
        </w:tc>
      </w:tr>
      <w:tr w:rsidR="0011796B" w:rsidRPr="004A4B49" w:rsidDel="0011796B" w14:paraId="1376566A" w14:textId="76E5F1C9" w:rsidTr="00C07ADC">
        <w:trPr>
          <w:trHeight w:val="300"/>
          <w:del w:id="6657" w:author="tedo gogoladze" w:date="2020-01-04T23:27:00Z"/>
        </w:trPr>
        <w:tc>
          <w:tcPr>
            <w:tcW w:w="1165" w:type="dxa"/>
            <w:tcBorders>
              <w:top w:val="nil"/>
              <w:left w:val="single" w:sz="4" w:space="0" w:color="auto"/>
              <w:bottom w:val="single" w:sz="4" w:space="0" w:color="auto"/>
              <w:right w:val="single" w:sz="4" w:space="0" w:color="auto"/>
            </w:tcBorders>
            <w:shd w:val="clear" w:color="auto" w:fill="auto"/>
            <w:vAlign w:val="center"/>
            <w:hideMark/>
          </w:tcPr>
          <w:p w14:paraId="57D5712D" w14:textId="38B99ED9" w:rsidR="0011796B" w:rsidRPr="00862023" w:rsidDel="0011796B" w:rsidRDefault="0011796B" w:rsidP="00C07ADC">
            <w:pPr>
              <w:autoSpaceDE/>
              <w:spacing w:before="0" w:after="0"/>
              <w:jc w:val="right"/>
              <w:rPr>
                <w:del w:id="6658" w:author="tedo gogoladze" w:date="2020-01-04T23:27:00Z"/>
                <w:moveTo w:id="6659" w:author="tedo gogoladze" w:date="2020-01-04T23:27:00Z"/>
                <w:rFonts w:ascii="Arial" w:eastAsia="Times New Roman" w:hAnsi="Arial" w:cs="Arial"/>
                <w:b/>
                <w:bCs/>
                <w:color w:val="000000"/>
                <w:sz w:val="18"/>
                <w:szCs w:val="18"/>
                <w:lang w:val="en-GB" w:eastAsia="en-US"/>
              </w:rPr>
            </w:pPr>
            <w:moveTo w:id="6660" w:author="tedo gogoladze" w:date="2020-01-04T23:27:00Z">
              <w:del w:id="6661" w:author="tedo gogoladze" w:date="2020-01-04T23:27:00Z">
                <w:r w:rsidRPr="00862023" w:rsidDel="0011796B">
                  <w:rPr>
                    <w:rFonts w:ascii="Arial" w:eastAsia="Times New Roman" w:hAnsi="Arial" w:cs="Arial"/>
                    <w:b/>
                    <w:bCs/>
                    <w:color w:val="000000"/>
                    <w:sz w:val="18"/>
                    <w:szCs w:val="18"/>
                    <w:lang w:val="en-GB" w:eastAsia="en-US"/>
                  </w:rPr>
                  <w:delText>Negative</w:delText>
                </w:r>
              </w:del>
            </w:moveTo>
          </w:p>
        </w:tc>
        <w:tc>
          <w:tcPr>
            <w:tcW w:w="1515" w:type="dxa"/>
            <w:tcBorders>
              <w:top w:val="nil"/>
              <w:left w:val="nil"/>
              <w:bottom w:val="single" w:sz="4" w:space="0" w:color="auto"/>
              <w:right w:val="single" w:sz="4" w:space="0" w:color="auto"/>
            </w:tcBorders>
            <w:shd w:val="clear" w:color="auto" w:fill="auto"/>
            <w:noWrap/>
            <w:vAlign w:val="bottom"/>
            <w:hideMark/>
          </w:tcPr>
          <w:p w14:paraId="3263B06D" w14:textId="287DB440" w:rsidR="0011796B" w:rsidRPr="00862023" w:rsidDel="0011796B" w:rsidRDefault="0011796B" w:rsidP="00C07ADC">
            <w:pPr>
              <w:autoSpaceDE/>
              <w:spacing w:before="0" w:after="0"/>
              <w:jc w:val="right"/>
              <w:rPr>
                <w:del w:id="6662" w:author="tedo gogoladze" w:date="2020-01-04T23:27:00Z"/>
                <w:moveTo w:id="6663" w:author="tedo gogoladze" w:date="2020-01-04T23:27:00Z"/>
                <w:rFonts w:ascii="Calibri" w:eastAsia="Times New Roman" w:hAnsi="Calibri" w:cs="Calibri"/>
                <w:color w:val="000000"/>
                <w:sz w:val="18"/>
                <w:szCs w:val="18"/>
                <w:lang w:val="en-GB" w:eastAsia="en-US"/>
              </w:rPr>
            </w:pPr>
            <w:moveTo w:id="6664" w:author="tedo gogoladze" w:date="2020-01-04T23:27:00Z">
              <w:del w:id="6665" w:author="tedo gogoladze" w:date="2020-01-04T23:27:00Z">
                <w:r w:rsidRPr="00862023" w:rsidDel="0011796B">
                  <w:rPr>
                    <w:rFonts w:ascii="Calibri" w:eastAsia="Times New Roman" w:hAnsi="Calibri" w:cs="Calibri"/>
                    <w:color w:val="000000"/>
                    <w:sz w:val="18"/>
                    <w:szCs w:val="18"/>
                    <w:lang w:val="en-GB" w:eastAsia="en-US"/>
                  </w:rPr>
                  <w:delText>50</w:delText>
                </w:r>
              </w:del>
            </w:moveTo>
          </w:p>
        </w:tc>
        <w:tc>
          <w:tcPr>
            <w:tcW w:w="2140" w:type="dxa"/>
            <w:tcBorders>
              <w:top w:val="nil"/>
              <w:left w:val="nil"/>
              <w:bottom w:val="single" w:sz="4" w:space="0" w:color="auto"/>
              <w:right w:val="single" w:sz="4" w:space="0" w:color="auto"/>
            </w:tcBorders>
            <w:shd w:val="clear" w:color="auto" w:fill="auto"/>
            <w:noWrap/>
            <w:vAlign w:val="bottom"/>
            <w:hideMark/>
          </w:tcPr>
          <w:p w14:paraId="357420B6" w14:textId="277D541B" w:rsidR="0011796B" w:rsidRPr="00862023" w:rsidDel="0011796B" w:rsidRDefault="0011796B" w:rsidP="00C07ADC">
            <w:pPr>
              <w:autoSpaceDE/>
              <w:spacing w:before="0" w:after="0"/>
              <w:jc w:val="right"/>
              <w:rPr>
                <w:del w:id="6666" w:author="tedo gogoladze" w:date="2020-01-04T23:27:00Z"/>
                <w:moveTo w:id="6667" w:author="tedo gogoladze" w:date="2020-01-04T23:27:00Z"/>
                <w:rFonts w:ascii="Calibri" w:eastAsia="Times New Roman" w:hAnsi="Calibri" w:cs="Calibri"/>
                <w:color w:val="000000"/>
                <w:sz w:val="18"/>
                <w:szCs w:val="18"/>
                <w:lang w:val="en-GB" w:eastAsia="en-US"/>
              </w:rPr>
            </w:pPr>
            <w:moveTo w:id="6668" w:author="tedo gogoladze" w:date="2020-01-04T23:27:00Z">
              <w:del w:id="6669" w:author="tedo gogoladze" w:date="2020-01-04T23:27:00Z">
                <w:r w:rsidRPr="00862023" w:rsidDel="0011796B">
                  <w:rPr>
                    <w:rFonts w:ascii="Calibri" w:eastAsia="Times New Roman" w:hAnsi="Calibri" w:cs="Calibri"/>
                    <w:color w:val="000000"/>
                    <w:sz w:val="18"/>
                    <w:szCs w:val="18"/>
                    <w:lang w:val="en-GB" w:eastAsia="en-US"/>
                  </w:rPr>
                  <w:delText>48</w:delText>
                </w:r>
              </w:del>
            </w:moveTo>
          </w:p>
        </w:tc>
        <w:tc>
          <w:tcPr>
            <w:tcW w:w="1420" w:type="dxa"/>
            <w:tcBorders>
              <w:top w:val="nil"/>
              <w:left w:val="nil"/>
              <w:bottom w:val="single" w:sz="4" w:space="0" w:color="auto"/>
              <w:right w:val="single" w:sz="4" w:space="0" w:color="auto"/>
            </w:tcBorders>
            <w:shd w:val="clear" w:color="auto" w:fill="auto"/>
            <w:noWrap/>
            <w:vAlign w:val="bottom"/>
            <w:hideMark/>
          </w:tcPr>
          <w:p w14:paraId="4317BB29" w14:textId="217C12FC" w:rsidR="0011796B" w:rsidRPr="00862023" w:rsidDel="0011796B" w:rsidRDefault="0011796B" w:rsidP="00C07ADC">
            <w:pPr>
              <w:autoSpaceDE/>
              <w:spacing w:before="0" w:after="0"/>
              <w:jc w:val="right"/>
              <w:rPr>
                <w:del w:id="6670" w:author="tedo gogoladze" w:date="2020-01-04T23:27:00Z"/>
                <w:moveTo w:id="6671" w:author="tedo gogoladze" w:date="2020-01-04T23:27:00Z"/>
                <w:rFonts w:ascii="Calibri" w:eastAsia="Times New Roman" w:hAnsi="Calibri" w:cs="Calibri"/>
                <w:color w:val="000000"/>
                <w:sz w:val="18"/>
                <w:szCs w:val="18"/>
                <w:lang w:val="en-GB" w:eastAsia="en-US"/>
              </w:rPr>
            </w:pPr>
            <w:moveTo w:id="6672" w:author="tedo gogoladze" w:date="2020-01-04T23:27:00Z">
              <w:del w:id="6673" w:author="tedo gogoladze" w:date="2020-01-04T23:27:00Z">
                <w:r w:rsidRPr="00862023" w:rsidDel="0011796B">
                  <w:rPr>
                    <w:rFonts w:ascii="Calibri" w:eastAsia="Times New Roman" w:hAnsi="Calibri" w:cs="Calibri"/>
                    <w:color w:val="000000"/>
                    <w:sz w:val="18"/>
                    <w:szCs w:val="18"/>
                    <w:lang w:val="en-GB" w:eastAsia="en-US"/>
                  </w:rPr>
                  <w:delText>47</w:delText>
                </w:r>
              </w:del>
            </w:moveTo>
          </w:p>
        </w:tc>
        <w:tc>
          <w:tcPr>
            <w:tcW w:w="1340" w:type="dxa"/>
            <w:tcBorders>
              <w:top w:val="nil"/>
              <w:left w:val="nil"/>
              <w:bottom w:val="single" w:sz="4" w:space="0" w:color="auto"/>
              <w:right w:val="single" w:sz="4" w:space="0" w:color="auto"/>
            </w:tcBorders>
            <w:shd w:val="clear" w:color="auto" w:fill="auto"/>
            <w:noWrap/>
            <w:vAlign w:val="bottom"/>
            <w:hideMark/>
          </w:tcPr>
          <w:p w14:paraId="0073F3F5" w14:textId="50899DC2" w:rsidR="0011796B" w:rsidRPr="00862023" w:rsidDel="0011796B" w:rsidRDefault="0011796B" w:rsidP="00C07ADC">
            <w:pPr>
              <w:autoSpaceDE/>
              <w:spacing w:before="0" w:after="0"/>
              <w:jc w:val="right"/>
              <w:rPr>
                <w:del w:id="6674" w:author="tedo gogoladze" w:date="2020-01-04T23:27:00Z"/>
                <w:moveTo w:id="6675" w:author="tedo gogoladze" w:date="2020-01-04T23:27:00Z"/>
                <w:rFonts w:ascii="Calibri" w:eastAsia="Times New Roman" w:hAnsi="Calibri" w:cs="Calibri"/>
                <w:color w:val="000000"/>
                <w:sz w:val="18"/>
                <w:szCs w:val="18"/>
                <w:lang w:val="en-GB" w:eastAsia="en-US"/>
              </w:rPr>
            </w:pPr>
            <w:moveTo w:id="6676" w:author="tedo gogoladze" w:date="2020-01-04T23:27:00Z">
              <w:del w:id="6677" w:author="tedo gogoladze" w:date="2020-01-04T23:27:00Z">
                <w:r w:rsidRPr="00862023" w:rsidDel="0011796B">
                  <w:rPr>
                    <w:rFonts w:ascii="Calibri" w:eastAsia="Times New Roman" w:hAnsi="Calibri" w:cs="Calibri"/>
                    <w:color w:val="000000"/>
                    <w:sz w:val="18"/>
                    <w:szCs w:val="18"/>
                    <w:lang w:val="en-GB" w:eastAsia="en-US"/>
                  </w:rPr>
                  <w:delText>54</w:delText>
                </w:r>
              </w:del>
            </w:moveTo>
          </w:p>
        </w:tc>
        <w:tc>
          <w:tcPr>
            <w:tcW w:w="1160" w:type="dxa"/>
            <w:tcBorders>
              <w:top w:val="nil"/>
              <w:left w:val="nil"/>
              <w:bottom w:val="single" w:sz="4" w:space="0" w:color="auto"/>
              <w:right w:val="single" w:sz="4" w:space="0" w:color="auto"/>
            </w:tcBorders>
            <w:shd w:val="clear" w:color="auto" w:fill="auto"/>
            <w:noWrap/>
            <w:vAlign w:val="bottom"/>
            <w:hideMark/>
          </w:tcPr>
          <w:p w14:paraId="7B62AC3B" w14:textId="2B9E6719" w:rsidR="0011796B" w:rsidRPr="00862023" w:rsidDel="0011796B" w:rsidRDefault="0011796B" w:rsidP="00C07ADC">
            <w:pPr>
              <w:autoSpaceDE/>
              <w:spacing w:before="0" w:after="0"/>
              <w:jc w:val="right"/>
              <w:rPr>
                <w:del w:id="6678" w:author="tedo gogoladze" w:date="2020-01-04T23:27:00Z"/>
                <w:moveTo w:id="6679" w:author="tedo gogoladze" w:date="2020-01-04T23:27:00Z"/>
                <w:rFonts w:ascii="Calibri" w:eastAsia="Times New Roman" w:hAnsi="Calibri" w:cs="Calibri"/>
                <w:color w:val="000000"/>
                <w:sz w:val="18"/>
                <w:szCs w:val="18"/>
                <w:lang w:val="en-GB" w:eastAsia="en-US"/>
              </w:rPr>
            </w:pPr>
            <w:moveTo w:id="6680" w:author="tedo gogoladze" w:date="2020-01-04T23:27:00Z">
              <w:del w:id="6681" w:author="tedo gogoladze" w:date="2020-01-04T23:27:00Z">
                <w:r w:rsidRPr="00862023" w:rsidDel="0011796B">
                  <w:rPr>
                    <w:rFonts w:ascii="Calibri" w:eastAsia="Times New Roman" w:hAnsi="Calibri" w:cs="Calibri"/>
                    <w:color w:val="000000"/>
                    <w:sz w:val="18"/>
                    <w:szCs w:val="18"/>
                    <w:lang w:val="en-GB" w:eastAsia="en-US"/>
                  </w:rPr>
                  <w:delText>50</w:delText>
                </w:r>
              </w:del>
            </w:moveTo>
          </w:p>
        </w:tc>
      </w:tr>
      <w:tr w:rsidR="0011796B" w:rsidRPr="004A4B49" w:rsidDel="0011796B" w14:paraId="65EC6AF8" w14:textId="7C1D92BB" w:rsidTr="00C07ADC">
        <w:trPr>
          <w:trHeight w:val="300"/>
          <w:del w:id="6682" w:author="tedo gogoladze" w:date="2020-01-04T23:27:00Z"/>
        </w:trPr>
        <w:tc>
          <w:tcPr>
            <w:tcW w:w="1165" w:type="dxa"/>
            <w:tcBorders>
              <w:top w:val="nil"/>
              <w:left w:val="single" w:sz="4" w:space="0" w:color="auto"/>
              <w:bottom w:val="single" w:sz="4" w:space="0" w:color="auto"/>
              <w:right w:val="single" w:sz="4" w:space="0" w:color="auto"/>
            </w:tcBorders>
            <w:shd w:val="clear" w:color="auto" w:fill="auto"/>
            <w:vAlign w:val="center"/>
            <w:hideMark/>
          </w:tcPr>
          <w:p w14:paraId="3DDDCCA4" w14:textId="4BD6C3A1" w:rsidR="0011796B" w:rsidRPr="00862023" w:rsidDel="0011796B" w:rsidRDefault="0011796B" w:rsidP="00C07ADC">
            <w:pPr>
              <w:autoSpaceDE/>
              <w:spacing w:before="0" w:after="0"/>
              <w:jc w:val="right"/>
              <w:rPr>
                <w:del w:id="6683" w:author="tedo gogoladze" w:date="2020-01-04T23:27:00Z"/>
                <w:moveTo w:id="6684" w:author="tedo gogoladze" w:date="2020-01-04T23:27:00Z"/>
                <w:rFonts w:ascii="Arial" w:eastAsia="Times New Roman" w:hAnsi="Arial" w:cs="Arial"/>
                <w:b/>
                <w:bCs/>
                <w:color w:val="000000"/>
                <w:sz w:val="18"/>
                <w:szCs w:val="18"/>
                <w:lang w:val="en-GB" w:eastAsia="en-US"/>
              </w:rPr>
            </w:pPr>
            <w:moveTo w:id="6685" w:author="tedo gogoladze" w:date="2020-01-04T23:27:00Z">
              <w:del w:id="6686" w:author="tedo gogoladze" w:date="2020-01-04T23:27:00Z">
                <w:r w:rsidRPr="00862023" w:rsidDel="0011796B">
                  <w:rPr>
                    <w:rFonts w:ascii="Arial" w:eastAsia="Times New Roman" w:hAnsi="Arial" w:cs="Arial"/>
                    <w:b/>
                    <w:bCs/>
                    <w:color w:val="000000"/>
                    <w:sz w:val="18"/>
                    <w:szCs w:val="18"/>
                    <w:lang w:val="en-GB" w:eastAsia="en-US"/>
                  </w:rPr>
                  <w:delText>Positive</w:delText>
                </w:r>
              </w:del>
            </w:moveTo>
          </w:p>
        </w:tc>
        <w:tc>
          <w:tcPr>
            <w:tcW w:w="1515" w:type="dxa"/>
            <w:tcBorders>
              <w:top w:val="nil"/>
              <w:left w:val="nil"/>
              <w:bottom w:val="single" w:sz="4" w:space="0" w:color="auto"/>
              <w:right w:val="single" w:sz="4" w:space="0" w:color="auto"/>
            </w:tcBorders>
            <w:shd w:val="clear" w:color="auto" w:fill="auto"/>
            <w:noWrap/>
            <w:vAlign w:val="bottom"/>
            <w:hideMark/>
          </w:tcPr>
          <w:p w14:paraId="010088E6" w14:textId="0D28BEF2" w:rsidR="0011796B" w:rsidRPr="00862023" w:rsidDel="0011796B" w:rsidRDefault="0011796B" w:rsidP="00C07ADC">
            <w:pPr>
              <w:autoSpaceDE/>
              <w:spacing w:before="0" w:after="0"/>
              <w:jc w:val="right"/>
              <w:rPr>
                <w:del w:id="6687" w:author="tedo gogoladze" w:date="2020-01-04T23:27:00Z"/>
                <w:moveTo w:id="6688" w:author="tedo gogoladze" w:date="2020-01-04T23:27:00Z"/>
                <w:rFonts w:ascii="Calibri" w:eastAsia="Times New Roman" w:hAnsi="Calibri" w:cs="Calibri"/>
                <w:color w:val="000000"/>
                <w:sz w:val="18"/>
                <w:szCs w:val="18"/>
                <w:lang w:val="en-GB" w:eastAsia="en-US"/>
              </w:rPr>
            </w:pPr>
            <w:moveTo w:id="6689" w:author="tedo gogoladze" w:date="2020-01-04T23:27:00Z">
              <w:del w:id="6690" w:author="tedo gogoladze" w:date="2020-01-04T23:27:00Z">
                <w:r w:rsidRPr="00862023" w:rsidDel="0011796B">
                  <w:rPr>
                    <w:rFonts w:ascii="Calibri" w:eastAsia="Times New Roman" w:hAnsi="Calibri" w:cs="Calibri"/>
                    <w:color w:val="000000"/>
                    <w:sz w:val="18"/>
                    <w:szCs w:val="18"/>
                    <w:lang w:val="en-GB" w:eastAsia="en-US"/>
                  </w:rPr>
                  <w:delText>50</w:delText>
                </w:r>
              </w:del>
            </w:moveTo>
          </w:p>
        </w:tc>
        <w:tc>
          <w:tcPr>
            <w:tcW w:w="2140" w:type="dxa"/>
            <w:tcBorders>
              <w:top w:val="nil"/>
              <w:left w:val="nil"/>
              <w:bottom w:val="single" w:sz="4" w:space="0" w:color="auto"/>
              <w:right w:val="single" w:sz="4" w:space="0" w:color="auto"/>
            </w:tcBorders>
            <w:shd w:val="clear" w:color="auto" w:fill="auto"/>
            <w:noWrap/>
            <w:vAlign w:val="bottom"/>
            <w:hideMark/>
          </w:tcPr>
          <w:p w14:paraId="0C908074" w14:textId="6EC3D51D" w:rsidR="0011796B" w:rsidRPr="00862023" w:rsidDel="0011796B" w:rsidRDefault="0011796B" w:rsidP="00C07ADC">
            <w:pPr>
              <w:autoSpaceDE/>
              <w:spacing w:before="0" w:after="0"/>
              <w:jc w:val="right"/>
              <w:rPr>
                <w:del w:id="6691" w:author="tedo gogoladze" w:date="2020-01-04T23:27:00Z"/>
                <w:moveTo w:id="6692" w:author="tedo gogoladze" w:date="2020-01-04T23:27:00Z"/>
                <w:rFonts w:ascii="Calibri" w:eastAsia="Times New Roman" w:hAnsi="Calibri" w:cs="Calibri"/>
                <w:color w:val="000000"/>
                <w:sz w:val="18"/>
                <w:szCs w:val="18"/>
                <w:lang w:val="en-GB" w:eastAsia="en-US"/>
              </w:rPr>
            </w:pPr>
            <w:moveTo w:id="6693" w:author="tedo gogoladze" w:date="2020-01-04T23:27:00Z">
              <w:del w:id="6694" w:author="tedo gogoladze" w:date="2020-01-04T23:27:00Z">
                <w:r w:rsidRPr="00862023" w:rsidDel="0011796B">
                  <w:rPr>
                    <w:rFonts w:ascii="Calibri" w:eastAsia="Times New Roman" w:hAnsi="Calibri" w:cs="Calibri"/>
                    <w:color w:val="000000"/>
                    <w:sz w:val="18"/>
                    <w:szCs w:val="18"/>
                    <w:lang w:val="en-GB" w:eastAsia="en-US"/>
                  </w:rPr>
                  <w:delText>52</w:delText>
                </w:r>
              </w:del>
            </w:moveTo>
          </w:p>
        </w:tc>
        <w:tc>
          <w:tcPr>
            <w:tcW w:w="1420" w:type="dxa"/>
            <w:tcBorders>
              <w:top w:val="nil"/>
              <w:left w:val="nil"/>
              <w:bottom w:val="single" w:sz="4" w:space="0" w:color="auto"/>
              <w:right w:val="single" w:sz="4" w:space="0" w:color="auto"/>
            </w:tcBorders>
            <w:shd w:val="clear" w:color="auto" w:fill="auto"/>
            <w:noWrap/>
            <w:vAlign w:val="bottom"/>
            <w:hideMark/>
          </w:tcPr>
          <w:p w14:paraId="1E9C8BA8" w14:textId="79A363C0" w:rsidR="0011796B" w:rsidRPr="00862023" w:rsidDel="0011796B" w:rsidRDefault="0011796B" w:rsidP="00C07ADC">
            <w:pPr>
              <w:autoSpaceDE/>
              <w:spacing w:before="0" w:after="0"/>
              <w:jc w:val="right"/>
              <w:rPr>
                <w:del w:id="6695" w:author="tedo gogoladze" w:date="2020-01-04T23:27:00Z"/>
                <w:moveTo w:id="6696" w:author="tedo gogoladze" w:date="2020-01-04T23:27:00Z"/>
                <w:rFonts w:ascii="Calibri" w:eastAsia="Times New Roman" w:hAnsi="Calibri" w:cs="Calibri"/>
                <w:color w:val="000000"/>
                <w:sz w:val="18"/>
                <w:szCs w:val="18"/>
                <w:lang w:val="en-GB" w:eastAsia="en-US"/>
              </w:rPr>
            </w:pPr>
            <w:moveTo w:id="6697" w:author="tedo gogoladze" w:date="2020-01-04T23:27:00Z">
              <w:del w:id="6698" w:author="tedo gogoladze" w:date="2020-01-04T23:27:00Z">
                <w:r w:rsidRPr="00862023" w:rsidDel="0011796B">
                  <w:rPr>
                    <w:rFonts w:ascii="Calibri" w:eastAsia="Times New Roman" w:hAnsi="Calibri" w:cs="Calibri"/>
                    <w:color w:val="000000"/>
                    <w:sz w:val="18"/>
                    <w:szCs w:val="18"/>
                    <w:lang w:val="en-GB" w:eastAsia="en-US"/>
                  </w:rPr>
                  <w:delText>53</w:delText>
                </w:r>
              </w:del>
            </w:moveTo>
          </w:p>
        </w:tc>
        <w:tc>
          <w:tcPr>
            <w:tcW w:w="1340" w:type="dxa"/>
            <w:tcBorders>
              <w:top w:val="nil"/>
              <w:left w:val="nil"/>
              <w:bottom w:val="single" w:sz="4" w:space="0" w:color="auto"/>
              <w:right w:val="single" w:sz="4" w:space="0" w:color="auto"/>
            </w:tcBorders>
            <w:shd w:val="clear" w:color="auto" w:fill="auto"/>
            <w:noWrap/>
            <w:vAlign w:val="bottom"/>
            <w:hideMark/>
          </w:tcPr>
          <w:p w14:paraId="76A65CC5" w14:textId="299FDE1D" w:rsidR="0011796B" w:rsidRPr="00862023" w:rsidDel="0011796B" w:rsidRDefault="0011796B" w:rsidP="00C07ADC">
            <w:pPr>
              <w:autoSpaceDE/>
              <w:spacing w:before="0" w:after="0"/>
              <w:jc w:val="right"/>
              <w:rPr>
                <w:del w:id="6699" w:author="tedo gogoladze" w:date="2020-01-04T23:27:00Z"/>
                <w:moveTo w:id="6700" w:author="tedo gogoladze" w:date="2020-01-04T23:27:00Z"/>
                <w:rFonts w:ascii="Calibri" w:eastAsia="Times New Roman" w:hAnsi="Calibri" w:cs="Calibri"/>
                <w:color w:val="000000"/>
                <w:sz w:val="18"/>
                <w:szCs w:val="18"/>
                <w:lang w:val="en-GB" w:eastAsia="en-US"/>
              </w:rPr>
            </w:pPr>
            <w:moveTo w:id="6701" w:author="tedo gogoladze" w:date="2020-01-04T23:27:00Z">
              <w:del w:id="6702" w:author="tedo gogoladze" w:date="2020-01-04T23:27:00Z">
                <w:r w:rsidRPr="00862023" w:rsidDel="0011796B">
                  <w:rPr>
                    <w:rFonts w:ascii="Calibri" w:eastAsia="Times New Roman" w:hAnsi="Calibri" w:cs="Calibri"/>
                    <w:color w:val="000000"/>
                    <w:sz w:val="18"/>
                    <w:szCs w:val="18"/>
                    <w:lang w:val="en-GB" w:eastAsia="en-US"/>
                  </w:rPr>
                  <w:delText>46</w:delText>
                </w:r>
              </w:del>
            </w:moveTo>
          </w:p>
        </w:tc>
        <w:tc>
          <w:tcPr>
            <w:tcW w:w="1160" w:type="dxa"/>
            <w:tcBorders>
              <w:top w:val="nil"/>
              <w:left w:val="nil"/>
              <w:bottom w:val="single" w:sz="4" w:space="0" w:color="auto"/>
              <w:right w:val="single" w:sz="4" w:space="0" w:color="auto"/>
            </w:tcBorders>
            <w:shd w:val="clear" w:color="auto" w:fill="auto"/>
            <w:noWrap/>
            <w:vAlign w:val="bottom"/>
            <w:hideMark/>
          </w:tcPr>
          <w:p w14:paraId="6741E49E" w14:textId="5174779D" w:rsidR="0011796B" w:rsidRPr="00862023" w:rsidDel="0011796B" w:rsidRDefault="0011796B" w:rsidP="00C07ADC">
            <w:pPr>
              <w:autoSpaceDE/>
              <w:spacing w:before="0" w:after="0"/>
              <w:jc w:val="right"/>
              <w:rPr>
                <w:del w:id="6703" w:author="tedo gogoladze" w:date="2020-01-04T23:27:00Z"/>
                <w:moveTo w:id="6704" w:author="tedo gogoladze" w:date="2020-01-04T23:27:00Z"/>
                <w:rFonts w:ascii="Calibri" w:eastAsia="Times New Roman" w:hAnsi="Calibri" w:cs="Calibri"/>
                <w:color w:val="000000"/>
                <w:sz w:val="18"/>
                <w:szCs w:val="18"/>
                <w:lang w:val="en-GB" w:eastAsia="en-US"/>
              </w:rPr>
            </w:pPr>
            <w:moveTo w:id="6705" w:author="tedo gogoladze" w:date="2020-01-04T23:27:00Z">
              <w:del w:id="6706" w:author="tedo gogoladze" w:date="2020-01-04T23:27:00Z">
                <w:r w:rsidRPr="00862023" w:rsidDel="0011796B">
                  <w:rPr>
                    <w:rFonts w:ascii="Calibri" w:eastAsia="Times New Roman" w:hAnsi="Calibri" w:cs="Calibri"/>
                    <w:color w:val="000000"/>
                    <w:sz w:val="18"/>
                    <w:szCs w:val="18"/>
                    <w:lang w:val="en-GB" w:eastAsia="en-US"/>
                  </w:rPr>
                  <w:delText>50</w:delText>
                </w:r>
              </w:del>
            </w:moveTo>
          </w:p>
        </w:tc>
      </w:tr>
    </w:tbl>
    <w:p w14:paraId="39D0A9AD" w14:textId="2869EC13" w:rsidR="0011796B" w:rsidRPr="008A1EBF" w:rsidDel="0011796B" w:rsidRDefault="0011796B" w:rsidP="0011796B">
      <w:pPr>
        <w:rPr>
          <w:del w:id="6707" w:author="tedo gogoladze" w:date="2020-01-04T23:27:00Z"/>
          <w:moveTo w:id="6708" w:author="tedo gogoladze" w:date="2020-01-04T23:27:00Z"/>
          <w:lang w:val="en-GB"/>
        </w:rPr>
      </w:pPr>
      <w:moveTo w:id="6709" w:author="tedo gogoladze" w:date="2020-01-04T23:27:00Z">
        <w:del w:id="6710" w:author="tedo gogoladze" w:date="2020-01-04T23:27:00Z">
          <w:r w:rsidRPr="009A4FA7" w:rsidDel="0011796B">
            <w:rPr>
              <w:lang w:val="en-GB"/>
            </w:rPr>
            <w:delText xml:space="preserve">Table </w:delText>
          </w:r>
          <w:r w:rsidRPr="008A1EBF" w:rsidDel="0011796B">
            <w:rPr>
              <w:lang w:val="en-GB"/>
            </w:rPr>
            <w:delText>16. Number of developers falling into each category of the personality traits.</w:delText>
          </w:r>
          <w:commentRangeEnd w:id="6625"/>
          <w:r w:rsidDel="0011796B">
            <w:rPr>
              <w:rStyle w:val="CommentReference"/>
            </w:rPr>
            <w:commentReference w:id="6625"/>
          </w:r>
        </w:del>
      </w:moveTo>
    </w:p>
    <w:moveToRangeEnd w:id="6622"/>
    <w:p w14:paraId="78CD18CB" w14:textId="77777777" w:rsidR="003E5A49" w:rsidRPr="009A4FA7" w:rsidRDefault="003E5A49" w:rsidP="00A801CD">
      <w:pPr>
        <w:rPr>
          <w:lang w:val="en-GB"/>
        </w:rPr>
      </w:pPr>
    </w:p>
    <w:p w14:paraId="287E211F" w14:textId="50690358" w:rsidR="00B47688" w:rsidRDefault="001E6D4F" w:rsidP="00B47688">
      <w:pPr>
        <w:pStyle w:val="Heading2"/>
        <w:rPr>
          <w:ins w:id="6711" w:author="tedo gogoladze" w:date="2020-01-04T23:53:00Z"/>
        </w:rPr>
      </w:pPr>
      <w:bookmarkStart w:id="6712" w:name="_Toc29215305"/>
      <w:commentRangeStart w:id="6713"/>
      <w:r w:rsidRPr="009A4FA7">
        <w:t>Association rule</w:t>
      </w:r>
      <w:del w:id="6714" w:author="Mario Ezequiel Scott" w:date="2019-12-31T20:02:00Z">
        <w:r w:rsidRPr="009A4FA7" w:rsidDel="005D552E">
          <w:delText>s</w:delText>
        </w:r>
      </w:del>
      <w:r w:rsidRPr="009A4FA7">
        <w:t xml:space="preserve"> mining</w:t>
      </w:r>
      <w:commentRangeEnd w:id="6713"/>
      <w:r w:rsidR="00A57B12">
        <w:rPr>
          <w:rStyle w:val="CommentReference"/>
          <w:rFonts w:ascii="Times New Roman" w:eastAsia="Arial Unicode MS" w:hAnsi="Times New Roman" w:cstheme="minorBidi"/>
          <w:b w:val="0"/>
          <w:bCs w:val="0"/>
          <w:lang w:val="et-EE"/>
        </w:rPr>
        <w:commentReference w:id="6713"/>
      </w:r>
      <w:bookmarkEnd w:id="6712"/>
    </w:p>
    <w:p w14:paraId="67B23795" w14:textId="57A64518" w:rsidR="00B47688" w:rsidRPr="00B47688" w:rsidRDefault="00B47688" w:rsidP="00DF5A99">
      <w:pPr>
        <w:pStyle w:val="Heading2"/>
        <w:numPr>
          <w:ilvl w:val="2"/>
          <w:numId w:val="76"/>
        </w:numPr>
        <w:rPr>
          <w:rStyle w:val="Heading3Char"/>
          <w:b/>
          <w:bCs/>
          <w:lang w:val="en-GB"/>
          <w:rPrChange w:id="6715" w:author="tedo gogoladze" w:date="2020-01-04T23:54:00Z">
            <w:rPr/>
          </w:rPrChange>
        </w:rPr>
        <w:pPrChange w:id="6716" w:author="tedo gogoladze" w:date="2020-01-05T00:06:00Z">
          <w:pPr>
            <w:pStyle w:val="Heading2"/>
          </w:pPr>
        </w:pPrChange>
      </w:pPr>
      <w:bookmarkStart w:id="6717" w:name="_Toc29215306"/>
      <w:ins w:id="6718" w:author="tedo gogoladze" w:date="2020-01-04T23:54:00Z">
        <w:r>
          <w:rPr>
            <w:rStyle w:val="Heading3Char"/>
            <w:b/>
            <w:bCs/>
            <w:lang w:val="en-GB"/>
          </w:rPr>
          <w:t>M</w:t>
        </w:r>
      </w:ins>
      <w:ins w:id="6719" w:author="tedo gogoladze" w:date="2020-01-04T23:53:00Z">
        <w:r w:rsidRPr="00B47688">
          <w:rPr>
            <w:rStyle w:val="Heading3Char"/>
            <w:b/>
            <w:bCs/>
            <w:lang w:val="en-GB"/>
            <w:rPrChange w:id="6720" w:author="tedo gogoladze" w:date="2020-01-04T23:54:00Z">
              <w:rPr/>
            </w:rPrChange>
          </w:rPr>
          <w:t>ethods</w:t>
        </w:r>
      </w:ins>
      <w:bookmarkEnd w:id="6717"/>
    </w:p>
    <w:p w14:paraId="5AC43B82" w14:textId="5BD77F72" w:rsidR="00B77076" w:rsidRDefault="00AD6012" w:rsidP="001213E0">
      <w:pPr>
        <w:rPr>
          <w:ins w:id="6721" w:author="tedo gogoladze" w:date="2020-01-04T23:37:00Z"/>
          <w:lang w:val="en-GB"/>
        </w:rPr>
      </w:pPr>
      <w:ins w:id="6722" w:author="tedo gogoladze" w:date="2020-01-05T00:23:00Z">
        <w:r>
          <w:rPr>
            <w:lang w:val="en-GB"/>
          </w:rPr>
          <w:t>Next step towards the answer</w:t>
        </w:r>
      </w:ins>
      <w:ins w:id="6723" w:author="tedo gogoladze" w:date="2020-01-05T00:24:00Z">
        <w:r w:rsidR="006C701F">
          <w:rPr>
            <w:lang w:val="en-GB"/>
          </w:rPr>
          <w:t>ing</w:t>
        </w:r>
      </w:ins>
      <w:ins w:id="6724" w:author="tedo gogoladze" w:date="2020-01-05T00:23:00Z">
        <w:r>
          <w:rPr>
            <w:lang w:val="en-GB"/>
          </w:rPr>
          <w:t xml:space="preserve"> of </w:t>
        </w:r>
      </w:ins>
      <w:ins w:id="6725" w:author="tedo gogoladze" w:date="2020-01-05T00:24:00Z">
        <w:r w:rsidR="006C5214">
          <w:rPr>
            <w:lang w:val="en-GB"/>
          </w:rPr>
          <w:t xml:space="preserve">the </w:t>
        </w:r>
      </w:ins>
      <w:ins w:id="6726" w:author="tedo gogoladze" w:date="2020-01-05T01:19:00Z">
        <w:r w:rsidR="00D12BBF">
          <w:rPr>
            <w:lang w:val="en-GB"/>
          </w:rPr>
          <w:t xml:space="preserve">RQ1 </w:t>
        </w:r>
      </w:ins>
      <w:ins w:id="6727" w:author="tedo gogoladze" w:date="2020-01-05T00:23:00Z">
        <w:r>
          <w:rPr>
            <w:lang w:val="en-GB"/>
          </w:rPr>
          <w:t xml:space="preserve">is </w:t>
        </w:r>
      </w:ins>
      <w:del w:id="6728" w:author="Mario Ezequiel Scott" w:date="2020-01-02T20:21:00Z">
        <w:r w:rsidR="001213E0" w:rsidRPr="008A1EBF" w:rsidDel="00ED7DBF">
          <w:rPr>
            <w:lang w:val="en-GB"/>
          </w:rPr>
          <w:delText xml:space="preserve">Now that </w:delText>
        </w:r>
      </w:del>
      <w:del w:id="6729" w:author="Mario Ezequiel Scott" w:date="2020-01-02T20:23:00Z">
        <w:r w:rsidR="001213E0" w:rsidRPr="008A1EBF" w:rsidDel="00ED7DBF">
          <w:rPr>
            <w:lang w:val="en-GB"/>
          </w:rPr>
          <w:delText xml:space="preserve">the dataset </w:delText>
        </w:r>
      </w:del>
      <w:del w:id="6730" w:author="Mario Ezequiel Scott" w:date="2020-01-02T20:22:00Z">
        <w:r w:rsidR="001213E0" w:rsidRPr="008A1EBF" w:rsidDel="00ED7DBF">
          <w:rPr>
            <w:lang w:val="en-GB"/>
          </w:rPr>
          <w:delText>of Software Developers metrics and their respective developers` personalities</w:delText>
        </w:r>
        <w:r w:rsidR="000F7E61" w:rsidRPr="008A1EBF" w:rsidDel="00ED7DBF">
          <w:rPr>
            <w:lang w:val="en-GB"/>
          </w:rPr>
          <w:delText xml:space="preserve"> is ready</w:delText>
        </w:r>
        <w:r w:rsidR="001213E0" w:rsidRPr="004A4B49" w:rsidDel="00ED7DBF">
          <w:rPr>
            <w:lang w:val="en-GB"/>
          </w:rPr>
          <w:delText xml:space="preserve">, </w:delText>
        </w:r>
        <w:r w:rsidR="002B2662" w:rsidRPr="004A4B49" w:rsidDel="00ED7DBF">
          <w:rPr>
            <w:lang w:val="en-GB"/>
          </w:rPr>
          <w:delText>they</w:delText>
        </w:r>
      </w:del>
      <w:del w:id="6731" w:author="Mario Ezequiel Scott" w:date="2020-01-02T20:23:00Z">
        <w:r w:rsidR="002B2662" w:rsidRPr="004A4B49" w:rsidDel="00ED7DBF">
          <w:rPr>
            <w:lang w:val="en-GB"/>
          </w:rPr>
          <w:delText xml:space="preserve"> can be used to </w:delText>
        </w:r>
      </w:del>
      <w:del w:id="6732" w:author="Mario Ezequiel Scott" w:date="2020-01-02T20:22:00Z">
        <w:r w:rsidR="002B2662" w:rsidRPr="004A4B49" w:rsidDel="00ED7DBF">
          <w:rPr>
            <w:lang w:val="en-GB"/>
          </w:rPr>
          <w:delText xml:space="preserve">proceed to </w:delText>
        </w:r>
      </w:del>
      <w:del w:id="6733" w:author="Mario Ezequiel Scott" w:date="2020-01-02T20:23:00Z">
        <w:r w:rsidR="001213E0" w:rsidRPr="004A4B49" w:rsidDel="00ED7DBF">
          <w:rPr>
            <w:lang w:val="en-GB"/>
          </w:rPr>
          <w:delText xml:space="preserve">association rules. </w:delText>
        </w:r>
      </w:del>
      <w:ins w:id="6734" w:author="Mario Ezequiel Scott" w:date="2020-01-02T20:23:00Z">
        <w:del w:id="6735" w:author="tedo gogoladze" w:date="2020-01-05T00:23:00Z">
          <w:r w:rsidR="00ED7DBF" w:rsidDel="00786470">
            <w:rPr>
              <w:lang w:val="en-GB"/>
            </w:rPr>
            <w:delText>In order to answer</w:delText>
          </w:r>
        </w:del>
        <w:del w:id="6736" w:author="tedo gogoladze" w:date="2020-01-05T00:15:00Z">
          <w:r w:rsidR="00ED7DBF" w:rsidDel="00EE5B38">
            <w:rPr>
              <w:lang w:val="en-GB"/>
            </w:rPr>
            <w:delText xml:space="preserve"> RQ1</w:delText>
          </w:r>
        </w:del>
        <w:del w:id="6737" w:author="tedo gogoladze" w:date="2020-01-05T00:23:00Z">
          <w:r w:rsidR="00ED7DBF" w:rsidDel="00786470">
            <w:rPr>
              <w:lang w:val="en-GB"/>
            </w:rPr>
            <w:delText>,</w:delText>
          </w:r>
        </w:del>
        <w:del w:id="6738" w:author="tedo gogoladze" w:date="2020-01-05T00:15:00Z">
          <w:r w:rsidR="00ED7DBF" w:rsidDel="00EE5B38">
            <w:rPr>
              <w:lang w:val="en-GB"/>
            </w:rPr>
            <w:delText xml:space="preserve"> an</w:delText>
          </w:r>
        </w:del>
        <w:del w:id="6739" w:author="tedo gogoladze" w:date="2020-01-05T00:23:00Z">
          <w:r w:rsidR="00ED7DBF" w:rsidDel="00786470">
            <w:rPr>
              <w:lang w:val="en-GB"/>
            </w:rPr>
            <w:delText xml:space="preserve"> </w:delText>
          </w:r>
        </w:del>
      </w:ins>
      <w:ins w:id="6740" w:author="tedo gogoladze" w:date="2020-01-05T00:23:00Z">
        <w:r w:rsidR="00786470">
          <w:rPr>
            <w:lang w:val="en-GB"/>
          </w:rPr>
          <w:t xml:space="preserve">conducting </w:t>
        </w:r>
      </w:ins>
      <w:ins w:id="6741" w:author="Mario Ezequiel Scott" w:date="2020-01-02T20:23:00Z">
        <w:r w:rsidR="00ED7DBF">
          <w:rPr>
            <w:lang w:val="en-GB"/>
          </w:rPr>
          <w:t>association rule</w:t>
        </w:r>
      </w:ins>
      <w:ins w:id="6742" w:author="tedo gogoladze" w:date="2020-01-05T00:15:00Z">
        <w:r>
          <w:rPr>
            <w:lang w:val="en-GB"/>
          </w:rPr>
          <w:t>s</w:t>
        </w:r>
        <w:r w:rsidR="00EE5B38">
          <w:rPr>
            <w:lang w:val="en-GB"/>
          </w:rPr>
          <w:t xml:space="preserve"> </w:t>
        </w:r>
      </w:ins>
      <w:ins w:id="6743" w:author="Mario Ezequiel Scott" w:date="2020-01-02T20:23:00Z">
        <w:del w:id="6744" w:author="tedo gogoladze" w:date="2020-01-05T00:15:00Z">
          <w:r w:rsidR="00ED7DBF" w:rsidDel="00AD6012">
            <w:rPr>
              <w:lang w:val="en-GB"/>
            </w:rPr>
            <w:delText xml:space="preserve"> </w:delText>
          </w:r>
        </w:del>
        <w:del w:id="6745" w:author="tedo gogoladze" w:date="2020-01-05T00:24:00Z">
          <w:r w:rsidR="00ED7DBF" w:rsidDel="00786470">
            <w:rPr>
              <w:lang w:val="en-GB"/>
            </w:rPr>
            <w:delText>approach is conducted</w:delText>
          </w:r>
        </w:del>
        <w:r w:rsidR="00ED7DBF">
          <w:rPr>
            <w:lang w:val="en-GB"/>
          </w:rPr>
          <w:t xml:space="preserve">. </w:t>
        </w:r>
      </w:ins>
      <w:ins w:id="6746" w:author="Mario Ezequiel Scott" w:date="2020-01-02T20:24:00Z">
        <w:r w:rsidR="00ED7DBF">
          <w:rPr>
            <w:lang w:val="en-GB"/>
          </w:rPr>
          <w:t xml:space="preserve">Association rule mining </w:t>
        </w:r>
      </w:ins>
      <w:ins w:id="6747" w:author="Mario Ezequiel Scott" w:date="2020-01-02T20:25:00Z">
        <w:r w:rsidR="00ED7DBF">
          <w:rPr>
            <w:lang w:val="en-GB"/>
          </w:rPr>
          <w:t>is a technique</w:t>
        </w:r>
      </w:ins>
      <w:ins w:id="6748" w:author="tedo gogoladze" w:date="2020-01-04T23:23:00Z">
        <w:r w:rsidR="002E1BF6">
          <w:rPr>
            <w:lang w:val="en-GB"/>
          </w:rPr>
          <w:t xml:space="preserve"> </w:t>
        </w:r>
      </w:ins>
      <w:ins w:id="6749" w:author="tedo gogoladze" w:date="2020-01-04T23:25:00Z">
        <w:r w:rsidR="002E1BF6">
          <w:rPr>
            <w:lang w:val="en-GB"/>
          </w:rPr>
          <w:t xml:space="preserve">used in machine learning to </w:t>
        </w:r>
      </w:ins>
      <w:ins w:id="6750" w:author="tedo gogoladze" w:date="2020-01-04T23:24:00Z">
        <w:r w:rsidR="002E1BF6">
          <w:rPr>
            <w:lang w:val="en-GB"/>
          </w:rPr>
          <w:t>discover the</w:t>
        </w:r>
      </w:ins>
      <w:ins w:id="6751" w:author="tedo gogoladze" w:date="2020-01-04T23:31:00Z">
        <w:r w:rsidR="001C2500">
          <w:rPr>
            <w:lang w:val="en-GB"/>
          </w:rPr>
          <w:t xml:space="preserve"> interesting and reliable</w:t>
        </w:r>
      </w:ins>
      <w:ins w:id="6752" w:author="tedo gogoladze" w:date="2020-01-04T23:24:00Z">
        <w:r w:rsidR="002E1BF6">
          <w:rPr>
            <w:lang w:val="en-GB"/>
          </w:rPr>
          <w:t xml:space="preserve"> relatio</w:t>
        </w:r>
      </w:ins>
      <w:ins w:id="6753" w:author="tedo gogoladze" w:date="2020-01-04T23:25:00Z">
        <w:r w:rsidR="002E1BF6">
          <w:rPr>
            <w:lang w:val="en-GB"/>
          </w:rPr>
          <w:t xml:space="preserve">n patterns </w:t>
        </w:r>
      </w:ins>
      <w:ins w:id="6754" w:author="tedo gogoladze" w:date="2020-01-04T23:29:00Z">
        <w:r w:rsidR="0011796B">
          <w:rPr>
            <w:lang w:val="en-GB"/>
          </w:rPr>
          <w:t>in</w:t>
        </w:r>
      </w:ins>
      <w:ins w:id="6755" w:author="tedo gogoladze" w:date="2020-01-04T23:23:00Z">
        <w:r w:rsidR="002E1BF6">
          <w:rPr>
            <w:lang w:val="en-GB"/>
          </w:rPr>
          <w:t xml:space="preserve"> the </w:t>
        </w:r>
      </w:ins>
      <w:ins w:id="6756" w:author="tedo gogoladze" w:date="2020-01-04T23:25:00Z">
        <w:r w:rsidR="002E1BF6">
          <w:rPr>
            <w:lang w:val="en-GB"/>
          </w:rPr>
          <w:t>large datasets.</w:t>
        </w:r>
      </w:ins>
      <w:ins w:id="6757" w:author="tedo gogoladze" w:date="2020-01-04T23:30:00Z">
        <w:r w:rsidR="001C2500">
          <w:rPr>
            <w:lang w:val="en-GB"/>
          </w:rPr>
          <w:t xml:space="preserve"> Association rule consists of </w:t>
        </w:r>
      </w:ins>
      <w:ins w:id="6758" w:author="tedo gogoladze" w:date="2020-01-04T23:31:00Z">
        <w:r w:rsidR="001C2500">
          <w:rPr>
            <w:lang w:val="en-GB"/>
          </w:rPr>
          <w:t xml:space="preserve">two parts: </w:t>
        </w:r>
      </w:ins>
      <w:ins w:id="6759" w:author="tedo gogoladze" w:date="2020-01-04T23:30:00Z">
        <w:r w:rsidR="001C2500">
          <w:rPr>
            <w:lang w:val="en-GB"/>
          </w:rPr>
          <w:t xml:space="preserve">antecedent </w:t>
        </w:r>
      </w:ins>
      <w:ins w:id="6760" w:author="tedo gogoladze" w:date="2020-01-04T23:31:00Z">
        <w:r w:rsidR="001C2500">
          <w:rPr>
            <w:lang w:val="en-GB"/>
          </w:rPr>
          <w:t xml:space="preserve">– </w:t>
        </w:r>
      </w:ins>
      <w:ins w:id="6761" w:author="tedo gogoladze" w:date="2020-01-04T23:32:00Z">
        <w:r w:rsidR="001C2500">
          <w:rPr>
            <w:lang w:val="en-GB"/>
          </w:rPr>
          <w:t>an</w:t>
        </w:r>
      </w:ins>
      <w:ins w:id="6762" w:author="tedo gogoladze" w:date="2020-01-04T23:31:00Z">
        <w:r w:rsidR="001C2500">
          <w:rPr>
            <w:lang w:val="en-GB"/>
          </w:rPr>
          <w:t xml:space="preserve"> </w:t>
        </w:r>
      </w:ins>
      <w:ins w:id="6763" w:author="tedo gogoladze" w:date="2020-01-04T23:32:00Z">
        <w:r w:rsidR="001C2500">
          <w:rPr>
            <w:lang w:val="en-GB"/>
          </w:rPr>
          <w:t>item</w:t>
        </w:r>
      </w:ins>
      <w:ins w:id="6764" w:author="tedo gogoladze" w:date="2020-01-04T23:31:00Z">
        <w:r w:rsidR="001C2500">
          <w:rPr>
            <w:lang w:val="en-GB"/>
          </w:rPr>
          <w:t xml:space="preserve"> </w:t>
        </w:r>
      </w:ins>
      <w:ins w:id="6765" w:author="tedo gogoladze" w:date="2020-01-04T23:32:00Z">
        <w:r w:rsidR="001C2500">
          <w:rPr>
            <w:lang w:val="en-GB"/>
          </w:rPr>
          <w:t>belonging</w:t>
        </w:r>
      </w:ins>
      <w:ins w:id="6766" w:author="tedo gogoladze" w:date="2020-01-04T23:31:00Z">
        <w:r w:rsidR="001C2500">
          <w:rPr>
            <w:lang w:val="en-GB"/>
          </w:rPr>
          <w:t xml:space="preserve"> </w:t>
        </w:r>
      </w:ins>
      <w:ins w:id="6767" w:author="tedo gogoladze" w:date="2020-01-04T23:32:00Z">
        <w:r w:rsidR="001C2500">
          <w:rPr>
            <w:lang w:val="en-GB"/>
          </w:rPr>
          <w:t>the dataset</w:t>
        </w:r>
      </w:ins>
      <w:ins w:id="6768" w:author="tedo gogoladze" w:date="2020-01-04T23:31:00Z">
        <w:r w:rsidR="001C2500">
          <w:rPr>
            <w:lang w:val="en-GB"/>
          </w:rPr>
          <w:t xml:space="preserve">, </w:t>
        </w:r>
      </w:ins>
      <w:ins w:id="6769" w:author="tedo gogoladze" w:date="2020-01-04T23:30:00Z">
        <w:r w:rsidR="001C2500">
          <w:rPr>
            <w:lang w:val="en-GB"/>
          </w:rPr>
          <w:t>and consequent</w:t>
        </w:r>
      </w:ins>
      <w:ins w:id="6770" w:author="tedo gogoladze" w:date="2020-01-04T23:31:00Z">
        <w:r w:rsidR="001C2500">
          <w:rPr>
            <w:lang w:val="en-GB"/>
          </w:rPr>
          <w:t xml:space="preserve"> </w:t>
        </w:r>
      </w:ins>
      <w:ins w:id="6771" w:author="tedo gogoladze" w:date="2020-01-04T23:32:00Z">
        <w:r w:rsidR="001C2500">
          <w:rPr>
            <w:lang w:val="en-GB"/>
          </w:rPr>
          <w:t xml:space="preserve">– an item that </w:t>
        </w:r>
      </w:ins>
      <w:ins w:id="6772" w:author="tedo gogoladze" w:date="2020-01-04T23:33:00Z">
        <w:r w:rsidR="001C2500">
          <w:rPr>
            <w:lang w:val="en-GB"/>
          </w:rPr>
          <w:t>belongs to the dataset in the combination with the antecedent item.</w:t>
        </w:r>
      </w:ins>
      <w:ins w:id="6773" w:author="tedo gogoladze" w:date="2020-01-04T23:32:00Z">
        <w:r w:rsidR="001C2500">
          <w:rPr>
            <w:lang w:val="en-GB"/>
          </w:rPr>
          <w:t xml:space="preserve"> </w:t>
        </w:r>
      </w:ins>
      <w:ins w:id="6774" w:author="Mario Ezequiel Scott" w:date="2020-01-02T20:25:00Z">
        <w:del w:id="6775" w:author="tedo gogoladze" w:date="2020-01-04T23:25:00Z">
          <w:r w:rsidR="00ED7DBF" w:rsidDel="002E1BF6">
            <w:rPr>
              <w:lang w:val="en-GB"/>
            </w:rPr>
            <w:delText>… [brief description of association rules]</w:delText>
          </w:r>
        </w:del>
        <w:del w:id="6776" w:author="tedo gogoladze" w:date="2020-01-04T23:29:00Z">
          <w:r w:rsidR="00ED7DBF" w:rsidDel="0011796B">
            <w:rPr>
              <w:lang w:val="en-GB"/>
            </w:rPr>
            <w:delText>.</w:delText>
          </w:r>
        </w:del>
      </w:ins>
    </w:p>
    <w:p w14:paraId="22466F51" w14:textId="447DE7BD" w:rsidR="00B77076" w:rsidRPr="00B77076" w:rsidDel="00B47688" w:rsidRDefault="00B77076" w:rsidP="001213E0">
      <w:pPr>
        <w:rPr>
          <w:ins w:id="6777" w:author="Mario Ezequiel Scott" w:date="2020-01-02T20:23:00Z"/>
          <w:del w:id="6778" w:author="tedo gogoladze" w:date="2020-01-04T23:53:00Z"/>
          <w:lang w:val="en-US"/>
          <w:rPrChange w:id="6779" w:author="tedo gogoladze" w:date="2020-01-04T23:39:00Z">
            <w:rPr>
              <w:ins w:id="6780" w:author="Mario Ezequiel Scott" w:date="2020-01-02T20:23:00Z"/>
              <w:del w:id="6781" w:author="tedo gogoladze" w:date="2020-01-04T23:53:00Z"/>
              <w:lang w:val="en-GB"/>
            </w:rPr>
          </w:rPrChange>
        </w:rPr>
      </w:pPr>
    </w:p>
    <w:p w14:paraId="4E32A684" w14:textId="6C9047F4" w:rsidR="001213E0" w:rsidRPr="004A4B49" w:rsidDel="0011796B" w:rsidRDefault="00ED7DBF" w:rsidP="0011796B">
      <w:pPr>
        <w:rPr>
          <w:moveFrom w:id="6782" w:author="tedo gogoladze" w:date="2020-01-04T23:27:00Z"/>
          <w:lang w:val="en-GB"/>
        </w:rPr>
        <w:pPrChange w:id="6783" w:author="tedo gogoladze" w:date="2020-01-04T23:26:00Z">
          <w:pPr/>
        </w:pPrChange>
      </w:pPr>
      <w:ins w:id="6784" w:author="Mario Ezequiel Scott" w:date="2020-01-02T20:25:00Z">
        <w:r>
          <w:rPr>
            <w:lang w:val="en-GB"/>
          </w:rPr>
          <w:t xml:space="preserve">In the context of this research, </w:t>
        </w:r>
      </w:ins>
      <w:del w:id="6785" w:author="Mario Ezequiel Scott" w:date="2020-01-02T20:25:00Z">
        <w:r w:rsidR="00BA1973" w:rsidRPr="004A4B49" w:rsidDel="00ED7DBF">
          <w:rPr>
            <w:lang w:val="en-GB"/>
          </w:rPr>
          <w:delText xml:space="preserve">The end goal of this chapter is to get </w:delText>
        </w:r>
        <w:r w:rsidR="00BA1973" w:rsidRPr="004A4B49" w:rsidDel="009327D8">
          <w:rPr>
            <w:lang w:val="en-GB"/>
          </w:rPr>
          <w:delText xml:space="preserve">the </w:delText>
        </w:r>
      </w:del>
      <w:r w:rsidR="00BA1973" w:rsidRPr="004A4B49">
        <w:rPr>
          <w:lang w:val="en-GB"/>
        </w:rPr>
        <w:t xml:space="preserve">association rules </w:t>
      </w:r>
      <w:ins w:id="6786" w:author="Mario Ezequiel Scott" w:date="2020-01-02T20:27:00Z">
        <w:r w:rsidR="009327D8">
          <w:rPr>
            <w:lang w:val="en-GB"/>
          </w:rPr>
          <w:t xml:space="preserve">of the form X =&gt; Y, where X is a </w:t>
        </w:r>
      </w:ins>
      <w:del w:id="6787" w:author="Mario Ezequiel Scott" w:date="2020-01-02T20:26:00Z">
        <w:r w:rsidR="00BA1973" w:rsidRPr="004A4B49" w:rsidDel="009327D8">
          <w:rPr>
            <w:lang w:val="en-GB"/>
          </w:rPr>
          <w:delText>with two variables – 1)</w:delText>
        </w:r>
      </w:del>
      <w:r w:rsidR="00BA1973" w:rsidRPr="004A4B49">
        <w:rPr>
          <w:lang w:val="en-GB"/>
        </w:rPr>
        <w:t xml:space="preserve"> personality trait</w:t>
      </w:r>
      <w:ins w:id="6788" w:author="Mario Ezequiel Scott" w:date="2020-01-02T20:30:00Z">
        <w:r w:rsidR="009327D8">
          <w:rPr>
            <w:lang w:val="en-GB"/>
          </w:rPr>
          <w:t xml:space="preserve"> </w:t>
        </w:r>
      </w:ins>
      <w:del w:id="6789" w:author="Mario Ezequiel Scott" w:date="2020-01-02T20:30:00Z">
        <w:r w:rsidR="00BA1973" w:rsidRPr="004A4B49" w:rsidDel="009327D8">
          <w:rPr>
            <w:lang w:val="en-GB"/>
          </w:rPr>
          <w:delText xml:space="preserve"> </w:delText>
        </w:r>
      </w:del>
      <w:r w:rsidR="00BA1973" w:rsidRPr="004A4B49">
        <w:rPr>
          <w:lang w:val="en-GB"/>
        </w:rPr>
        <w:t xml:space="preserve">and </w:t>
      </w:r>
      <w:del w:id="6790" w:author="Mario Ezequiel Scott" w:date="2020-01-02T20:26:00Z">
        <w:r w:rsidR="00BA1973" w:rsidRPr="004A4B49" w:rsidDel="009327D8">
          <w:rPr>
            <w:lang w:val="en-GB"/>
          </w:rPr>
          <w:delText>2)</w:delText>
        </w:r>
      </w:del>
      <w:r w:rsidR="00BA1973" w:rsidRPr="004A4B49">
        <w:rPr>
          <w:lang w:val="en-GB"/>
        </w:rPr>
        <w:t xml:space="preserve"> </w:t>
      </w:r>
      <w:ins w:id="6791" w:author="Mario Ezequiel Scott" w:date="2020-01-02T20:27:00Z">
        <w:r w:rsidR="009327D8">
          <w:rPr>
            <w:lang w:val="en-GB"/>
          </w:rPr>
          <w:t xml:space="preserve">Y </w:t>
        </w:r>
      </w:ins>
      <w:ins w:id="6792" w:author="Mario Ezequiel Scott" w:date="2020-01-02T20:30:00Z">
        <w:r w:rsidR="009327D8">
          <w:rPr>
            <w:lang w:val="en-GB"/>
          </w:rPr>
          <w:t xml:space="preserve">is </w:t>
        </w:r>
      </w:ins>
      <w:ins w:id="6793" w:author="Mario Ezequiel Scott" w:date="2020-01-02T20:27:00Z">
        <w:r w:rsidR="009327D8">
          <w:rPr>
            <w:lang w:val="en-GB"/>
          </w:rPr>
          <w:t xml:space="preserve">a </w:t>
        </w:r>
      </w:ins>
      <w:ins w:id="6794" w:author="Mario Ezequiel Scott" w:date="2020-01-02T20:30:00Z">
        <w:r w:rsidR="009327D8">
          <w:rPr>
            <w:lang w:val="en-GB"/>
          </w:rPr>
          <w:t>soft</w:t>
        </w:r>
      </w:ins>
      <w:ins w:id="6795" w:author="Mario Ezequiel Scott" w:date="2020-01-02T20:31:00Z">
        <w:r w:rsidR="009327D8">
          <w:rPr>
            <w:lang w:val="en-GB"/>
          </w:rPr>
          <w:t xml:space="preserve">ware development </w:t>
        </w:r>
      </w:ins>
      <w:r w:rsidR="00BA1973" w:rsidRPr="004A4B49">
        <w:rPr>
          <w:lang w:val="en-GB"/>
        </w:rPr>
        <w:t>metric</w:t>
      </w:r>
      <w:ins w:id="6796" w:author="Mario Ezequiel Scott" w:date="2020-01-02T20:27:00Z">
        <w:r w:rsidR="009327D8">
          <w:rPr>
            <w:lang w:val="en-GB"/>
          </w:rPr>
          <w:t>.</w:t>
        </w:r>
      </w:ins>
      <w:del w:id="6797" w:author="Mario Ezequiel Scott" w:date="2020-01-02T20:27:00Z">
        <w:r w:rsidR="00BA1973" w:rsidRPr="004A4B49" w:rsidDel="009327D8">
          <w:rPr>
            <w:lang w:val="en-GB"/>
          </w:rPr>
          <w:delText>.</w:delText>
        </w:r>
      </w:del>
      <w:moveFromRangeStart w:id="6798" w:author="tedo gogoladze" w:date="2020-01-04T23:27:00Z" w:name="move29072839"/>
    </w:p>
    <w:p w14:paraId="4E841D47" w14:textId="48B9023B" w:rsidR="001213E0" w:rsidRPr="004A4B49" w:rsidDel="0011796B" w:rsidRDefault="001213E0" w:rsidP="0011796B">
      <w:pPr>
        <w:rPr>
          <w:moveFrom w:id="6799" w:author="tedo gogoladze" w:date="2020-01-04T23:27:00Z"/>
          <w:lang w:val="en-GB"/>
        </w:rPr>
        <w:pPrChange w:id="6800" w:author="tedo gogoladze" w:date="2020-01-04T23:26:00Z">
          <w:pPr/>
        </w:pPrChange>
      </w:pPr>
      <w:commentRangeStart w:id="6801"/>
      <w:moveFrom w:id="6802" w:author="tedo gogoladze" w:date="2020-01-04T23:27:00Z">
        <w:r w:rsidRPr="004A4B49" w:rsidDel="0011796B">
          <w:rPr>
            <w:lang w:val="en-GB"/>
          </w:rPr>
          <w:t xml:space="preserve">First step towards creation of the rules is mapping the personality trait scores to the binary variables – weather the particular personality score yields a positive or negative result. </w:t>
        </w:r>
        <w:r w:rsidR="00A0793A" w:rsidRPr="004A4B49" w:rsidDel="0011796B">
          <w:rPr>
            <w:lang w:val="en-GB"/>
          </w:rPr>
          <w:t>T</w:t>
        </w:r>
        <w:r w:rsidRPr="004A4B49" w:rsidDel="0011796B">
          <w:rPr>
            <w:lang w:val="en-GB"/>
          </w:rPr>
          <w:t>he personality trait assessment result</w:t>
        </w:r>
        <w:r w:rsidR="00A0793A" w:rsidRPr="004A4B49" w:rsidDel="0011796B">
          <w:rPr>
            <w:lang w:val="en-GB"/>
          </w:rPr>
          <w:t>s</w:t>
        </w:r>
        <w:r w:rsidRPr="004A4B49" w:rsidDel="0011796B">
          <w:rPr>
            <w:lang w:val="en-GB"/>
          </w:rPr>
          <w:t xml:space="preserve"> </w:t>
        </w:r>
        <w:r w:rsidR="00A0793A" w:rsidRPr="004A4B49" w:rsidDel="0011796B">
          <w:rPr>
            <w:lang w:val="en-GB"/>
          </w:rPr>
          <w:t xml:space="preserve">are mapped </w:t>
        </w:r>
        <w:r w:rsidRPr="004A4B49" w:rsidDel="0011796B">
          <w:rPr>
            <w:lang w:val="en-GB"/>
          </w:rPr>
          <w:t xml:space="preserve">as Positive when the particular </w:t>
        </w:r>
        <w:r w:rsidR="00A0793A" w:rsidRPr="004A4B49" w:rsidDel="0011796B">
          <w:rPr>
            <w:lang w:val="en-GB"/>
          </w:rPr>
          <w:t>developers</w:t>
        </w:r>
        <w:r w:rsidRPr="004A4B49" w:rsidDel="0011796B">
          <w:rPr>
            <w:lang w:val="en-GB"/>
          </w:rPr>
          <w:t xml:space="preserve"> raw score is greater than the mean raw score of all the retrieved developers. Accordingly the personality trait assessment result </w:t>
        </w:r>
        <w:r w:rsidR="0070248B" w:rsidRPr="004A4B49" w:rsidDel="0011796B">
          <w:rPr>
            <w:lang w:val="en-GB"/>
          </w:rPr>
          <w:t xml:space="preserve">is mapped </w:t>
        </w:r>
        <w:r w:rsidRPr="004A4B49" w:rsidDel="0011796B">
          <w:rPr>
            <w:lang w:val="en-GB"/>
          </w:rPr>
          <w:t>as negative when the raw score is less or equal than mean raw score of all the samples in the dataset of retrieved personality scores of developers.</w:t>
        </w:r>
      </w:moveFrom>
    </w:p>
    <w:p w14:paraId="5576C937" w14:textId="6E6510D1" w:rsidR="00794694" w:rsidRPr="004A4B49" w:rsidDel="0011796B" w:rsidRDefault="002E70E7" w:rsidP="0011796B">
      <w:pPr>
        <w:rPr>
          <w:moveFrom w:id="6803" w:author="tedo gogoladze" w:date="2020-01-04T23:27:00Z"/>
          <w:lang w:val="en-GB"/>
        </w:rPr>
        <w:pPrChange w:id="6804" w:author="tedo gogoladze" w:date="2020-01-04T23:26:00Z">
          <w:pPr/>
        </w:pPrChange>
      </w:pPr>
      <w:moveFrom w:id="6805" w:author="tedo gogoladze" w:date="2020-01-04T23:27:00Z">
        <w:r w:rsidRPr="004A4B49" w:rsidDel="0011796B">
          <w:rPr>
            <w:lang w:val="en-GB"/>
          </w:rPr>
          <w:t>In overall, out of the 100 developer profiles that has been analysed during this research have the personality trait results</w:t>
        </w:r>
        <w:r w:rsidR="00567BF5" w:rsidRPr="004A4B49" w:rsidDel="0011796B">
          <w:rPr>
            <w:lang w:val="en-GB"/>
          </w:rPr>
          <w:t xml:space="preserve"> as shown on the Table </w:t>
        </w:r>
        <w:r w:rsidR="00823EB0" w:rsidRPr="004A4B49" w:rsidDel="0011796B">
          <w:rPr>
            <w:lang w:val="en-GB"/>
          </w:rPr>
          <w:t>16</w:t>
        </w:r>
        <w:r w:rsidR="00567BF5" w:rsidRPr="004A4B49" w:rsidDel="0011796B">
          <w:rPr>
            <w:lang w:val="en-GB"/>
          </w:rPr>
          <w:t>.</w:t>
        </w:r>
      </w:moveFrom>
    </w:p>
    <w:tbl>
      <w:tblPr>
        <w:tblW w:w="8740" w:type="dxa"/>
        <w:tblLook w:val="04A0" w:firstRow="1" w:lastRow="0" w:firstColumn="1" w:lastColumn="0" w:noHBand="0" w:noVBand="1"/>
      </w:tblPr>
      <w:tblGrid>
        <w:gridCol w:w="1165"/>
        <w:gridCol w:w="1515"/>
        <w:gridCol w:w="2140"/>
        <w:gridCol w:w="1420"/>
        <w:gridCol w:w="1340"/>
        <w:gridCol w:w="1160"/>
      </w:tblGrid>
      <w:tr w:rsidR="00567BF5" w:rsidRPr="004A4B49" w:rsidDel="0011796B" w14:paraId="3F574F41" w14:textId="4BA3B0BE" w:rsidTr="00047924">
        <w:trPr>
          <w:trHeight w:val="300"/>
        </w:trPr>
        <w:tc>
          <w:tcPr>
            <w:tcW w:w="1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4FCD91" w14:textId="4747CBE8" w:rsidR="00567BF5" w:rsidRPr="004A4B49" w:rsidDel="0011796B" w:rsidRDefault="00567BF5" w:rsidP="0011796B">
            <w:pPr>
              <w:rPr>
                <w:moveFrom w:id="6806" w:author="tedo gogoladze" w:date="2020-01-04T23:27:00Z"/>
                <w:rFonts w:ascii="Arial" w:eastAsia="Times New Roman" w:hAnsi="Arial" w:cs="Arial"/>
                <w:b/>
                <w:bCs/>
                <w:color w:val="000000"/>
                <w:sz w:val="18"/>
                <w:szCs w:val="18"/>
                <w:lang w:val="en-GB" w:eastAsia="en-US"/>
                <w:rPrChange w:id="6807" w:author="Mario Ezequiel Scott" w:date="2019-12-29T19:14:00Z">
                  <w:rPr>
                    <w:moveFrom w:id="6808" w:author="tedo gogoladze" w:date="2020-01-04T23:27:00Z"/>
                    <w:rFonts w:ascii="Arial" w:eastAsia="Times New Roman" w:hAnsi="Arial" w:cs="Arial"/>
                    <w:b/>
                    <w:bCs/>
                    <w:color w:val="000000"/>
                    <w:sz w:val="18"/>
                    <w:szCs w:val="18"/>
                    <w:lang w:val="en-US" w:eastAsia="en-US"/>
                  </w:rPr>
                </w:rPrChange>
              </w:rPr>
              <w:pPrChange w:id="6809" w:author="tedo gogoladze" w:date="2020-01-04T23:26:00Z">
                <w:pPr>
                  <w:autoSpaceDE/>
                  <w:spacing w:before="0" w:after="0"/>
                  <w:jc w:val="right"/>
                </w:pPr>
              </w:pPrChange>
            </w:pPr>
            <w:moveFrom w:id="6810" w:author="tedo gogoladze" w:date="2020-01-04T23:27:00Z">
              <w:r w:rsidRPr="004A4B49" w:rsidDel="0011796B">
                <w:rPr>
                  <w:rFonts w:ascii="Arial" w:eastAsia="Times New Roman" w:hAnsi="Arial" w:cs="Arial"/>
                  <w:b/>
                  <w:bCs/>
                  <w:color w:val="000000"/>
                  <w:sz w:val="18"/>
                  <w:szCs w:val="18"/>
                  <w:lang w:val="en-GB" w:eastAsia="en-US"/>
                  <w:rPrChange w:id="6811" w:author="Mario Ezequiel Scott" w:date="2019-12-29T19:14:00Z">
                    <w:rPr>
                      <w:rFonts w:ascii="Arial" w:eastAsia="Times New Roman" w:hAnsi="Arial" w:cs="Arial"/>
                      <w:b/>
                      <w:bCs/>
                      <w:color w:val="000000"/>
                      <w:sz w:val="18"/>
                      <w:szCs w:val="18"/>
                      <w:lang w:val="en-US" w:eastAsia="en-US"/>
                    </w:rPr>
                  </w:rPrChange>
                </w:rPr>
                <w:t> </w:t>
              </w:r>
            </w:moveFrom>
          </w:p>
        </w:tc>
        <w:tc>
          <w:tcPr>
            <w:tcW w:w="1515" w:type="dxa"/>
            <w:tcBorders>
              <w:top w:val="single" w:sz="4" w:space="0" w:color="auto"/>
              <w:left w:val="nil"/>
              <w:bottom w:val="single" w:sz="4" w:space="0" w:color="auto"/>
              <w:right w:val="single" w:sz="4" w:space="0" w:color="auto"/>
            </w:tcBorders>
            <w:shd w:val="clear" w:color="000000" w:fill="D6DCE4"/>
            <w:vAlign w:val="center"/>
            <w:hideMark/>
          </w:tcPr>
          <w:p w14:paraId="4A8DE26E" w14:textId="7A685BEC" w:rsidR="00567BF5" w:rsidRPr="004A4B49" w:rsidDel="0011796B" w:rsidRDefault="00567BF5" w:rsidP="0011796B">
            <w:pPr>
              <w:rPr>
                <w:moveFrom w:id="6812" w:author="tedo gogoladze" w:date="2020-01-04T23:27:00Z"/>
                <w:rFonts w:ascii="Arial" w:eastAsia="Times New Roman" w:hAnsi="Arial" w:cs="Arial"/>
                <w:color w:val="000000"/>
                <w:sz w:val="18"/>
                <w:szCs w:val="18"/>
                <w:lang w:val="en-GB" w:eastAsia="en-US"/>
                <w:rPrChange w:id="6813" w:author="Mario Ezequiel Scott" w:date="2019-12-29T19:14:00Z">
                  <w:rPr>
                    <w:moveFrom w:id="6814" w:author="tedo gogoladze" w:date="2020-01-04T23:27:00Z"/>
                    <w:rFonts w:ascii="Arial" w:eastAsia="Times New Roman" w:hAnsi="Arial" w:cs="Arial"/>
                    <w:color w:val="000000"/>
                    <w:sz w:val="18"/>
                    <w:szCs w:val="18"/>
                    <w:lang w:val="en-US" w:eastAsia="en-US"/>
                  </w:rPr>
                </w:rPrChange>
              </w:rPr>
              <w:pPrChange w:id="6815" w:author="tedo gogoladze" w:date="2020-01-04T23:26:00Z">
                <w:pPr>
                  <w:autoSpaceDE/>
                  <w:spacing w:before="0" w:after="0"/>
                  <w:jc w:val="right"/>
                </w:pPr>
              </w:pPrChange>
            </w:pPr>
            <w:moveFrom w:id="6816" w:author="tedo gogoladze" w:date="2020-01-04T23:27:00Z">
              <w:r w:rsidRPr="004A4B49" w:rsidDel="0011796B">
                <w:rPr>
                  <w:rFonts w:ascii="Arial" w:eastAsia="Times New Roman" w:hAnsi="Arial" w:cs="Arial"/>
                  <w:color w:val="000000"/>
                  <w:sz w:val="18"/>
                  <w:szCs w:val="18"/>
                  <w:lang w:val="en-GB" w:eastAsia="en-US"/>
                  <w:rPrChange w:id="6817" w:author="Mario Ezequiel Scott" w:date="2019-12-29T19:14:00Z">
                    <w:rPr>
                      <w:rFonts w:ascii="Arial" w:eastAsia="Times New Roman" w:hAnsi="Arial" w:cs="Arial"/>
                      <w:color w:val="000000"/>
                      <w:sz w:val="18"/>
                      <w:szCs w:val="18"/>
                      <w:lang w:val="en-US" w:eastAsia="en-US"/>
                    </w:rPr>
                  </w:rPrChange>
                </w:rPr>
                <w:t>agreeableness</w:t>
              </w:r>
            </w:moveFrom>
          </w:p>
        </w:tc>
        <w:tc>
          <w:tcPr>
            <w:tcW w:w="2140" w:type="dxa"/>
            <w:tcBorders>
              <w:top w:val="single" w:sz="4" w:space="0" w:color="auto"/>
              <w:left w:val="nil"/>
              <w:bottom w:val="single" w:sz="4" w:space="0" w:color="auto"/>
              <w:right w:val="single" w:sz="4" w:space="0" w:color="auto"/>
            </w:tcBorders>
            <w:shd w:val="clear" w:color="000000" w:fill="D6DCE4"/>
            <w:vAlign w:val="center"/>
            <w:hideMark/>
          </w:tcPr>
          <w:p w14:paraId="40347CFD" w14:textId="33B7FB7E" w:rsidR="00567BF5" w:rsidRPr="004A4B49" w:rsidDel="0011796B" w:rsidRDefault="00567BF5" w:rsidP="0011796B">
            <w:pPr>
              <w:rPr>
                <w:moveFrom w:id="6818" w:author="tedo gogoladze" w:date="2020-01-04T23:27:00Z"/>
                <w:rFonts w:ascii="Arial" w:eastAsia="Times New Roman" w:hAnsi="Arial" w:cs="Arial"/>
                <w:color w:val="000000"/>
                <w:sz w:val="18"/>
                <w:szCs w:val="18"/>
                <w:lang w:val="en-GB" w:eastAsia="en-US"/>
                <w:rPrChange w:id="6819" w:author="Mario Ezequiel Scott" w:date="2019-12-29T19:14:00Z">
                  <w:rPr>
                    <w:moveFrom w:id="6820" w:author="tedo gogoladze" w:date="2020-01-04T23:27:00Z"/>
                    <w:rFonts w:ascii="Arial" w:eastAsia="Times New Roman" w:hAnsi="Arial" w:cs="Arial"/>
                    <w:color w:val="000000"/>
                    <w:sz w:val="18"/>
                    <w:szCs w:val="18"/>
                    <w:lang w:val="en-US" w:eastAsia="en-US"/>
                  </w:rPr>
                </w:rPrChange>
              </w:rPr>
              <w:pPrChange w:id="6821" w:author="tedo gogoladze" w:date="2020-01-04T23:26:00Z">
                <w:pPr>
                  <w:autoSpaceDE/>
                  <w:spacing w:before="0" w:after="0"/>
                  <w:jc w:val="right"/>
                </w:pPr>
              </w:pPrChange>
            </w:pPr>
            <w:moveFrom w:id="6822" w:author="tedo gogoladze" w:date="2020-01-04T23:27:00Z">
              <w:r w:rsidRPr="004A4B49" w:rsidDel="0011796B">
                <w:rPr>
                  <w:rFonts w:ascii="Arial" w:eastAsia="Times New Roman" w:hAnsi="Arial" w:cs="Arial"/>
                  <w:color w:val="000000"/>
                  <w:sz w:val="18"/>
                  <w:szCs w:val="18"/>
                  <w:lang w:val="en-GB" w:eastAsia="en-US"/>
                  <w:rPrChange w:id="6823" w:author="Mario Ezequiel Scott" w:date="2019-12-29T19:14:00Z">
                    <w:rPr>
                      <w:rFonts w:ascii="Arial" w:eastAsia="Times New Roman" w:hAnsi="Arial" w:cs="Arial"/>
                      <w:color w:val="000000"/>
                      <w:sz w:val="18"/>
                      <w:szCs w:val="18"/>
                      <w:lang w:val="en-US" w:eastAsia="en-US"/>
                    </w:rPr>
                  </w:rPrChange>
                </w:rPr>
                <w:t>conscientiousness</w:t>
              </w:r>
            </w:moveFrom>
          </w:p>
        </w:tc>
        <w:tc>
          <w:tcPr>
            <w:tcW w:w="1420" w:type="dxa"/>
            <w:tcBorders>
              <w:top w:val="single" w:sz="4" w:space="0" w:color="auto"/>
              <w:left w:val="nil"/>
              <w:bottom w:val="single" w:sz="4" w:space="0" w:color="auto"/>
              <w:right w:val="single" w:sz="4" w:space="0" w:color="auto"/>
            </w:tcBorders>
            <w:shd w:val="clear" w:color="000000" w:fill="D6DCE4"/>
            <w:vAlign w:val="center"/>
            <w:hideMark/>
          </w:tcPr>
          <w:p w14:paraId="38ABDD63" w14:textId="5EF708CD" w:rsidR="00567BF5" w:rsidRPr="004A4B49" w:rsidDel="0011796B" w:rsidRDefault="00567BF5" w:rsidP="0011796B">
            <w:pPr>
              <w:rPr>
                <w:moveFrom w:id="6824" w:author="tedo gogoladze" w:date="2020-01-04T23:27:00Z"/>
                <w:rFonts w:ascii="Arial" w:eastAsia="Times New Roman" w:hAnsi="Arial" w:cs="Arial"/>
                <w:color w:val="000000"/>
                <w:sz w:val="18"/>
                <w:szCs w:val="18"/>
                <w:lang w:val="en-GB" w:eastAsia="en-US"/>
                <w:rPrChange w:id="6825" w:author="Mario Ezequiel Scott" w:date="2019-12-29T19:14:00Z">
                  <w:rPr>
                    <w:moveFrom w:id="6826" w:author="tedo gogoladze" w:date="2020-01-04T23:27:00Z"/>
                    <w:rFonts w:ascii="Arial" w:eastAsia="Times New Roman" w:hAnsi="Arial" w:cs="Arial"/>
                    <w:color w:val="000000"/>
                    <w:sz w:val="18"/>
                    <w:szCs w:val="18"/>
                    <w:lang w:val="en-US" w:eastAsia="en-US"/>
                  </w:rPr>
                </w:rPrChange>
              </w:rPr>
              <w:pPrChange w:id="6827" w:author="tedo gogoladze" w:date="2020-01-04T23:26:00Z">
                <w:pPr>
                  <w:autoSpaceDE/>
                  <w:spacing w:before="0" w:after="0"/>
                  <w:jc w:val="right"/>
                </w:pPr>
              </w:pPrChange>
            </w:pPr>
            <w:moveFrom w:id="6828" w:author="tedo gogoladze" w:date="2020-01-04T23:27:00Z">
              <w:r w:rsidRPr="004A4B49" w:rsidDel="0011796B">
                <w:rPr>
                  <w:rFonts w:ascii="Arial" w:eastAsia="Times New Roman" w:hAnsi="Arial" w:cs="Arial"/>
                  <w:color w:val="000000"/>
                  <w:sz w:val="18"/>
                  <w:szCs w:val="18"/>
                  <w:lang w:val="en-GB" w:eastAsia="en-US"/>
                  <w:rPrChange w:id="6829" w:author="Mario Ezequiel Scott" w:date="2019-12-29T19:14:00Z">
                    <w:rPr>
                      <w:rFonts w:ascii="Arial" w:eastAsia="Times New Roman" w:hAnsi="Arial" w:cs="Arial"/>
                      <w:color w:val="000000"/>
                      <w:sz w:val="18"/>
                      <w:szCs w:val="18"/>
                      <w:lang w:val="en-US" w:eastAsia="en-US"/>
                    </w:rPr>
                  </w:rPrChange>
                </w:rPr>
                <w:t>extraversion</w:t>
              </w:r>
            </w:moveFrom>
          </w:p>
        </w:tc>
        <w:tc>
          <w:tcPr>
            <w:tcW w:w="1340" w:type="dxa"/>
            <w:tcBorders>
              <w:top w:val="single" w:sz="4" w:space="0" w:color="auto"/>
              <w:left w:val="nil"/>
              <w:bottom w:val="single" w:sz="4" w:space="0" w:color="auto"/>
              <w:right w:val="single" w:sz="4" w:space="0" w:color="auto"/>
            </w:tcBorders>
            <w:shd w:val="clear" w:color="000000" w:fill="D6DCE4"/>
            <w:vAlign w:val="center"/>
            <w:hideMark/>
          </w:tcPr>
          <w:p w14:paraId="3458F2E3" w14:textId="5E785290" w:rsidR="00567BF5" w:rsidRPr="004A4B49" w:rsidDel="0011796B" w:rsidRDefault="00567BF5" w:rsidP="0011796B">
            <w:pPr>
              <w:rPr>
                <w:moveFrom w:id="6830" w:author="tedo gogoladze" w:date="2020-01-04T23:27:00Z"/>
                <w:rFonts w:ascii="Arial" w:eastAsia="Times New Roman" w:hAnsi="Arial" w:cs="Arial"/>
                <w:color w:val="000000"/>
                <w:sz w:val="18"/>
                <w:szCs w:val="18"/>
                <w:lang w:val="en-GB" w:eastAsia="en-US"/>
                <w:rPrChange w:id="6831" w:author="Mario Ezequiel Scott" w:date="2019-12-29T19:14:00Z">
                  <w:rPr>
                    <w:moveFrom w:id="6832" w:author="tedo gogoladze" w:date="2020-01-04T23:27:00Z"/>
                    <w:rFonts w:ascii="Arial" w:eastAsia="Times New Roman" w:hAnsi="Arial" w:cs="Arial"/>
                    <w:color w:val="000000"/>
                    <w:sz w:val="18"/>
                    <w:szCs w:val="18"/>
                    <w:lang w:val="en-US" w:eastAsia="en-US"/>
                  </w:rPr>
                </w:rPrChange>
              </w:rPr>
              <w:pPrChange w:id="6833" w:author="tedo gogoladze" w:date="2020-01-04T23:26:00Z">
                <w:pPr>
                  <w:autoSpaceDE/>
                  <w:spacing w:before="0" w:after="0"/>
                  <w:jc w:val="right"/>
                </w:pPr>
              </w:pPrChange>
            </w:pPr>
            <w:moveFrom w:id="6834" w:author="tedo gogoladze" w:date="2020-01-04T23:27:00Z">
              <w:r w:rsidRPr="004A4B49" w:rsidDel="0011796B">
                <w:rPr>
                  <w:rFonts w:ascii="Arial" w:eastAsia="Times New Roman" w:hAnsi="Arial" w:cs="Arial"/>
                  <w:color w:val="000000"/>
                  <w:sz w:val="18"/>
                  <w:szCs w:val="18"/>
                  <w:lang w:val="en-GB" w:eastAsia="en-US"/>
                  <w:rPrChange w:id="6835" w:author="Mario Ezequiel Scott" w:date="2019-12-29T19:14:00Z">
                    <w:rPr>
                      <w:rFonts w:ascii="Arial" w:eastAsia="Times New Roman" w:hAnsi="Arial" w:cs="Arial"/>
                      <w:color w:val="000000"/>
                      <w:sz w:val="18"/>
                      <w:szCs w:val="18"/>
                      <w:lang w:val="en-US" w:eastAsia="en-US"/>
                    </w:rPr>
                  </w:rPrChange>
                </w:rPr>
                <w:t>neuroticism</w:t>
              </w:r>
            </w:moveFrom>
          </w:p>
        </w:tc>
        <w:tc>
          <w:tcPr>
            <w:tcW w:w="1160" w:type="dxa"/>
            <w:tcBorders>
              <w:top w:val="single" w:sz="4" w:space="0" w:color="auto"/>
              <w:left w:val="nil"/>
              <w:bottom w:val="single" w:sz="4" w:space="0" w:color="auto"/>
              <w:right w:val="single" w:sz="4" w:space="0" w:color="auto"/>
            </w:tcBorders>
            <w:shd w:val="clear" w:color="000000" w:fill="D6DCE4"/>
            <w:vAlign w:val="center"/>
            <w:hideMark/>
          </w:tcPr>
          <w:p w14:paraId="536AB2B9" w14:textId="4596F78D" w:rsidR="00567BF5" w:rsidRPr="004A4B49" w:rsidDel="0011796B" w:rsidRDefault="00567BF5" w:rsidP="0011796B">
            <w:pPr>
              <w:rPr>
                <w:moveFrom w:id="6836" w:author="tedo gogoladze" w:date="2020-01-04T23:27:00Z"/>
                <w:rFonts w:ascii="Arial" w:eastAsia="Times New Roman" w:hAnsi="Arial" w:cs="Arial"/>
                <w:color w:val="000000"/>
                <w:sz w:val="18"/>
                <w:szCs w:val="18"/>
                <w:lang w:val="en-GB" w:eastAsia="en-US"/>
                <w:rPrChange w:id="6837" w:author="Mario Ezequiel Scott" w:date="2019-12-29T19:14:00Z">
                  <w:rPr>
                    <w:moveFrom w:id="6838" w:author="tedo gogoladze" w:date="2020-01-04T23:27:00Z"/>
                    <w:rFonts w:ascii="Arial" w:eastAsia="Times New Roman" w:hAnsi="Arial" w:cs="Arial"/>
                    <w:color w:val="000000"/>
                    <w:sz w:val="18"/>
                    <w:szCs w:val="18"/>
                    <w:lang w:val="en-US" w:eastAsia="en-US"/>
                  </w:rPr>
                </w:rPrChange>
              </w:rPr>
              <w:pPrChange w:id="6839" w:author="tedo gogoladze" w:date="2020-01-04T23:26:00Z">
                <w:pPr>
                  <w:autoSpaceDE/>
                  <w:spacing w:before="0" w:after="0"/>
                  <w:jc w:val="right"/>
                </w:pPr>
              </w:pPrChange>
            </w:pPr>
            <w:moveFrom w:id="6840" w:author="tedo gogoladze" w:date="2020-01-04T23:27:00Z">
              <w:r w:rsidRPr="004A4B49" w:rsidDel="0011796B">
                <w:rPr>
                  <w:rFonts w:ascii="Arial" w:eastAsia="Times New Roman" w:hAnsi="Arial" w:cs="Arial"/>
                  <w:color w:val="000000"/>
                  <w:sz w:val="18"/>
                  <w:szCs w:val="18"/>
                  <w:lang w:val="en-GB" w:eastAsia="en-US"/>
                  <w:rPrChange w:id="6841" w:author="Mario Ezequiel Scott" w:date="2019-12-29T19:14:00Z">
                    <w:rPr>
                      <w:rFonts w:ascii="Arial" w:eastAsia="Times New Roman" w:hAnsi="Arial" w:cs="Arial"/>
                      <w:color w:val="000000"/>
                      <w:sz w:val="18"/>
                      <w:szCs w:val="18"/>
                      <w:lang w:val="en-US" w:eastAsia="en-US"/>
                    </w:rPr>
                  </w:rPrChange>
                </w:rPr>
                <w:t>openness</w:t>
              </w:r>
            </w:moveFrom>
          </w:p>
        </w:tc>
      </w:tr>
      <w:tr w:rsidR="00567BF5" w:rsidRPr="004A4B49" w:rsidDel="0011796B" w14:paraId="2D1C6EE9" w14:textId="431DC046" w:rsidTr="00047924">
        <w:trPr>
          <w:trHeight w:val="300"/>
        </w:trPr>
        <w:tc>
          <w:tcPr>
            <w:tcW w:w="1165" w:type="dxa"/>
            <w:tcBorders>
              <w:top w:val="nil"/>
              <w:left w:val="single" w:sz="4" w:space="0" w:color="auto"/>
              <w:bottom w:val="single" w:sz="4" w:space="0" w:color="auto"/>
              <w:right w:val="single" w:sz="4" w:space="0" w:color="auto"/>
            </w:tcBorders>
            <w:shd w:val="clear" w:color="auto" w:fill="auto"/>
            <w:vAlign w:val="center"/>
            <w:hideMark/>
          </w:tcPr>
          <w:p w14:paraId="1388479C" w14:textId="2730F133" w:rsidR="00567BF5" w:rsidRPr="004A4B49" w:rsidDel="0011796B" w:rsidRDefault="00567BF5" w:rsidP="0011796B">
            <w:pPr>
              <w:rPr>
                <w:moveFrom w:id="6842" w:author="tedo gogoladze" w:date="2020-01-04T23:27:00Z"/>
                <w:rFonts w:ascii="Arial" w:eastAsia="Times New Roman" w:hAnsi="Arial" w:cs="Arial"/>
                <w:b/>
                <w:bCs/>
                <w:color w:val="000000"/>
                <w:sz w:val="18"/>
                <w:szCs w:val="18"/>
                <w:lang w:val="en-GB" w:eastAsia="en-US"/>
                <w:rPrChange w:id="6843" w:author="Mario Ezequiel Scott" w:date="2019-12-29T19:14:00Z">
                  <w:rPr>
                    <w:moveFrom w:id="6844" w:author="tedo gogoladze" w:date="2020-01-04T23:27:00Z"/>
                    <w:rFonts w:ascii="Arial" w:eastAsia="Times New Roman" w:hAnsi="Arial" w:cs="Arial"/>
                    <w:b/>
                    <w:bCs/>
                    <w:color w:val="000000"/>
                    <w:sz w:val="18"/>
                    <w:szCs w:val="18"/>
                    <w:lang w:val="en-US" w:eastAsia="en-US"/>
                  </w:rPr>
                </w:rPrChange>
              </w:rPr>
              <w:pPrChange w:id="6845" w:author="tedo gogoladze" w:date="2020-01-04T23:26:00Z">
                <w:pPr>
                  <w:autoSpaceDE/>
                  <w:spacing w:before="0" w:after="0"/>
                  <w:jc w:val="right"/>
                </w:pPr>
              </w:pPrChange>
            </w:pPr>
            <w:moveFrom w:id="6846" w:author="tedo gogoladze" w:date="2020-01-04T23:27:00Z">
              <w:r w:rsidRPr="004A4B49" w:rsidDel="0011796B">
                <w:rPr>
                  <w:rFonts w:ascii="Arial" w:eastAsia="Times New Roman" w:hAnsi="Arial" w:cs="Arial"/>
                  <w:b/>
                  <w:bCs/>
                  <w:color w:val="000000"/>
                  <w:sz w:val="18"/>
                  <w:szCs w:val="18"/>
                  <w:lang w:val="en-GB" w:eastAsia="en-US"/>
                  <w:rPrChange w:id="6847" w:author="Mario Ezequiel Scott" w:date="2019-12-29T19:14:00Z">
                    <w:rPr>
                      <w:rFonts w:ascii="Arial" w:eastAsia="Times New Roman" w:hAnsi="Arial" w:cs="Arial"/>
                      <w:b/>
                      <w:bCs/>
                      <w:color w:val="000000"/>
                      <w:sz w:val="18"/>
                      <w:szCs w:val="18"/>
                      <w:lang w:val="en-US" w:eastAsia="en-US"/>
                    </w:rPr>
                  </w:rPrChange>
                </w:rPr>
                <w:t>Negative</w:t>
              </w:r>
            </w:moveFrom>
          </w:p>
        </w:tc>
        <w:tc>
          <w:tcPr>
            <w:tcW w:w="1515" w:type="dxa"/>
            <w:tcBorders>
              <w:top w:val="nil"/>
              <w:left w:val="nil"/>
              <w:bottom w:val="single" w:sz="4" w:space="0" w:color="auto"/>
              <w:right w:val="single" w:sz="4" w:space="0" w:color="auto"/>
            </w:tcBorders>
            <w:shd w:val="clear" w:color="auto" w:fill="auto"/>
            <w:noWrap/>
            <w:vAlign w:val="bottom"/>
            <w:hideMark/>
          </w:tcPr>
          <w:p w14:paraId="6E2FDAB9" w14:textId="32A0A690" w:rsidR="00567BF5" w:rsidRPr="004A4B49" w:rsidDel="0011796B" w:rsidRDefault="00567BF5" w:rsidP="0011796B">
            <w:pPr>
              <w:rPr>
                <w:moveFrom w:id="6848" w:author="tedo gogoladze" w:date="2020-01-04T23:27:00Z"/>
                <w:rFonts w:ascii="Calibri" w:eastAsia="Times New Roman" w:hAnsi="Calibri" w:cs="Calibri"/>
                <w:color w:val="000000"/>
                <w:sz w:val="18"/>
                <w:szCs w:val="18"/>
                <w:lang w:val="en-GB" w:eastAsia="en-US"/>
                <w:rPrChange w:id="6849" w:author="Mario Ezequiel Scott" w:date="2019-12-29T19:14:00Z">
                  <w:rPr>
                    <w:moveFrom w:id="6850" w:author="tedo gogoladze" w:date="2020-01-04T23:27:00Z"/>
                    <w:rFonts w:ascii="Calibri" w:eastAsia="Times New Roman" w:hAnsi="Calibri" w:cs="Calibri"/>
                    <w:color w:val="000000"/>
                    <w:sz w:val="18"/>
                    <w:szCs w:val="18"/>
                    <w:lang w:val="en-US" w:eastAsia="en-US"/>
                  </w:rPr>
                </w:rPrChange>
              </w:rPr>
              <w:pPrChange w:id="6851" w:author="tedo gogoladze" w:date="2020-01-04T23:26:00Z">
                <w:pPr>
                  <w:autoSpaceDE/>
                  <w:spacing w:before="0" w:after="0"/>
                  <w:jc w:val="right"/>
                </w:pPr>
              </w:pPrChange>
            </w:pPr>
            <w:moveFrom w:id="6852" w:author="tedo gogoladze" w:date="2020-01-04T23:27:00Z">
              <w:r w:rsidRPr="004A4B49" w:rsidDel="0011796B">
                <w:rPr>
                  <w:rFonts w:ascii="Calibri" w:eastAsia="Times New Roman" w:hAnsi="Calibri" w:cs="Calibri"/>
                  <w:color w:val="000000"/>
                  <w:sz w:val="18"/>
                  <w:szCs w:val="18"/>
                  <w:lang w:val="en-GB" w:eastAsia="en-US"/>
                  <w:rPrChange w:id="6853" w:author="Mario Ezequiel Scott" w:date="2019-12-29T19:14:00Z">
                    <w:rPr>
                      <w:rFonts w:ascii="Calibri" w:eastAsia="Times New Roman" w:hAnsi="Calibri" w:cs="Calibri"/>
                      <w:color w:val="000000"/>
                      <w:sz w:val="18"/>
                      <w:szCs w:val="18"/>
                      <w:lang w:val="en-US" w:eastAsia="en-US"/>
                    </w:rPr>
                  </w:rPrChange>
                </w:rPr>
                <w:t>50</w:t>
              </w:r>
            </w:moveFrom>
          </w:p>
        </w:tc>
        <w:tc>
          <w:tcPr>
            <w:tcW w:w="2140" w:type="dxa"/>
            <w:tcBorders>
              <w:top w:val="nil"/>
              <w:left w:val="nil"/>
              <w:bottom w:val="single" w:sz="4" w:space="0" w:color="auto"/>
              <w:right w:val="single" w:sz="4" w:space="0" w:color="auto"/>
            </w:tcBorders>
            <w:shd w:val="clear" w:color="auto" w:fill="auto"/>
            <w:noWrap/>
            <w:vAlign w:val="bottom"/>
            <w:hideMark/>
          </w:tcPr>
          <w:p w14:paraId="3CE6EE1B" w14:textId="464B84D7" w:rsidR="00567BF5" w:rsidRPr="004A4B49" w:rsidDel="0011796B" w:rsidRDefault="00567BF5" w:rsidP="0011796B">
            <w:pPr>
              <w:rPr>
                <w:moveFrom w:id="6854" w:author="tedo gogoladze" w:date="2020-01-04T23:27:00Z"/>
                <w:rFonts w:ascii="Calibri" w:eastAsia="Times New Roman" w:hAnsi="Calibri" w:cs="Calibri"/>
                <w:color w:val="000000"/>
                <w:sz w:val="18"/>
                <w:szCs w:val="18"/>
                <w:lang w:val="en-GB" w:eastAsia="en-US"/>
                <w:rPrChange w:id="6855" w:author="Mario Ezequiel Scott" w:date="2019-12-29T19:14:00Z">
                  <w:rPr>
                    <w:moveFrom w:id="6856" w:author="tedo gogoladze" w:date="2020-01-04T23:27:00Z"/>
                    <w:rFonts w:ascii="Calibri" w:eastAsia="Times New Roman" w:hAnsi="Calibri" w:cs="Calibri"/>
                    <w:color w:val="000000"/>
                    <w:sz w:val="18"/>
                    <w:szCs w:val="18"/>
                    <w:lang w:val="en-US" w:eastAsia="en-US"/>
                  </w:rPr>
                </w:rPrChange>
              </w:rPr>
              <w:pPrChange w:id="6857" w:author="tedo gogoladze" w:date="2020-01-04T23:26:00Z">
                <w:pPr>
                  <w:autoSpaceDE/>
                  <w:spacing w:before="0" w:after="0"/>
                  <w:jc w:val="right"/>
                </w:pPr>
              </w:pPrChange>
            </w:pPr>
            <w:moveFrom w:id="6858" w:author="tedo gogoladze" w:date="2020-01-04T23:27:00Z">
              <w:r w:rsidRPr="004A4B49" w:rsidDel="0011796B">
                <w:rPr>
                  <w:rFonts w:ascii="Calibri" w:eastAsia="Times New Roman" w:hAnsi="Calibri" w:cs="Calibri"/>
                  <w:color w:val="000000"/>
                  <w:sz w:val="18"/>
                  <w:szCs w:val="18"/>
                  <w:lang w:val="en-GB" w:eastAsia="en-US"/>
                  <w:rPrChange w:id="6859" w:author="Mario Ezequiel Scott" w:date="2019-12-29T19:14:00Z">
                    <w:rPr>
                      <w:rFonts w:ascii="Calibri" w:eastAsia="Times New Roman" w:hAnsi="Calibri" w:cs="Calibri"/>
                      <w:color w:val="000000"/>
                      <w:sz w:val="18"/>
                      <w:szCs w:val="18"/>
                      <w:lang w:val="en-US" w:eastAsia="en-US"/>
                    </w:rPr>
                  </w:rPrChange>
                </w:rPr>
                <w:t>48</w:t>
              </w:r>
            </w:moveFrom>
          </w:p>
        </w:tc>
        <w:tc>
          <w:tcPr>
            <w:tcW w:w="1420" w:type="dxa"/>
            <w:tcBorders>
              <w:top w:val="nil"/>
              <w:left w:val="nil"/>
              <w:bottom w:val="single" w:sz="4" w:space="0" w:color="auto"/>
              <w:right w:val="single" w:sz="4" w:space="0" w:color="auto"/>
            </w:tcBorders>
            <w:shd w:val="clear" w:color="auto" w:fill="auto"/>
            <w:noWrap/>
            <w:vAlign w:val="bottom"/>
            <w:hideMark/>
          </w:tcPr>
          <w:p w14:paraId="0249683D" w14:textId="1B6A08D8" w:rsidR="00567BF5" w:rsidRPr="004A4B49" w:rsidDel="0011796B" w:rsidRDefault="00567BF5" w:rsidP="0011796B">
            <w:pPr>
              <w:rPr>
                <w:moveFrom w:id="6860" w:author="tedo gogoladze" w:date="2020-01-04T23:27:00Z"/>
                <w:rFonts w:ascii="Calibri" w:eastAsia="Times New Roman" w:hAnsi="Calibri" w:cs="Calibri"/>
                <w:color w:val="000000"/>
                <w:sz w:val="18"/>
                <w:szCs w:val="18"/>
                <w:lang w:val="en-GB" w:eastAsia="en-US"/>
                <w:rPrChange w:id="6861" w:author="Mario Ezequiel Scott" w:date="2019-12-29T19:14:00Z">
                  <w:rPr>
                    <w:moveFrom w:id="6862" w:author="tedo gogoladze" w:date="2020-01-04T23:27:00Z"/>
                    <w:rFonts w:ascii="Calibri" w:eastAsia="Times New Roman" w:hAnsi="Calibri" w:cs="Calibri"/>
                    <w:color w:val="000000"/>
                    <w:sz w:val="18"/>
                    <w:szCs w:val="18"/>
                    <w:lang w:val="en-US" w:eastAsia="en-US"/>
                  </w:rPr>
                </w:rPrChange>
              </w:rPr>
              <w:pPrChange w:id="6863" w:author="tedo gogoladze" w:date="2020-01-04T23:26:00Z">
                <w:pPr>
                  <w:autoSpaceDE/>
                  <w:spacing w:before="0" w:after="0"/>
                  <w:jc w:val="right"/>
                </w:pPr>
              </w:pPrChange>
            </w:pPr>
            <w:moveFrom w:id="6864" w:author="tedo gogoladze" w:date="2020-01-04T23:27:00Z">
              <w:r w:rsidRPr="004A4B49" w:rsidDel="0011796B">
                <w:rPr>
                  <w:rFonts w:ascii="Calibri" w:eastAsia="Times New Roman" w:hAnsi="Calibri" w:cs="Calibri"/>
                  <w:color w:val="000000"/>
                  <w:sz w:val="18"/>
                  <w:szCs w:val="18"/>
                  <w:lang w:val="en-GB" w:eastAsia="en-US"/>
                  <w:rPrChange w:id="6865" w:author="Mario Ezequiel Scott" w:date="2019-12-29T19:14:00Z">
                    <w:rPr>
                      <w:rFonts w:ascii="Calibri" w:eastAsia="Times New Roman" w:hAnsi="Calibri" w:cs="Calibri"/>
                      <w:color w:val="000000"/>
                      <w:sz w:val="18"/>
                      <w:szCs w:val="18"/>
                      <w:lang w:val="en-US" w:eastAsia="en-US"/>
                    </w:rPr>
                  </w:rPrChange>
                </w:rPr>
                <w:t>47</w:t>
              </w:r>
            </w:moveFrom>
          </w:p>
        </w:tc>
        <w:tc>
          <w:tcPr>
            <w:tcW w:w="1340" w:type="dxa"/>
            <w:tcBorders>
              <w:top w:val="nil"/>
              <w:left w:val="nil"/>
              <w:bottom w:val="single" w:sz="4" w:space="0" w:color="auto"/>
              <w:right w:val="single" w:sz="4" w:space="0" w:color="auto"/>
            </w:tcBorders>
            <w:shd w:val="clear" w:color="auto" w:fill="auto"/>
            <w:noWrap/>
            <w:vAlign w:val="bottom"/>
            <w:hideMark/>
          </w:tcPr>
          <w:p w14:paraId="5530AB40" w14:textId="72DC77F6" w:rsidR="00567BF5" w:rsidRPr="004A4B49" w:rsidDel="0011796B" w:rsidRDefault="00567BF5" w:rsidP="0011796B">
            <w:pPr>
              <w:rPr>
                <w:moveFrom w:id="6866" w:author="tedo gogoladze" w:date="2020-01-04T23:27:00Z"/>
                <w:rFonts w:ascii="Calibri" w:eastAsia="Times New Roman" w:hAnsi="Calibri" w:cs="Calibri"/>
                <w:color w:val="000000"/>
                <w:sz w:val="18"/>
                <w:szCs w:val="18"/>
                <w:lang w:val="en-GB" w:eastAsia="en-US"/>
                <w:rPrChange w:id="6867" w:author="Mario Ezequiel Scott" w:date="2019-12-29T19:14:00Z">
                  <w:rPr>
                    <w:moveFrom w:id="6868" w:author="tedo gogoladze" w:date="2020-01-04T23:27:00Z"/>
                    <w:rFonts w:ascii="Calibri" w:eastAsia="Times New Roman" w:hAnsi="Calibri" w:cs="Calibri"/>
                    <w:color w:val="000000"/>
                    <w:sz w:val="18"/>
                    <w:szCs w:val="18"/>
                    <w:lang w:val="en-US" w:eastAsia="en-US"/>
                  </w:rPr>
                </w:rPrChange>
              </w:rPr>
              <w:pPrChange w:id="6869" w:author="tedo gogoladze" w:date="2020-01-04T23:26:00Z">
                <w:pPr>
                  <w:autoSpaceDE/>
                  <w:spacing w:before="0" w:after="0"/>
                  <w:jc w:val="right"/>
                </w:pPr>
              </w:pPrChange>
            </w:pPr>
            <w:moveFrom w:id="6870" w:author="tedo gogoladze" w:date="2020-01-04T23:27:00Z">
              <w:r w:rsidRPr="004A4B49" w:rsidDel="0011796B">
                <w:rPr>
                  <w:rFonts w:ascii="Calibri" w:eastAsia="Times New Roman" w:hAnsi="Calibri" w:cs="Calibri"/>
                  <w:color w:val="000000"/>
                  <w:sz w:val="18"/>
                  <w:szCs w:val="18"/>
                  <w:lang w:val="en-GB" w:eastAsia="en-US"/>
                  <w:rPrChange w:id="6871" w:author="Mario Ezequiel Scott" w:date="2019-12-29T19:14:00Z">
                    <w:rPr>
                      <w:rFonts w:ascii="Calibri" w:eastAsia="Times New Roman" w:hAnsi="Calibri" w:cs="Calibri"/>
                      <w:color w:val="000000"/>
                      <w:sz w:val="18"/>
                      <w:szCs w:val="18"/>
                      <w:lang w:val="en-US" w:eastAsia="en-US"/>
                    </w:rPr>
                  </w:rPrChange>
                </w:rPr>
                <w:t>54</w:t>
              </w:r>
            </w:moveFrom>
          </w:p>
        </w:tc>
        <w:tc>
          <w:tcPr>
            <w:tcW w:w="1160" w:type="dxa"/>
            <w:tcBorders>
              <w:top w:val="nil"/>
              <w:left w:val="nil"/>
              <w:bottom w:val="single" w:sz="4" w:space="0" w:color="auto"/>
              <w:right w:val="single" w:sz="4" w:space="0" w:color="auto"/>
            </w:tcBorders>
            <w:shd w:val="clear" w:color="auto" w:fill="auto"/>
            <w:noWrap/>
            <w:vAlign w:val="bottom"/>
            <w:hideMark/>
          </w:tcPr>
          <w:p w14:paraId="47268DD8" w14:textId="1C3F4A9A" w:rsidR="00567BF5" w:rsidRPr="004A4B49" w:rsidDel="0011796B" w:rsidRDefault="00567BF5" w:rsidP="0011796B">
            <w:pPr>
              <w:rPr>
                <w:moveFrom w:id="6872" w:author="tedo gogoladze" w:date="2020-01-04T23:27:00Z"/>
                <w:rFonts w:ascii="Calibri" w:eastAsia="Times New Roman" w:hAnsi="Calibri" w:cs="Calibri"/>
                <w:color w:val="000000"/>
                <w:sz w:val="18"/>
                <w:szCs w:val="18"/>
                <w:lang w:val="en-GB" w:eastAsia="en-US"/>
                <w:rPrChange w:id="6873" w:author="Mario Ezequiel Scott" w:date="2019-12-29T19:14:00Z">
                  <w:rPr>
                    <w:moveFrom w:id="6874" w:author="tedo gogoladze" w:date="2020-01-04T23:27:00Z"/>
                    <w:rFonts w:ascii="Calibri" w:eastAsia="Times New Roman" w:hAnsi="Calibri" w:cs="Calibri"/>
                    <w:color w:val="000000"/>
                    <w:sz w:val="18"/>
                    <w:szCs w:val="18"/>
                    <w:lang w:val="en-US" w:eastAsia="en-US"/>
                  </w:rPr>
                </w:rPrChange>
              </w:rPr>
              <w:pPrChange w:id="6875" w:author="tedo gogoladze" w:date="2020-01-04T23:26:00Z">
                <w:pPr>
                  <w:autoSpaceDE/>
                  <w:spacing w:before="0" w:after="0"/>
                  <w:jc w:val="right"/>
                </w:pPr>
              </w:pPrChange>
            </w:pPr>
            <w:moveFrom w:id="6876" w:author="tedo gogoladze" w:date="2020-01-04T23:27:00Z">
              <w:r w:rsidRPr="004A4B49" w:rsidDel="0011796B">
                <w:rPr>
                  <w:rFonts w:ascii="Calibri" w:eastAsia="Times New Roman" w:hAnsi="Calibri" w:cs="Calibri"/>
                  <w:color w:val="000000"/>
                  <w:sz w:val="18"/>
                  <w:szCs w:val="18"/>
                  <w:lang w:val="en-GB" w:eastAsia="en-US"/>
                  <w:rPrChange w:id="6877" w:author="Mario Ezequiel Scott" w:date="2019-12-29T19:14:00Z">
                    <w:rPr>
                      <w:rFonts w:ascii="Calibri" w:eastAsia="Times New Roman" w:hAnsi="Calibri" w:cs="Calibri"/>
                      <w:color w:val="000000"/>
                      <w:sz w:val="18"/>
                      <w:szCs w:val="18"/>
                      <w:lang w:val="en-US" w:eastAsia="en-US"/>
                    </w:rPr>
                  </w:rPrChange>
                </w:rPr>
                <w:t>50</w:t>
              </w:r>
            </w:moveFrom>
          </w:p>
        </w:tc>
      </w:tr>
      <w:tr w:rsidR="00567BF5" w:rsidRPr="004A4B49" w:rsidDel="0011796B" w14:paraId="40C73C59" w14:textId="68F039FF" w:rsidTr="00047924">
        <w:trPr>
          <w:trHeight w:val="300"/>
        </w:trPr>
        <w:tc>
          <w:tcPr>
            <w:tcW w:w="1165" w:type="dxa"/>
            <w:tcBorders>
              <w:top w:val="nil"/>
              <w:left w:val="single" w:sz="4" w:space="0" w:color="auto"/>
              <w:bottom w:val="single" w:sz="4" w:space="0" w:color="auto"/>
              <w:right w:val="single" w:sz="4" w:space="0" w:color="auto"/>
            </w:tcBorders>
            <w:shd w:val="clear" w:color="auto" w:fill="auto"/>
            <w:vAlign w:val="center"/>
            <w:hideMark/>
          </w:tcPr>
          <w:p w14:paraId="36D7B983" w14:textId="53AB7752" w:rsidR="00567BF5" w:rsidRPr="004A4B49" w:rsidDel="0011796B" w:rsidRDefault="00567BF5" w:rsidP="0011796B">
            <w:pPr>
              <w:rPr>
                <w:moveFrom w:id="6878" w:author="tedo gogoladze" w:date="2020-01-04T23:27:00Z"/>
                <w:rFonts w:ascii="Arial" w:eastAsia="Times New Roman" w:hAnsi="Arial" w:cs="Arial"/>
                <w:b/>
                <w:bCs/>
                <w:color w:val="000000"/>
                <w:sz w:val="18"/>
                <w:szCs w:val="18"/>
                <w:lang w:val="en-GB" w:eastAsia="en-US"/>
                <w:rPrChange w:id="6879" w:author="Mario Ezequiel Scott" w:date="2019-12-29T19:14:00Z">
                  <w:rPr>
                    <w:moveFrom w:id="6880" w:author="tedo gogoladze" w:date="2020-01-04T23:27:00Z"/>
                    <w:rFonts w:ascii="Arial" w:eastAsia="Times New Roman" w:hAnsi="Arial" w:cs="Arial"/>
                    <w:b/>
                    <w:bCs/>
                    <w:color w:val="000000"/>
                    <w:sz w:val="18"/>
                    <w:szCs w:val="18"/>
                    <w:lang w:val="en-US" w:eastAsia="en-US"/>
                  </w:rPr>
                </w:rPrChange>
              </w:rPr>
              <w:pPrChange w:id="6881" w:author="tedo gogoladze" w:date="2020-01-04T23:26:00Z">
                <w:pPr>
                  <w:autoSpaceDE/>
                  <w:spacing w:before="0" w:after="0"/>
                  <w:jc w:val="right"/>
                </w:pPr>
              </w:pPrChange>
            </w:pPr>
            <w:moveFrom w:id="6882" w:author="tedo gogoladze" w:date="2020-01-04T23:27:00Z">
              <w:r w:rsidRPr="004A4B49" w:rsidDel="0011796B">
                <w:rPr>
                  <w:rFonts w:ascii="Arial" w:eastAsia="Times New Roman" w:hAnsi="Arial" w:cs="Arial"/>
                  <w:b/>
                  <w:bCs/>
                  <w:color w:val="000000"/>
                  <w:sz w:val="18"/>
                  <w:szCs w:val="18"/>
                  <w:lang w:val="en-GB" w:eastAsia="en-US"/>
                  <w:rPrChange w:id="6883" w:author="Mario Ezequiel Scott" w:date="2019-12-29T19:14:00Z">
                    <w:rPr>
                      <w:rFonts w:ascii="Arial" w:eastAsia="Times New Roman" w:hAnsi="Arial" w:cs="Arial"/>
                      <w:b/>
                      <w:bCs/>
                      <w:color w:val="000000"/>
                      <w:sz w:val="18"/>
                      <w:szCs w:val="18"/>
                      <w:lang w:val="en-US" w:eastAsia="en-US"/>
                    </w:rPr>
                  </w:rPrChange>
                </w:rPr>
                <w:t>Positive</w:t>
              </w:r>
            </w:moveFrom>
          </w:p>
        </w:tc>
        <w:tc>
          <w:tcPr>
            <w:tcW w:w="1515" w:type="dxa"/>
            <w:tcBorders>
              <w:top w:val="nil"/>
              <w:left w:val="nil"/>
              <w:bottom w:val="single" w:sz="4" w:space="0" w:color="auto"/>
              <w:right w:val="single" w:sz="4" w:space="0" w:color="auto"/>
            </w:tcBorders>
            <w:shd w:val="clear" w:color="auto" w:fill="auto"/>
            <w:noWrap/>
            <w:vAlign w:val="bottom"/>
            <w:hideMark/>
          </w:tcPr>
          <w:p w14:paraId="0CF49A67" w14:textId="43D6AB6A" w:rsidR="00567BF5" w:rsidRPr="004A4B49" w:rsidDel="0011796B" w:rsidRDefault="00567BF5" w:rsidP="0011796B">
            <w:pPr>
              <w:rPr>
                <w:moveFrom w:id="6884" w:author="tedo gogoladze" w:date="2020-01-04T23:27:00Z"/>
                <w:rFonts w:ascii="Calibri" w:eastAsia="Times New Roman" w:hAnsi="Calibri" w:cs="Calibri"/>
                <w:color w:val="000000"/>
                <w:sz w:val="18"/>
                <w:szCs w:val="18"/>
                <w:lang w:val="en-GB" w:eastAsia="en-US"/>
                <w:rPrChange w:id="6885" w:author="Mario Ezequiel Scott" w:date="2019-12-29T19:14:00Z">
                  <w:rPr>
                    <w:moveFrom w:id="6886" w:author="tedo gogoladze" w:date="2020-01-04T23:27:00Z"/>
                    <w:rFonts w:ascii="Calibri" w:eastAsia="Times New Roman" w:hAnsi="Calibri" w:cs="Calibri"/>
                    <w:color w:val="000000"/>
                    <w:sz w:val="18"/>
                    <w:szCs w:val="18"/>
                    <w:lang w:val="en-US" w:eastAsia="en-US"/>
                  </w:rPr>
                </w:rPrChange>
              </w:rPr>
              <w:pPrChange w:id="6887" w:author="tedo gogoladze" w:date="2020-01-04T23:26:00Z">
                <w:pPr>
                  <w:autoSpaceDE/>
                  <w:spacing w:before="0" w:after="0"/>
                  <w:jc w:val="right"/>
                </w:pPr>
              </w:pPrChange>
            </w:pPr>
            <w:moveFrom w:id="6888" w:author="tedo gogoladze" w:date="2020-01-04T23:27:00Z">
              <w:r w:rsidRPr="004A4B49" w:rsidDel="0011796B">
                <w:rPr>
                  <w:rFonts w:ascii="Calibri" w:eastAsia="Times New Roman" w:hAnsi="Calibri" w:cs="Calibri"/>
                  <w:color w:val="000000"/>
                  <w:sz w:val="18"/>
                  <w:szCs w:val="18"/>
                  <w:lang w:val="en-GB" w:eastAsia="en-US"/>
                  <w:rPrChange w:id="6889" w:author="Mario Ezequiel Scott" w:date="2019-12-29T19:14:00Z">
                    <w:rPr>
                      <w:rFonts w:ascii="Calibri" w:eastAsia="Times New Roman" w:hAnsi="Calibri" w:cs="Calibri"/>
                      <w:color w:val="000000"/>
                      <w:sz w:val="18"/>
                      <w:szCs w:val="18"/>
                      <w:lang w:val="en-US" w:eastAsia="en-US"/>
                    </w:rPr>
                  </w:rPrChange>
                </w:rPr>
                <w:t>50</w:t>
              </w:r>
            </w:moveFrom>
          </w:p>
        </w:tc>
        <w:tc>
          <w:tcPr>
            <w:tcW w:w="2140" w:type="dxa"/>
            <w:tcBorders>
              <w:top w:val="nil"/>
              <w:left w:val="nil"/>
              <w:bottom w:val="single" w:sz="4" w:space="0" w:color="auto"/>
              <w:right w:val="single" w:sz="4" w:space="0" w:color="auto"/>
            </w:tcBorders>
            <w:shd w:val="clear" w:color="auto" w:fill="auto"/>
            <w:noWrap/>
            <w:vAlign w:val="bottom"/>
            <w:hideMark/>
          </w:tcPr>
          <w:p w14:paraId="1ED423A8" w14:textId="0C3542E8" w:rsidR="00567BF5" w:rsidRPr="004A4B49" w:rsidDel="0011796B" w:rsidRDefault="00567BF5" w:rsidP="0011796B">
            <w:pPr>
              <w:rPr>
                <w:moveFrom w:id="6890" w:author="tedo gogoladze" w:date="2020-01-04T23:27:00Z"/>
                <w:rFonts w:ascii="Calibri" w:eastAsia="Times New Roman" w:hAnsi="Calibri" w:cs="Calibri"/>
                <w:color w:val="000000"/>
                <w:sz w:val="18"/>
                <w:szCs w:val="18"/>
                <w:lang w:val="en-GB" w:eastAsia="en-US"/>
                <w:rPrChange w:id="6891" w:author="Mario Ezequiel Scott" w:date="2019-12-29T19:14:00Z">
                  <w:rPr>
                    <w:moveFrom w:id="6892" w:author="tedo gogoladze" w:date="2020-01-04T23:27:00Z"/>
                    <w:rFonts w:ascii="Calibri" w:eastAsia="Times New Roman" w:hAnsi="Calibri" w:cs="Calibri"/>
                    <w:color w:val="000000"/>
                    <w:sz w:val="18"/>
                    <w:szCs w:val="18"/>
                    <w:lang w:val="en-US" w:eastAsia="en-US"/>
                  </w:rPr>
                </w:rPrChange>
              </w:rPr>
              <w:pPrChange w:id="6893" w:author="tedo gogoladze" w:date="2020-01-04T23:26:00Z">
                <w:pPr>
                  <w:autoSpaceDE/>
                  <w:spacing w:before="0" w:after="0"/>
                  <w:jc w:val="right"/>
                </w:pPr>
              </w:pPrChange>
            </w:pPr>
            <w:moveFrom w:id="6894" w:author="tedo gogoladze" w:date="2020-01-04T23:27:00Z">
              <w:r w:rsidRPr="004A4B49" w:rsidDel="0011796B">
                <w:rPr>
                  <w:rFonts w:ascii="Calibri" w:eastAsia="Times New Roman" w:hAnsi="Calibri" w:cs="Calibri"/>
                  <w:color w:val="000000"/>
                  <w:sz w:val="18"/>
                  <w:szCs w:val="18"/>
                  <w:lang w:val="en-GB" w:eastAsia="en-US"/>
                  <w:rPrChange w:id="6895" w:author="Mario Ezequiel Scott" w:date="2019-12-29T19:14:00Z">
                    <w:rPr>
                      <w:rFonts w:ascii="Calibri" w:eastAsia="Times New Roman" w:hAnsi="Calibri" w:cs="Calibri"/>
                      <w:color w:val="000000"/>
                      <w:sz w:val="18"/>
                      <w:szCs w:val="18"/>
                      <w:lang w:val="en-US" w:eastAsia="en-US"/>
                    </w:rPr>
                  </w:rPrChange>
                </w:rPr>
                <w:t>52</w:t>
              </w:r>
            </w:moveFrom>
          </w:p>
        </w:tc>
        <w:tc>
          <w:tcPr>
            <w:tcW w:w="1420" w:type="dxa"/>
            <w:tcBorders>
              <w:top w:val="nil"/>
              <w:left w:val="nil"/>
              <w:bottom w:val="single" w:sz="4" w:space="0" w:color="auto"/>
              <w:right w:val="single" w:sz="4" w:space="0" w:color="auto"/>
            </w:tcBorders>
            <w:shd w:val="clear" w:color="auto" w:fill="auto"/>
            <w:noWrap/>
            <w:vAlign w:val="bottom"/>
            <w:hideMark/>
          </w:tcPr>
          <w:p w14:paraId="4B68AD63" w14:textId="2BDF39AF" w:rsidR="00567BF5" w:rsidRPr="004A4B49" w:rsidDel="0011796B" w:rsidRDefault="00567BF5" w:rsidP="0011796B">
            <w:pPr>
              <w:rPr>
                <w:moveFrom w:id="6896" w:author="tedo gogoladze" w:date="2020-01-04T23:27:00Z"/>
                <w:rFonts w:ascii="Calibri" w:eastAsia="Times New Roman" w:hAnsi="Calibri" w:cs="Calibri"/>
                <w:color w:val="000000"/>
                <w:sz w:val="18"/>
                <w:szCs w:val="18"/>
                <w:lang w:val="en-GB" w:eastAsia="en-US"/>
                <w:rPrChange w:id="6897" w:author="Mario Ezequiel Scott" w:date="2019-12-29T19:14:00Z">
                  <w:rPr>
                    <w:moveFrom w:id="6898" w:author="tedo gogoladze" w:date="2020-01-04T23:27:00Z"/>
                    <w:rFonts w:ascii="Calibri" w:eastAsia="Times New Roman" w:hAnsi="Calibri" w:cs="Calibri"/>
                    <w:color w:val="000000"/>
                    <w:sz w:val="18"/>
                    <w:szCs w:val="18"/>
                    <w:lang w:val="en-US" w:eastAsia="en-US"/>
                  </w:rPr>
                </w:rPrChange>
              </w:rPr>
              <w:pPrChange w:id="6899" w:author="tedo gogoladze" w:date="2020-01-04T23:26:00Z">
                <w:pPr>
                  <w:autoSpaceDE/>
                  <w:spacing w:before="0" w:after="0"/>
                  <w:jc w:val="right"/>
                </w:pPr>
              </w:pPrChange>
            </w:pPr>
            <w:moveFrom w:id="6900" w:author="tedo gogoladze" w:date="2020-01-04T23:27:00Z">
              <w:r w:rsidRPr="004A4B49" w:rsidDel="0011796B">
                <w:rPr>
                  <w:rFonts w:ascii="Calibri" w:eastAsia="Times New Roman" w:hAnsi="Calibri" w:cs="Calibri"/>
                  <w:color w:val="000000"/>
                  <w:sz w:val="18"/>
                  <w:szCs w:val="18"/>
                  <w:lang w:val="en-GB" w:eastAsia="en-US"/>
                  <w:rPrChange w:id="6901" w:author="Mario Ezequiel Scott" w:date="2019-12-29T19:14:00Z">
                    <w:rPr>
                      <w:rFonts w:ascii="Calibri" w:eastAsia="Times New Roman" w:hAnsi="Calibri" w:cs="Calibri"/>
                      <w:color w:val="000000"/>
                      <w:sz w:val="18"/>
                      <w:szCs w:val="18"/>
                      <w:lang w:val="en-US" w:eastAsia="en-US"/>
                    </w:rPr>
                  </w:rPrChange>
                </w:rPr>
                <w:t>53</w:t>
              </w:r>
            </w:moveFrom>
          </w:p>
        </w:tc>
        <w:tc>
          <w:tcPr>
            <w:tcW w:w="1340" w:type="dxa"/>
            <w:tcBorders>
              <w:top w:val="nil"/>
              <w:left w:val="nil"/>
              <w:bottom w:val="single" w:sz="4" w:space="0" w:color="auto"/>
              <w:right w:val="single" w:sz="4" w:space="0" w:color="auto"/>
            </w:tcBorders>
            <w:shd w:val="clear" w:color="auto" w:fill="auto"/>
            <w:noWrap/>
            <w:vAlign w:val="bottom"/>
            <w:hideMark/>
          </w:tcPr>
          <w:p w14:paraId="09D08224" w14:textId="0BEC5703" w:rsidR="00567BF5" w:rsidRPr="004A4B49" w:rsidDel="0011796B" w:rsidRDefault="00567BF5" w:rsidP="0011796B">
            <w:pPr>
              <w:rPr>
                <w:moveFrom w:id="6902" w:author="tedo gogoladze" w:date="2020-01-04T23:27:00Z"/>
                <w:rFonts w:ascii="Calibri" w:eastAsia="Times New Roman" w:hAnsi="Calibri" w:cs="Calibri"/>
                <w:color w:val="000000"/>
                <w:sz w:val="18"/>
                <w:szCs w:val="18"/>
                <w:lang w:val="en-GB" w:eastAsia="en-US"/>
                <w:rPrChange w:id="6903" w:author="Mario Ezequiel Scott" w:date="2019-12-29T19:14:00Z">
                  <w:rPr>
                    <w:moveFrom w:id="6904" w:author="tedo gogoladze" w:date="2020-01-04T23:27:00Z"/>
                    <w:rFonts w:ascii="Calibri" w:eastAsia="Times New Roman" w:hAnsi="Calibri" w:cs="Calibri"/>
                    <w:color w:val="000000"/>
                    <w:sz w:val="18"/>
                    <w:szCs w:val="18"/>
                    <w:lang w:val="en-US" w:eastAsia="en-US"/>
                  </w:rPr>
                </w:rPrChange>
              </w:rPr>
              <w:pPrChange w:id="6905" w:author="tedo gogoladze" w:date="2020-01-04T23:26:00Z">
                <w:pPr>
                  <w:autoSpaceDE/>
                  <w:spacing w:before="0" w:after="0"/>
                  <w:jc w:val="right"/>
                </w:pPr>
              </w:pPrChange>
            </w:pPr>
            <w:moveFrom w:id="6906" w:author="tedo gogoladze" w:date="2020-01-04T23:27:00Z">
              <w:r w:rsidRPr="004A4B49" w:rsidDel="0011796B">
                <w:rPr>
                  <w:rFonts w:ascii="Calibri" w:eastAsia="Times New Roman" w:hAnsi="Calibri" w:cs="Calibri"/>
                  <w:color w:val="000000"/>
                  <w:sz w:val="18"/>
                  <w:szCs w:val="18"/>
                  <w:lang w:val="en-GB" w:eastAsia="en-US"/>
                  <w:rPrChange w:id="6907" w:author="Mario Ezequiel Scott" w:date="2019-12-29T19:14:00Z">
                    <w:rPr>
                      <w:rFonts w:ascii="Calibri" w:eastAsia="Times New Roman" w:hAnsi="Calibri" w:cs="Calibri"/>
                      <w:color w:val="000000"/>
                      <w:sz w:val="18"/>
                      <w:szCs w:val="18"/>
                      <w:lang w:val="en-US" w:eastAsia="en-US"/>
                    </w:rPr>
                  </w:rPrChange>
                </w:rPr>
                <w:t>46</w:t>
              </w:r>
            </w:moveFrom>
          </w:p>
        </w:tc>
        <w:tc>
          <w:tcPr>
            <w:tcW w:w="1160" w:type="dxa"/>
            <w:tcBorders>
              <w:top w:val="nil"/>
              <w:left w:val="nil"/>
              <w:bottom w:val="single" w:sz="4" w:space="0" w:color="auto"/>
              <w:right w:val="single" w:sz="4" w:space="0" w:color="auto"/>
            </w:tcBorders>
            <w:shd w:val="clear" w:color="auto" w:fill="auto"/>
            <w:noWrap/>
            <w:vAlign w:val="bottom"/>
            <w:hideMark/>
          </w:tcPr>
          <w:p w14:paraId="1F1D4405" w14:textId="22927DC9" w:rsidR="00567BF5" w:rsidRPr="004A4B49" w:rsidDel="0011796B" w:rsidRDefault="00567BF5" w:rsidP="0011796B">
            <w:pPr>
              <w:rPr>
                <w:moveFrom w:id="6908" w:author="tedo gogoladze" w:date="2020-01-04T23:27:00Z"/>
                <w:rFonts w:ascii="Calibri" w:eastAsia="Times New Roman" w:hAnsi="Calibri" w:cs="Calibri"/>
                <w:color w:val="000000"/>
                <w:sz w:val="18"/>
                <w:szCs w:val="18"/>
                <w:lang w:val="en-GB" w:eastAsia="en-US"/>
                <w:rPrChange w:id="6909" w:author="Mario Ezequiel Scott" w:date="2019-12-29T19:14:00Z">
                  <w:rPr>
                    <w:moveFrom w:id="6910" w:author="tedo gogoladze" w:date="2020-01-04T23:27:00Z"/>
                    <w:rFonts w:ascii="Calibri" w:eastAsia="Times New Roman" w:hAnsi="Calibri" w:cs="Calibri"/>
                    <w:color w:val="000000"/>
                    <w:sz w:val="18"/>
                    <w:szCs w:val="18"/>
                    <w:lang w:val="en-US" w:eastAsia="en-US"/>
                  </w:rPr>
                </w:rPrChange>
              </w:rPr>
              <w:pPrChange w:id="6911" w:author="tedo gogoladze" w:date="2020-01-04T23:26:00Z">
                <w:pPr>
                  <w:autoSpaceDE/>
                  <w:spacing w:before="0" w:after="0"/>
                  <w:jc w:val="right"/>
                </w:pPr>
              </w:pPrChange>
            </w:pPr>
            <w:moveFrom w:id="6912" w:author="tedo gogoladze" w:date="2020-01-04T23:27:00Z">
              <w:r w:rsidRPr="004A4B49" w:rsidDel="0011796B">
                <w:rPr>
                  <w:rFonts w:ascii="Calibri" w:eastAsia="Times New Roman" w:hAnsi="Calibri" w:cs="Calibri"/>
                  <w:color w:val="000000"/>
                  <w:sz w:val="18"/>
                  <w:szCs w:val="18"/>
                  <w:lang w:val="en-GB" w:eastAsia="en-US"/>
                  <w:rPrChange w:id="6913" w:author="Mario Ezequiel Scott" w:date="2019-12-29T19:14:00Z">
                    <w:rPr>
                      <w:rFonts w:ascii="Calibri" w:eastAsia="Times New Roman" w:hAnsi="Calibri" w:cs="Calibri"/>
                      <w:color w:val="000000"/>
                      <w:sz w:val="18"/>
                      <w:szCs w:val="18"/>
                      <w:lang w:val="en-US" w:eastAsia="en-US"/>
                    </w:rPr>
                  </w:rPrChange>
                </w:rPr>
                <w:t>50</w:t>
              </w:r>
            </w:moveFrom>
          </w:p>
        </w:tc>
      </w:tr>
    </w:tbl>
    <w:p w14:paraId="73803343" w14:textId="5C8344FB" w:rsidR="002E70E7" w:rsidRPr="008A1EBF" w:rsidDel="0011796B" w:rsidRDefault="00567BF5" w:rsidP="0011796B">
      <w:pPr>
        <w:rPr>
          <w:del w:id="6914" w:author="tedo gogoladze" w:date="2020-01-04T23:28:00Z"/>
          <w:lang w:val="en-GB"/>
        </w:rPr>
        <w:pPrChange w:id="6915" w:author="tedo gogoladze" w:date="2020-01-04T23:26:00Z">
          <w:pPr/>
        </w:pPrChange>
      </w:pPr>
      <w:moveFrom w:id="6916" w:author="tedo gogoladze" w:date="2020-01-04T23:27:00Z">
        <w:r w:rsidRPr="009A4FA7" w:rsidDel="0011796B">
          <w:rPr>
            <w:lang w:val="en-GB"/>
          </w:rPr>
          <w:t xml:space="preserve">Table </w:t>
        </w:r>
        <w:r w:rsidR="00823EB0" w:rsidRPr="008A1EBF" w:rsidDel="0011796B">
          <w:rPr>
            <w:lang w:val="en-GB"/>
          </w:rPr>
          <w:t>16</w:t>
        </w:r>
        <w:r w:rsidRPr="008A1EBF" w:rsidDel="0011796B">
          <w:rPr>
            <w:lang w:val="en-GB"/>
          </w:rPr>
          <w:t xml:space="preserve">. </w:t>
        </w:r>
        <w:r w:rsidR="000147DD" w:rsidRPr="008A1EBF" w:rsidDel="0011796B">
          <w:rPr>
            <w:lang w:val="en-GB"/>
          </w:rPr>
          <w:t>Number of developers falling into each category of the personality traits.</w:t>
        </w:r>
        <w:commentRangeEnd w:id="6801"/>
        <w:r w:rsidR="00ED7DBF" w:rsidDel="0011796B">
          <w:rPr>
            <w:rStyle w:val="CommentReference"/>
          </w:rPr>
          <w:commentReference w:id="6801"/>
        </w:r>
      </w:moveFrom>
      <w:moveFromRangeEnd w:id="6798"/>
    </w:p>
    <w:p w14:paraId="4F7D5D8E" w14:textId="28942C58" w:rsidR="00A241E3" w:rsidRPr="004A4B49" w:rsidDel="003E5A49" w:rsidRDefault="00B21A10" w:rsidP="001213E0">
      <w:pPr>
        <w:rPr>
          <w:del w:id="6917" w:author="tedo gogoladze" w:date="2020-01-04T22:02:00Z"/>
          <w:lang w:val="en-GB"/>
        </w:rPr>
      </w:pPr>
      <w:commentRangeStart w:id="6918"/>
      <w:del w:id="6919" w:author="tedo gogoladze" w:date="2020-01-04T22:02:00Z">
        <w:r w:rsidRPr="004A4B49" w:rsidDel="003E5A49">
          <w:rPr>
            <w:lang w:val="en-GB"/>
          </w:rPr>
          <w:delText xml:space="preserve">For each trait, separately, </w:delText>
        </w:r>
        <w:r w:rsidR="00C07282" w:rsidRPr="004A4B49" w:rsidDel="003E5A49">
          <w:rPr>
            <w:lang w:val="en-GB"/>
          </w:rPr>
          <w:delText xml:space="preserve">it`s </w:delText>
        </w:r>
        <w:r w:rsidR="00047924" w:rsidRPr="004A4B49" w:rsidDel="003E5A49">
          <w:rPr>
            <w:lang w:val="en-GB"/>
          </w:rPr>
          <w:delText>need</w:delText>
        </w:r>
        <w:r w:rsidR="00C07282" w:rsidRPr="004A4B49" w:rsidDel="003E5A49">
          <w:rPr>
            <w:lang w:val="en-GB"/>
          </w:rPr>
          <w:delText>ed</w:delText>
        </w:r>
        <w:r w:rsidR="00047924" w:rsidRPr="004A4B49" w:rsidDel="003E5A49">
          <w:rPr>
            <w:lang w:val="en-GB"/>
          </w:rPr>
          <w:delText xml:space="preserve"> to </w:delText>
        </w:r>
        <w:r w:rsidRPr="004A4B49" w:rsidDel="003E5A49">
          <w:rPr>
            <w:lang w:val="en-GB"/>
          </w:rPr>
          <w:delText>make the associations with all the metric</w:delText>
        </w:r>
        <w:r w:rsidR="00BA57D2" w:rsidRPr="004A4B49" w:rsidDel="003E5A49">
          <w:rPr>
            <w:lang w:val="en-GB"/>
          </w:rPr>
          <w:delText>s</w:delText>
        </w:r>
        <w:r w:rsidRPr="004A4B49" w:rsidDel="003E5A49">
          <w:rPr>
            <w:lang w:val="en-GB"/>
          </w:rPr>
          <w:delText xml:space="preserve">. This way, </w:delText>
        </w:r>
      </w:del>
      <w:ins w:id="6920" w:author="Mario Ezequiel Scott" w:date="2020-01-02T20:41:00Z">
        <w:del w:id="6921" w:author="tedo gogoladze" w:date="2020-01-04T22:02:00Z">
          <w:r w:rsidR="00D111A9" w:rsidDel="003E5A49">
            <w:rPr>
              <w:lang w:val="en-GB"/>
            </w:rPr>
            <w:delText>Each personality trait is treated separately i</w:delText>
          </w:r>
        </w:del>
      </w:ins>
      <w:ins w:id="6922" w:author="Mario Ezequiel Scott" w:date="2020-01-02T20:40:00Z">
        <w:del w:id="6923" w:author="tedo gogoladze" w:date="2020-01-04T22:02:00Z">
          <w:r w:rsidR="00D111A9" w:rsidDel="003E5A49">
            <w:rPr>
              <w:lang w:val="en-GB"/>
            </w:rPr>
            <w:delText xml:space="preserve">n order to </w:delText>
          </w:r>
        </w:del>
      </w:ins>
      <w:del w:id="6924" w:author="tedo gogoladze" w:date="2020-01-04T22:02:00Z">
        <w:r w:rsidRPr="004A4B49" w:rsidDel="003E5A49">
          <w:rPr>
            <w:lang w:val="en-GB"/>
          </w:rPr>
          <w:delText xml:space="preserve">can be detected the association </w:delText>
        </w:r>
      </w:del>
      <w:ins w:id="6925" w:author="Mario Ezequiel Scott" w:date="2020-01-02T20:40:00Z">
        <w:del w:id="6926" w:author="tedo gogoladze" w:date="2020-01-04T22:02:00Z">
          <w:r w:rsidR="00D111A9" w:rsidDel="003E5A49">
            <w:rPr>
              <w:lang w:val="en-GB"/>
            </w:rPr>
            <w:delText xml:space="preserve">rules </w:delText>
          </w:r>
        </w:del>
      </w:ins>
      <w:del w:id="6927" w:author="tedo gogoladze" w:date="2020-01-04T22:02:00Z">
        <w:r w:rsidRPr="004A4B49" w:rsidDel="003E5A49">
          <w:rPr>
            <w:lang w:val="en-GB"/>
          </w:rPr>
          <w:delText xml:space="preserve">of one </w:delText>
        </w:r>
      </w:del>
      <w:ins w:id="6928" w:author="Mario Ezequiel Scott" w:date="2020-01-02T20:41:00Z">
        <w:del w:id="6929" w:author="tedo gogoladze" w:date="2020-01-04T22:02:00Z">
          <w:r w:rsidR="00D111A9" w:rsidDel="003E5A49">
            <w:rPr>
              <w:lang w:val="en-GB"/>
            </w:rPr>
            <w:delText>a</w:delText>
          </w:r>
        </w:del>
      </w:ins>
      <w:ins w:id="6930" w:author="Mario Ezequiel Scott" w:date="2020-01-02T20:40:00Z">
        <w:del w:id="6931" w:author="tedo gogoladze" w:date="2020-01-04T22:02:00Z">
          <w:r w:rsidR="00D111A9" w:rsidDel="003E5A49">
            <w:rPr>
              <w:lang w:val="en-GB"/>
            </w:rPr>
            <w:delText xml:space="preserve"> given </w:delText>
          </w:r>
        </w:del>
      </w:ins>
      <w:del w:id="6932" w:author="tedo gogoladze" w:date="2020-01-04T22:02:00Z">
        <w:r w:rsidRPr="004A4B49" w:rsidDel="003E5A49">
          <w:rPr>
            <w:lang w:val="en-GB"/>
          </w:rPr>
          <w:delText xml:space="preserve">personality trait and the </w:delText>
        </w:r>
        <w:r w:rsidR="007C370F" w:rsidRPr="004A4B49" w:rsidDel="003E5A49">
          <w:rPr>
            <w:lang w:val="en-GB"/>
          </w:rPr>
          <w:delText>agile metric</w:delText>
        </w:r>
      </w:del>
      <w:ins w:id="6933" w:author="Mario Ezequiel Scott" w:date="2020-01-02T20:40:00Z">
        <w:del w:id="6934" w:author="tedo gogoladze" w:date="2020-01-04T22:02:00Z">
          <w:r w:rsidR="00D111A9" w:rsidDel="003E5A49">
            <w:rPr>
              <w:lang w:val="en-GB"/>
            </w:rPr>
            <w:delText>s</w:delText>
          </w:r>
        </w:del>
      </w:ins>
      <w:ins w:id="6935" w:author="Mario Ezequiel Scott" w:date="2020-01-02T20:41:00Z">
        <w:del w:id="6936" w:author="tedo gogoladze" w:date="2020-01-04T22:02:00Z">
          <w:r w:rsidR="00D111A9" w:rsidDel="003E5A49">
            <w:rPr>
              <w:lang w:val="en-GB"/>
            </w:rPr>
            <w:delText>.</w:delText>
          </w:r>
        </w:del>
      </w:ins>
      <w:del w:id="6937" w:author="tedo gogoladze" w:date="2020-01-04T22:02:00Z">
        <w:r w:rsidR="007C370F" w:rsidRPr="004A4B49" w:rsidDel="003E5A49">
          <w:rPr>
            <w:lang w:val="en-GB"/>
          </w:rPr>
          <w:delText>.</w:delText>
        </w:r>
        <w:r w:rsidR="00A241E3" w:rsidRPr="004A4B49" w:rsidDel="003E5A49">
          <w:rPr>
            <w:lang w:val="en-GB"/>
          </w:rPr>
          <w:delText xml:space="preserve"> </w:delText>
        </w:r>
        <w:r w:rsidR="00047924" w:rsidRPr="004A4B49" w:rsidDel="003E5A49">
          <w:rPr>
            <w:lang w:val="en-GB"/>
          </w:rPr>
          <w:delText>First step for that is to</w:delText>
        </w:r>
        <w:r w:rsidR="00A241E3" w:rsidRPr="004A4B49" w:rsidDel="003E5A49">
          <w:rPr>
            <w:lang w:val="en-GB"/>
          </w:rPr>
          <w:delText xml:space="preserve"> get the dataset of </w:delText>
        </w:r>
        <w:r w:rsidR="00575AE7" w:rsidRPr="004A4B49" w:rsidDel="003E5A49">
          <w:rPr>
            <w:lang w:val="en-GB"/>
          </w:rPr>
          <w:delText>each metric calculated in the previous chapters – actual development time, story estimate, prioritization, task status</w:delText>
        </w:r>
        <w:r w:rsidR="00383663" w:rsidRPr="004A4B49" w:rsidDel="003E5A49">
          <w:rPr>
            <w:lang w:val="en-GB"/>
          </w:rPr>
          <w:delText>, shown on Table 17</w:delText>
        </w:r>
        <w:r w:rsidR="00575AE7" w:rsidRPr="004A4B49" w:rsidDel="003E5A49">
          <w:rPr>
            <w:lang w:val="en-GB"/>
          </w:rPr>
          <w:delText>:</w:delText>
        </w:r>
        <w:commentRangeEnd w:id="6918"/>
        <w:r w:rsidR="00D111A9" w:rsidDel="003E5A49">
          <w:rPr>
            <w:rStyle w:val="CommentReference"/>
          </w:rPr>
          <w:commentReference w:id="6918"/>
        </w:r>
      </w:del>
    </w:p>
    <w:tbl>
      <w:tblPr>
        <w:tblW w:w="7800" w:type="dxa"/>
        <w:tblLook w:val="04A0" w:firstRow="1" w:lastRow="0" w:firstColumn="1" w:lastColumn="0" w:noHBand="0" w:noVBand="1"/>
      </w:tblPr>
      <w:tblGrid>
        <w:gridCol w:w="2520"/>
        <w:gridCol w:w="1720"/>
        <w:gridCol w:w="2140"/>
        <w:gridCol w:w="1420"/>
      </w:tblGrid>
      <w:tr w:rsidR="00575AE7" w:rsidRPr="004A4B49" w:rsidDel="003E5A49" w14:paraId="12B83302" w14:textId="23CC355A" w:rsidTr="00575AE7">
        <w:trPr>
          <w:trHeight w:val="480"/>
          <w:del w:id="6938" w:author="tedo gogoladze" w:date="2020-01-04T22:02:00Z"/>
        </w:trPr>
        <w:tc>
          <w:tcPr>
            <w:tcW w:w="2520" w:type="dxa"/>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6ED5696B" w14:textId="61181DED" w:rsidR="00575AE7" w:rsidRPr="004A4B49" w:rsidDel="003E5A49" w:rsidRDefault="00575AE7" w:rsidP="00575AE7">
            <w:pPr>
              <w:autoSpaceDE/>
              <w:spacing w:before="0" w:after="0"/>
              <w:jc w:val="left"/>
              <w:rPr>
                <w:del w:id="6939" w:author="tedo gogoladze" w:date="2020-01-04T22:02:00Z"/>
                <w:rFonts w:ascii="Calibri" w:eastAsia="Times New Roman" w:hAnsi="Calibri" w:cs="Calibri"/>
                <w:b/>
                <w:bCs/>
                <w:i/>
                <w:iCs/>
                <w:color w:val="000000"/>
                <w:sz w:val="22"/>
                <w:szCs w:val="22"/>
                <w:u w:val="single"/>
                <w:lang w:val="en-GB" w:eastAsia="en-US"/>
                <w:rPrChange w:id="6940" w:author="Mario Ezequiel Scott" w:date="2019-12-29T19:14:00Z">
                  <w:rPr>
                    <w:del w:id="6941" w:author="tedo gogoladze" w:date="2020-01-04T22:02:00Z"/>
                    <w:rFonts w:ascii="Calibri" w:eastAsia="Times New Roman" w:hAnsi="Calibri" w:cs="Calibri"/>
                    <w:b/>
                    <w:bCs/>
                    <w:i/>
                    <w:iCs/>
                    <w:color w:val="000000"/>
                    <w:sz w:val="22"/>
                    <w:szCs w:val="22"/>
                    <w:u w:val="single"/>
                    <w:lang w:val="en-US" w:eastAsia="en-US"/>
                  </w:rPr>
                </w:rPrChange>
              </w:rPr>
            </w:pPr>
            <w:commentRangeStart w:id="6942"/>
            <w:del w:id="6943" w:author="tedo gogoladze" w:date="2020-01-04T22:02:00Z">
              <w:r w:rsidRPr="004A4B49" w:rsidDel="003E5A49">
                <w:rPr>
                  <w:rFonts w:ascii="Calibri" w:eastAsia="Times New Roman" w:hAnsi="Calibri" w:cs="Calibri"/>
                  <w:b/>
                  <w:bCs/>
                  <w:i/>
                  <w:iCs/>
                  <w:color w:val="000000"/>
                  <w:sz w:val="22"/>
                  <w:szCs w:val="22"/>
                  <w:u w:val="single"/>
                  <w:lang w:val="en-GB" w:eastAsia="en-US"/>
                  <w:rPrChange w:id="6944" w:author="Mario Ezequiel Scott" w:date="2019-12-29T19:14:00Z">
                    <w:rPr>
                      <w:rFonts w:ascii="Calibri" w:eastAsia="Times New Roman" w:hAnsi="Calibri" w:cs="Calibri"/>
                      <w:b/>
                      <w:bCs/>
                      <w:i/>
                      <w:iCs/>
                      <w:color w:val="000000"/>
                      <w:sz w:val="22"/>
                      <w:szCs w:val="22"/>
                      <w:u w:val="single"/>
                      <w:lang w:val="en-US" w:eastAsia="en-US"/>
                    </w:rPr>
                  </w:rPrChange>
                </w:rPr>
                <w:delText>dataset of metric:</w:delText>
              </w:r>
            </w:del>
          </w:p>
        </w:tc>
        <w:tc>
          <w:tcPr>
            <w:tcW w:w="1720" w:type="dxa"/>
            <w:tcBorders>
              <w:top w:val="single" w:sz="4" w:space="0" w:color="auto"/>
              <w:left w:val="nil"/>
              <w:bottom w:val="single" w:sz="4" w:space="0" w:color="auto"/>
              <w:right w:val="single" w:sz="4" w:space="0" w:color="auto"/>
            </w:tcBorders>
            <w:shd w:val="clear" w:color="000000" w:fill="F2F2F2"/>
            <w:vAlign w:val="center"/>
            <w:hideMark/>
          </w:tcPr>
          <w:p w14:paraId="0C3A2A1B" w14:textId="3AC5AD9B" w:rsidR="00575AE7" w:rsidRPr="004A4B49" w:rsidDel="003E5A49" w:rsidRDefault="00575AE7" w:rsidP="00575AE7">
            <w:pPr>
              <w:autoSpaceDE/>
              <w:spacing w:before="0" w:after="0"/>
              <w:jc w:val="right"/>
              <w:rPr>
                <w:del w:id="6945" w:author="tedo gogoladze" w:date="2020-01-04T22:02:00Z"/>
                <w:rFonts w:ascii="Arial" w:eastAsia="Times New Roman" w:hAnsi="Arial" w:cs="Arial"/>
                <w:b/>
                <w:bCs/>
                <w:color w:val="000000"/>
                <w:sz w:val="18"/>
                <w:szCs w:val="18"/>
                <w:lang w:val="en-GB" w:eastAsia="en-US"/>
                <w:rPrChange w:id="6946" w:author="Mario Ezequiel Scott" w:date="2019-12-29T19:14:00Z">
                  <w:rPr>
                    <w:del w:id="6947" w:author="tedo gogoladze" w:date="2020-01-04T22:02:00Z"/>
                    <w:rFonts w:ascii="Arial" w:eastAsia="Times New Roman" w:hAnsi="Arial" w:cs="Arial"/>
                    <w:b/>
                    <w:bCs/>
                    <w:color w:val="000000"/>
                    <w:sz w:val="18"/>
                    <w:szCs w:val="18"/>
                    <w:lang w:val="en-US" w:eastAsia="en-US"/>
                  </w:rPr>
                </w:rPrChange>
              </w:rPr>
            </w:pPr>
            <w:del w:id="6948" w:author="tedo gogoladze" w:date="2020-01-04T22:02:00Z">
              <w:r w:rsidRPr="004A4B49" w:rsidDel="003E5A49">
                <w:rPr>
                  <w:rFonts w:ascii="Arial" w:eastAsia="Times New Roman" w:hAnsi="Arial" w:cs="Arial"/>
                  <w:b/>
                  <w:bCs/>
                  <w:color w:val="000000"/>
                  <w:sz w:val="18"/>
                  <w:szCs w:val="18"/>
                  <w:lang w:val="en-GB" w:eastAsia="en-US"/>
                  <w:rPrChange w:id="6949" w:author="Mario Ezequiel Scott" w:date="2019-12-29T19:14:00Z">
                    <w:rPr>
                      <w:rFonts w:ascii="Arial" w:eastAsia="Times New Roman" w:hAnsi="Arial" w:cs="Arial"/>
                      <w:b/>
                      <w:bCs/>
                      <w:color w:val="000000"/>
                      <w:sz w:val="18"/>
                      <w:szCs w:val="18"/>
                      <w:lang w:val="en-US" w:eastAsia="en-US"/>
                    </w:rPr>
                  </w:rPrChange>
                </w:rPr>
                <w:delText xml:space="preserve">Nbr of </w:delText>
              </w:r>
            </w:del>
            <w:del w:id="6950" w:author="tedo gogoladze" w:date="2020-01-04T18:24:00Z">
              <w:r w:rsidRPr="004A4B49" w:rsidDel="00914E90">
                <w:rPr>
                  <w:rFonts w:ascii="Arial" w:eastAsia="Times New Roman" w:hAnsi="Arial" w:cs="Arial"/>
                  <w:b/>
                  <w:bCs/>
                  <w:color w:val="000000"/>
                  <w:sz w:val="18"/>
                  <w:szCs w:val="18"/>
                  <w:lang w:val="en-GB" w:eastAsia="en-US"/>
                  <w:rPrChange w:id="6951" w:author="Mario Ezequiel Scott" w:date="2019-12-29T19:14:00Z">
                    <w:rPr>
                      <w:rFonts w:ascii="Arial" w:eastAsia="Times New Roman" w:hAnsi="Arial" w:cs="Arial"/>
                      <w:b/>
                      <w:bCs/>
                      <w:color w:val="000000"/>
                      <w:sz w:val="18"/>
                      <w:szCs w:val="18"/>
                      <w:lang w:val="en-US" w:eastAsia="en-US"/>
                    </w:rPr>
                  </w:rPrChange>
                </w:rPr>
                <w:delText>Rows</w:delText>
              </w:r>
            </w:del>
          </w:p>
        </w:tc>
        <w:tc>
          <w:tcPr>
            <w:tcW w:w="2140" w:type="dxa"/>
            <w:tcBorders>
              <w:top w:val="single" w:sz="4" w:space="0" w:color="auto"/>
              <w:left w:val="nil"/>
              <w:bottom w:val="single" w:sz="4" w:space="0" w:color="auto"/>
              <w:right w:val="single" w:sz="4" w:space="0" w:color="auto"/>
            </w:tcBorders>
            <w:shd w:val="clear" w:color="000000" w:fill="F2F2F2"/>
            <w:vAlign w:val="center"/>
            <w:hideMark/>
          </w:tcPr>
          <w:p w14:paraId="2E6E0794" w14:textId="77E9CEEE" w:rsidR="00575AE7" w:rsidRPr="004A4B49" w:rsidDel="003E5A49" w:rsidRDefault="00575AE7" w:rsidP="00575AE7">
            <w:pPr>
              <w:autoSpaceDE/>
              <w:spacing w:before="0" w:after="0"/>
              <w:jc w:val="right"/>
              <w:rPr>
                <w:del w:id="6952" w:author="tedo gogoladze" w:date="2020-01-04T22:02:00Z"/>
                <w:rFonts w:ascii="Arial" w:eastAsia="Times New Roman" w:hAnsi="Arial" w:cs="Arial"/>
                <w:b/>
                <w:bCs/>
                <w:color w:val="000000"/>
                <w:sz w:val="18"/>
                <w:szCs w:val="18"/>
                <w:lang w:val="en-GB" w:eastAsia="en-US"/>
                <w:rPrChange w:id="6953" w:author="Mario Ezequiel Scott" w:date="2019-12-29T19:14:00Z">
                  <w:rPr>
                    <w:del w:id="6954" w:author="tedo gogoladze" w:date="2020-01-04T22:02:00Z"/>
                    <w:rFonts w:ascii="Arial" w:eastAsia="Times New Roman" w:hAnsi="Arial" w:cs="Arial"/>
                    <w:b/>
                    <w:bCs/>
                    <w:color w:val="000000"/>
                    <w:sz w:val="18"/>
                    <w:szCs w:val="18"/>
                    <w:lang w:val="en-US" w:eastAsia="en-US"/>
                  </w:rPr>
                </w:rPrChange>
              </w:rPr>
            </w:pPr>
            <w:del w:id="6955" w:author="tedo gogoladze" w:date="2020-01-04T22:02:00Z">
              <w:r w:rsidRPr="004A4B49" w:rsidDel="003E5A49">
                <w:rPr>
                  <w:rFonts w:ascii="Arial" w:eastAsia="Times New Roman" w:hAnsi="Arial" w:cs="Arial"/>
                  <w:b/>
                  <w:bCs/>
                  <w:color w:val="000000"/>
                  <w:sz w:val="18"/>
                  <w:szCs w:val="18"/>
                  <w:lang w:val="en-GB" w:eastAsia="en-US"/>
                  <w:rPrChange w:id="6956" w:author="Mario Ezequiel Scott" w:date="2019-12-29T19:14:00Z">
                    <w:rPr>
                      <w:rFonts w:ascii="Arial" w:eastAsia="Times New Roman" w:hAnsi="Arial" w:cs="Arial"/>
                      <w:b/>
                      <w:bCs/>
                      <w:color w:val="000000"/>
                      <w:sz w:val="18"/>
                      <w:szCs w:val="18"/>
                      <w:lang w:val="en-US" w:eastAsia="en-US"/>
                    </w:rPr>
                  </w:rPrChange>
                </w:rPr>
                <w:delText>Nbr Of unique users</w:delText>
              </w:r>
            </w:del>
          </w:p>
        </w:tc>
        <w:tc>
          <w:tcPr>
            <w:tcW w:w="1420" w:type="dxa"/>
            <w:tcBorders>
              <w:top w:val="single" w:sz="4" w:space="0" w:color="auto"/>
              <w:left w:val="nil"/>
              <w:bottom w:val="single" w:sz="4" w:space="0" w:color="auto"/>
              <w:right w:val="single" w:sz="4" w:space="0" w:color="auto"/>
            </w:tcBorders>
            <w:shd w:val="clear" w:color="000000" w:fill="F2F2F2"/>
            <w:vAlign w:val="center"/>
            <w:hideMark/>
          </w:tcPr>
          <w:p w14:paraId="4E259454" w14:textId="2C3FB9EB" w:rsidR="00575AE7" w:rsidRPr="004A4B49" w:rsidDel="003E5A49" w:rsidRDefault="00575AE7" w:rsidP="00575AE7">
            <w:pPr>
              <w:autoSpaceDE/>
              <w:spacing w:before="0" w:after="0"/>
              <w:jc w:val="right"/>
              <w:rPr>
                <w:del w:id="6957" w:author="tedo gogoladze" w:date="2020-01-04T22:02:00Z"/>
                <w:rFonts w:ascii="Arial" w:eastAsia="Times New Roman" w:hAnsi="Arial" w:cs="Arial"/>
                <w:b/>
                <w:bCs/>
                <w:color w:val="000000"/>
                <w:sz w:val="18"/>
                <w:szCs w:val="18"/>
                <w:lang w:val="en-GB" w:eastAsia="en-US"/>
                <w:rPrChange w:id="6958" w:author="Mario Ezequiel Scott" w:date="2019-12-29T19:14:00Z">
                  <w:rPr>
                    <w:del w:id="6959" w:author="tedo gogoladze" w:date="2020-01-04T22:02:00Z"/>
                    <w:rFonts w:ascii="Arial" w:eastAsia="Times New Roman" w:hAnsi="Arial" w:cs="Arial"/>
                    <w:b/>
                    <w:bCs/>
                    <w:color w:val="000000"/>
                    <w:sz w:val="18"/>
                    <w:szCs w:val="18"/>
                    <w:lang w:val="en-US" w:eastAsia="en-US"/>
                  </w:rPr>
                </w:rPrChange>
              </w:rPr>
            </w:pPr>
            <w:del w:id="6960" w:author="tedo gogoladze" w:date="2020-01-04T22:02:00Z">
              <w:r w:rsidRPr="004A4B49" w:rsidDel="003E5A49">
                <w:rPr>
                  <w:rFonts w:ascii="Arial" w:eastAsia="Times New Roman" w:hAnsi="Arial" w:cs="Arial"/>
                  <w:b/>
                  <w:bCs/>
                  <w:color w:val="000000"/>
                  <w:sz w:val="18"/>
                  <w:szCs w:val="18"/>
                  <w:lang w:val="en-GB" w:eastAsia="en-US"/>
                  <w:rPrChange w:id="6961" w:author="Mario Ezequiel Scott" w:date="2019-12-29T19:14:00Z">
                    <w:rPr>
                      <w:rFonts w:ascii="Arial" w:eastAsia="Times New Roman" w:hAnsi="Arial" w:cs="Arial"/>
                      <w:b/>
                      <w:bCs/>
                      <w:color w:val="000000"/>
                      <w:sz w:val="18"/>
                      <w:szCs w:val="18"/>
                      <w:lang w:val="en-US" w:eastAsia="en-US"/>
                    </w:rPr>
                  </w:rPrChange>
                </w:rPr>
                <w:delText>Nbr of unique issues</w:delText>
              </w:r>
            </w:del>
          </w:p>
        </w:tc>
      </w:tr>
      <w:tr w:rsidR="00575AE7" w:rsidRPr="004A4B49" w:rsidDel="003E5A49" w14:paraId="12008CF0" w14:textId="4AEF32F9" w:rsidTr="00575AE7">
        <w:trPr>
          <w:trHeight w:val="300"/>
          <w:del w:id="6962" w:author="tedo gogoladze" w:date="2020-01-04T22:02:00Z"/>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3F899B0F" w14:textId="28BC10C3" w:rsidR="00575AE7" w:rsidRPr="004A4B49" w:rsidDel="003E5A49" w:rsidRDefault="00575AE7" w:rsidP="00575AE7">
            <w:pPr>
              <w:autoSpaceDE/>
              <w:spacing w:before="0" w:after="0"/>
              <w:jc w:val="left"/>
              <w:rPr>
                <w:del w:id="6963" w:author="tedo gogoladze" w:date="2020-01-04T22:02:00Z"/>
                <w:rFonts w:ascii="Calibri" w:eastAsia="Times New Roman" w:hAnsi="Calibri" w:cs="Calibri"/>
                <w:i/>
                <w:iCs/>
                <w:color w:val="000000"/>
                <w:sz w:val="22"/>
                <w:szCs w:val="22"/>
                <w:lang w:val="en-GB" w:eastAsia="en-US"/>
                <w:rPrChange w:id="6964" w:author="Mario Ezequiel Scott" w:date="2019-12-29T19:14:00Z">
                  <w:rPr>
                    <w:del w:id="6965" w:author="tedo gogoladze" w:date="2020-01-04T22:02:00Z"/>
                    <w:rFonts w:ascii="Calibri" w:eastAsia="Times New Roman" w:hAnsi="Calibri" w:cs="Calibri"/>
                    <w:i/>
                    <w:iCs/>
                    <w:color w:val="000000"/>
                    <w:sz w:val="22"/>
                    <w:szCs w:val="22"/>
                    <w:lang w:val="en-US" w:eastAsia="en-US"/>
                  </w:rPr>
                </w:rPrChange>
              </w:rPr>
            </w:pPr>
            <w:del w:id="6966" w:author="tedo gogoladze" w:date="2020-01-04T19:23:00Z">
              <w:r w:rsidRPr="004A4B49" w:rsidDel="00C91B08">
                <w:rPr>
                  <w:rFonts w:ascii="Calibri" w:eastAsia="Times New Roman" w:hAnsi="Calibri" w:cs="Calibri"/>
                  <w:i/>
                  <w:iCs/>
                  <w:color w:val="000000"/>
                  <w:sz w:val="22"/>
                  <w:szCs w:val="22"/>
                  <w:lang w:val="en-GB" w:eastAsia="en-US"/>
                  <w:rPrChange w:id="6967" w:author="Mario Ezequiel Scott" w:date="2019-12-29T19:14:00Z">
                    <w:rPr>
                      <w:rFonts w:ascii="Calibri" w:eastAsia="Times New Roman" w:hAnsi="Calibri" w:cs="Calibri"/>
                      <w:i/>
                      <w:iCs/>
                      <w:color w:val="000000"/>
                      <w:sz w:val="22"/>
                      <w:szCs w:val="22"/>
                      <w:lang w:val="en-US" w:eastAsia="en-US"/>
                    </w:rPr>
                  </w:rPrChange>
                </w:rPr>
                <w:delText xml:space="preserve">Story </w:delText>
              </w:r>
            </w:del>
            <w:del w:id="6968" w:author="tedo gogoladze" w:date="2020-01-04T22:02:00Z">
              <w:r w:rsidRPr="004A4B49" w:rsidDel="003E5A49">
                <w:rPr>
                  <w:rFonts w:ascii="Calibri" w:eastAsia="Times New Roman" w:hAnsi="Calibri" w:cs="Calibri"/>
                  <w:i/>
                  <w:iCs/>
                  <w:color w:val="000000"/>
                  <w:sz w:val="22"/>
                  <w:szCs w:val="22"/>
                  <w:lang w:val="en-GB" w:eastAsia="en-US"/>
                  <w:rPrChange w:id="6969" w:author="Mario Ezequiel Scott" w:date="2019-12-29T19:14:00Z">
                    <w:rPr>
                      <w:rFonts w:ascii="Calibri" w:eastAsia="Times New Roman" w:hAnsi="Calibri" w:cs="Calibri"/>
                      <w:i/>
                      <w:iCs/>
                      <w:color w:val="000000"/>
                      <w:sz w:val="22"/>
                      <w:szCs w:val="22"/>
                      <w:lang w:val="en-US" w:eastAsia="en-US"/>
                    </w:rPr>
                  </w:rPrChange>
                </w:rPr>
                <w:delText>Estimate</w:delText>
              </w:r>
            </w:del>
          </w:p>
        </w:tc>
        <w:tc>
          <w:tcPr>
            <w:tcW w:w="1720" w:type="dxa"/>
            <w:tcBorders>
              <w:top w:val="nil"/>
              <w:left w:val="nil"/>
              <w:bottom w:val="single" w:sz="4" w:space="0" w:color="auto"/>
              <w:right w:val="single" w:sz="4" w:space="0" w:color="auto"/>
            </w:tcBorders>
            <w:shd w:val="clear" w:color="000000" w:fill="F5F5F5"/>
            <w:vAlign w:val="center"/>
            <w:hideMark/>
          </w:tcPr>
          <w:p w14:paraId="1D0E654B" w14:textId="78A2E0C3" w:rsidR="00575AE7" w:rsidRPr="004A4B49" w:rsidDel="003E5A49" w:rsidRDefault="00575AE7" w:rsidP="00575AE7">
            <w:pPr>
              <w:autoSpaceDE/>
              <w:spacing w:before="0" w:after="0"/>
              <w:jc w:val="right"/>
              <w:rPr>
                <w:del w:id="6970" w:author="tedo gogoladze" w:date="2020-01-04T22:02:00Z"/>
                <w:rFonts w:ascii="Arial" w:eastAsia="Times New Roman" w:hAnsi="Arial" w:cs="Arial"/>
                <w:color w:val="000000"/>
                <w:sz w:val="18"/>
                <w:szCs w:val="18"/>
                <w:lang w:val="en-GB" w:eastAsia="en-US"/>
                <w:rPrChange w:id="6971" w:author="Mario Ezequiel Scott" w:date="2019-12-29T19:14:00Z">
                  <w:rPr>
                    <w:del w:id="6972" w:author="tedo gogoladze" w:date="2020-01-04T22:02:00Z"/>
                    <w:rFonts w:ascii="Arial" w:eastAsia="Times New Roman" w:hAnsi="Arial" w:cs="Arial"/>
                    <w:color w:val="000000"/>
                    <w:sz w:val="18"/>
                    <w:szCs w:val="18"/>
                    <w:lang w:val="en-US" w:eastAsia="en-US"/>
                  </w:rPr>
                </w:rPrChange>
              </w:rPr>
            </w:pPr>
            <w:del w:id="6973" w:author="tedo gogoladze" w:date="2020-01-04T22:02:00Z">
              <w:r w:rsidRPr="004A4B49" w:rsidDel="003E5A49">
                <w:rPr>
                  <w:rFonts w:ascii="Arial" w:eastAsia="Times New Roman" w:hAnsi="Arial" w:cs="Arial"/>
                  <w:color w:val="000000"/>
                  <w:sz w:val="18"/>
                  <w:szCs w:val="18"/>
                  <w:lang w:val="en-GB" w:eastAsia="en-US"/>
                  <w:rPrChange w:id="6974" w:author="Mario Ezequiel Scott" w:date="2019-12-29T19:14:00Z">
                    <w:rPr>
                      <w:rFonts w:ascii="Arial" w:eastAsia="Times New Roman" w:hAnsi="Arial" w:cs="Arial"/>
                      <w:color w:val="000000"/>
                      <w:sz w:val="18"/>
                      <w:szCs w:val="18"/>
                      <w:lang w:val="en-US" w:eastAsia="en-US"/>
                    </w:rPr>
                  </w:rPrChange>
                </w:rPr>
                <w:delText>6840</w:delText>
              </w:r>
            </w:del>
          </w:p>
        </w:tc>
        <w:tc>
          <w:tcPr>
            <w:tcW w:w="2140" w:type="dxa"/>
            <w:tcBorders>
              <w:top w:val="nil"/>
              <w:left w:val="nil"/>
              <w:bottom w:val="single" w:sz="4" w:space="0" w:color="auto"/>
              <w:right w:val="single" w:sz="4" w:space="0" w:color="auto"/>
            </w:tcBorders>
            <w:shd w:val="clear" w:color="000000" w:fill="FFFFFF"/>
            <w:vAlign w:val="center"/>
            <w:hideMark/>
          </w:tcPr>
          <w:p w14:paraId="4C50B5BA" w14:textId="55E083F3" w:rsidR="00575AE7" w:rsidRPr="004A4B49" w:rsidDel="003E5A49" w:rsidRDefault="00575AE7" w:rsidP="00575AE7">
            <w:pPr>
              <w:autoSpaceDE/>
              <w:spacing w:before="0" w:after="0"/>
              <w:jc w:val="right"/>
              <w:rPr>
                <w:del w:id="6975" w:author="tedo gogoladze" w:date="2020-01-04T22:02:00Z"/>
                <w:rFonts w:ascii="Arial" w:eastAsia="Times New Roman" w:hAnsi="Arial" w:cs="Arial"/>
                <w:color w:val="000000"/>
                <w:sz w:val="18"/>
                <w:szCs w:val="18"/>
                <w:lang w:val="en-GB" w:eastAsia="en-US"/>
                <w:rPrChange w:id="6976" w:author="Mario Ezequiel Scott" w:date="2019-12-29T19:14:00Z">
                  <w:rPr>
                    <w:del w:id="6977" w:author="tedo gogoladze" w:date="2020-01-04T22:02:00Z"/>
                    <w:rFonts w:ascii="Arial" w:eastAsia="Times New Roman" w:hAnsi="Arial" w:cs="Arial"/>
                    <w:color w:val="000000"/>
                    <w:sz w:val="18"/>
                    <w:szCs w:val="18"/>
                    <w:lang w:val="en-US" w:eastAsia="en-US"/>
                  </w:rPr>
                </w:rPrChange>
              </w:rPr>
            </w:pPr>
            <w:del w:id="6978" w:author="tedo gogoladze" w:date="2020-01-04T22:02:00Z">
              <w:r w:rsidRPr="004A4B49" w:rsidDel="003E5A49">
                <w:rPr>
                  <w:rFonts w:ascii="Arial" w:eastAsia="Times New Roman" w:hAnsi="Arial" w:cs="Arial"/>
                  <w:color w:val="000000"/>
                  <w:sz w:val="18"/>
                  <w:szCs w:val="18"/>
                  <w:lang w:val="en-GB" w:eastAsia="en-US"/>
                  <w:rPrChange w:id="6979" w:author="Mario Ezequiel Scott" w:date="2019-12-29T19:14:00Z">
                    <w:rPr>
                      <w:rFonts w:ascii="Arial" w:eastAsia="Times New Roman" w:hAnsi="Arial" w:cs="Arial"/>
                      <w:color w:val="000000"/>
                      <w:sz w:val="18"/>
                      <w:szCs w:val="18"/>
                      <w:lang w:val="en-US" w:eastAsia="en-US"/>
                    </w:rPr>
                  </w:rPrChange>
                </w:rPr>
                <w:delText>76</w:delText>
              </w:r>
            </w:del>
          </w:p>
        </w:tc>
        <w:tc>
          <w:tcPr>
            <w:tcW w:w="1420" w:type="dxa"/>
            <w:tcBorders>
              <w:top w:val="nil"/>
              <w:left w:val="nil"/>
              <w:bottom w:val="single" w:sz="4" w:space="0" w:color="auto"/>
              <w:right w:val="single" w:sz="4" w:space="0" w:color="auto"/>
            </w:tcBorders>
            <w:shd w:val="clear" w:color="000000" w:fill="FFFFFF"/>
            <w:vAlign w:val="center"/>
            <w:hideMark/>
          </w:tcPr>
          <w:p w14:paraId="4F588559" w14:textId="3646887F" w:rsidR="00575AE7" w:rsidRPr="004A4B49" w:rsidDel="003E5A49" w:rsidRDefault="00575AE7" w:rsidP="00575AE7">
            <w:pPr>
              <w:autoSpaceDE/>
              <w:spacing w:before="0" w:after="0"/>
              <w:jc w:val="right"/>
              <w:rPr>
                <w:del w:id="6980" w:author="tedo gogoladze" w:date="2020-01-04T22:02:00Z"/>
                <w:rFonts w:ascii="Arial" w:eastAsia="Times New Roman" w:hAnsi="Arial" w:cs="Arial"/>
                <w:color w:val="000000"/>
                <w:sz w:val="18"/>
                <w:szCs w:val="18"/>
                <w:lang w:val="en-GB" w:eastAsia="en-US"/>
                <w:rPrChange w:id="6981" w:author="Mario Ezequiel Scott" w:date="2019-12-29T19:14:00Z">
                  <w:rPr>
                    <w:del w:id="6982" w:author="tedo gogoladze" w:date="2020-01-04T22:02:00Z"/>
                    <w:rFonts w:ascii="Arial" w:eastAsia="Times New Roman" w:hAnsi="Arial" w:cs="Arial"/>
                    <w:color w:val="000000"/>
                    <w:sz w:val="18"/>
                    <w:szCs w:val="18"/>
                    <w:lang w:val="en-US" w:eastAsia="en-US"/>
                  </w:rPr>
                </w:rPrChange>
              </w:rPr>
            </w:pPr>
            <w:del w:id="6983" w:author="tedo gogoladze" w:date="2020-01-04T22:02:00Z">
              <w:r w:rsidRPr="004A4B49" w:rsidDel="003E5A49">
                <w:rPr>
                  <w:rFonts w:ascii="Arial" w:eastAsia="Times New Roman" w:hAnsi="Arial" w:cs="Arial"/>
                  <w:color w:val="000000"/>
                  <w:sz w:val="18"/>
                  <w:szCs w:val="18"/>
                  <w:lang w:val="en-GB" w:eastAsia="en-US"/>
                  <w:rPrChange w:id="6984" w:author="Mario Ezequiel Scott" w:date="2019-12-29T19:14:00Z">
                    <w:rPr>
                      <w:rFonts w:ascii="Arial" w:eastAsia="Times New Roman" w:hAnsi="Arial" w:cs="Arial"/>
                      <w:color w:val="000000"/>
                      <w:sz w:val="18"/>
                      <w:szCs w:val="18"/>
                      <w:lang w:val="en-US" w:eastAsia="en-US"/>
                    </w:rPr>
                  </w:rPrChange>
                </w:rPr>
                <w:delText>6677</w:delText>
              </w:r>
            </w:del>
          </w:p>
        </w:tc>
      </w:tr>
      <w:tr w:rsidR="00575AE7" w:rsidRPr="004A4B49" w:rsidDel="003E5A49" w14:paraId="454EE30D" w14:textId="2B8C8DAB" w:rsidTr="00575AE7">
        <w:trPr>
          <w:trHeight w:val="300"/>
          <w:del w:id="6985" w:author="tedo gogoladze" w:date="2020-01-04T22:02:00Z"/>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3A2B925A" w14:textId="2A6837BB" w:rsidR="00575AE7" w:rsidRPr="004A4B49" w:rsidDel="003E5A49" w:rsidRDefault="00575AE7" w:rsidP="00575AE7">
            <w:pPr>
              <w:autoSpaceDE/>
              <w:spacing w:before="0" w:after="0"/>
              <w:jc w:val="left"/>
              <w:rPr>
                <w:del w:id="6986" w:author="tedo gogoladze" w:date="2020-01-04T22:02:00Z"/>
                <w:rFonts w:ascii="Calibri" w:eastAsia="Times New Roman" w:hAnsi="Calibri" w:cs="Calibri"/>
                <w:i/>
                <w:iCs/>
                <w:color w:val="000000"/>
                <w:sz w:val="22"/>
                <w:szCs w:val="22"/>
                <w:lang w:val="en-GB" w:eastAsia="en-US"/>
                <w:rPrChange w:id="6987" w:author="Mario Ezequiel Scott" w:date="2019-12-29T19:14:00Z">
                  <w:rPr>
                    <w:del w:id="6988" w:author="tedo gogoladze" w:date="2020-01-04T22:02:00Z"/>
                    <w:rFonts w:ascii="Calibri" w:eastAsia="Times New Roman" w:hAnsi="Calibri" w:cs="Calibri"/>
                    <w:i/>
                    <w:iCs/>
                    <w:color w:val="000000"/>
                    <w:sz w:val="22"/>
                    <w:szCs w:val="22"/>
                    <w:lang w:val="en-US" w:eastAsia="en-US"/>
                  </w:rPr>
                </w:rPrChange>
              </w:rPr>
            </w:pPr>
            <w:del w:id="6989" w:author="tedo gogoladze" w:date="2020-01-04T22:02:00Z">
              <w:r w:rsidRPr="004A4B49" w:rsidDel="003E5A49">
                <w:rPr>
                  <w:rFonts w:ascii="Calibri" w:eastAsia="Times New Roman" w:hAnsi="Calibri" w:cs="Calibri"/>
                  <w:i/>
                  <w:iCs/>
                  <w:color w:val="000000"/>
                  <w:sz w:val="22"/>
                  <w:szCs w:val="22"/>
                  <w:lang w:val="en-GB" w:eastAsia="en-US"/>
                  <w:rPrChange w:id="6990" w:author="Mario Ezequiel Scott" w:date="2019-12-29T19:14:00Z">
                    <w:rPr>
                      <w:rFonts w:ascii="Calibri" w:eastAsia="Times New Roman" w:hAnsi="Calibri" w:cs="Calibri"/>
                      <w:i/>
                      <w:iCs/>
                      <w:color w:val="000000"/>
                      <w:sz w:val="22"/>
                      <w:szCs w:val="22"/>
                      <w:lang w:val="en-US" w:eastAsia="en-US"/>
                    </w:rPr>
                  </w:rPrChange>
                </w:rPr>
                <w:delText>Prioritization</w:delText>
              </w:r>
            </w:del>
          </w:p>
        </w:tc>
        <w:tc>
          <w:tcPr>
            <w:tcW w:w="1720" w:type="dxa"/>
            <w:tcBorders>
              <w:top w:val="nil"/>
              <w:left w:val="nil"/>
              <w:bottom w:val="single" w:sz="4" w:space="0" w:color="auto"/>
              <w:right w:val="single" w:sz="4" w:space="0" w:color="auto"/>
            </w:tcBorders>
            <w:shd w:val="clear" w:color="000000" w:fill="F5F5F5"/>
            <w:vAlign w:val="center"/>
            <w:hideMark/>
          </w:tcPr>
          <w:p w14:paraId="349A6541" w14:textId="4DD10384" w:rsidR="00575AE7" w:rsidRPr="004A4B49" w:rsidDel="003E5A49" w:rsidRDefault="00575AE7" w:rsidP="00575AE7">
            <w:pPr>
              <w:autoSpaceDE/>
              <w:spacing w:before="0" w:after="0"/>
              <w:jc w:val="right"/>
              <w:rPr>
                <w:del w:id="6991" w:author="tedo gogoladze" w:date="2020-01-04T22:02:00Z"/>
                <w:rFonts w:ascii="Arial" w:eastAsia="Times New Roman" w:hAnsi="Arial" w:cs="Arial"/>
                <w:color w:val="000000"/>
                <w:sz w:val="18"/>
                <w:szCs w:val="18"/>
                <w:lang w:val="en-GB" w:eastAsia="en-US"/>
                <w:rPrChange w:id="6992" w:author="Mario Ezequiel Scott" w:date="2019-12-29T19:14:00Z">
                  <w:rPr>
                    <w:del w:id="6993" w:author="tedo gogoladze" w:date="2020-01-04T22:02:00Z"/>
                    <w:rFonts w:ascii="Arial" w:eastAsia="Times New Roman" w:hAnsi="Arial" w:cs="Arial"/>
                    <w:color w:val="000000"/>
                    <w:sz w:val="18"/>
                    <w:szCs w:val="18"/>
                    <w:lang w:val="en-US" w:eastAsia="en-US"/>
                  </w:rPr>
                </w:rPrChange>
              </w:rPr>
            </w:pPr>
            <w:del w:id="6994" w:author="tedo gogoladze" w:date="2020-01-04T22:02:00Z">
              <w:r w:rsidRPr="004A4B49" w:rsidDel="003E5A49">
                <w:rPr>
                  <w:rFonts w:ascii="Arial" w:eastAsia="Times New Roman" w:hAnsi="Arial" w:cs="Arial"/>
                  <w:color w:val="000000"/>
                  <w:sz w:val="18"/>
                  <w:szCs w:val="18"/>
                  <w:lang w:val="en-GB" w:eastAsia="en-US"/>
                  <w:rPrChange w:id="6995" w:author="Mario Ezequiel Scott" w:date="2019-12-29T19:14:00Z">
                    <w:rPr>
                      <w:rFonts w:ascii="Arial" w:eastAsia="Times New Roman" w:hAnsi="Arial" w:cs="Arial"/>
                      <w:color w:val="000000"/>
                      <w:sz w:val="18"/>
                      <w:szCs w:val="18"/>
                      <w:lang w:val="en-US" w:eastAsia="en-US"/>
                    </w:rPr>
                  </w:rPrChange>
                </w:rPr>
                <w:delText>4796</w:delText>
              </w:r>
            </w:del>
          </w:p>
        </w:tc>
        <w:tc>
          <w:tcPr>
            <w:tcW w:w="2140" w:type="dxa"/>
            <w:tcBorders>
              <w:top w:val="nil"/>
              <w:left w:val="nil"/>
              <w:bottom w:val="single" w:sz="4" w:space="0" w:color="auto"/>
              <w:right w:val="single" w:sz="4" w:space="0" w:color="auto"/>
            </w:tcBorders>
            <w:shd w:val="clear" w:color="000000" w:fill="FFFFFF"/>
            <w:vAlign w:val="center"/>
            <w:hideMark/>
          </w:tcPr>
          <w:p w14:paraId="222B514C" w14:textId="764BF23D" w:rsidR="00575AE7" w:rsidRPr="004A4B49" w:rsidDel="003E5A49" w:rsidRDefault="00575AE7" w:rsidP="00575AE7">
            <w:pPr>
              <w:autoSpaceDE/>
              <w:spacing w:before="0" w:after="0"/>
              <w:jc w:val="right"/>
              <w:rPr>
                <w:del w:id="6996" w:author="tedo gogoladze" w:date="2020-01-04T22:02:00Z"/>
                <w:rFonts w:ascii="Arial" w:eastAsia="Times New Roman" w:hAnsi="Arial" w:cs="Arial"/>
                <w:color w:val="000000"/>
                <w:sz w:val="18"/>
                <w:szCs w:val="18"/>
                <w:lang w:val="en-GB" w:eastAsia="en-US"/>
                <w:rPrChange w:id="6997" w:author="Mario Ezequiel Scott" w:date="2019-12-29T19:14:00Z">
                  <w:rPr>
                    <w:del w:id="6998" w:author="tedo gogoladze" w:date="2020-01-04T22:02:00Z"/>
                    <w:rFonts w:ascii="Arial" w:eastAsia="Times New Roman" w:hAnsi="Arial" w:cs="Arial"/>
                    <w:color w:val="000000"/>
                    <w:sz w:val="18"/>
                    <w:szCs w:val="18"/>
                    <w:lang w:val="en-US" w:eastAsia="en-US"/>
                  </w:rPr>
                </w:rPrChange>
              </w:rPr>
            </w:pPr>
            <w:del w:id="6999" w:author="tedo gogoladze" w:date="2020-01-04T22:02:00Z">
              <w:r w:rsidRPr="004A4B49" w:rsidDel="003E5A49">
                <w:rPr>
                  <w:rFonts w:ascii="Arial" w:eastAsia="Times New Roman" w:hAnsi="Arial" w:cs="Arial"/>
                  <w:color w:val="000000"/>
                  <w:sz w:val="18"/>
                  <w:szCs w:val="18"/>
                  <w:lang w:val="en-GB" w:eastAsia="en-US"/>
                  <w:rPrChange w:id="7000" w:author="Mario Ezequiel Scott" w:date="2019-12-29T19:14:00Z">
                    <w:rPr>
                      <w:rFonts w:ascii="Arial" w:eastAsia="Times New Roman" w:hAnsi="Arial" w:cs="Arial"/>
                      <w:color w:val="000000"/>
                      <w:sz w:val="18"/>
                      <w:szCs w:val="18"/>
                      <w:lang w:val="en-US" w:eastAsia="en-US"/>
                    </w:rPr>
                  </w:rPrChange>
                </w:rPr>
                <w:delText>81</w:delText>
              </w:r>
            </w:del>
          </w:p>
        </w:tc>
        <w:tc>
          <w:tcPr>
            <w:tcW w:w="1420" w:type="dxa"/>
            <w:tcBorders>
              <w:top w:val="nil"/>
              <w:left w:val="nil"/>
              <w:bottom w:val="single" w:sz="4" w:space="0" w:color="auto"/>
              <w:right w:val="single" w:sz="4" w:space="0" w:color="auto"/>
            </w:tcBorders>
            <w:shd w:val="clear" w:color="000000" w:fill="FFFFFF"/>
            <w:vAlign w:val="center"/>
            <w:hideMark/>
          </w:tcPr>
          <w:p w14:paraId="72DA8C8D" w14:textId="3B75A6CB" w:rsidR="00575AE7" w:rsidRPr="004A4B49" w:rsidDel="003E5A49" w:rsidRDefault="00575AE7" w:rsidP="00575AE7">
            <w:pPr>
              <w:autoSpaceDE/>
              <w:spacing w:before="0" w:after="0"/>
              <w:jc w:val="right"/>
              <w:rPr>
                <w:del w:id="7001" w:author="tedo gogoladze" w:date="2020-01-04T22:02:00Z"/>
                <w:rFonts w:ascii="Arial" w:eastAsia="Times New Roman" w:hAnsi="Arial" w:cs="Arial"/>
                <w:color w:val="000000"/>
                <w:sz w:val="18"/>
                <w:szCs w:val="18"/>
                <w:lang w:val="en-GB" w:eastAsia="en-US"/>
                <w:rPrChange w:id="7002" w:author="Mario Ezequiel Scott" w:date="2019-12-29T19:14:00Z">
                  <w:rPr>
                    <w:del w:id="7003" w:author="tedo gogoladze" w:date="2020-01-04T22:02:00Z"/>
                    <w:rFonts w:ascii="Arial" w:eastAsia="Times New Roman" w:hAnsi="Arial" w:cs="Arial"/>
                    <w:color w:val="000000"/>
                    <w:sz w:val="18"/>
                    <w:szCs w:val="18"/>
                    <w:lang w:val="en-US" w:eastAsia="en-US"/>
                  </w:rPr>
                </w:rPrChange>
              </w:rPr>
            </w:pPr>
            <w:del w:id="7004" w:author="tedo gogoladze" w:date="2020-01-04T22:02:00Z">
              <w:r w:rsidRPr="004A4B49" w:rsidDel="003E5A49">
                <w:rPr>
                  <w:rFonts w:ascii="Arial" w:eastAsia="Times New Roman" w:hAnsi="Arial" w:cs="Arial"/>
                  <w:color w:val="000000"/>
                  <w:sz w:val="18"/>
                  <w:szCs w:val="18"/>
                  <w:lang w:val="en-GB" w:eastAsia="en-US"/>
                  <w:rPrChange w:id="7005" w:author="Mario Ezequiel Scott" w:date="2019-12-29T19:14:00Z">
                    <w:rPr>
                      <w:rFonts w:ascii="Arial" w:eastAsia="Times New Roman" w:hAnsi="Arial" w:cs="Arial"/>
                      <w:color w:val="000000"/>
                      <w:sz w:val="18"/>
                      <w:szCs w:val="18"/>
                      <w:lang w:val="en-US" w:eastAsia="en-US"/>
                    </w:rPr>
                  </w:rPrChange>
                </w:rPr>
                <w:delText>4464</w:delText>
              </w:r>
            </w:del>
          </w:p>
        </w:tc>
      </w:tr>
      <w:tr w:rsidR="00575AE7" w:rsidRPr="004A4B49" w:rsidDel="003E5A49" w14:paraId="4D404AFF" w14:textId="3814159B" w:rsidTr="00575AE7">
        <w:trPr>
          <w:trHeight w:val="300"/>
          <w:del w:id="7006" w:author="tedo gogoladze" w:date="2020-01-04T22:02:00Z"/>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7E693DDD" w14:textId="53597E49" w:rsidR="00575AE7" w:rsidRPr="004A4B49" w:rsidDel="003E5A49" w:rsidRDefault="00575AE7" w:rsidP="00575AE7">
            <w:pPr>
              <w:autoSpaceDE/>
              <w:spacing w:before="0" w:after="0"/>
              <w:jc w:val="left"/>
              <w:rPr>
                <w:del w:id="7007" w:author="tedo gogoladze" w:date="2020-01-04T22:02:00Z"/>
                <w:rFonts w:ascii="Calibri" w:eastAsia="Times New Roman" w:hAnsi="Calibri" w:cs="Calibri"/>
                <w:i/>
                <w:iCs/>
                <w:color w:val="000000"/>
                <w:sz w:val="22"/>
                <w:szCs w:val="22"/>
                <w:lang w:val="en-GB" w:eastAsia="en-US"/>
                <w:rPrChange w:id="7008" w:author="Mario Ezequiel Scott" w:date="2019-12-29T19:14:00Z">
                  <w:rPr>
                    <w:del w:id="7009" w:author="tedo gogoladze" w:date="2020-01-04T22:02:00Z"/>
                    <w:rFonts w:ascii="Calibri" w:eastAsia="Times New Roman" w:hAnsi="Calibri" w:cs="Calibri"/>
                    <w:i/>
                    <w:iCs/>
                    <w:color w:val="000000"/>
                    <w:sz w:val="22"/>
                    <w:szCs w:val="22"/>
                    <w:lang w:val="en-US" w:eastAsia="en-US"/>
                  </w:rPr>
                </w:rPrChange>
              </w:rPr>
            </w:pPr>
            <w:del w:id="7010" w:author="tedo gogoladze" w:date="2020-01-04T22:02:00Z">
              <w:r w:rsidRPr="004A4B49" w:rsidDel="003E5A49">
                <w:rPr>
                  <w:rFonts w:ascii="Calibri" w:eastAsia="Times New Roman" w:hAnsi="Calibri" w:cs="Calibri"/>
                  <w:i/>
                  <w:iCs/>
                  <w:color w:val="000000"/>
                  <w:sz w:val="22"/>
                  <w:szCs w:val="22"/>
                  <w:lang w:val="en-GB" w:eastAsia="en-US"/>
                  <w:rPrChange w:id="7011" w:author="Mario Ezequiel Scott" w:date="2019-12-29T19:14:00Z">
                    <w:rPr>
                      <w:rFonts w:ascii="Calibri" w:eastAsia="Times New Roman" w:hAnsi="Calibri" w:cs="Calibri"/>
                      <w:i/>
                      <w:iCs/>
                      <w:color w:val="000000"/>
                      <w:sz w:val="22"/>
                      <w:szCs w:val="22"/>
                      <w:lang w:val="en-US" w:eastAsia="en-US"/>
                    </w:rPr>
                  </w:rPrChange>
                </w:rPr>
                <w:delText>Task status</w:delText>
              </w:r>
            </w:del>
          </w:p>
        </w:tc>
        <w:tc>
          <w:tcPr>
            <w:tcW w:w="1720" w:type="dxa"/>
            <w:tcBorders>
              <w:top w:val="nil"/>
              <w:left w:val="nil"/>
              <w:bottom w:val="single" w:sz="4" w:space="0" w:color="auto"/>
              <w:right w:val="single" w:sz="4" w:space="0" w:color="auto"/>
            </w:tcBorders>
            <w:shd w:val="clear" w:color="000000" w:fill="F5F5F5"/>
            <w:vAlign w:val="center"/>
            <w:hideMark/>
          </w:tcPr>
          <w:p w14:paraId="267746D1" w14:textId="7F97B001" w:rsidR="00575AE7" w:rsidRPr="004A4B49" w:rsidDel="003E5A49" w:rsidRDefault="00575AE7" w:rsidP="00575AE7">
            <w:pPr>
              <w:autoSpaceDE/>
              <w:spacing w:before="0" w:after="0"/>
              <w:jc w:val="right"/>
              <w:rPr>
                <w:del w:id="7012" w:author="tedo gogoladze" w:date="2020-01-04T22:02:00Z"/>
                <w:rFonts w:ascii="Arial" w:eastAsia="Times New Roman" w:hAnsi="Arial" w:cs="Arial"/>
                <w:color w:val="000000"/>
                <w:sz w:val="18"/>
                <w:szCs w:val="18"/>
                <w:lang w:val="en-GB" w:eastAsia="en-US"/>
                <w:rPrChange w:id="7013" w:author="Mario Ezequiel Scott" w:date="2019-12-29T19:14:00Z">
                  <w:rPr>
                    <w:del w:id="7014" w:author="tedo gogoladze" w:date="2020-01-04T22:02:00Z"/>
                    <w:rFonts w:ascii="Arial" w:eastAsia="Times New Roman" w:hAnsi="Arial" w:cs="Arial"/>
                    <w:color w:val="000000"/>
                    <w:sz w:val="18"/>
                    <w:szCs w:val="18"/>
                    <w:lang w:val="en-US" w:eastAsia="en-US"/>
                  </w:rPr>
                </w:rPrChange>
              </w:rPr>
            </w:pPr>
            <w:del w:id="7015" w:author="tedo gogoladze" w:date="2020-01-04T22:02:00Z">
              <w:r w:rsidRPr="004A4B49" w:rsidDel="003E5A49">
                <w:rPr>
                  <w:rFonts w:ascii="Arial" w:eastAsia="Times New Roman" w:hAnsi="Arial" w:cs="Arial"/>
                  <w:color w:val="000000"/>
                  <w:sz w:val="18"/>
                  <w:szCs w:val="18"/>
                  <w:lang w:val="en-GB" w:eastAsia="en-US"/>
                  <w:rPrChange w:id="7016" w:author="Mario Ezequiel Scott" w:date="2019-12-29T19:14:00Z">
                    <w:rPr>
                      <w:rFonts w:ascii="Arial" w:eastAsia="Times New Roman" w:hAnsi="Arial" w:cs="Arial"/>
                      <w:color w:val="000000"/>
                      <w:sz w:val="18"/>
                      <w:szCs w:val="18"/>
                      <w:lang w:val="en-US" w:eastAsia="en-US"/>
                    </w:rPr>
                  </w:rPrChange>
                </w:rPr>
                <w:delText>21585</w:delText>
              </w:r>
            </w:del>
          </w:p>
        </w:tc>
        <w:tc>
          <w:tcPr>
            <w:tcW w:w="2140" w:type="dxa"/>
            <w:tcBorders>
              <w:top w:val="nil"/>
              <w:left w:val="nil"/>
              <w:bottom w:val="single" w:sz="4" w:space="0" w:color="auto"/>
              <w:right w:val="single" w:sz="4" w:space="0" w:color="auto"/>
            </w:tcBorders>
            <w:shd w:val="clear" w:color="000000" w:fill="FFFFFF"/>
            <w:vAlign w:val="center"/>
            <w:hideMark/>
          </w:tcPr>
          <w:p w14:paraId="48E47965" w14:textId="5DFE05C4" w:rsidR="00575AE7" w:rsidRPr="004A4B49" w:rsidDel="003E5A49" w:rsidRDefault="00575AE7" w:rsidP="00575AE7">
            <w:pPr>
              <w:autoSpaceDE/>
              <w:spacing w:before="0" w:after="0"/>
              <w:jc w:val="right"/>
              <w:rPr>
                <w:del w:id="7017" w:author="tedo gogoladze" w:date="2020-01-04T22:02:00Z"/>
                <w:rFonts w:ascii="Arial" w:eastAsia="Times New Roman" w:hAnsi="Arial" w:cs="Arial"/>
                <w:color w:val="000000"/>
                <w:sz w:val="18"/>
                <w:szCs w:val="18"/>
                <w:lang w:val="en-GB" w:eastAsia="en-US"/>
                <w:rPrChange w:id="7018" w:author="Mario Ezequiel Scott" w:date="2019-12-29T19:14:00Z">
                  <w:rPr>
                    <w:del w:id="7019" w:author="tedo gogoladze" w:date="2020-01-04T22:02:00Z"/>
                    <w:rFonts w:ascii="Arial" w:eastAsia="Times New Roman" w:hAnsi="Arial" w:cs="Arial"/>
                    <w:color w:val="000000"/>
                    <w:sz w:val="18"/>
                    <w:szCs w:val="18"/>
                    <w:lang w:val="en-US" w:eastAsia="en-US"/>
                  </w:rPr>
                </w:rPrChange>
              </w:rPr>
            </w:pPr>
            <w:del w:id="7020" w:author="tedo gogoladze" w:date="2020-01-04T22:02:00Z">
              <w:r w:rsidRPr="004A4B49" w:rsidDel="003E5A49">
                <w:rPr>
                  <w:rFonts w:ascii="Arial" w:eastAsia="Times New Roman" w:hAnsi="Arial" w:cs="Arial"/>
                  <w:color w:val="000000"/>
                  <w:sz w:val="18"/>
                  <w:szCs w:val="18"/>
                  <w:lang w:val="en-GB" w:eastAsia="en-US"/>
                  <w:rPrChange w:id="7021" w:author="Mario Ezequiel Scott" w:date="2019-12-29T19:14:00Z">
                    <w:rPr>
                      <w:rFonts w:ascii="Arial" w:eastAsia="Times New Roman" w:hAnsi="Arial" w:cs="Arial"/>
                      <w:color w:val="000000"/>
                      <w:sz w:val="18"/>
                      <w:szCs w:val="18"/>
                      <w:lang w:val="en-US" w:eastAsia="en-US"/>
                    </w:rPr>
                  </w:rPrChange>
                </w:rPr>
                <w:delText>97</w:delText>
              </w:r>
            </w:del>
          </w:p>
        </w:tc>
        <w:tc>
          <w:tcPr>
            <w:tcW w:w="1420" w:type="dxa"/>
            <w:tcBorders>
              <w:top w:val="nil"/>
              <w:left w:val="nil"/>
              <w:bottom w:val="single" w:sz="4" w:space="0" w:color="auto"/>
              <w:right w:val="single" w:sz="4" w:space="0" w:color="auto"/>
            </w:tcBorders>
            <w:shd w:val="clear" w:color="000000" w:fill="FFFFFF"/>
            <w:vAlign w:val="center"/>
            <w:hideMark/>
          </w:tcPr>
          <w:p w14:paraId="0011FDBF" w14:textId="50BE857E" w:rsidR="00575AE7" w:rsidRPr="004A4B49" w:rsidDel="003E5A49" w:rsidRDefault="00575AE7" w:rsidP="00575AE7">
            <w:pPr>
              <w:autoSpaceDE/>
              <w:spacing w:before="0" w:after="0"/>
              <w:jc w:val="right"/>
              <w:rPr>
                <w:del w:id="7022" w:author="tedo gogoladze" w:date="2020-01-04T22:02:00Z"/>
                <w:rFonts w:ascii="Arial" w:eastAsia="Times New Roman" w:hAnsi="Arial" w:cs="Arial"/>
                <w:color w:val="000000"/>
                <w:sz w:val="18"/>
                <w:szCs w:val="18"/>
                <w:lang w:val="en-GB" w:eastAsia="en-US"/>
                <w:rPrChange w:id="7023" w:author="Mario Ezequiel Scott" w:date="2019-12-29T19:14:00Z">
                  <w:rPr>
                    <w:del w:id="7024" w:author="tedo gogoladze" w:date="2020-01-04T22:02:00Z"/>
                    <w:rFonts w:ascii="Arial" w:eastAsia="Times New Roman" w:hAnsi="Arial" w:cs="Arial"/>
                    <w:color w:val="000000"/>
                    <w:sz w:val="18"/>
                    <w:szCs w:val="18"/>
                    <w:lang w:val="en-US" w:eastAsia="en-US"/>
                  </w:rPr>
                </w:rPrChange>
              </w:rPr>
            </w:pPr>
            <w:del w:id="7025" w:author="tedo gogoladze" w:date="2020-01-04T22:02:00Z">
              <w:r w:rsidRPr="004A4B49" w:rsidDel="003E5A49">
                <w:rPr>
                  <w:rFonts w:ascii="Arial" w:eastAsia="Times New Roman" w:hAnsi="Arial" w:cs="Arial"/>
                  <w:color w:val="000000"/>
                  <w:sz w:val="18"/>
                  <w:szCs w:val="18"/>
                  <w:lang w:val="en-GB" w:eastAsia="en-US"/>
                  <w:rPrChange w:id="7026" w:author="Mario Ezequiel Scott" w:date="2019-12-29T19:14:00Z">
                    <w:rPr>
                      <w:rFonts w:ascii="Arial" w:eastAsia="Times New Roman" w:hAnsi="Arial" w:cs="Arial"/>
                      <w:color w:val="000000"/>
                      <w:sz w:val="18"/>
                      <w:szCs w:val="18"/>
                      <w:lang w:val="en-US" w:eastAsia="en-US"/>
                    </w:rPr>
                  </w:rPrChange>
                </w:rPr>
                <w:delText>12283</w:delText>
              </w:r>
            </w:del>
          </w:p>
        </w:tc>
      </w:tr>
      <w:tr w:rsidR="00575AE7" w:rsidRPr="004A4B49" w:rsidDel="003E5A49" w14:paraId="53F17C9B" w14:textId="37014E8A" w:rsidTr="00575AE7">
        <w:trPr>
          <w:trHeight w:val="300"/>
          <w:del w:id="7027" w:author="tedo gogoladze" w:date="2020-01-04T22:02:00Z"/>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368A04D6" w14:textId="56070006" w:rsidR="00575AE7" w:rsidRPr="004A4B49" w:rsidDel="003E5A49" w:rsidRDefault="00575AE7" w:rsidP="00575AE7">
            <w:pPr>
              <w:autoSpaceDE/>
              <w:spacing w:before="0" w:after="0"/>
              <w:jc w:val="left"/>
              <w:rPr>
                <w:del w:id="7028" w:author="tedo gogoladze" w:date="2020-01-04T22:02:00Z"/>
                <w:rFonts w:ascii="Calibri" w:eastAsia="Times New Roman" w:hAnsi="Calibri" w:cs="Calibri"/>
                <w:i/>
                <w:iCs/>
                <w:color w:val="000000"/>
                <w:sz w:val="22"/>
                <w:szCs w:val="22"/>
                <w:lang w:val="en-GB" w:eastAsia="en-US"/>
                <w:rPrChange w:id="7029" w:author="Mario Ezequiel Scott" w:date="2019-12-29T19:14:00Z">
                  <w:rPr>
                    <w:del w:id="7030" w:author="tedo gogoladze" w:date="2020-01-04T22:02:00Z"/>
                    <w:rFonts w:ascii="Calibri" w:eastAsia="Times New Roman" w:hAnsi="Calibri" w:cs="Calibri"/>
                    <w:i/>
                    <w:iCs/>
                    <w:color w:val="000000"/>
                    <w:sz w:val="22"/>
                    <w:szCs w:val="22"/>
                    <w:lang w:val="en-US" w:eastAsia="en-US"/>
                  </w:rPr>
                </w:rPrChange>
              </w:rPr>
            </w:pPr>
            <w:del w:id="7031" w:author="tedo gogoladze" w:date="2020-01-04T22:02:00Z">
              <w:r w:rsidRPr="004A4B49" w:rsidDel="003E5A49">
                <w:rPr>
                  <w:rFonts w:ascii="Calibri" w:eastAsia="Times New Roman" w:hAnsi="Calibri" w:cs="Calibri"/>
                  <w:i/>
                  <w:iCs/>
                  <w:color w:val="000000"/>
                  <w:sz w:val="22"/>
                  <w:szCs w:val="22"/>
                  <w:lang w:val="en-GB" w:eastAsia="en-US"/>
                  <w:rPrChange w:id="7032" w:author="Mario Ezequiel Scott" w:date="2019-12-29T19:14:00Z">
                    <w:rPr>
                      <w:rFonts w:ascii="Calibri" w:eastAsia="Times New Roman" w:hAnsi="Calibri" w:cs="Calibri"/>
                      <w:i/>
                      <w:iCs/>
                      <w:color w:val="000000"/>
                      <w:sz w:val="22"/>
                      <w:szCs w:val="22"/>
                      <w:lang w:val="en-US" w:eastAsia="en-US"/>
                    </w:rPr>
                  </w:rPrChange>
                </w:rPr>
                <w:delText>Actual development time</w:delText>
              </w:r>
            </w:del>
          </w:p>
        </w:tc>
        <w:tc>
          <w:tcPr>
            <w:tcW w:w="1720" w:type="dxa"/>
            <w:tcBorders>
              <w:top w:val="nil"/>
              <w:left w:val="nil"/>
              <w:bottom w:val="single" w:sz="4" w:space="0" w:color="auto"/>
              <w:right w:val="single" w:sz="4" w:space="0" w:color="auto"/>
            </w:tcBorders>
            <w:shd w:val="clear" w:color="000000" w:fill="F5F5F5"/>
            <w:vAlign w:val="center"/>
            <w:hideMark/>
          </w:tcPr>
          <w:p w14:paraId="67E851F1" w14:textId="2F4D9A06" w:rsidR="00575AE7" w:rsidRPr="004A4B49" w:rsidDel="003E5A49" w:rsidRDefault="00575AE7" w:rsidP="00575AE7">
            <w:pPr>
              <w:autoSpaceDE/>
              <w:spacing w:before="0" w:after="0"/>
              <w:jc w:val="right"/>
              <w:rPr>
                <w:del w:id="7033" w:author="tedo gogoladze" w:date="2020-01-04T22:02:00Z"/>
                <w:rFonts w:ascii="Arial" w:eastAsia="Times New Roman" w:hAnsi="Arial" w:cs="Arial"/>
                <w:color w:val="000000"/>
                <w:sz w:val="18"/>
                <w:szCs w:val="18"/>
                <w:lang w:val="en-GB" w:eastAsia="en-US"/>
                <w:rPrChange w:id="7034" w:author="Mario Ezequiel Scott" w:date="2019-12-29T19:14:00Z">
                  <w:rPr>
                    <w:del w:id="7035" w:author="tedo gogoladze" w:date="2020-01-04T22:02:00Z"/>
                    <w:rFonts w:ascii="Arial" w:eastAsia="Times New Roman" w:hAnsi="Arial" w:cs="Arial"/>
                    <w:color w:val="000000"/>
                    <w:sz w:val="18"/>
                    <w:szCs w:val="18"/>
                    <w:lang w:val="en-US" w:eastAsia="en-US"/>
                  </w:rPr>
                </w:rPrChange>
              </w:rPr>
            </w:pPr>
            <w:del w:id="7036" w:author="tedo gogoladze" w:date="2020-01-04T22:02:00Z">
              <w:r w:rsidRPr="004A4B49" w:rsidDel="003E5A49">
                <w:rPr>
                  <w:rFonts w:ascii="Arial" w:eastAsia="Times New Roman" w:hAnsi="Arial" w:cs="Arial"/>
                  <w:color w:val="000000"/>
                  <w:sz w:val="18"/>
                  <w:szCs w:val="18"/>
                  <w:lang w:val="en-GB" w:eastAsia="en-US"/>
                  <w:rPrChange w:id="7037" w:author="Mario Ezequiel Scott" w:date="2019-12-29T19:14:00Z">
                    <w:rPr>
                      <w:rFonts w:ascii="Arial" w:eastAsia="Times New Roman" w:hAnsi="Arial" w:cs="Arial"/>
                      <w:color w:val="000000"/>
                      <w:sz w:val="18"/>
                      <w:szCs w:val="18"/>
                      <w:lang w:val="en-US" w:eastAsia="en-US"/>
                    </w:rPr>
                  </w:rPrChange>
                </w:rPr>
                <w:delText>8093</w:delText>
              </w:r>
            </w:del>
          </w:p>
        </w:tc>
        <w:tc>
          <w:tcPr>
            <w:tcW w:w="2140" w:type="dxa"/>
            <w:tcBorders>
              <w:top w:val="nil"/>
              <w:left w:val="nil"/>
              <w:bottom w:val="single" w:sz="4" w:space="0" w:color="auto"/>
              <w:right w:val="single" w:sz="4" w:space="0" w:color="auto"/>
            </w:tcBorders>
            <w:shd w:val="clear" w:color="000000" w:fill="FFFFFF"/>
            <w:vAlign w:val="center"/>
            <w:hideMark/>
          </w:tcPr>
          <w:p w14:paraId="569C8056" w14:textId="4E9F3651" w:rsidR="00575AE7" w:rsidRPr="004A4B49" w:rsidDel="003E5A49" w:rsidRDefault="00575AE7" w:rsidP="00575AE7">
            <w:pPr>
              <w:autoSpaceDE/>
              <w:spacing w:before="0" w:after="0"/>
              <w:jc w:val="right"/>
              <w:rPr>
                <w:del w:id="7038" w:author="tedo gogoladze" w:date="2020-01-04T22:02:00Z"/>
                <w:rFonts w:ascii="Arial" w:eastAsia="Times New Roman" w:hAnsi="Arial" w:cs="Arial"/>
                <w:color w:val="000000"/>
                <w:sz w:val="18"/>
                <w:szCs w:val="18"/>
                <w:lang w:val="en-GB" w:eastAsia="en-US"/>
                <w:rPrChange w:id="7039" w:author="Mario Ezequiel Scott" w:date="2019-12-29T19:14:00Z">
                  <w:rPr>
                    <w:del w:id="7040" w:author="tedo gogoladze" w:date="2020-01-04T22:02:00Z"/>
                    <w:rFonts w:ascii="Arial" w:eastAsia="Times New Roman" w:hAnsi="Arial" w:cs="Arial"/>
                    <w:color w:val="000000"/>
                    <w:sz w:val="18"/>
                    <w:szCs w:val="18"/>
                    <w:lang w:val="en-US" w:eastAsia="en-US"/>
                  </w:rPr>
                </w:rPrChange>
              </w:rPr>
            </w:pPr>
            <w:del w:id="7041" w:author="tedo gogoladze" w:date="2020-01-04T22:02:00Z">
              <w:r w:rsidRPr="004A4B49" w:rsidDel="003E5A49">
                <w:rPr>
                  <w:rFonts w:ascii="Arial" w:eastAsia="Times New Roman" w:hAnsi="Arial" w:cs="Arial"/>
                  <w:color w:val="000000"/>
                  <w:sz w:val="18"/>
                  <w:szCs w:val="18"/>
                  <w:lang w:val="en-GB" w:eastAsia="en-US"/>
                  <w:rPrChange w:id="7042" w:author="Mario Ezequiel Scott" w:date="2019-12-29T19:14:00Z">
                    <w:rPr>
                      <w:rFonts w:ascii="Arial" w:eastAsia="Times New Roman" w:hAnsi="Arial" w:cs="Arial"/>
                      <w:color w:val="000000"/>
                      <w:sz w:val="18"/>
                      <w:szCs w:val="18"/>
                      <w:lang w:val="en-US" w:eastAsia="en-US"/>
                    </w:rPr>
                  </w:rPrChange>
                </w:rPr>
                <w:delText>80</w:delText>
              </w:r>
            </w:del>
          </w:p>
        </w:tc>
        <w:tc>
          <w:tcPr>
            <w:tcW w:w="1420" w:type="dxa"/>
            <w:tcBorders>
              <w:top w:val="nil"/>
              <w:left w:val="nil"/>
              <w:bottom w:val="single" w:sz="4" w:space="0" w:color="auto"/>
              <w:right w:val="single" w:sz="4" w:space="0" w:color="auto"/>
            </w:tcBorders>
            <w:shd w:val="clear" w:color="000000" w:fill="FFFFFF"/>
            <w:vAlign w:val="center"/>
            <w:hideMark/>
          </w:tcPr>
          <w:p w14:paraId="4CF451C3" w14:textId="36D225CF" w:rsidR="00575AE7" w:rsidRPr="004A4B49" w:rsidDel="003E5A49" w:rsidRDefault="00575AE7" w:rsidP="00575AE7">
            <w:pPr>
              <w:autoSpaceDE/>
              <w:spacing w:before="0" w:after="0"/>
              <w:jc w:val="right"/>
              <w:rPr>
                <w:del w:id="7043" w:author="tedo gogoladze" w:date="2020-01-04T22:02:00Z"/>
                <w:rFonts w:ascii="Arial" w:eastAsia="Times New Roman" w:hAnsi="Arial" w:cs="Arial"/>
                <w:color w:val="000000"/>
                <w:sz w:val="18"/>
                <w:szCs w:val="18"/>
                <w:lang w:val="en-GB" w:eastAsia="en-US"/>
                <w:rPrChange w:id="7044" w:author="Mario Ezequiel Scott" w:date="2019-12-29T19:14:00Z">
                  <w:rPr>
                    <w:del w:id="7045" w:author="tedo gogoladze" w:date="2020-01-04T22:02:00Z"/>
                    <w:rFonts w:ascii="Arial" w:eastAsia="Times New Roman" w:hAnsi="Arial" w:cs="Arial"/>
                    <w:color w:val="000000"/>
                    <w:sz w:val="18"/>
                    <w:szCs w:val="18"/>
                    <w:lang w:val="en-US" w:eastAsia="en-US"/>
                  </w:rPr>
                </w:rPrChange>
              </w:rPr>
            </w:pPr>
            <w:del w:id="7046" w:author="tedo gogoladze" w:date="2020-01-04T22:02:00Z">
              <w:r w:rsidRPr="004A4B49" w:rsidDel="003E5A49">
                <w:rPr>
                  <w:rFonts w:ascii="Arial" w:eastAsia="Times New Roman" w:hAnsi="Arial" w:cs="Arial"/>
                  <w:color w:val="000000"/>
                  <w:sz w:val="18"/>
                  <w:szCs w:val="18"/>
                  <w:lang w:val="en-GB" w:eastAsia="en-US"/>
                  <w:rPrChange w:id="7047" w:author="Mario Ezequiel Scott" w:date="2019-12-29T19:14:00Z">
                    <w:rPr>
                      <w:rFonts w:ascii="Arial" w:eastAsia="Times New Roman" w:hAnsi="Arial" w:cs="Arial"/>
                      <w:color w:val="000000"/>
                      <w:sz w:val="18"/>
                      <w:szCs w:val="18"/>
                      <w:lang w:val="en-US" w:eastAsia="en-US"/>
                    </w:rPr>
                  </w:rPrChange>
                </w:rPr>
                <w:delText>7723</w:delText>
              </w:r>
            </w:del>
          </w:p>
        </w:tc>
      </w:tr>
    </w:tbl>
    <w:p w14:paraId="7A11BA12" w14:textId="4557D2E8" w:rsidR="0067015A" w:rsidRPr="008A1EBF" w:rsidDel="003E5A49" w:rsidRDefault="00900630" w:rsidP="001213E0">
      <w:pPr>
        <w:rPr>
          <w:del w:id="7048" w:author="tedo gogoladze" w:date="2020-01-04T22:02:00Z"/>
          <w:lang w:val="en-GB"/>
        </w:rPr>
      </w:pPr>
      <w:del w:id="7049" w:author="tedo gogoladze" w:date="2020-01-04T22:02:00Z">
        <w:r w:rsidRPr="009A4FA7" w:rsidDel="003E5A49">
          <w:rPr>
            <w:lang w:val="en-GB"/>
          </w:rPr>
          <w:delText>Table 17.</w:delText>
        </w:r>
        <w:r w:rsidR="00080809" w:rsidRPr="008A1EBF" w:rsidDel="003E5A49">
          <w:rPr>
            <w:lang w:val="en-GB"/>
          </w:rPr>
          <w:delText xml:space="preserve"> Available </w:delText>
        </w:r>
      </w:del>
      <w:del w:id="7050" w:author="tedo gogoladze" w:date="2020-01-04T19:23:00Z">
        <w:r w:rsidR="00080809" w:rsidRPr="008A1EBF" w:rsidDel="00C91B08">
          <w:rPr>
            <w:lang w:val="en-GB"/>
          </w:rPr>
          <w:delText xml:space="preserve">records </w:delText>
        </w:r>
      </w:del>
      <w:del w:id="7051" w:author="tedo gogoladze" w:date="2020-01-04T22:02:00Z">
        <w:r w:rsidR="00080809" w:rsidRPr="008A1EBF" w:rsidDel="003E5A49">
          <w:rPr>
            <w:lang w:val="en-GB"/>
          </w:rPr>
          <w:delText>of each metric</w:delText>
        </w:r>
        <w:commentRangeEnd w:id="6942"/>
        <w:r w:rsidR="00D111A9" w:rsidDel="003E5A49">
          <w:rPr>
            <w:rStyle w:val="CommentReference"/>
          </w:rPr>
          <w:commentReference w:id="6942"/>
        </w:r>
      </w:del>
    </w:p>
    <w:p w14:paraId="6D43C16D" w14:textId="5349381C" w:rsidR="00575AE7" w:rsidRPr="004A4B49" w:rsidDel="00D111A9" w:rsidRDefault="00047924" w:rsidP="001213E0">
      <w:pPr>
        <w:rPr>
          <w:del w:id="7052" w:author="Mario Ezequiel Scott" w:date="2020-01-02T20:46:00Z"/>
          <w:lang w:val="en-GB"/>
        </w:rPr>
      </w:pPr>
      <w:commentRangeStart w:id="7053"/>
      <w:del w:id="7054" w:author="Mario Ezequiel Scott" w:date="2020-01-02T20:46:00Z">
        <w:r w:rsidRPr="008A1EBF" w:rsidDel="00D111A9">
          <w:rPr>
            <w:lang w:val="en-GB"/>
          </w:rPr>
          <w:delText xml:space="preserve">And join each of these </w:delText>
        </w:r>
        <w:r w:rsidR="0067015A" w:rsidRPr="008A1EBF" w:rsidDel="00D111A9">
          <w:rPr>
            <w:lang w:val="en-GB"/>
          </w:rPr>
          <w:delText xml:space="preserve">metric </w:delText>
        </w:r>
        <w:r w:rsidRPr="004A4B49" w:rsidDel="00D111A9">
          <w:rPr>
            <w:lang w:val="en-GB"/>
          </w:rPr>
          <w:delText>dataset</w:delText>
        </w:r>
        <w:r w:rsidR="0067015A" w:rsidRPr="004A4B49" w:rsidDel="00D111A9">
          <w:rPr>
            <w:lang w:val="en-GB"/>
          </w:rPr>
          <w:delText>s</w:delText>
        </w:r>
        <w:r w:rsidRPr="004A4B49" w:rsidDel="00D111A9">
          <w:rPr>
            <w:lang w:val="en-GB"/>
          </w:rPr>
          <w:delText xml:space="preserve"> with personality traits dataset, so that </w:delText>
        </w:r>
        <w:r w:rsidR="00B12F88" w:rsidRPr="004A4B49" w:rsidDel="00D111A9">
          <w:rPr>
            <w:lang w:val="en-GB"/>
          </w:rPr>
          <w:delText xml:space="preserve">it </w:delText>
        </w:r>
        <w:r w:rsidRPr="004A4B49" w:rsidDel="00D111A9">
          <w:rPr>
            <w:lang w:val="en-GB"/>
          </w:rPr>
          <w:delText xml:space="preserve">will have </w:delText>
        </w:r>
        <w:r w:rsidR="0067015A" w:rsidRPr="004A4B49" w:rsidDel="00D111A9">
          <w:rPr>
            <w:lang w:val="en-GB"/>
          </w:rPr>
          <w:delText>corresponding five personality trait result for each row of metric dataset. The resulting dataset for each metric has the following structure:</w:delText>
        </w:r>
      </w:del>
    </w:p>
    <w:tbl>
      <w:tblPr>
        <w:tblW w:w="8733" w:type="dxa"/>
        <w:tblLook w:val="04A0" w:firstRow="1" w:lastRow="0" w:firstColumn="1" w:lastColumn="0" w:noHBand="0" w:noVBand="1"/>
      </w:tblPr>
      <w:tblGrid>
        <w:gridCol w:w="624"/>
        <w:gridCol w:w="497"/>
        <w:gridCol w:w="736"/>
        <w:gridCol w:w="690"/>
        <w:gridCol w:w="967"/>
        <w:gridCol w:w="1619"/>
        <w:gridCol w:w="1155"/>
        <w:gridCol w:w="1347"/>
        <w:gridCol w:w="1098"/>
      </w:tblGrid>
      <w:tr w:rsidR="0067015A" w:rsidRPr="004A4B49" w:rsidDel="00D111A9" w14:paraId="5B762BB4" w14:textId="39BD472B" w:rsidTr="00BD2B2E">
        <w:trPr>
          <w:trHeight w:val="480"/>
          <w:del w:id="7055" w:author="Mario Ezequiel Scott" w:date="2020-01-02T20:46:00Z"/>
        </w:trPr>
        <w:tc>
          <w:tcPr>
            <w:tcW w:w="62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AD69993" w14:textId="36CF6B3D" w:rsidR="0067015A" w:rsidRPr="004A4B49" w:rsidDel="00D111A9" w:rsidRDefault="0067015A" w:rsidP="0067015A">
            <w:pPr>
              <w:autoSpaceDE/>
              <w:spacing w:before="0" w:after="0"/>
              <w:jc w:val="right"/>
              <w:rPr>
                <w:del w:id="7056" w:author="Mario Ezequiel Scott" w:date="2020-01-02T20:46:00Z"/>
                <w:rFonts w:ascii="Arial" w:eastAsia="Times New Roman" w:hAnsi="Arial" w:cs="Arial"/>
                <w:color w:val="000000"/>
                <w:sz w:val="18"/>
                <w:szCs w:val="18"/>
                <w:lang w:val="en-GB" w:eastAsia="en-US"/>
                <w:rPrChange w:id="7057" w:author="Mario Ezequiel Scott" w:date="2019-12-29T19:14:00Z">
                  <w:rPr>
                    <w:del w:id="7058" w:author="Mario Ezequiel Scott" w:date="2020-01-02T20:46:00Z"/>
                    <w:rFonts w:ascii="Arial" w:eastAsia="Times New Roman" w:hAnsi="Arial" w:cs="Arial"/>
                    <w:color w:val="000000"/>
                    <w:sz w:val="18"/>
                    <w:szCs w:val="18"/>
                    <w:lang w:val="en-US" w:eastAsia="en-US"/>
                  </w:rPr>
                </w:rPrChange>
              </w:rPr>
            </w:pPr>
            <w:del w:id="7059" w:author="Mario Ezequiel Scott" w:date="2020-01-02T20:46:00Z">
              <w:r w:rsidRPr="004A4B49" w:rsidDel="00D111A9">
                <w:rPr>
                  <w:rFonts w:ascii="Arial" w:eastAsia="Times New Roman" w:hAnsi="Arial" w:cs="Arial"/>
                  <w:color w:val="000000"/>
                  <w:sz w:val="18"/>
                  <w:szCs w:val="18"/>
                  <w:lang w:val="en-GB" w:eastAsia="en-US"/>
                  <w:rPrChange w:id="7060" w:author="Mario Ezequiel Scott" w:date="2019-12-29T19:14:00Z">
                    <w:rPr>
                      <w:rFonts w:ascii="Arial" w:eastAsia="Times New Roman" w:hAnsi="Arial" w:cs="Arial"/>
                      <w:color w:val="000000"/>
                      <w:sz w:val="18"/>
                      <w:szCs w:val="18"/>
                      <w:lang w:val="en-US" w:eastAsia="en-US"/>
                    </w:rPr>
                  </w:rPrChange>
                </w:rPr>
                <w:delText>user</w:delText>
              </w:r>
            </w:del>
          </w:p>
        </w:tc>
        <w:tc>
          <w:tcPr>
            <w:tcW w:w="420" w:type="dxa"/>
            <w:tcBorders>
              <w:top w:val="single" w:sz="4" w:space="0" w:color="auto"/>
              <w:left w:val="nil"/>
              <w:bottom w:val="single" w:sz="4" w:space="0" w:color="auto"/>
              <w:right w:val="single" w:sz="4" w:space="0" w:color="auto"/>
            </w:tcBorders>
            <w:shd w:val="clear" w:color="000000" w:fill="FFFFFF"/>
            <w:vAlign w:val="center"/>
            <w:hideMark/>
          </w:tcPr>
          <w:p w14:paraId="35CE6F6D" w14:textId="369ACF09" w:rsidR="0067015A" w:rsidRPr="004A4B49" w:rsidDel="00D111A9" w:rsidRDefault="0067015A" w:rsidP="0067015A">
            <w:pPr>
              <w:autoSpaceDE/>
              <w:spacing w:before="0" w:after="0"/>
              <w:jc w:val="right"/>
              <w:rPr>
                <w:del w:id="7061" w:author="Mario Ezequiel Scott" w:date="2020-01-02T20:46:00Z"/>
                <w:rFonts w:ascii="Arial" w:eastAsia="Times New Roman" w:hAnsi="Arial" w:cs="Arial"/>
                <w:color w:val="000000"/>
                <w:sz w:val="18"/>
                <w:szCs w:val="18"/>
                <w:lang w:val="en-GB" w:eastAsia="en-US"/>
                <w:rPrChange w:id="7062" w:author="Mario Ezequiel Scott" w:date="2019-12-29T19:14:00Z">
                  <w:rPr>
                    <w:del w:id="7063" w:author="Mario Ezequiel Scott" w:date="2020-01-02T20:46:00Z"/>
                    <w:rFonts w:ascii="Arial" w:eastAsia="Times New Roman" w:hAnsi="Arial" w:cs="Arial"/>
                    <w:color w:val="000000"/>
                    <w:sz w:val="18"/>
                    <w:szCs w:val="18"/>
                    <w:lang w:val="en-US" w:eastAsia="en-US"/>
                  </w:rPr>
                </w:rPrChange>
              </w:rPr>
            </w:pPr>
            <w:del w:id="7064" w:author="Mario Ezequiel Scott" w:date="2020-01-02T20:46:00Z">
              <w:r w:rsidRPr="004A4B49" w:rsidDel="00D111A9">
                <w:rPr>
                  <w:rFonts w:ascii="Arial" w:eastAsia="Times New Roman" w:hAnsi="Arial" w:cs="Arial"/>
                  <w:color w:val="000000"/>
                  <w:sz w:val="18"/>
                  <w:szCs w:val="18"/>
                  <w:lang w:val="en-GB" w:eastAsia="en-US"/>
                  <w:rPrChange w:id="7065" w:author="Mario Ezequiel Scott" w:date="2019-12-29T19:14:00Z">
                    <w:rPr>
                      <w:rFonts w:ascii="Arial" w:eastAsia="Times New Roman" w:hAnsi="Arial" w:cs="Arial"/>
                      <w:color w:val="000000"/>
                      <w:sz w:val="18"/>
                      <w:szCs w:val="18"/>
                      <w:lang w:val="en-US" w:eastAsia="en-US"/>
                    </w:rPr>
                  </w:rPrChange>
                </w:rPr>
                <w:delText>key</w:delText>
              </w:r>
            </w:del>
          </w:p>
        </w:tc>
        <w:tc>
          <w:tcPr>
            <w:tcW w:w="741" w:type="dxa"/>
            <w:tcBorders>
              <w:top w:val="single" w:sz="4" w:space="0" w:color="auto"/>
              <w:left w:val="nil"/>
              <w:bottom w:val="single" w:sz="4" w:space="0" w:color="auto"/>
              <w:right w:val="single" w:sz="4" w:space="0" w:color="auto"/>
            </w:tcBorders>
            <w:shd w:val="clear" w:color="000000" w:fill="FFFFFF"/>
            <w:vAlign w:val="center"/>
            <w:hideMark/>
          </w:tcPr>
          <w:p w14:paraId="4B9565F7" w14:textId="2242BEDA" w:rsidR="0067015A" w:rsidRPr="004A4B49" w:rsidDel="00D111A9" w:rsidRDefault="0067015A" w:rsidP="0067015A">
            <w:pPr>
              <w:autoSpaceDE/>
              <w:spacing w:before="0" w:after="0"/>
              <w:jc w:val="right"/>
              <w:rPr>
                <w:del w:id="7066" w:author="Mario Ezequiel Scott" w:date="2020-01-02T20:46:00Z"/>
                <w:rFonts w:ascii="Arial" w:eastAsia="Times New Roman" w:hAnsi="Arial" w:cs="Arial"/>
                <w:color w:val="000000"/>
                <w:sz w:val="18"/>
                <w:szCs w:val="18"/>
                <w:lang w:val="en-GB" w:eastAsia="en-US"/>
                <w:rPrChange w:id="7067" w:author="Mario Ezequiel Scott" w:date="2019-12-29T19:14:00Z">
                  <w:rPr>
                    <w:del w:id="7068" w:author="Mario Ezequiel Scott" w:date="2020-01-02T20:46:00Z"/>
                    <w:rFonts w:ascii="Arial" w:eastAsia="Times New Roman" w:hAnsi="Arial" w:cs="Arial"/>
                    <w:color w:val="000000"/>
                    <w:sz w:val="18"/>
                    <w:szCs w:val="18"/>
                    <w:lang w:val="en-US" w:eastAsia="en-US"/>
                  </w:rPr>
                </w:rPrChange>
              </w:rPr>
            </w:pPr>
            <w:del w:id="7069" w:author="Mario Ezequiel Scott" w:date="2020-01-02T20:46:00Z">
              <w:r w:rsidRPr="004A4B49" w:rsidDel="00D111A9">
                <w:rPr>
                  <w:rFonts w:ascii="Arial" w:eastAsia="Times New Roman" w:hAnsi="Arial" w:cs="Arial"/>
                  <w:color w:val="000000"/>
                  <w:sz w:val="18"/>
                  <w:szCs w:val="18"/>
                  <w:lang w:val="en-GB" w:eastAsia="en-US"/>
                  <w:rPrChange w:id="7070" w:author="Mario Ezequiel Scott" w:date="2019-12-29T19:14:00Z">
                    <w:rPr>
                      <w:rFonts w:ascii="Arial" w:eastAsia="Times New Roman" w:hAnsi="Arial" w:cs="Arial"/>
                      <w:color w:val="000000"/>
                      <w:sz w:val="18"/>
                      <w:szCs w:val="18"/>
                      <w:lang w:val="en-US" w:eastAsia="en-US"/>
                    </w:rPr>
                  </w:rPrChange>
                </w:rPr>
                <w:delText>project</w:delText>
              </w:r>
            </w:del>
          </w:p>
        </w:tc>
        <w:tc>
          <w:tcPr>
            <w:tcW w:w="691" w:type="dxa"/>
            <w:tcBorders>
              <w:top w:val="single" w:sz="4" w:space="0" w:color="auto"/>
              <w:left w:val="nil"/>
              <w:bottom w:val="single" w:sz="4" w:space="0" w:color="auto"/>
              <w:right w:val="single" w:sz="4" w:space="0" w:color="auto"/>
            </w:tcBorders>
            <w:shd w:val="clear" w:color="000000" w:fill="FFFFFF"/>
            <w:vAlign w:val="center"/>
            <w:hideMark/>
          </w:tcPr>
          <w:p w14:paraId="3D758581" w14:textId="276AD354" w:rsidR="0067015A" w:rsidRPr="004A4B49" w:rsidDel="00D111A9" w:rsidRDefault="0067015A" w:rsidP="0067015A">
            <w:pPr>
              <w:autoSpaceDE/>
              <w:spacing w:before="0" w:after="0"/>
              <w:jc w:val="right"/>
              <w:rPr>
                <w:del w:id="7071" w:author="Mario Ezequiel Scott" w:date="2020-01-02T20:46:00Z"/>
                <w:rFonts w:ascii="Arial" w:eastAsia="Times New Roman" w:hAnsi="Arial" w:cs="Arial"/>
                <w:color w:val="000000"/>
                <w:sz w:val="18"/>
                <w:szCs w:val="18"/>
                <w:lang w:val="en-GB" w:eastAsia="en-US"/>
                <w:rPrChange w:id="7072" w:author="Mario Ezequiel Scott" w:date="2019-12-29T19:14:00Z">
                  <w:rPr>
                    <w:del w:id="7073" w:author="Mario Ezequiel Scott" w:date="2020-01-02T20:46:00Z"/>
                    <w:rFonts w:ascii="Arial" w:eastAsia="Times New Roman" w:hAnsi="Arial" w:cs="Arial"/>
                    <w:color w:val="000000"/>
                    <w:sz w:val="18"/>
                    <w:szCs w:val="18"/>
                    <w:lang w:val="en-US" w:eastAsia="en-US"/>
                  </w:rPr>
                </w:rPrChange>
              </w:rPr>
            </w:pPr>
            <w:del w:id="7074" w:author="Mario Ezequiel Scott" w:date="2020-01-02T20:46:00Z">
              <w:r w:rsidRPr="004A4B49" w:rsidDel="00D111A9">
                <w:rPr>
                  <w:rFonts w:ascii="Arial" w:eastAsia="Times New Roman" w:hAnsi="Arial" w:cs="Arial"/>
                  <w:color w:val="000000"/>
                  <w:sz w:val="18"/>
                  <w:szCs w:val="18"/>
                  <w:lang w:val="en-GB" w:eastAsia="en-US"/>
                  <w:rPrChange w:id="7075" w:author="Mario Ezequiel Scott" w:date="2019-12-29T19:14:00Z">
                    <w:rPr>
                      <w:rFonts w:ascii="Arial" w:eastAsia="Times New Roman" w:hAnsi="Arial" w:cs="Arial"/>
                      <w:color w:val="000000"/>
                      <w:sz w:val="18"/>
                      <w:szCs w:val="18"/>
                      <w:lang w:val="en-US" w:eastAsia="en-US"/>
                    </w:rPr>
                  </w:rPrChange>
                </w:rPr>
                <w:delText>Metric value</w:delText>
              </w:r>
            </w:del>
          </w:p>
        </w:tc>
        <w:tc>
          <w:tcPr>
            <w:tcW w:w="974" w:type="dxa"/>
            <w:tcBorders>
              <w:top w:val="single" w:sz="4" w:space="0" w:color="auto"/>
              <w:left w:val="nil"/>
              <w:bottom w:val="single" w:sz="4" w:space="0" w:color="auto"/>
              <w:right w:val="single" w:sz="4" w:space="0" w:color="auto"/>
            </w:tcBorders>
            <w:shd w:val="clear" w:color="000000" w:fill="FFFFFF"/>
            <w:vAlign w:val="center"/>
            <w:hideMark/>
          </w:tcPr>
          <w:p w14:paraId="608F785C" w14:textId="73FB79A1" w:rsidR="0067015A" w:rsidRPr="004A4B49" w:rsidDel="00D111A9" w:rsidRDefault="0067015A" w:rsidP="0067015A">
            <w:pPr>
              <w:autoSpaceDE/>
              <w:spacing w:before="0" w:after="0"/>
              <w:jc w:val="right"/>
              <w:rPr>
                <w:del w:id="7076" w:author="Mario Ezequiel Scott" w:date="2020-01-02T20:46:00Z"/>
                <w:rFonts w:ascii="Arial" w:eastAsia="Times New Roman" w:hAnsi="Arial" w:cs="Arial"/>
                <w:color w:val="000000"/>
                <w:sz w:val="18"/>
                <w:szCs w:val="18"/>
                <w:lang w:val="en-GB" w:eastAsia="en-US"/>
                <w:rPrChange w:id="7077" w:author="Mario Ezequiel Scott" w:date="2019-12-29T19:14:00Z">
                  <w:rPr>
                    <w:del w:id="7078" w:author="Mario Ezequiel Scott" w:date="2020-01-02T20:46:00Z"/>
                    <w:rFonts w:ascii="Arial" w:eastAsia="Times New Roman" w:hAnsi="Arial" w:cs="Arial"/>
                    <w:color w:val="000000"/>
                    <w:sz w:val="18"/>
                    <w:szCs w:val="18"/>
                    <w:lang w:val="en-US" w:eastAsia="en-US"/>
                  </w:rPr>
                </w:rPrChange>
              </w:rPr>
            </w:pPr>
            <w:del w:id="7079" w:author="Mario Ezequiel Scott" w:date="2020-01-02T20:46:00Z">
              <w:r w:rsidRPr="004A4B49" w:rsidDel="00D111A9">
                <w:rPr>
                  <w:rFonts w:ascii="Arial" w:eastAsia="Times New Roman" w:hAnsi="Arial" w:cs="Arial"/>
                  <w:color w:val="000000"/>
                  <w:sz w:val="18"/>
                  <w:szCs w:val="18"/>
                  <w:lang w:val="en-GB" w:eastAsia="en-US"/>
                  <w:rPrChange w:id="7080" w:author="Mario Ezequiel Scott" w:date="2019-12-29T19:14:00Z">
                    <w:rPr>
                      <w:rFonts w:ascii="Arial" w:eastAsia="Times New Roman" w:hAnsi="Arial" w:cs="Arial"/>
                      <w:color w:val="000000"/>
                      <w:sz w:val="18"/>
                      <w:szCs w:val="18"/>
                      <w:lang w:val="en-US" w:eastAsia="en-US"/>
                    </w:rPr>
                  </w:rPrChange>
                </w:rPr>
                <w:delText>openness value</w:delText>
              </w:r>
            </w:del>
          </w:p>
        </w:tc>
        <w:tc>
          <w:tcPr>
            <w:tcW w:w="1643" w:type="dxa"/>
            <w:tcBorders>
              <w:top w:val="single" w:sz="4" w:space="0" w:color="auto"/>
              <w:left w:val="nil"/>
              <w:bottom w:val="single" w:sz="4" w:space="0" w:color="auto"/>
              <w:right w:val="single" w:sz="4" w:space="0" w:color="auto"/>
            </w:tcBorders>
            <w:shd w:val="clear" w:color="000000" w:fill="FFFFFF"/>
            <w:vAlign w:val="center"/>
            <w:hideMark/>
          </w:tcPr>
          <w:p w14:paraId="7B093ABC" w14:textId="78FA46C1" w:rsidR="0067015A" w:rsidRPr="004A4B49" w:rsidDel="00D111A9" w:rsidRDefault="0067015A" w:rsidP="0067015A">
            <w:pPr>
              <w:autoSpaceDE/>
              <w:spacing w:before="0" w:after="0"/>
              <w:jc w:val="right"/>
              <w:rPr>
                <w:del w:id="7081" w:author="Mario Ezequiel Scott" w:date="2020-01-02T20:46:00Z"/>
                <w:rFonts w:ascii="Arial" w:eastAsia="Times New Roman" w:hAnsi="Arial" w:cs="Arial"/>
                <w:color w:val="000000"/>
                <w:sz w:val="18"/>
                <w:szCs w:val="18"/>
                <w:lang w:val="en-GB" w:eastAsia="en-US"/>
                <w:rPrChange w:id="7082" w:author="Mario Ezequiel Scott" w:date="2019-12-29T19:14:00Z">
                  <w:rPr>
                    <w:del w:id="7083" w:author="Mario Ezequiel Scott" w:date="2020-01-02T20:46:00Z"/>
                    <w:rFonts w:ascii="Arial" w:eastAsia="Times New Roman" w:hAnsi="Arial" w:cs="Arial"/>
                    <w:color w:val="000000"/>
                    <w:sz w:val="18"/>
                    <w:szCs w:val="18"/>
                    <w:lang w:val="en-US" w:eastAsia="en-US"/>
                  </w:rPr>
                </w:rPrChange>
              </w:rPr>
            </w:pPr>
            <w:del w:id="7084" w:author="Mario Ezequiel Scott" w:date="2020-01-02T20:46:00Z">
              <w:r w:rsidRPr="004A4B49" w:rsidDel="00D111A9">
                <w:rPr>
                  <w:rFonts w:ascii="Arial" w:eastAsia="Times New Roman" w:hAnsi="Arial" w:cs="Arial"/>
                  <w:color w:val="000000"/>
                  <w:sz w:val="18"/>
                  <w:szCs w:val="18"/>
                  <w:lang w:val="en-GB" w:eastAsia="en-US"/>
                  <w:rPrChange w:id="7085" w:author="Mario Ezequiel Scott" w:date="2019-12-29T19:14:00Z">
                    <w:rPr>
                      <w:rFonts w:ascii="Arial" w:eastAsia="Times New Roman" w:hAnsi="Arial" w:cs="Arial"/>
                      <w:color w:val="000000"/>
                      <w:sz w:val="18"/>
                      <w:szCs w:val="18"/>
                      <w:lang w:val="en-US" w:eastAsia="en-US"/>
                    </w:rPr>
                  </w:rPrChange>
                </w:rPr>
                <w:delText>conscientiousness value</w:delText>
              </w:r>
            </w:del>
          </w:p>
        </w:tc>
        <w:tc>
          <w:tcPr>
            <w:tcW w:w="1168" w:type="dxa"/>
            <w:tcBorders>
              <w:top w:val="single" w:sz="4" w:space="0" w:color="auto"/>
              <w:left w:val="nil"/>
              <w:bottom w:val="single" w:sz="4" w:space="0" w:color="auto"/>
              <w:right w:val="single" w:sz="4" w:space="0" w:color="auto"/>
            </w:tcBorders>
            <w:shd w:val="clear" w:color="000000" w:fill="FFFFFF"/>
            <w:vAlign w:val="center"/>
            <w:hideMark/>
          </w:tcPr>
          <w:p w14:paraId="2C1F2BEB" w14:textId="2BFE2475" w:rsidR="0067015A" w:rsidRPr="004A4B49" w:rsidDel="00D111A9" w:rsidRDefault="0067015A" w:rsidP="0067015A">
            <w:pPr>
              <w:autoSpaceDE/>
              <w:spacing w:before="0" w:after="0"/>
              <w:jc w:val="right"/>
              <w:rPr>
                <w:del w:id="7086" w:author="Mario Ezequiel Scott" w:date="2020-01-02T20:46:00Z"/>
                <w:rFonts w:ascii="Arial" w:eastAsia="Times New Roman" w:hAnsi="Arial" w:cs="Arial"/>
                <w:color w:val="000000"/>
                <w:sz w:val="18"/>
                <w:szCs w:val="18"/>
                <w:lang w:val="en-GB" w:eastAsia="en-US"/>
                <w:rPrChange w:id="7087" w:author="Mario Ezequiel Scott" w:date="2019-12-29T19:14:00Z">
                  <w:rPr>
                    <w:del w:id="7088" w:author="Mario Ezequiel Scott" w:date="2020-01-02T20:46:00Z"/>
                    <w:rFonts w:ascii="Arial" w:eastAsia="Times New Roman" w:hAnsi="Arial" w:cs="Arial"/>
                    <w:color w:val="000000"/>
                    <w:sz w:val="18"/>
                    <w:szCs w:val="18"/>
                    <w:lang w:val="en-US" w:eastAsia="en-US"/>
                  </w:rPr>
                </w:rPrChange>
              </w:rPr>
            </w:pPr>
            <w:del w:id="7089" w:author="Mario Ezequiel Scott" w:date="2020-01-02T20:46:00Z">
              <w:r w:rsidRPr="004A4B49" w:rsidDel="00D111A9">
                <w:rPr>
                  <w:rFonts w:ascii="Arial" w:eastAsia="Times New Roman" w:hAnsi="Arial" w:cs="Arial"/>
                  <w:color w:val="000000"/>
                  <w:sz w:val="18"/>
                  <w:szCs w:val="18"/>
                  <w:lang w:val="en-GB" w:eastAsia="en-US"/>
                  <w:rPrChange w:id="7090" w:author="Mario Ezequiel Scott" w:date="2019-12-29T19:14:00Z">
                    <w:rPr>
                      <w:rFonts w:ascii="Arial" w:eastAsia="Times New Roman" w:hAnsi="Arial" w:cs="Arial"/>
                      <w:color w:val="000000"/>
                      <w:sz w:val="18"/>
                      <w:szCs w:val="18"/>
                      <w:lang w:val="en-US" w:eastAsia="en-US"/>
                    </w:rPr>
                  </w:rPrChange>
                </w:rPr>
                <w:delText>extraversion value</w:delText>
              </w:r>
            </w:del>
          </w:p>
        </w:tc>
        <w:tc>
          <w:tcPr>
            <w:tcW w:w="1362" w:type="dxa"/>
            <w:tcBorders>
              <w:top w:val="single" w:sz="4" w:space="0" w:color="auto"/>
              <w:left w:val="nil"/>
              <w:bottom w:val="single" w:sz="4" w:space="0" w:color="auto"/>
              <w:right w:val="single" w:sz="4" w:space="0" w:color="auto"/>
            </w:tcBorders>
            <w:shd w:val="clear" w:color="000000" w:fill="FFFFFF"/>
            <w:vAlign w:val="center"/>
            <w:hideMark/>
          </w:tcPr>
          <w:p w14:paraId="42E4A652" w14:textId="7B332927" w:rsidR="0067015A" w:rsidRPr="004A4B49" w:rsidDel="00D111A9" w:rsidRDefault="0067015A" w:rsidP="0067015A">
            <w:pPr>
              <w:autoSpaceDE/>
              <w:spacing w:before="0" w:after="0"/>
              <w:jc w:val="right"/>
              <w:rPr>
                <w:del w:id="7091" w:author="Mario Ezequiel Scott" w:date="2020-01-02T20:46:00Z"/>
                <w:rFonts w:ascii="Arial" w:eastAsia="Times New Roman" w:hAnsi="Arial" w:cs="Arial"/>
                <w:color w:val="000000"/>
                <w:sz w:val="18"/>
                <w:szCs w:val="18"/>
                <w:lang w:val="en-GB" w:eastAsia="en-US"/>
                <w:rPrChange w:id="7092" w:author="Mario Ezequiel Scott" w:date="2019-12-29T19:14:00Z">
                  <w:rPr>
                    <w:del w:id="7093" w:author="Mario Ezequiel Scott" w:date="2020-01-02T20:46:00Z"/>
                    <w:rFonts w:ascii="Arial" w:eastAsia="Times New Roman" w:hAnsi="Arial" w:cs="Arial"/>
                    <w:color w:val="000000"/>
                    <w:sz w:val="18"/>
                    <w:szCs w:val="18"/>
                    <w:lang w:val="en-US" w:eastAsia="en-US"/>
                  </w:rPr>
                </w:rPrChange>
              </w:rPr>
            </w:pPr>
            <w:del w:id="7094" w:author="Mario Ezequiel Scott" w:date="2020-01-02T20:46:00Z">
              <w:r w:rsidRPr="004A4B49" w:rsidDel="00D111A9">
                <w:rPr>
                  <w:rFonts w:ascii="Arial" w:eastAsia="Times New Roman" w:hAnsi="Arial" w:cs="Arial"/>
                  <w:color w:val="000000"/>
                  <w:sz w:val="18"/>
                  <w:szCs w:val="18"/>
                  <w:lang w:val="en-GB" w:eastAsia="en-US"/>
                  <w:rPrChange w:id="7095" w:author="Mario Ezequiel Scott" w:date="2019-12-29T19:14:00Z">
                    <w:rPr>
                      <w:rFonts w:ascii="Arial" w:eastAsia="Times New Roman" w:hAnsi="Arial" w:cs="Arial"/>
                      <w:color w:val="000000"/>
                      <w:sz w:val="18"/>
                      <w:szCs w:val="18"/>
                      <w:lang w:val="en-US" w:eastAsia="en-US"/>
                    </w:rPr>
                  </w:rPrChange>
                </w:rPr>
                <w:delText>agreeableness value</w:delText>
              </w:r>
            </w:del>
          </w:p>
        </w:tc>
        <w:tc>
          <w:tcPr>
            <w:tcW w:w="1109" w:type="dxa"/>
            <w:tcBorders>
              <w:top w:val="single" w:sz="4" w:space="0" w:color="auto"/>
              <w:left w:val="nil"/>
              <w:bottom w:val="single" w:sz="4" w:space="0" w:color="auto"/>
              <w:right w:val="single" w:sz="4" w:space="0" w:color="auto"/>
            </w:tcBorders>
            <w:shd w:val="clear" w:color="000000" w:fill="FFFFFF"/>
            <w:vAlign w:val="center"/>
            <w:hideMark/>
          </w:tcPr>
          <w:p w14:paraId="58CD6A5C" w14:textId="5168BA3B" w:rsidR="0067015A" w:rsidRPr="004A4B49" w:rsidDel="00D111A9" w:rsidRDefault="0067015A" w:rsidP="0067015A">
            <w:pPr>
              <w:autoSpaceDE/>
              <w:spacing w:before="0" w:after="0"/>
              <w:jc w:val="right"/>
              <w:rPr>
                <w:del w:id="7096" w:author="Mario Ezequiel Scott" w:date="2020-01-02T20:46:00Z"/>
                <w:rFonts w:ascii="Arial" w:eastAsia="Times New Roman" w:hAnsi="Arial" w:cs="Arial"/>
                <w:color w:val="000000"/>
                <w:sz w:val="18"/>
                <w:szCs w:val="18"/>
                <w:lang w:val="en-GB" w:eastAsia="en-US"/>
                <w:rPrChange w:id="7097" w:author="Mario Ezequiel Scott" w:date="2019-12-29T19:14:00Z">
                  <w:rPr>
                    <w:del w:id="7098" w:author="Mario Ezequiel Scott" w:date="2020-01-02T20:46:00Z"/>
                    <w:rFonts w:ascii="Arial" w:eastAsia="Times New Roman" w:hAnsi="Arial" w:cs="Arial"/>
                    <w:color w:val="000000"/>
                    <w:sz w:val="18"/>
                    <w:szCs w:val="18"/>
                    <w:lang w:val="en-US" w:eastAsia="en-US"/>
                  </w:rPr>
                </w:rPrChange>
              </w:rPr>
            </w:pPr>
            <w:del w:id="7099" w:author="Mario Ezequiel Scott" w:date="2020-01-02T20:46:00Z">
              <w:r w:rsidRPr="004A4B49" w:rsidDel="00D111A9">
                <w:rPr>
                  <w:rFonts w:ascii="Arial" w:eastAsia="Times New Roman" w:hAnsi="Arial" w:cs="Arial"/>
                  <w:color w:val="000000"/>
                  <w:sz w:val="18"/>
                  <w:szCs w:val="18"/>
                  <w:lang w:val="en-GB" w:eastAsia="en-US"/>
                  <w:rPrChange w:id="7100" w:author="Mario Ezequiel Scott" w:date="2019-12-29T19:14:00Z">
                    <w:rPr>
                      <w:rFonts w:ascii="Arial" w:eastAsia="Times New Roman" w:hAnsi="Arial" w:cs="Arial"/>
                      <w:color w:val="000000"/>
                      <w:sz w:val="18"/>
                      <w:szCs w:val="18"/>
                      <w:lang w:val="en-US" w:eastAsia="en-US"/>
                    </w:rPr>
                  </w:rPrChange>
                </w:rPr>
                <w:delText>neuroticism value</w:delText>
              </w:r>
            </w:del>
          </w:p>
        </w:tc>
      </w:tr>
    </w:tbl>
    <w:p w14:paraId="73CE4D13" w14:textId="549B55E5" w:rsidR="0067015A" w:rsidRPr="004A4B49" w:rsidDel="00D111A9" w:rsidRDefault="00AE4891">
      <w:pPr>
        <w:rPr>
          <w:del w:id="7101" w:author="Mario Ezequiel Scott" w:date="2020-01-02T20:38:00Z"/>
          <w:lang w:val="en-GB"/>
        </w:rPr>
      </w:pPr>
      <w:del w:id="7102" w:author="Mario Ezequiel Scott" w:date="2020-01-02T20:38:00Z">
        <w:r w:rsidRPr="009A4FA7" w:rsidDel="00D111A9">
          <w:rPr>
            <w:lang w:val="en-GB"/>
          </w:rPr>
          <w:delText xml:space="preserve">Goal is to know </w:delText>
        </w:r>
        <w:r w:rsidR="0067015A" w:rsidRPr="008A1EBF" w:rsidDel="00D111A9">
          <w:rPr>
            <w:lang w:val="en-GB"/>
          </w:rPr>
          <w:delText>associations of metric</w:delText>
        </w:r>
        <w:r w:rsidR="00DD0211" w:rsidRPr="008A1EBF" w:rsidDel="00D111A9">
          <w:rPr>
            <w:lang w:val="en-GB"/>
          </w:rPr>
          <w:delText xml:space="preserve"> </w:delText>
        </w:r>
        <w:r w:rsidR="0067015A" w:rsidRPr="008A1EBF" w:rsidDel="00D111A9">
          <w:rPr>
            <w:lang w:val="en-GB"/>
          </w:rPr>
          <w:delText>/</w:delText>
        </w:r>
        <w:r w:rsidR="00DD0211" w:rsidRPr="008A1EBF" w:rsidDel="00D111A9">
          <w:rPr>
            <w:lang w:val="en-GB"/>
          </w:rPr>
          <w:delText xml:space="preserve"> </w:delText>
        </w:r>
        <w:r w:rsidR="00DD0211" w:rsidRPr="004A4B49" w:rsidDel="00D111A9">
          <w:rPr>
            <w:lang w:val="en-GB"/>
          </w:rPr>
          <w:delText>personality</w:delText>
        </w:r>
        <w:r w:rsidR="0067015A" w:rsidRPr="004A4B49" w:rsidDel="00D111A9">
          <w:rPr>
            <w:lang w:val="en-GB"/>
          </w:rPr>
          <w:delText>, therefore, user, key and project columns</w:delText>
        </w:r>
        <w:r w:rsidR="00920FDE" w:rsidRPr="004A4B49" w:rsidDel="00D111A9">
          <w:rPr>
            <w:lang w:val="en-GB"/>
          </w:rPr>
          <w:delText xml:space="preserve"> are discarded</w:delText>
        </w:r>
        <w:r w:rsidR="0067015A" w:rsidRPr="004A4B49" w:rsidDel="00D111A9">
          <w:rPr>
            <w:lang w:val="en-GB"/>
          </w:rPr>
          <w:delText>.</w:delText>
        </w:r>
      </w:del>
    </w:p>
    <w:p w14:paraId="762B74C3" w14:textId="2D601F61" w:rsidR="00DD0211" w:rsidRPr="004A4B49" w:rsidDel="00D111A9" w:rsidRDefault="004F3A96">
      <w:pPr>
        <w:rPr>
          <w:del w:id="7103" w:author="Mario Ezequiel Scott" w:date="2020-01-02T20:46:00Z"/>
          <w:lang w:val="en-GB"/>
        </w:rPr>
      </w:pPr>
      <w:del w:id="7104" w:author="Mario Ezequiel Scott" w:date="2020-01-02T20:38:00Z">
        <w:r w:rsidRPr="004A4B49" w:rsidDel="00D111A9">
          <w:rPr>
            <w:lang w:val="en-GB"/>
          </w:rPr>
          <w:delText>Next</w:delText>
        </w:r>
        <w:r w:rsidR="00DD0211" w:rsidRPr="004A4B49" w:rsidDel="00D111A9">
          <w:rPr>
            <w:lang w:val="en-GB"/>
          </w:rPr>
          <w:delText>, all the four metric datasets</w:delText>
        </w:r>
        <w:r w:rsidRPr="004A4B49" w:rsidDel="00D111A9">
          <w:rPr>
            <w:lang w:val="en-GB"/>
          </w:rPr>
          <w:delText xml:space="preserve"> are </w:delText>
        </w:r>
        <w:r w:rsidR="005B4972" w:rsidRPr="004A4B49" w:rsidDel="00D111A9">
          <w:rPr>
            <w:lang w:val="en-GB"/>
          </w:rPr>
          <w:delText>combined</w:delText>
        </w:r>
        <w:r w:rsidR="00DD0211" w:rsidRPr="004A4B49" w:rsidDel="00D111A9">
          <w:rPr>
            <w:lang w:val="en-GB"/>
          </w:rPr>
          <w:delText>. Structure stays the same.</w:delText>
        </w:r>
      </w:del>
    </w:p>
    <w:p w14:paraId="4BF09737" w14:textId="0BD11138" w:rsidR="00A171DE" w:rsidRPr="004A4B49" w:rsidDel="00D111A9" w:rsidRDefault="00DD0211" w:rsidP="001213E0">
      <w:pPr>
        <w:rPr>
          <w:del w:id="7105" w:author="Mario Ezequiel Scott" w:date="2020-01-02T20:46:00Z"/>
          <w:lang w:val="en-GB"/>
        </w:rPr>
      </w:pPr>
      <w:del w:id="7106" w:author="Mario Ezequiel Scott" w:date="2020-01-02T20:46:00Z">
        <w:r w:rsidRPr="004A4B49" w:rsidDel="00D111A9">
          <w:rPr>
            <w:lang w:val="en-GB"/>
          </w:rPr>
          <w:delText>Finally, the subsets of columns for each personality trait</w:delText>
        </w:r>
        <w:r w:rsidR="006163EE" w:rsidRPr="004A4B49" w:rsidDel="00D111A9">
          <w:rPr>
            <w:lang w:val="en-GB"/>
          </w:rPr>
          <w:delText xml:space="preserve"> is done</w:delText>
        </w:r>
        <w:r w:rsidR="00A171DE" w:rsidRPr="004A4B49" w:rsidDel="00D111A9">
          <w:rPr>
            <w:lang w:val="en-GB"/>
          </w:rPr>
          <w:delText xml:space="preserve">, meaning that </w:delText>
        </w:r>
        <w:r w:rsidR="008622DF" w:rsidRPr="004A4B49" w:rsidDel="00D111A9">
          <w:rPr>
            <w:lang w:val="en-GB"/>
          </w:rPr>
          <w:delText xml:space="preserve">the result is </w:delText>
        </w:r>
        <w:r w:rsidR="00025BDE" w:rsidRPr="004A4B49" w:rsidDel="00D111A9">
          <w:rPr>
            <w:lang w:val="en-GB"/>
          </w:rPr>
          <w:delText xml:space="preserve">an </w:delText>
        </w:r>
        <w:r w:rsidR="00A171DE" w:rsidRPr="004A4B49" w:rsidDel="00D111A9">
          <w:rPr>
            <w:lang w:val="en-GB"/>
          </w:rPr>
          <w:delText>association rule for each personality trait.</w:delText>
        </w:r>
      </w:del>
      <w:commentRangeEnd w:id="7053"/>
      <w:r w:rsidR="00D111A9">
        <w:rPr>
          <w:rStyle w:val="CommentReference"/>
        </w:rPr>
        <w:commentReference w:id="7053"/>
      </w:r>
    </w:p>
    <w:p w14:paraId="09077B10" w14:textId="619CACC9" w:rsidR="00DD0211" w:rsidRPr="004A4B49" w:rsidDel="0080355D" w:rsidRDefault="00A171DE" w:rsidP="001213E0">
      <w:pPr>
        <w:rPr>
          <w:del w:id="7107" w:author="Mario Ezequiel Scott" w:date="2020-01-02T16:29:00Z"/>
          <w:lang w:val="en-GB"/>
        </w:rPr>
      </w:pPr>
      <w:r w:rsidRPr="004A4B49">
        <w:rPr>
          <w:lang w:val="en-GB"/>
        </w:rPr>
        <w:t xml:space="preserve">Since </w:t>
      </w:r>
      <w:r w:rsidR="003D41F6" w:rsidRPr="004A4B49">
        <w:rPr>
          <w:lang w:val="en-GB"/>
        </w:rPr>
        <w:t xml:space="preserve">there are </w:t>
      </w:r>
      <w:r w:rsidRPr="004A4B49">
        <w:rPr>
          <w:lang w:val="en-GB"/>
        </w:rPr>
        <w:t>4 agile metric</w:t>
      </w:r>
      <w:r w:rsidR="003D41F6" w:rsidRPr="004A4B49">
        <w:rPr>
          <w:lang w:val="en-GB"/>
        </w:rPr>
        <w:t>s studied within this research</w:t>
      </w:r>
      <w:r w:rsidRPr="004A4B49">
        <w:rPr>
          <w:lang w:val="en-GB"/>
        </w:rPr>
        <w:t xml:space="preserve"> and each of them is three dimensional, </w:t>
      </w:r>
      <w:r w:rsidR="00303584" w:rsidRPr="004A4B49">
        <w:rPr>
          <w:lang w:val="en-GB"/>
        </w:rPr>
        <w:t>it gives</w:t>
      </w:r>
      <w:r w:rsidRPr="004A4B49">
        <w:rPr>
          <w:lang w:val="en-GB"/>
        </w:rPr>
        <w:t xml:space="preserve"> total of 12 metric values. </w:t>
      </w:r>
      <w:r w:rsidR="00CA09CB" w:rsidRPr="004A4B49">
        <w:rPr>
          <w:lang w:val="en-GB"/>
        </w:rPr>
        <w:t>There are</w:t>
      </w:r>
      <w:r w:rsidRPr="004A4B49">
        <w:rPr>
          <w:lang w:val="en-GB"/>
        </w:rPr>
        <w:t xml:space="preserve"> 2 dimensions for each personality trait</w:t>
      </w:r>
      <w:r w:rsidR="00D8566D" w:rsidRPr="004A4B49">
        <w:rPr>
          <w:lang w:val="en-GB"/>
        </w:rPr>
        <w:t xml:space="preserve"> – Positive and Negative</w:t>
      </w:r>
      <w:r w:rsidRPr="004A4B49">
        <w:rPr>
          <w:lang w:val="en-GB"/>
        </w:rPr>
        <w:t xml:space="preserve">, therefore, there are in total, 24 possible </w:t>
      </w:r>
      <w:del w:id="7108" w:author="Mario Ezequiel Scott" w:date="2020-01-02T20:48:00Z">
        <w:r w:rsidRPr="004A4B49" w:rsidDel="00956528">
          <w:rPr>
            <w:lang w:val="en-GB"/>
          </w:rPr>
          <w:delText>association rules</w:delText>
        </w:r>
      </w:del>
      <w:ins w:id="7109" w:author="Mario Ezequiel Scott" w:date="2020-01-02T20:48:00Z">
        <w:r w:rsidR="00956528">
          <w:rPr>
            <w:lang w:val="en-GB"/>
          </w:rPr>
          <w:t>combination of values</w:t>
        </w:r>
      </w:ins>
      <w:ins w:id="7110" w:author="Mario Ezequiel Scott" w:date="2020-01-02T20:49:00Z">
        <w:r w:rsidR="00956528">
          <w:rPr>
            <w:lang w:val="en-GB"/>
          </w:rPr>
          <w:t xml:space="preserve">. Table 18 gives an example </w:t>
        </w:r>
      </w:ins>
      <w:del w:id="7111" w:author="Mario Ezequiel Scott" w:date="2020-01-02T20:49:00Z">
        <w:r w:rsidRPr="004A4B49" w:rsidDel="00956528">
          <w:rPr>
            <w:lang w:val="en-GB"/>
          </w:rPr>
          <w:delText xml:space="preserve">, as show on </w:delText>
        </w:r>
      </w:del>
      <w:ins w:id="7112" w:author="Mario Ezequiel Scott" w:date="2020-01-02T20:49:00Z">
        <w:r w:rsidR="00956528">
          <w:rPr>
            <w:lang w:val="en-GB"/>
          </w:rPr>
          <w:t xml:space="preserve">for </w:t>
        </w:r>
      </w:ins>
      <w:r w:rsidR="004F7205" w:rsidRPr="004A4B49">
        <w:rPr>
          <w:lang w:val="en-GB"/>
        </w:rPr>
        <w:t>the case of Neuroticism</w:t>
      </w:r>
      <w:ins w:id="7113" w:author="Mario Ezequiel Scott" w:date="2020-01-02T20:49:00Z">
        <w:r w:rsidR="00956528">
          <w:rPr>
            <w:lang w:val="en-GB"/>
          </w:rPr>
          <w:t>.</w:t>
        </w:r>
      </w:ins>
      <w:del w:id="7114" w:author="Mario Ezequiel Scott" w:date="2020-01-02T20:49:00Z">
        <w:r w:rsidR="004F7205" w:rsidRPr="004A4B49" w:rsidDel="00956528">
          <w:rPr>
            <w:lang w:val="en-GB"/>
          </w:rPr>
          <w:delText xml:space="preserve"> trait </w:delText>
        </w:r>
        <w:r w:rsidR="000D0F75" w:rsidRPr="004A4B49" w:rsidDel="00956528">
          <w:rPr>
            <w:lang w:val="en-GB"/>
          </w:rPr>
          <w:delText xml:space="preserve">on </w:delText>
        </w:r>
        <w:r w:rsidRPr="004A4B49" w:rsidDel="00956528">
          <w:rPr>
            <w:lang w:val="en-GB"/>
          </w:rPr>
          <w:delText xml:space="preserve">table </w:delText>
        </w:r>
        <w:r w:rsidR="00D75DEF" w:rsidRPr="004A4B49" w:rsidDel="00956528">
          <w:rPr>
            <w:lang w:val="en-GB"/>
          </w:rPr>
          <w:delText>18</w:delText>
        </w:r>
        <w:r w:rsidRPr="004A4B49" w:rsidDel="00956528">
          <w:rPr>
            <w:lang w:val="en-GB"/>
          </w:rPr>
          <w:delText>:</w:delText>
        </w:r>
      </w:del>
    </w:p>
    <w:p w14:paraId="5CC3255F" w14:textId="457D98BC" w:rsidR="00A171DE" w:rsidRPr="004A4B49" w:rsidDel="0080355D" w:rsidRDefault="00A171DE" w:rsidP="001213E0">
      <w:pPr>
        <w:rPr>
          <w:del w:id="7115" w:author="Mario Ezequiel Scott" w:date="2020-01-02T16:29:00Z"/>
          <w:lang w:val="en-GB"/>
        </w:rPr>
      </w:pPr>
    </w:p>
    <w:p w14:paraId="7E593B5C" w14:textId="77777777" w:rsidR="00A171DE" w:rsidRPr="004A4B49" w:rsidRDefault="00A171DE" w:rsidP="001213E0">
      <w:pPr>
        <w:rPr>
          <w:lang w:val="en-GB"/>
        </w:rPr>
      </w:pPr>
    </w:p>
    <w:tbl>
      <w:tblPr>
        <w:tblW w:w="5140" w:type="dxa"/>
        <w:tblLook w:val="04A0" w:firstRow="1" w:lastRow="0" w:firstColumn="1" w:lastColumn="0" w:noHBand="0" w:noVBand="1"/>
      </w:tblPr>
      <w:tblGrid>
        <w:gridCol w:w="740"/>
        <w:gridCol w:w="2020"/>
        <w:gridCol w:w="1120"/>
        <w:gridCol w:w="1260"/>
      </w:tblGrid>
      <w:tr w:rsidR="00A171DE" w:rsidRPr="004A4B49" w14:paraId="5DB1DB16" w14:textId="77777777" w:rsidTr="00A171DE">
        <w:trPr>
          <w:trHeight w:val="300"/>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AA2CA" w14:textId="77777777" w:rsidR="00A171DE" w:rsidRPr="004A4B49" w:rsidRDefault="00A171DE" w:rsidP="00A171DE">
            <w:pPr>
              <w:autoSpaceDE/>
              <w:spacing w:before="0" w:after="0"/>
              <w:jc w:val="left"/>
              <w:rPr>
                <w:rFonts w:ascii="Calibri" w:eastAsia="Times New Roman" w:hAnsi="Calibri" w:cs="Calibri"/>
                <w:color w:val="000000"/>
                <w:sz w:val="22"/>
                <w:szCs w:val="22"/>
                <w:lang w:val="en-GB" w:eastAsia="en-US"/>
                <w:rPrChange w:id="7116"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117" w:author="Mario Ezequiel Scott" w:date="2019-12-29T19:14:00Z">
                  <w:rPr>
                    <w:rFonts w:ascii="Calibri" w:eastAsia="Times New Roman" w:hAnsi="Calibri" w:cs="Calibri"/>
                    <w:color w:val="000000"/>
                    <w:sz w:val="22"/>
                    <w:szCs w:val="22"/>
                    <w:lang w:val="en-US" w:eastAsia="en-US"/>
                  </w:rPr>
                </w:rPrChange>
              </w:rPr>
              <w:t>Rule Id</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5F241698" w14:textId="5CF3CFD9" w:rsidR="00A171DE" w:rsidRPr="004A4B49" w:rsidRDefault="00A171DE" w:rsidP="00A171DE">
            <w:pPr>
              <w:autoSpaceDE/>
              <w:spacing w:before="0" w:after="0"/>
              <w:jc w:val="left"/>
              <w:rPr>
                <w:rFonts w:ascii="Calibri" w:eastAsia="Times New Roman" w:hAnsi="Calibri" w:cs="Calibri"/>
                <w:b/>
                <w:bCs/>
                <w:color w:val="000000"/>
                <w:sz w:val="22"/>
                <w:szCs w:val="22"/>
                <w:lang w:val="en-GB" w:eastAsia="en-US"/>
                <w:rPrChange w:id="7118" w:author="Mario Ezequiel Scott" w:date="2019-12-29T19:14:00Z">
                  <w:rPr>
                    <w:rFonts w:ascii="Calibri" w:eastAsia="Times New Roman" w:hAnsi="Calibri" w:cs="Calibri"/>
                    <w:b/>
                    <w:bCs/>
                    <w:color w:val="000000"/>
                    <w:sz w:val="22"/>
                    <w:szCs w:val="22"/>
                    <w:lang w:val="en-US" w:eastAsia="en-US"/>
                  </w:rPr>
                </w:rPrChange>
              </w:rPr>
            </w:pPr>
            <w:commentRangeStart w:id="7119"/>
            <w:del w:id="7120" w:author="tedo gogoladze" w:date="2020-01-04T19:24:00Z">
              <w:r w:rsidRPr="004A4B49" w:rsidDel="00C91B08">
                <w:rPr>
                  <w:rFonts w:ascii="Calibri" w:eastAsia="Times New Roman" w:hAnsi="Calibri" w:cs="Calibri"/>
                  <w:b/>
                  <w:bCs/>
                  <w:color w:val="000000"/>
                  <w:sz w:val="22"/>
                  <w:szCs w:val="22"/>
                  <w:lang w:val="en-GB" w:eastAsia="en-US"/>
                  <w:rPrChange w:id="7121" w:author="Mario Ezequiel Scott" w:date="2019-12-29T19:14:00Z">
                    <w:rPr>
                      <w:rFonts w:ascii="Calibri" w:eastAsia="Times New Roman" w:hAnsi="Calibri" w:cs="Calibri"/>
                      <w:b/>
                      <w:bCs/>
                      <w:color w:val="000000"/>
                      <w:sz w:val="22"/>
                      <w:szCs w:val="22"/>
                      <w:lang w:val="en-US" w:eastAsia="en-US"/>
                    </w:rPr>
                  </w:rPrChange>
                </w:rPr>
                <w:delText>trait valu</w:delText>
              </w:r>
            </w:del>
            <w:ins w:id="7122" w:author="tedo gogoladze" w:date="2020-01-04T19:23:00Z">
              <w:r w:rsidR="00C91B08">
                <w:rPr>
                  <w:rFonts w:ascii="Calibri" w:eastAsia="Times New Roman" w:hAnsi="Calibri" w:cs="Calibri"/>
                  <w:b/>
                  <w:bCs/>
                  <w:color w:val="000000"/>
                  <w:sz w:val="22"/>
                  <w:szCs w:val="22"/>
                  <w:lang w:val="en-GB" w:eastAsia="en-US"/>
                </w:rPr>
                <w:t>Neuroticism</w:t>
              </w:r>
            </w:ins>
            <w:del w:id="7123" w:author="tedo gogoladze" w:date="2020-01-04T19:23:00Z">
              <w:r w:rsidRPr="004A4B49" w:rsidDel="00C91B08">
                <w:rPr>
                  <w:rFonts w:ascii="Calibri" w:eastAsia="Times New Roman" w:hAnsi="Calibri" w:cs="Calibri"/>
                  <w:b/>
                  <w:bCs/>
                  <w:color w:val="000000"/>
                  <w:sz w:val="22"/>
                  <w:szCs w:val="22"/>
                  <w:lang w:val="en-GB" w:eastAsia="en-US"/>
                  <w:rPrChange w:id="7124" w:author="Mario Ezequiel Scott" w:date="2019-12-29T19:14:00Z">
                    <w:rPr>
                      <w:rFonts w:ascii="Calibri" w:eastAsia="Times New Roman" w:hAnsi="Calibri" w:cs="Calibri"/>
                      <w:b/>
                      <w:bCs/>
                      <w:color w:val="000000"/>
                      <w:sz w:val="22"/>
                      <w:szCs w:val="22"/>
                      <w:lang w:val="en-US" w:eastAsia="en-US"/>
                    </w:rPr>
                  </w:rPrChange>
                </w:rPr>
                <w:delText>e</w:delText>
              </w:r>
            </w:del>
            <w:commentRangeEnd w:id="7119"/>
            <w:r w:rsidR="00956528">
              <w:rPr>
                <w:rStyle w:val="CommentReference"/>
              </w:rPr>
              <w:commentReference w:id="7119"/>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06839EC3" w14:textId="77777777" w:rsidR="00A171DE" w:rsidRPr="004A4B49" w:rsidRDefault="00A171DE" w:rsidP="00A171DE">
            <w:pPr>
              <w:autoSpaceDE/>
              <w:spacing w:before="0" w:after="0"/>
              <w:jc w:val="left"/>
              <w:rPr>
                <w:rFonts w:ascii="Calibri" w:eastAsia="Times New Roman" w:hAnsi="Calibri" w:cs="Calibri"/>
                <w:b/>
                <w:bCs/>
                <w:color w:val="000000"/>
                <w:sz w:val="22"/>
                <w:szCs w:val="22"/>
                <w:lang w:val="en-GB" w:eastAsia="en-US"/>
                <w:rPrChange w:id="7125" w:author="Mario Ezequiel Scott" w:date="2019-12-29T19:14:00Z">
                  <w:rPr>
                    <w:rFonts w:ascii="Calibri" w:eastAsia="Times New Roman" w:hAnsi="Calibri" w:cs="Calibri"/>
                    <w:b/>
                    <w:bCs/>
                    <w:color w:val="000000"/>
                    <w:sz w:val="22"/>
                    <w:szCs w:val="22"/>
                    <w:lang w:val="en-US" w:eastAsia="en-US"/>
                  </w:rPr>
                </w:rPrChange>
              </w:rPr>
            </w:pPr>
            <w:r w:rsidRPr="004A4B49">
              <w:rPr>
                <w:rFonts w:ascii="Calibri" w:eastAsia="Times New Roman" w:hAnsi="Calibri" w:cs="Calibri"/>
                <w:b/>
                <w:bCs/>
                <w:color w:val="000000"/>
                <w:sz w:val="22"/>
                <w:szCs w:val="22"/>
                <w:lang w:val="en-GB" w:eastAsia="en-US"/>
                <w:rPrChange w:id="7126" w:author="Mario Ezequiel Scott" w:date="2019-12-29T19:14:00Z">
                  <w:rPr>
                    <w:rFonts w:ascii="Calibri" w:eastAsia="Times New Roman" w:hAnsi="Calibri" w:cs="Calibri"/>
                    <w:b/>
                    <w:bCs/>
                    <w:color w:val="000000"/>
                    <w:sz w:val="22"/>
                    <w:szCs w:val="22"/>
                    <w:lang w:val="en-US" w:eastAsia="en-US"/>
                  </w:rPr>
                </w:rPrChange>
              </w:rPr>
              <w:t>metric</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26E54A4" w14:textId="77777777" w:rsidR="00A171DE" w:rsidRPr="004A4B49" w:rsidRDefault="00A171DE" w:rsidP="00A171DE">
            <w:pPr>
              <w:autoSpaceDE/>
              <w:spacing w:before="0" w:after="0"/>
              <w:jc w:val="left"/>
              <w:rPr>
                <w:rFonts w:ascii="Calibri" w:eastAsia="Times New Roman" w:hAnsi="Calibri" w:cs="Calibri"/>
                <w:b/>
                <w:bCs/>
                <w:color w:val="000000"/>
                <w:sz w:val="22"/>
                <w:szCs w:val="22"/>
                <w:lang w:val="en-GB" w:eastAsia="en-US"/>
                <w:rPrChange w:id="7127" w:author="Mario Ezequiel Scott" w:date="2019-12-29T19:14:00Z">
                  <w:rPr>
                    <w:rFonts w:ascii="Calibri" w:eastAsia="Times New Roman" w:hAnsi="Calibri" w:cs="Calibri"/>
                    <w:b/>
                    <w:bCs/>
                    <w:color w:val="000000"/>
                    <w:sz w:val="22"/>
                    <w:szCs w:val="22"/>
                    <w:lang w:val="en-US" w:eastAsia="en-US"/>
                  </w:rPr>
                </w:rPrChange>
              </w:rPr>
            </w:pPr>
            <w:r w:rsidRPr="004A4B49">
              <w:rPr>
                <w:rFonts w:ascii="Calibri" w:eastAsia="Times New Roman" w:hAnsi="Calibri" w:cs="Calibri"/>
                <w:b/>
                <w:bCs/>
                <w:color w:val="000000"/>
                <w:sz w:val="22"/>
                <w:szCs w:val="22"/>
                <w:lang w:val="en-GB" w:eastAsia="en-US"/>
                <w:rPrChange w:id="7128" w:author="Mario Ezequiel Scott" w:date="2019-12-29T19:14:00Z">
                  <w:rPr>
                    <w:rFonts w:ascii="Calibri" w:eastAsia="Times New Roman" w:hAnsi="Calibri" w:cs="Calibri"/>
                    <w:b/>
                    <w:bCs/>
                    <w:color w:val="000000"/>
                    <w:sz w:val="22"/>
                    <w:szCs w:val="22"/>
                    <w:lang w:val="en-US" w:eastAsia="en-US"/>
                  </w:rPr>
                </w:rPrChange>
              </w:rPr>
              <w:t>metric value</w:t>
            </w:r>
          </w:p>
        </w:tc>
      </w:tr>
      <w:tr w:rsidR="00A171DE" w:rsidRPr="004A4B49" w14:paraId="37975532"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B2ECE17" w14:textId="77777777" w:rsidR="00A171DE" w:rsidRPr="004A4B49" w:rsidRDefault="00A171DE" w:rsidP="00A171DE">
            <w:pPr>
              <w:autoSpaceDE/>
              <w:spacing w:before="0" w:after="0"/>
              <w:jc w:val="right"/>
              <w:rPr>
                <w:rFonts w:ascii="Calibri" w:eastAsia="Times New Roman" w:hAnsi="Calibri" w:cs="Calibri"/>
                <w:color w:val="000000"/>
                <w:sz w:val="22"/>
                <w:szCs w:val="22"/>
                <w:lang w:val="en-GB" w:eastAsia="en-US"/>
                <w:rPrChange w:id="7129"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130" w:author="Mario Ezequiel Scott" w:date="2019-12-29T19:14:00Z">
                  <w:rPr>
                    <w:rFonts w:ascii="Calibri" w:eastAsia="Times New Roman" w:hAnsi="Calibri" w:cs="Calibri"/>
                    <w:color w:val="000000"/>
                    <w:sz w:val="22"/>
                    <w:szCs w:val="22"/>
                    <w:lang w:val="en-US" w:eastAsia="en-US"/>
                  </w:rPr>
                </w:rPrChange>
              </w:rPr>
              <w:t>1</w:t>
            </w:r>
          </w:p>
        </w:tc>
        <w:tc>
          <w:tcPr>
            <w:tcW w:w="2020" w:type="dxa"/>
            <w:vMerge w:val="restart"/>
            <w:tcBorders>
              <w:top w:val="nil"/>
              <w:left w:val="single" w:sz="4" w:space="0" w:color="auto"/>
              <w:bottom w:val="single" w:sz="4" w:space="0" w:color="auto"/>
              <w:right w:val="single" w:sz="4" w:space="0" w:color="auto"/>
            </w:tcBorders>
            <w:shd w:val="clear" w:color="000000" w:fill="F2F2F2"/>
            <w:noWrap/>
            <w:vAlign w:val="center"/>
            <w:hideMark/>
          </w:tcPr>
          <w:p w14:paraId="1DA4EC79" w14:textId="73177501" w:rsidR="00A171DE" w:rsidRPr="004A4B49" w:rsidRDefault="00A171DE" w:rsidP="00A171DE">
            <w:pPr>
              <w:autoSpaceDE/>
              <w:spacing w:before="0" w:after="0"/>
              <w:jc w:val="center"/>
              <w:rPr>
                <w:rFonts w:ascii="Calibri" w:eastAsia="Times New Roman" w:hAnsi="Calibri" w:cs="Calibri"/>
                <w:color w:val="000000"/>
                <w:sz w:val="22"/>
                <w:szCs w:val="22"/>
                <w:u w:val="single"/>
                <w:lang w:val="en-GB" w:eastAsia="en-US"/>
                <w:rPrChange w:id="7131" w:author="Mario Ezequiel Scott" w:date="2019-12-29T19:14:00Z">
                  <w:rPr>
                    <w:rFonts w:ascii="Calibri" w:eastAsia="Times New Roman" w:hAnsi="Calibri" w:cs="Calibri"/>
                    <w:color w:val="000000"/>
                    <w:sz w:val="22"/>
                    <w:szCs w:val="22"/>
                    <w:u w:val="single"/>
                    <w:lang w:val="en-US" w:eastAsia="en-US"/>
                  </w:rPr>
                </w:rPrChange>
              </w:rPr>
            </w:pPr>
            <w:commentRangeStart w:id="7132"/>
            <w:del w:id="7133" w:author="tedo gogoladze" w:date="2020-01-04T19:24:00Z">
              <w:r w:rsidRPr="004A4B49" w:rsidDel="00C91B08">
                <w:rPr>
                  <w:rFonts w:ascii="Calibri" w:eastAsia="Times New Roman" w:hAnsi="Calibri" w:cs="Calibri"/>
                  <w:color w:val="000000"/>
                  <w:sz w:val="22"/>
                  <w:szCs w:val="22"/>
                  <w:u w:val="single"/>
                  <w:lang w:val="en-GB" w:eastAsia="en-US"/>
                  <w:rPrChange w:id="7134" w:author="Mario Ezequiel Scott" w:date="2019-12-29T19:14:00Z">
                    <w:rPr>
                      <w:rFonts w:ascii="Calibri" w:eastAsia="Times New Roman" w:hAnsi="Calibri" w:cs="Calibri"/>
                      <w:color w:val="000000"/>
                      <w:sz w:val="22"/>
                      <w:szCs w:val="22"/>
                      <w:u w:val="single"/>
                      <w:lang w:val="en-US" w:eastAsia="en-US"/>
                    </w:rPr>
                  </w:rPrChange>
                </w:rPr>
                <w:delText>No</w:delText>
              </w:r>
            </w:del>
            <w:ins w:id="7135" w:author="tedo gogoladze" w:date="2020-01-04T19:24:00Z">
              <w:r w:rsidR="00C91B08">
                <w:rPr>
                  <w:rFonts w:ascii="Calibri" w:eastAsia="Times New Roman" w:hAnsi="Calibri" w:cs="Calibri"/>
                  <w:color w:val="000000"/>
                  <w:sz w:val="22"/>
                  <w:szCs w:val="22"/>
                  <w:u w:val="single"/>
                  <w:lang w:val="en-GB" w:eastAsia="en-US"/>
                </w:rPr>
                <w:t>Negative</w:t>
              </w:r>
            </w:ins>
            <w:del w:id="7136" w:author="tedo gogoladze" w:date="2020-01-04T19:24:00Z">
              <w:r w:rsidRPr="004A4B49" w:rsidDel="00C91B08">
                <w:rPr>
                  <w:rFonts w:ascii="Calibri" w:eastAsia="Times New Roman" w:hAnsi="Calibri" w:cs="Calibri"/>
                  <w:color w:val="000000"/>
                  <w:sz w:val="22"/>
                  <w:szCs w:val="22"/>
                  <w:u w:val="single"/>
                  <w:lang w:val="en-GB" w:eastAsia="en-US"/>
                  <w:rPrChange w:id="7137" w:author="Mario Ezequiel Scott" w:date="2019-12-29T19:14:00Z">
                    <w:rPr>
                      <w:rFonts w:ascii="Calibri" w:eastAsia="Times New Roman" w:hAnsi="Calibri" w:cs="Calibri"/>
                      <w:color w:val="000000"/>
                      <w:sz w:val="22"/>
                      <w:szCs w:val="22"/>
                      <w:u w:val="single"/>
                      <w:lang w:val="en-US" w:eastAsia="en-US"/>
                    </w:rPr>
                  </w:rPrChange>
                </w:rPr>
                <w:delText>_neuroticism</w:delText>
              </w:r>
              <w:commentRangeEnd w:id="7132"/>
              <w:r w:rsidR="00956528" w:rsidDel="00C91B08">
                <w:rPr>
                  <w:rStyle w:val="CommentReference"/>
                </w:rPr>
                <w:commentReference w:id="7132"/>
              </w:r>
            </w:del>
          </w:p>
        </w:tc>
        <w:tc>
          <w:tcPr>
            <w:tcW w:w="1120" w:type="dxa"/>
            <w:vMerge w:val="restart"/>
            <w:tcBorders>
              <w:top w:val="nil"/>
              <w:left w:val="single" w:sz="4" w:space="0" w:color="auto"/>
              <w:bottom w:val="single" w:sz="4" w:space="0" w:color="auto"/>
              <w:right w:val="single" w:sz="4" w:space="0" w:color="auto"/>
            </w:tcBorders>
            <w:shd w:val="clear" w:color="000000" w:fill="D6DCE4"/>
            <w:noWrap/>
            <w:vAlign w:val="center"/>
            <w:hideMark/>
          </w:tcPr>
          <w:p w14:paraId="5B10A690" w14:textId="7550FAD6" w:rsidR="00A171DE" w:rsidRPr="004A4B49" w:rsidRDefault="00C91B08" w:rsidP="00A171DE">
            <w:pPr>
              <w:autoSpaceDE/>
              <w:spacing w:before="0" w:after="0"/>
              <w:jc w:val="center"/>
              <w:rPr>
                <w:rFonts w:ascii="Calibri" w:eastAsia="Times New Roman" w:hAnsi="Calibri" w:cs="Calibri"/>
                <w:color w:val="000000"/>
                <w:sz w:val="22"/>
                <w:szCs w:val="22"/>
                <w:u w:val="single"/>
                <w:lang w:val="en-GB" w:eastAsia="en-US"/>
                <w:rPrChange w:id="7138" w:author="Mario Ezequiel Scott" w:date="2019-12-29T19:14:00Z">
                  <w:rPr>
                    <w:rFonts w:ascii="Calibri" w:eastAsia="Times New Roman" w:hAnsi="Calibri" w:cs="Calibri"/>
                    <w:color w:val="000000"/>
                    <w:sz w:val="22"/>
                    <w:szCs w:val="22"/>
                    <w:u w:val="single"/>
                    <w:lang w:val="en-US" w:eastAsia="en-US"/>
                  </w:rPr>
                </w:rPrChange>
              </w:rPr>
            </w:pPr>
            <w:ins w:id="7139" w:author="tedo gogoladze" w:date="2020-01-04T19:24:00Z">
              <w:r>
                <w:rPr>
                  <w:rFonts w:ascii="Calibri" w:eastAsia="Times New Roman" w:hAnsi="Calibri" w:cs="Calibri"/>
                  <w:color w:val="000000"/>
                  <w:sz w:val="22"/>
                  <w:szCs w:val="22"/>
                  <w:u w:val="single"/>
                  <w:lang w:val="en-GB" w:eastAsia="en-US"/>
                </w:rPr>
                <w:t xml:space="preserve">Effort </w:t>
              </w:r>
            </w:ins>
            <w:commentRangeStart w:id="7140"/>
            <w:r w:rsidR="00A171DE" w:rsidRPr="004A4B49">
              <w:rPr>
                <w:rFonts w:ascii="Calibri" w:eastAsia="Times New Roman" w:hAnsi="Calibri" w:cs="Calibri"/>
                <w:color w:val="000000"/>
                <w:sz w:val="22"/>
                <w:szCs w:val="22"/>
                <w:u w:val="single"/>
                <w:lang w:val="en-GB" w:eastAsia="en-US"/>
                <w:rPrChange w:id="7141" w:author="Mario Ezequiel Scott" w:date="2019-12-29T19:14:00Z">
                  <w:rPr>
                    <w:rFonts w:ascii="Calibri" w:eastAsia="Times New Roman" w:hAnsi="Calibri" w:cs="Calibri"/>
                    <w:color w:val="000000"/>
                    <w:sz w:val="22"/>
                    <w:szCs w:val="22"/>
                    <w:u w:val="single"/>
                    <w:lang w:val="en-US" w:eastAsia="en-US"/>
                  </w:rPr>
                </w:rPrChange>
              </w:rPr>
              <w:t>estimation</w:t>
            </w:r>
            <w:commentRangeEnd w:id="7140"/>
            <w:r w:rsidR="00956528">
              <w:rPr>
                <w:rStyle w:val="CommentReference"/>
              </w:rPr>
              <w:commentReference w:id="7140"/>
            </w:r>
          </w:p>
        </w:tc>
        <w:tc>
          <w:tcPr>
            <w:tcW w:w="1260" w:type="dxa"/>
            <w:tcBorders>
              <w:top w:val="nil"/>
              <w:left w:val="nil"/>
              <w:bottom w:val="single" w:sz="4" w:space="0" w:color="auto"/>
              <w:right w:val="single" w:sz="4" w:space="0" w:color="auto"/>
            </w:tcBorders>
            <w:shd w:val="clear" w:color="auto" w:fill="auto"/>
            <w:noWrap/>
            <w:vAlign w:val="bottom"/>
            <w:hideMark/>
          </w:tcPr>
          <w:p w14:paraId="28D2BC87" w14:textId="77777777" w:rsidR="00A171DE" w:rsidRPr="004A4B49" w:rsidRDefault="00A171DE" w:rsidP="00A171DE">
            <w:pPr>
              <w:autoSpaceDE/>
              <w:spacing w:before="0" w:after="0"/>
              <w:jc w:val="left"/>
              <w:rPr>
                <w:rFonts w:ascii="Calibri" w:eastAsia="Times New Roman" w:hAnsi="Calibri" w:cs="Calibri"/>
                <w:color w:val="000000"/>
                <w:sz w:val="22"/>
                <w:szCs w:val="22"/>
                <w:lang w:val="en-GB" w:eastAsia="en-US"/>
                <w:rPrChange w:id="7142"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143" w:author="Mario Ezequiel Scott" w:date="2019-12-29T19:14:00Z">
                  <w:rPr>
                    <w:rFonts w:ascii="Calibri" w:eastAsia="Times New Roman" w:hAnsi="Calibri" w:cs="Calibri"/>
                    <w:color w:val="000000"/>
                    <w:sz w:val="22"/>
                    <w:szCs w:val="22"/>
                    <w:lang w:val="en-US" w:eastAsia="en-US"/>
                  </w:rPr>
                </w:rPrChange>
              </w:rPr>
              <w:t>high</w:t>
            </w:r>
          </w:p>
        </w:tc>
      </w:tr>
      <w:tr w:rsidR="00A171DE" w:rsidRPr="004A4B49" w14:paraId="1CF1D8D4"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3AC23F3" w14:textId="77777777" w:rsidR="00A171DE" w:rsidRPr="004A4B49" w:rsidRDefault="00A171DE" w:rsidP="00A171DE">
            <w:pPr>
              <w:autoSpaceDE/>
              <w:spacing w:before="0" w:after="0"/>
              <w:jc w:val="right"/>
              <w:rPr>
                <w:rFonts w:ascii="Calibri" w:eastAsia="Times New Roman" w:hAnsi="Calibri" w:cs="Calibri"/>
                <w:color w:val="000000"/>
                <w:sz w:val="22"/>
                <w:szCs w:val="22"/>
                <w:lang w:val="en-GB" w:eastAsia="en-US"/>
                <w:rPrChange w:id="7144"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145" w:author="Mario Ezequiel Scott" w:date="2019-12-29T19:14:00Z">
                  <w:rPr>
                    <w:rFonts w:ascii="Calibri" w:eastAsia="Times New Roman" w:hAnsi="Calibri" w:cs="Calibri"/>
                    <w:color w:val="000000"/>
                    <w:sz w:val="22"/>
                    <w:szCs w:val="22"/>
                    <w:lang w:val="en-US" w:eastAsia="en-US"/>
                  </w:rPr>
                </w:rPrChange>
              </w:rPr>
              <w:t>2</w:t>
            </w:r>
          </w:p>
        </w:tc>
        <w:tc>
          <w:tcPr>
            <w:tcW w:w="2020" w:type="dxa"/>
            <w:vMerge/>
            <w:tcBorders>
              <w:top w:val="nil"/>
              <w:left w:val="single" w:sz="4" w:space="0" w:color="auto"/>
              <w:bottom w:val="single" w:sz="4" w:space="0" w:color="auto"/>
              <w:right w:val="single" w:sz="4" w:space="0" w:color="auto"/>
            </w:tcBorders>
            <w:vAlign w:val="center"/>
            <w:hideMark/>
          </w:tcPr>
          <w:p w14:paraId="3DEBF160"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146" w:author="Mario Ezequiel Scott" w:date="2019-12-29T19:14:00Z">
                  <w:rPr>
                    <w:rFonts w:ascii="Calibri" w:eastAsia="Times New Roman" w:hAnsi="Calibri" w:cs="Calibri"/>
                    <w:color w:val="000000"/>
                    <w:sz w:val="22"/>
                    <w:szCs w:val="22"/>
                    <w:u w:val="single"/>
                    <w:lang w:val="en-US" w:eastAsia="en-US"/>
                  </w:rPr>
                </w:rPrChange>
              </w:rPr>
            </w:pPr>
          </w:p>
        </w:tc>
        <w:tc>
          <w:tcPr>
            <w:tcW w:w="1120" w:type="dxa"/>
            <w:vMerge/>
            <w:tcBorders>
              <w:top w:val="nil"/>
              <w:left w:val="single" w:sz="4" w:space="0" w:color="auto"/>
              <w:bottom w:val="single" w:sz="4" w:space="0" w:color="auto"/>
              <w:right w:val="single" w:sz="4" w:space="0" w:color="auto"/>
            </w:tcBorders>
            <w:vAlign w:val="center"/>
            <w:hideMark/>
          </w:tcPr>
          <w:p w14:paraId="1F97D063"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147" w:author="Mario Ezequiel Scott" w:date="2019-12-29T19:14:00Z">
                  <w:rPr>
                    <w:rFonts w:ascii="Calibri" w:eastAsia="Times New Roman" w:hAnsi="Calibri" w:cs="Calibri"/>
                    <w:color w:val="000000"/>
                    <w:sz w:val="22"/>
                    <w:szCs w:val="22"/>
                    <w:u w:val="single"/>
                    <w:lang w:val="en-US" w:eastAsia="en-US"/>
                  </w:rPr>
                </w:rPrChange>
              </w:rPr>
            </w:pPr>
          </w:p>
        </w:tc>
        <w:tc>
          <w:tcPr>
            <w:tcW w:w="1260" w:type="dxa"/>
            <w:tcBorders>
              <w:top w:val="nil"/>
              <w:left w:val="nil"/>
              <w:bottom w:val="single" w:sz="4" w:space="0" w:color="auto"/>
              <w:right w:val="single" w:sz="4" w:space="0" w:color="auto"/>
            </w:tcBorders>
            <w:shd w:val="clear" w:color="auto" w:fill="auto"/>
            <w:noWrap/>
            <w:vAlign w:val="bottom"/>
            <w:hideMark/>
          </w:tcPr>
          <w:p w14:paraId="1E2217A5" w14:textId="77777777" w:rsidR="00A171DE" w:rsidRPr="004A4B49" w:rsidRDefault="00A171DE" w:rsidP="00A171DE">
            <w:pPr>
              <w:autoSpaceDE/>
              <w:spacing w:before="0" w:after="0"/>
              <w:jc w:val="left"/>
              <w:rPr>
                <w:rFonts w:ascii="Calibri" w:eastAsia="Times New Roman" w:hAnsi="Calibri" w:cs="Calibri"/>
                <w:color w:val="000000"/>
                <w:sz w:val="22"/>
                <w:szCs w:val="22"/>
                <w:lang w:val="en-GB" w:eastAsia="en-US"/>
                <w:rPrChange w:id="7148"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149" w:author="Mario Ezequiel Scott" w:date="2019-12-29T19:14:00Z">
                  <w:rPr>
                    <w:rFonts w:ascii="Calibri" w:eastAsia="Times New Roman" w:hAnsi="Calibri" w:cs="Calibri"/>
                    <w:color w:val="000000"/>
                    <w:sz w:val="22"/>
                    <w:szCs w:val="22"/>
                    <w:lang w:val="en-US" w:eastAsia="en-US"/>
                  </w:rPr>
                </w:rPrChange>
              </w:rPr>
              <w:t>low</w:t>
            </w:r>
          </w:p>
        </w:tc>
      </w:tr>
      <w:tr w:rsidR="00A171DE" w:rsidRPr="004A4B49" w14:paraId="0B965094"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5180639" w14:textId="77777777" w:rsidR="00A171DE" w:rsidRPr="004A4B49" w:rsidRDefault="00A171DE" w:rsidP="00A171DE">
            <w:pPr>
              <w:autoSpaceDE/>
              <w:spacing w:before="0" w:after="0"/>
              <w:jc w:val="right"/>
              <w:rPr>
                <w:rFonts w:ascii="Calibri" w:eastAsia="Times New Roman" w:hAnsi="Calibri" w:cs="Calibri"/>
                <w:color w:val="000000"/>
                <w:sz w:val="22"/>
                <w:szCs w:val="22"/>
                <w:lang w:val="en-GB" w:eastAsia="en-US"/>
                <w:rPrChange w:id="7150"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151" w:author="Mario Ezequiel Scott" w:date="2019-12-29T19:14:00Z">
                  <w:rPr>
                    <w:rFonts w:ascii="Calibri" w:eastAsia="Times New Roman" w:hAnsi="Calibri" w:cs="Calibri"/>
                    <w:color w:val="000000"/>
                    <w:sz w:val="22"/>
                    <w:szCs w:val="22"/>
                    <w:lang w:val="en-US" w:eastAsia="en-US"/>
                  </w:rPr>
                </w:rPrChange>
              </w:rPr>
              <w:t>3</w:t>
            </w:r>
          </w:p>
        </w:tc>
        <w:tc>
          <w:tcPr>
            <w:tcW w:w="2020" w:type="dxa"/>
            <w:vMerge/>
            <w:tcBorders>
              <w:top w:val="nil"/>
              <w:left w:val="single" w:sz="4" w:space="0" w:color="auto"/>
              <w:bottom w:val="single" w:sz="4" w:space="0" w:color="auto"/>
              <w:right w:val="single" w:sz="4" w:space="0" w:color="auto"/>
            </w:tcBorders>
            <w:vAlign w:val="center"/>
            <w:hideMark/>
          </w:tcPr>
          <w:p w14:paraId="05B37DF2"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152" w:author="Mario Ezequiel Scott" w:date="2019-12-29T19:14:00Z">
                  <w:rPr>
                    <w:rFonts w:ascii="Calibri" w:eastAsia="Times New Roman" w:hAnsi="Calibri" w:cs="Calibri"/>
                    <w:color w:val="000000"/>
                    <w:sz w:val="22"/>
                    <w:szCs w:val="22"/>
                    <w:u w:val="single"/>
                    <w:lang w:val="en-US" w:eastAsia="en-US"/>
                  </w:rPr>
                </w:rPrChange>
              </w:rPr>
            </w:pPr>
          </w:p>
        </w:tc>
        <w:tc>
          <w:tcPr>
            <w:tcW w:w="1120" w:type="dxa"/>
            <w:vMerge/>
            <w:tcBorders>
              <w:top w:val="nil"/>
              <w:left w:val="single" w:sz="4" w:space="0" w:color="auto"/>
              <w:bottom w:val="single" w:sz="4" w:space="0" w:color="auto"/>
              <w:right w:val="single" w:sz="4" w:space="0" w:color="auto"/>
            </w:tcBorders>
            <w:vAlign w:val="center"/>
            <w:hideMark/>
          </w:tcPr>
          <w:p w14:paraId="51F35A18"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153" w:author="Mario Ezequiel Scott" w:date="2019-12-29T19:14:00Z">
                  <w:rPr>
                    <w:rFonts w:ascii="Calibri" w:eastAsia="Times New Roman" w:hAnsi="Calibri" w:cs="Calibri"/>
                    <w:color w:val="000000"/>
                    <w:sz w:val="22"/>
                    <w:szCs w:val="22"/>
                    <w:u w:val="single"/>
                    <w:lang w:val="en-US" w:eastAsia="en-US"/>
                  </w:rPr>
                </w:rPrChange>
              </w:rPr>
            </w:pPr>
          </w:p>
        </w:tc>
        <w:tc>
          <w:tcPr>
            <w:tcW w:w="1260" w:type="dxa"/>
            <w:tcBorders>
              <w:top w:val="nil"/>
              <w:left w:val="nil"/>
              <w:bottom w:val="single" w:sz="4" w:space="0" w:color="auto"/>
              <w:right w:val="single" w:sz="4" w:space="0" w:color="auto"/>
            </w:tcBorders>
            <w:shd w:val="clear" w:color="auto" w:fill="auto"/>
            <w:noWrap/>
            <w:vAlign w:val="bottom"/>
            <w:hideMark/>
          </w:tcPr>
          <w:p w14:paraId="7FD438DC" w14:textId="77777777" w:rsidR="00A171DE" w:rsidRPr="004A4B49" w:rsidRDefault="00A171DE" w:rsidP="00A171DE">
            <w:pPr>
              <w:autoSpaceDE/>
              <w:spacing w:before="0" w:after="0"/>
              <w:jc w:val="left"/>
              <w:rPr>
                <w:rFonts w:ascii="Calibri" w:eastAsia="Times New Roman" w:hAnsi="Calibri" w:cs="Calibri"/>
                <w:color w:val="000000"/>
                <w:sz w:val="22"/>
                <w:szCs w:val="22"/>
                <w:lang w:val="en-GB" w:eastAsia="en-US"/>
                <w:rPrChange w:id="7154"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155" w:author="Mario Ezequiel Scott" w:date="2019-12-29T19:14:00Z">
                  <w:rPr>
                    <w:rFonts w:ascii="Calibri" w:eastAsia="Times New Roman" w:hAnsi="Calibri" w:cs="Calibri"/>
                    <w:color w:val="000000"/>
                    <w:sz w:val="22"/>
                    <w:szCs w:val="22"/>
                    <w:lang w:val="en-US" w:eastAsia="en-US"/>
                  </w:rPr>
                </w:rPrChange>
              </w:rPr>
              <w:t>medium</w:t>
            </w:r>
          </w:p>
        </w:tc>
      </w:tr>
      <w:tr w:rsidR="00A171DE" w:rsidRPr="004A4B49" w14:paraId="49220B70"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09DEC99" w14:textId="77777777" w:rsidR="00A171DE" w:rsidRPr="004A4B49" w:rsidRDefault="00A171DE" w:rsidP="00A171DE">
            <w:pPr>
              <w:autoSpaceDE/>
              <w:spacing w:before="0" w:after="0"/>
              <w:jc w:val="right"/>
              <w:rPr>
                <w:rFonts w:ascii="Calibri" w:eastAsia="Times New Roman" w:hAnsi="Calibri" w:cs="Calibri"/>
                <w:color w:val="000000"/>
                <w:sz w:val="22"/>
                <w:szCs w:val="22"/>
                <w:lang w:val="en-GB" w:eastAsia="en-US"/>
                <w:rPrChange w:id="7156"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157" w:author="Mario Ezequiel Scott" w:date="2019-12-29T19:14:00Z">
                  <w:rPr>
                    <w:rFonts w:ascii="Calibri" w:eastAsia="Times New Roman" w:hAnsi="Calibri" w:cs="Calibri"/>
                    <w:color w:val="000000"/>
                    <w:sz w:val="22"/>
                    <w:szCs w:val="22"/>
                    <w:lang w:val="en-US" w:eastAsia="en-US"/>
                  </w:rPr>
                </w:rPrChange>
              </w:rPr>
              <w:t>4</w:t>
            </w:r>
          </w:p>
        </w:tc>
        <w:tc>
          <w:tcPr>
            <w:tcW w:w="2020" w:type="dxa"/>
            <w:vMerge/>
            <w:tcBorders>
              <w:top w:val="nil"/>
              <w:left w:val="single" w:sz="4" w:space="0" w:color="auto"/>
              <w:bottom w:val="single" w:sz="4" w:space="0" w:color="auto"/>
              <w:right w:val="single" w:sz="4" w:space="0" w:color="auto"/>
            </w:tcBorders>
            <w:vAlign w:val="center"/>
            <w:hideMark/>
          </w:tcPr>
          <w:p w14:paraId="658A7136"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158" w:author="Mario Ezequiel Scott" w:date="2019-12-29T19:14:00Z">
                  <w:rPr>
                    <w:rFonts w:ascii="Calibri" w:eastAsia="Times New Roman" w:hAnsi="Calibri" w:cs="Calibri"/>
                    <w:color w:val="000000"/>
                    <w:sz w:val="22"/>
                    <w:szCs w:val="22"/>
                    <w:u w:val="single"/>
                    <w:lang w:val="en-US" w:eastAsia="en-US"/>
                  </w:rPr>
                </w:rPrChange>
              </w:rPr>
            </w:pPr>
          </w:p>
        </w:tc>
        <w:tc>
          <w:tcPr>
            <w:tcW w:w="1120" w:type="dxa"/>
            <w:vMerge w:val="restart"/>
            <w:tcBorders>
              <w:top w:val="nil"/>
              <w:left w:val="single" w:sz="4" w:space="0" w:color="auto"/>
              <w:bottom w:val="single" w:sz="4" w:space="0" w:color="auto"/>
              <w:right w:val="single" w:sz="4" w:space="0" w:color="auto"/>
            </w:tcBorders>
            <w:shd w:val="clear" w:color="000000" w:fill="ACB9CA"/>
            <w:noWrap/>
            <w:vAlign w:val="center"/>
            <w:hideMark/>
          </w:tcPr>
          <w:p w14:paraId="0B261756" w14:textId="133EE4C0" w:rsidR="00A171DE" w:rsidRPr="004A4B49" w:rsidRDefault="00A171DE" w:rsidP="00A171DE">
            <w:pPr>
              <w:autoSpaceDE/>
              <w:spacing w:before="0" w:after="0"/>
              <w:jc w:val="center"/>
              <w:rPr>
                <w:rFonts w:ascii="Calibri" w:eastAsia="Times New Roman" w:hAnsi="Calibri" w:cs="Calibri"/>
                <w:color w:val="000000"/>
                <w:sz w:val="22"/>
                <w:szCs w:val="22"/>
                <w:u w:val="single"/>
                <w:lang w:val="en-GB" w:eastAsia="en-US"/>
                <w:rPrChange w:id="7159" w:author="Mario Ezequiel Scott" w:date="2019-12-29T19:14:00Z">
                  <w:rPr>
                    <w:rFonts w:ascii="Calibri" w:eastAsia="Times New Roman" w:hAnsi="Calibri" w:cs="Calibri"/>
                    <w:color w:val="000000"/>
                    <w:sz w:val="22"/>
                    <w:szCs w:val="22"/>
                    <w:u w:val="single"/>
                    <w:lang w:val="en-US" w:eastAsia="en-US"/>
                  </w:rPr>
                </w:rPrChange>
              </w:rPr>
            </w:pPr>
            <w:del w:id="7160" w:author="tedo gogoladze" w:date="2020-01-04T19:25:00Z">
              <w:r w:rsidRPr="004A4B49" w:rsidDel="00C91B08">
                <w:rPr>
                  <w:rFonts w:ascii="Calibri" w:eastAsia="Times New Roman" w:hAnsi="Calibri" w:cs="Calibri"/>
                  <w:color w:val="000000"/>
                  <w:sz w:val="22"/>
                  <w:szCs w:val="22"/>
                  <w:u w:val="single"/>
                  <w:lang w:val="en-GB" w:eastAsia="en-US"/>
                  <w:rPrChange w:id="7161" w:author="Mario Ezequiel Scott" w:date="2019-12-29T19:14:00Z">
                    <w:rPr>
                      <w:rFonts w:ascii="Calibri" w:eastAsia="Times New Roman" w:hAnsi="Calibri" w:cs="Calibri"/>
                      <w:color w:val="000000"/>
                      <w:sz w:val="22"/>
                      <w:szCs w:val="22"/>
                      <w:u w:val="single"/>
                      <w:lang w:val="en-US" w:eastAsia="en-US"/>
                    </w:rPr>
                  </w:rPrChange>
                </w:rPr>
                <w:delText>p</w:delText>
              </w:r>
            </w:del>
            <w:ins w:id="7162" w:author="tedo gogoladze" w:date="2020-01-04T19:25:00Z">
              <w:r w:rsidR="00C91B08">
                <w:rPr>
                  <w:rFonts w:ascii="Calibri" w:eastAsia="Times New Roman" w:hAnsi="Calibri" w:cs="Calibri"/>
                  <w:color w:val="000000"/>
                  <w:sz w:val="22"/>
                  <w:szCs w:val="22"/>
                  <w:u w:val="single"/>
                  <w:lang w:val="en-GB" w:eastAsia="en-US"/>
                </w:rPr>
                <w:t>P</w:t>
              </w:r>
            </w:ins>
            <w:r w:rsidRPr="004A4B49">
              <w:rPr>
                <w:rFonts w:ascii="Calibri" w:eastAsia="Times New Roman" w:hAnsi="Calibri" w:cs="Calibri"/>
                <w:color w:val="000000"/>
                <w:sz w:val="22"/>
                <w:szCs w:val="22"/>
                <w:u w:val="single"/>
                <w:lang w:val="en-GB" w:eastAsia="en-US"/>
                <w:rPrChange w:id="7163" w:author="Mario Ezequiel Scott" w:date="2019-12-29T19:14:00Z">
                  <w:rPr>
                    <w:rFonts w:ascii="Calibri" w:eastAsia="Times New Roman" w:hAnsi="Calibri" w:cs="Calibri"/>
                    <w:color w:val="000000"/>
                    <w:sz w:val="22"/>
                    <w:szCs w:val="22"/>
                    <w:u w:val="single"/>
                    <w:lang w:val="en-US" w:eastAsia="en-US"/>
                  </w:rPr>
                </w:rPrChange>
              </w:rPr>
              <w:t>riorit</w:t>
            </w:r>
            <w:ins w:id="7164" w:author="tedo gogoladze" w:date="2020-01-04T19:25:00Z">
              <w:r w:rsidR="00C91B08">
                <w:rPr>
                  <w:rFonts w:ascii="Calibri" w:eastAsia="Times New Roman" w:hAnsi="Calibri" w:cs="Calibri"/>
                  <w:color w:val="000000"/>
                  <w:sz w:val="22"/>
                  <w:szCs w:val="22"/>
                  <w:u w:val="single"/>
                  <w:lang w:val="en-GB" w:eastAsia="en-US"/>
                </w:rPr>
                <w:t>ization</w:t>
              </w:r>
            </w:ins>
            <w:del w:id="7165" w:author="tedo gogoladze" w:date="2020-01-04T19:25:00Z">
              <w:r w:rsidRPr="004A4B49" w:rsidDel="00C91B08">
                <w:rPr>
                  <w:rFonts w:ascii="Calibri" w:eastAsia="Times New Roman" w:hAnsi="Calibri" w:cs="Calibri"/>
                  <w:color w:val="000000"/>
                  <w:sz w:val="22"/>
                  <w:szCs w:val="22"/>
                  <w:u w:val="single"/>
                  <w:lang w:val="en-GB" w:eastAsia="en-US"/>
                  <w:rPrChange w:id="7166" w:author="Mario Ezequiel Scott" w:date="2019-12-29T19:14:00Z">
                    <w:rPr>
                      <w:rFonts w:ascii="Calibri" w:eastAsia="Times New Roman" w:hAnsi="Calibri" w:cs="Calibri"/>
                      <w:color w:val="000000"/>
                      <w:sz w:val="22"/>
                      <w:szCs w:val="22"/>
                      <w:u w:val="single"/>
                      <w:lang w:val="en-US" w:eastAsia="en-US"/>
                    </w:rPr>
                  </w:rPrChange>
                </w:rPr>
                <w:delText>y</w:delText>
              </w:r>
            </w:del>
          </w:p>
        </w:tc>
        <w:tc>
          <w:tcPr>
            <w:tcW w:w="1260" w:type="dxa"/>
            <w:tcBorders>
              <w:top w:val="nil"/>
              <w:left w:val="nil"/>
              <w:bottom w:val="single" w:sz="4" w:space="0" w:color="auto"/>
              <w:right w:val="single" w:sz="4" w:space="0" w:color="auto"/>
            </w:tcBorders>
            <w:shd w:val="clear" w:color="auto" w:fill="auto"/>
            <w:noWrap/>
            <w:vAlign w:val="bottom"/>
            <w:hideMark/>
          </w:tcPr>
          <w:p w14:paraId="4F59F53D" w14:textId="77777777" w:rsidR="00A171DE" w:rsidRPr="004A4B49" w:rsidRDefault="00A171DE" w:rsidP="00A171DE">
            <w:pPr>
              <w:autoSpaceDE/>
              <w:spacing w:before="0" w:after="0"/>
              <w:jc w:val="left"/>
              <w:rPr>
                <w:rFonts w:ascii="Calibri" w:eastAsia="Times New Roman" w:hAnsi="Calibri" w:cs="Calibri"/>
                <w:color w:val="000000"/>
                <w:sz w:val="22"/>
                <w:szCs w:val="22"/>
                <w:lang w:val="en-GB" w:eastAsia="en-US"/>
                <w:rPrChange w:id="7167"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168" w:author="Mario Ezequiel Scott" w:date="2019-12-29T19:14:00Z">
                  <w:rPr>
                    <w:rFonts w:ascii="Calibri" w:eastAsia="Times New Roman" w:hAnsi="Calibri" w:cs="Calibri"/>
                    <w:color w:val="000000"/>
                    <w:sz w:val="22"/>
                    <w:szCs w:val="22"/>
                    <w:lang w:val="en-US" w:eastAsia="en-US"/>
                  </w:rPr>
                </w:rPrChange>
              </w:rPr>
              <w:t>high</w:t>
            </w:r>
          </w:p>
        </w:tc>
      </w:tr>
      <w:tr w:rsidR="00A171DE" w:rsidRPr="004A4B49" w14:paraId="4D686A79"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A1D9F34" w14:textId="77777777" w:rsidR="00A171DE" w:rsidRPr="004A4B49" w:rsidRDefault="00A171DE" w:rsidP="00A171DE">
            <w:pPr>
              <w:autoSpaceDE/>
              <w:spacing w:before="0" w:after="0"/>
              <w:jc w:val="right"/>
              <w:rPr>
                <w:rFonts w:ascii="Calibri" w:eastAsia="Times New Roman" w:hAnsi="Calibri" w:cs="Calibri"/>
                <w:color w:val="000000"/>
                <w:sz w:val="22"/>
                <w:szCs w:val="22"/>
                <w:lang w:val="en-GB" w:eastAsia="en-US"/>
                <w:rPrChange w:id="7169"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170" w:author="Mario Ezequiel Scott" w:date="2019-12-29T19:14:00Z">
                  <w:rPr>
                    <w:rFonts w:ascii="Calibri" w:eastAsia="Times New Roman" w:hAnsi="Calibri" w:cs="Calibri"/>
                    <w:color w:val="000000"/>
                    <w:sz w:val="22"/>
                    <w:szCs w:val="22"/>
                    <w:lang w:val="en-US" w:eastAsia="en-US"/>
                  </w:rPr>
                </w:rPrChange>
              </w:rPr>
              <w:t>5</w:t>
            </w:r>
          </w:p>
        </w:tc>
        <w:tc>
          <w:tcPr>
            <w:tcW w:w="2020" w:type="dxa"/>
            <w:vMerge/>
            <w:tcBorders>
              <w:top w:val="nil"/>
              <w:left w:val="single" w:sz="4" w:space="0" w:color="auto"/>
              <w:bottom w:val="single" w:sz="4" w:space="0" w:color="auto"/>
              <w:right w:val="single" w:sz="4" w:space="0" w:color="auto"/>
            </w:tcBorders>
            <w:vAlign w:val="center"/>
            <w:hideMark/>
          </w:tcPr>
          <w:p w14:paraId="1D716DBA"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171" w:author="Mario Ezequiel Scott" w:date="2019-12-29T19:14:00Z">
                  <w:rPr>
                    <w:rFonts w:ascii="Calibri" w:eastAsia="Times New Roman" w:hAnsi="Calibri" w:cs="Calibri"/>
                    <w:color w:val="000000"/>
                    <w:sz w:val="22"/>
                    <w:szCs w:val="22"/>
                    <w:u w:val="single"/>
                    <w:lang w:val="en-US" w:eastAsia="en-US"/>
                  </w:rPr>
                </w:rPrChange>
              </w:rPr>
            </w:pPr>
          </w:p>
        </w:tc>
        <w:tc>
          <w:tcPr>
            <w:tcW w:w="1120" w:type="dxa"/>
            <w:vMerge/>
            <w:tcBorders>
              <w:top w:val="nil"/>
              <w:left w:val="single" w:sz="4" w:space="0" w:color="auto"/>
              <w:bottom w:val="single" w:sz="4" w:space="0" w:color="auto"/>
              <w:right w:val="single" w:sz="4" w:space="0" w:color="auto"/>
            </w:tcBorders>
            <w:vAlign w:val="center"/>
            <w:hideMark/>
          </w:tcPr>
          <w:p w14:paraId="238B3843"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172" w:author="Mario Ezequiel Scott" w:date="2019-12-29T19:14:00Z">
                  <w:rPr>
                    <w:rFonts w:ascii="Calibri" w:eastAsia="Times New Roman" w:hAnsi="Calibri" w:cs="Calibri"/>
                    <w:color w:val="000000"/>
                    <w:sz w:val="22"/>
                    <w:szCs w:val="22"/>
                    <w:u w:val="single"/>
                    <w:lang w:val="en-US" w:eastAsia="en-US"/>
                  </w:rPr>
                </w:rPrChange>
              </w:rPr>
            </w:pPr>
          </w:p>
        </w:tc>
        <w:tc>
          <w:tcPr>
            <w:tcW w:w="1260" w:type="dxa"/>
            <w:tcBorders>
              <w:top w:val="nil"/>
              <w:left w:val="nil"/>
              <w:bottom w:val="single" w:sz="4" w:space="0" w:color="auto"/>
              <w:right w:val="single" w:sz="4" w:space="0" w:color="auto"/>
            </w:tcBorders>
            <w:shd w:val="clear" w:color="auto" w:fill="auto"/>
            <w:noWrap/>
            <w:vAlign w:val="bottom"/>
            <w:hideMark/>
          </w:tcPr>
          <w:p w14:paraId="2EFA24F4" w14:textId="77777777" w:rsidR="00A171DE" w:rsidRPr="004A4B49" w:rsidRDefault="00A171DE" w:rsidP="00A171DE">
            <w:pPr>
              <w:autoSpaceDE/>
              <w:spacing w:before="0" w:after="0"/>
              <w:jc w:val="left"/>
              <w:rPr>
                <w:rFonts w:ascii="Calibri" w:eastAsia="Times New Roman" w:hAnsi="Calibri" w:cs="Calibri"/>
                <w:color w:val="000000"/>
                <w:sz w:val="22"/>
                <w:szCs w:val="22"/>
                <w:lang w:val="en-GB" w:eastAsia="en-US"/>
                <w:rPrChange w:id="7173"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174" w:author="Mario Ezequiel Scott" w:date="2019-12-29T19:14:00Z">
                  <w:rPr>
                    <w:rFonts w:ascii="Calibri" w:eastAsia="Times New Roman" w:hAnsi="Calibri" w:cs="Calibri"/>
                    <w:color w:val="000000"/>
                    <w:sz w:val="22"/>
                    <w:szCs w:val="22"/>
                    <w:lang w:val="en-US" w:eastAsia="en-US"/>
                  </w:rPr>
                </w:rPrChange>
              </w:rPr>
              <w:t>low</w:t>
            </w:r>
          </w:p>
        </w:tc>
      </w:tr>
      <w:tr w:rsidR="00A171DE" w:rsidRPr="004A4B49" w14:paraId="73ED98DA"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9C988E3" w14:textId="77777777" w:rsidR="00A171DE" w:rsidRPr="004A4B49" w:rsidRDefault="00A171DE" w:rsidP="00A171DE">
            <w:pPr>
              <w:autoSpaceDE/>
              <w:spacing w:before="0" w:after="0"/>
              <w:jc w:val="right"/>
              <w:rPr>
                <w:rFonts w:ascii="Calibri" w:eastAsia="Times New Roman" w:hAnsi="Calibri" w:cs="Calibri"/>
                <w:color w:val="000000"/>
                <w:sz w:val="22"/>
                <w:szCs w:val="22"/>
                <w:lang w:val="en-GB" w:eastAsia="en-US"/>
                <w:rPrChange w:id="7175"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176" w:author="Mario Ezequiel Scott" w:date="2019-12-29T19:14:00Z">
                  <w:rPr>
                    <w:rFonts w:ascii="Calibri" w:eastAsia="Times New Roman" w:hAnsi="Calibri" w:cs="Calibri"/>
                    <w:color w:val="000000"/>
                    <w:sz w:val="22"/>
                    <w:szCs w:val="22"/>
                    <w:lang w:val="en-US" w:eastAsia="en-US"/>
                  </w:rPr>
                </w:rPrChange>
              </w:rPr>
              <w:t>6</w:t>
            </w:r>
          </w:p>
        </w:tc>
        <w:tc>
          <w:tcPr>
            <w:tcW w:w="2020" w:type="dxa"/>
            <w:vMerge/>
            <w:tcBorders>
              <w:top w:val="nil"/>
              <w:left w:val="single" w:sz="4" w:space="0" w:color="auto"/>
              <w:bottom w:val="single" w:sz="4" w:space="0" w:color="auto"/>
              <w:right w:val="single" w:sz="4" w:space="0" w:color="auto"/>
            </w:tcBorders>
            <w:vAlign w:val="center"/>
            <w:hideMark/>
          </w:tcPr>
          <w:p w14:paraId="039539A5"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177" w:author="Mario Ezequiel Scott" w:date="2019-12-29T19:14:00Z">
                  <w:rPr>
                    <w:rFonts w:ascii="Calibri" w:eastAsia="Times New Roman" w:hAnsi="Calibri" w:cs="Calibri"/>
                    <w:color w:val="000000"/>
                    <w:sz w:val="22"/>
                    <w:szCs w:val="22"/>
                    <w:u w:val="single"/>
                    <w:lang w:val="en-US" w:eastAsia="en-US"/>
                  </w:rPr>
                </w:rPrChange>
              </w:rPr>
            </w:pPr>
          </w:p>
        </w:tc>
        <w:tc>
          <w:tcPr>
            <w:tcW w:w="1120" w:type="dxa"/>
            <w:vMerge/>
            <w:tcBorders>
              <w:top w:val="nil"/>
              <w:left w:val="single" w:sz="4" w:space="0" w:color="auto"/>
              <w:bottom w:val="single" w:sz="4" w:space="0" w:color="auto"/>
              <w:right w:val="single" w:sz="4" w:space="0" w:color="auto"/>
            </w:tcBorders>
            <w:vAlign w:val="center"/>
            <w:hideMark/>
          </w:tcPr>
          <w:p w14:paraId="0ED125DE"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178" w:author="Mario Ezequiel Scott" w:date="2019-12-29T19:14:00Z">
                  <w:rPr>
                    <w:rFonts w:ascii="Calibri" w:eastAsia="Times New Roman" w:hAnsi="Calibri" w:cs="Calibri"/>
                    <w:color w:val="000000"/>
                    <w:sz w:val="22"/>
                    <w:szCs w:val="22"/>
                    <w:u w:val="single"/>
                    <w:lang w:val="en-US" w:eastAsia="en-US"/>
                  </w:rPr>
                </w:rPrChange>
              </w:rPr>
            </w:pPr>
          </w:p>
        </w:tc>
        <w:tc>
          <w:tcPr>
            <w:tcW w:w="1260" w:type="dxa"/>
            <w:tcBorders>
              <w:top w:val="nil"/>
              <w:left w:val="nil"/>
              <w:bottom w:val="single" w:sz="4" w:space="0" w:color="auto"/>
              <w:right w:val="single" w:sz="4" w:space="0" w:color="auto"/>
            </w:tcBorders>
            <w:shd w:val="clear" w:color="auto" w:fill="auto"/>
            <w:noWrap/>
            <w:vAlign w:val="bottom"/>
            <w:hideMark/>
          </w:tcPr>
          <w:p w14:paraId="08A66E99" w14:textId="77777777" w:rsidR="00A171DE" w:rsidRPr="004A4B49" w:rsidRDefault="00A171DE" w:rsidP="00A171DE">
            <w:pPr>
              <w:autoSpaceDE/>
              <w:spacing w:before="0" w:after="0"/>
              <w:jc w:val="left"/>
              <w:rPr>
                <w:rFonts w:ascii="Calibri" w:eastAsia="Times New Roman" w:hAnsi="Calibri" w:cs="Calibri"/>
                <w:color w:val="000000"/>
                <w:sz w:val="22"/>
                <w:szCs w:val="22"/>
                <w:lang w:val="en-GB" w:eastAsia="en-US"/>
                <w:rPrChange w:id="7179"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180" w:author="Mario Ezequiel Scott" w:date="2019-12-29T19:14:00Z">
                  <w:rPr>
                    <w:rFonts w:ascii="Calibri" w:eastAsia="Times New Roman" w:hAnsi="Calibri" w:cs="Calibri"/>
                    <w:color w:val="000000"/>
                    <w:sz w:val="22"/>
                    <w:szCs w:val="22"/>
                    <w:lang w:val="en-US" w:eastAsia="en-US"/>
                  </w:rPr>
                </w:rPrChange>
              </w:rPr>
              <w:t>medium</w:t>
            </w:r>
          </w:p>
        </w:tc>
      </w:tr>
      <w:tr w:rsidR="00A171DE" w:rsidRPr="004A4B49" w14:paraId="64E721F1"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7D0DE904" w14:textId="77777777" w:rsidR="00A171DE" w:rsidRPr="004A4B49" w:rsidRDefault="00A171DE" w:rsidP="00A171DE">
            <w:pPr>
              <w:autoSpaceDE/>
              <w:spacing w:before="0" w:after="0"/>
              <w:jc w:val="right"/>
              <w:rPr>
                <w:rFonts w:ascii="Calibri" w:eastAsia="Times New Roman" w:hAnsi="Calibri" w:cs="Calibri"/>
                <w:color w:val="000000"/>
                <w:sz w:val="22"/>
                <w:szCs w:val="22"/>
                <w:lang w:val="en-GB" w:eastAsia="en-US"/>
                <w:rPrChange w:id="7181"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182" w:author="Mario Ezequiel Scott" w:date="2019-12-29T19:14:00Z">
                  <w:rPr>
                    <w:rFonts w:ascii="Calibri" w:eastAsia="Times New Roman" w:hAnsi="Calibri" w:cs="Calibri"/>
                    <w:color w:val="000000"/>
                    <w:sz w:val="22"/>
                    <w:szCs w:val="22"/>
                    <w:lang w:val="en-US" w:eastAsia="en-US"/>
                  </w:rPr>
                </w:rPrChange>
              </w:rPr>
              <w:t>7</w:t>
            </w:r>
          </w:p>
        </w:tc>
        <w:tc>
          <w:tcPr>
            <w:tcW w:w="2020" w:type="dxa"/>
            <w:vMerge/>
            <w:tcBorders>
              <w:top w:val="nil"/>
              <w:left w:val="single" w:sz="4" w:space="0" w:color="auto"/>
              <w:bottom w:val="single" w:sz="4" w:space="0" w:color="auto"/>
              <w:right w:val="single" w:sz="4" w:space="0" w:color="auto"/>
            </w:tcBorders>
            <w:vAlign w:val="center"/>
            <w:hideMark/>
          </w:tcPr>
          <w:p w14:paraId="19B1282E"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183" w:author="Mario Ezequiel Scott" w:date="2019-12-29T19:14:00Z">
                  <w:rPr>
                    <w:rFonts w:ascii="Calibri" w:eastAsia="Times New Roman" w:hAnsi="Calibri" w:cs="Calibri"/>
                    <w:color w:val="000000"/>
                    <w:sz w:val="22"/>
                    <w:szCs w:val="22"/>
                    <w:u w:val="single"/>
                    <w:lang w:val="en-US" w:eastAsia="en-US"/>
                  </w:rPr>
                </w:rPrChange>
              </w:rPr>
            </w:pPr>
          </w:p>
        </w:tc>
        <w:tc>
          <w:tcPr>
            <w:tcW w:w="1120" w:type="dxa"/>
            <w:vMerge w:val="restart"/>
            <w:tcBorders>
              <w:top w:val="nil"/>
              <w:left w:val="single" w:sz="4" w:space="0" w:color="auto"/>
              <w:bottom w:val="single" w:sz="4" w:space="0" w:color="auto"/>
              <w:right w:val="single" w:sz="4" w:space="0" w:color="auto"/>
            </w:tcBorders>
            <w:shd w:val="clear" w:color="000000" w:fill="B4C6E7"/>
            <w:noWrap/>
            <w:vAlign w:val="center"/>
            <w:hideMark/>
          </w:tcPr>
          <w:p w14:paraId="3C5F2B94" w14:textId="1415DC0D" w:rsidR="00A171DE" w:rsidRPr="004A4B49" w:rsidRDefault="00C91B08" w:rsidP="00A171DE">
            <w:pPr>
              <w:autoSpaceDE/>
              <w:spacing w:before="0" w:after="0"/>
              <w:jc w:val="center"/>
              <w:rPr>
                <w:rFonts w:ascii="Calibri" w:eastAsia="Times New Roman" w:hAnsi="Calibri" w:cs="Calibri"/>
                <w:color w:val="000000"/>
                <w:sz w:val="22"/>
                <w:szCs w:val="22"/>
                <w:u w:val="single"/>
                <w:lang w:val="en-GB" w:eastAsia="en-US"/>
                <w:rPrChange w:id="7184" w:author="Mario Ezequiel Scott" w:date="2019-12-29T19:14:00Z">
                  <w:rPr>
                    <w:rFonts w:ascii="Calibri" w:eastAsia="Times New Roman" w:hAnsi="Calibri" w:cs="Calibri"/>
                    <w:color w:val="000000"/>
                    <w:sz w:val="22"/>
                    <w:szCs w:val="22"/>
                    <w:u w:val="single"/>
                    <w:lang w:val="en-US" w:eastAsia="en-US"/>
                  </w:rPr>
                </w:rPrChange>
              </w:rPr>
            </w:pPr>
            <w:ins w:id="7185" w:author="tedo gogoladze" w:date="2020-01-04T19:25:00Z">
              <w:r>
                <w:rPr>
                  <w:rFonts w:ascii="Calibri" w:eastAsia="Times New Roman" w:hAnsi="Calibri" w:cs="Calibri"/>
                  <w:color w:val="000000"/>
                  <w:sz w:val="22"/>
                  <w:szCs w:val="22"/>
                  <w:u w:val="single"/>
                  <w:lang w:val="en-GB" w:eastAsia="en-US"/>
                </w:rPr>
                <w:t xml:space="preserve">Task </w:t>
              </w:r>
            </w:ins>
            <w:r w:rsidR="00A171DE" w:rsidRPr="004A4B49">
              <w:rPr>
                <w:rFonts w:ascii="Calibri" w:eastAsia="Times New Roman" w:hAnsi="Calibri" w:cs="Calibri"/>
                <w:color w:val="000000"/>
                <w:sz w:val="22"/>
                <w:szCs w:val="22"/>
                <w:u w:val="single"/>
                <w:lang w:val="en-GB" w:eastAsia="en-US"/>
                <w:rPrChange w:id="7186" w:author="Mario Ezequiel Scott" w:date="2019-12-29T19:14:00Z">
                  <w:rPr>
                    <w:rFonts w:ascii="Calibri" w:eastAsia="Times New Roman" w:hAnsi="Calibri" w:cs="Calibri"/>
                    <w:color w:val="000000"/>
                    <w:sz w:val="22"/>
                    <w:szCs w:val="22"/>
                    <w:u w:val="single"/>
                    <w:lang w:val="en-US" w:eastAsia="en-US"/>
                  </w:rPr>
                </w:rPrChange>
              </w:rPr>
              <w:t>status</w:t>
            </w:r>
          </w:p>
        </w:tc>
        <w:tc>
          <w:tcPr>
            <w:tcW w:w="1260" w:type="dxa"/>
            <w:tcBorders>
              <w:top w:val="nil"/>
              <w:left w:val="nil"/>
              <w:bottom w:val="single" w:sz="4" w:space="0" w:color="auto"/>
              <w:right w:val="single" w:sz="4" w:space="0" w:color="auto"/>
            </w:tcBorders>
            <w:shd w:val="clear" w:color="auto" w:fill="auto"/>
            <w:noWrap/>
            <w:vAlign w:val="bottom"/>
            <w:hideMark/>
          </w:tcPr>
          <w:p w14:paraId="2A178F74" w14:textId="77777777" w:rsidR="00A171DE" w:rsidRPr="004A4B49" w:rsidRDefault="00A171DE" w:rsidP="00A171DE">
            <w:pPr>
              <w:autoSpaceDE/>
              <w:spacing w:before="0" w:after="0"/>
              <w:jc w:val="left"/>
              <w:rPr>
                <w:rFonts w:ascii="Calibri" w:eastAsia="Times New Roman" w:hAnsi="Calibri" w:cs="Calibri"/>
                <w:color w:val="000000"/>
                <w:sz w:val="22"/>
                <w:szCs w:val="22"/>
                <w:lang w:val="en-GB" w:eastAsia="en-US"/>
                <w:rPrChange w:id="7187"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188" w:author="Mario Ezequiel Scott" w:date="2019-12-29T19:14:00Z">
                  <w:rPr>
                    <w:rFonts w:ascii="Calibri" w:eastAsia="Times New Roman" w:hAnsi="Calibri" w:cs="Calibri"/>
                    <w:color w:val="000000"/>
                    <w:sz w:val="22"/>
                    <w:szCs w:val="22"/>
                    <w:lang w:val="en-US" w:eastAsia="en-US"/>
                  </w:rPr>
                </w:rPrChange>
              </w:rPr>
              <w:t>done</w:t>
            </w:r>
          </w:p>
        </w:tc>
      </w:tr>
      <w:tr w:rsidR="00A171DE" w:rsidRPr="004A4B49" w14:paraId="01FB4DA9"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20DFB5C" w14:textId="77777777" w:rsidR="00A171DE" w:rsidRPr="004A4B49" w:rsidRDefault="00A171DE" w:rsidP="00A171DE">
            <w:pPr>
              <w:autoSpaceDE/>
              <w:spacing w:before="0" w:after="0"/>
              <w:jc w:val="right"/>
              <w:rPr>
                <w:rFonts w:ascii="Calibri" w:eastAsia="Times New Roman" w:hAnsi="Calibri" w:cs="Calibri"/>
                <w:color w:val="000000"/>
                <w:sz w:val="22"/>
                <w:szCs w:val="22"/>
                <w:lang w:val="en-GB" w:eastAsia="en-US"/>
                <w:rPrChange w:id="7189"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190" w:author="Mario Ezequiel Scott" w:date="2019-12-29T19:14:00Z">
                  <w:rPr>
                    <w:rFonts w:ascii="Calibri" w:eastAsia="Times New Roman" w:hAnsi="Calibri" w:cs="Calibri"/>
                    <w:color w:val="000000"/>
                    <w:sz w:val="22"/>
                    <w:szCs w:val="22"/>
                    <w:lang w:val="en-US" w:eastAsia="en-US"/>
                  </w:rPr>
                </w:rPrChange>
              </w:rPr>
              <w:t>8</w:t>
            </w:r>
          </w:p>
        </w:tc>
        <w:tc>
          <w:tcPr>
            <w:tcW w:w="2020" w:type="dxa"/>
            <w:vMerge/>
            <w:tcBorders>
              <w:top w:val="nil"/>
              <w:left w:val="single" w:sz="4" w:space="0" w:color="auto"/>
              <w:bottom w:val="single" w:sz="4" w:space="0" w:color="auto"/>
              <w:right w:val="single" w:sz="4" w:space="0" w:color="auto"/>
            </w:tcBorders>
            <w:vAlign w:val="center"/>
            <w:hideMark/>
          </w:tcPr>
          <w:p w14:paraId="3D70C5F9"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191" w:author="Mario Ezequiel Scott" w:date="2019-12-29T19:14:00Z">
                  <w:rPr>
                    <w:rFonts w:ascii="Calibri" w:eastAsia="Times New Roman" w:hAnsi="Calibri" w:cs="Calibri"/>
                    <w:color w:val="000000"/>
                    <w:sz w:val="22"/>
                    <w:szCs w:val="22"/>
                    <w:u w:val="single"/>
                    <w:lang w:val="en-US" w:eastAsia="en-US"/>
                  </w:rPr>
                </w:rPrChange>
              </w:rPr>
            </w:pPr>
          </w:p>
        </w:tc>
        <w:tc>
          <w:tcPr>
            <w:tcW w:w="1120" w:type="dxa"/>
            <w:vMerge/>
            <w:tcBorders>
              <w:top w:val="nil"/>
              <w:left w:val="single" w:sz="4" w:space="0" w:color="auto"/>
              <w:bottom w:val="single" w:sz="4" w:space="0" w:color="auto"/>
              <w:right w:val="single" w:sz="4" w:space="0" w:color="auto"/>
            </w:tcBorders>
            <w:vAlign w:val="center"/>
            <w:hideMark/>
          </w:tcPr>
          <w:p w14:paraId="2A67BB39"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192" w:author="Mario Ezequiel Scott" w:date="2019-12-29T19:14:00Z">
                  <w:rPr>
                    <w:rFonts w:ascii="Calibri" w:eastAsia="Times New Roman" w:hAnsi="Calibri" w:cs="Calibri"/>
                    <w:color w:val="000000"/>
                    <w:sz w:val="22"/>
                    <w:szCs w:val="22"/>
                    <w:u w:val="single"/>
                    <w:lang w:val="en-US" w:eastAsia="en-US"/>
                  </w:rPr>
                </w:rPrChange>
              </w:rPr>
            </w:pPr>
          </w:p>
        </w:tc>
        <w:tc>
          <w:tcPr>
            <w:tcW w:w="1260" w:type="dxa"/>
            <w:tcBorders>
              <w:top w:val="nil"/>
              <w:left w:val="nil"/>
              <w:bottom w:val="single" w:sz="4" w:space="0" w:color="auto"/>
              <w:right w:val="single" w:sz="4" w:space="0" w:color="auto"/>
            </w:tcBorders>
            <w:shd w:val="clear" w:color="auto" w:fill="auto"/>
            <w:noWrap/>
            <w:vAlign w:val="bottom"/>
            <w:hideMark/>
          </w:tcPr>
          <w:p w14:paraId="68864469" w14:textId="77777777" w:rsidR="00A171DE" w:rsidRPr="004A4B49" w:rsidRDefault="00A171DE" w:rsidP="00A171DE">
            <w:pPr>
              <w:autoSpaceDE/>
              <w:spacing w:before="0" w:after="0"/>
              <w:jc w:val="left"/>
              <w:rPr>
                <w:rFonts w:ascii="Calibri" w:eastAsia="Times New Roman" w:hAnsi="Calibri" w:cs="Calibri"/>
                <w:color w:val="000000"/>
                <w:sz w:val="22"/>
                <w:szCs w:val="22"/>
                <w:lang w:val="en-GB" w:eastAsia="en-US"/>
                <w:rPrChange w:id="7193" w:author="Mario Ezequiel Scott" w:date="2019-12-29T19:14:00Z">
                  <w:rPr>
                    <w:rFonts w:ascii="Calibri" w:eastAsia="Times New Roman" w:hAnsi="Calibri" w:cs="Calibri"/>
                    <w:color w:val="000000"/>
                    <w:sz w:val="22"/>
                    <w:szCs w:val="22"/>
                    <w:lang w:val="en-US" w:eastAsia="en-US"/>
                  </w:rPr>
                </w:rPrChange>
              </w:rPr>
            </w:pPr>
            <w:proofErr w:type="spellStart"/>
            <w:r w:rsidRPr="004A4B49">
              <w:rPr>
                <w:rFonts w:ascii="Calibri" w:eastAsia="Times New Roman" w:hAnsi="Calibri" w:cs="Calibri"/>
                <w:color w:val="000000"/>
                <w:sz w:val="22"/>
                <w:szCs w:val="22"/>
                <w:lang w:val="en-GB" w:eastAsia="en-US"/>
                <w:rPrChange w:id="7194" w:author="Mario Ezequiel Scott" w:date="2019-12-29T19:14:00Z">
                  <w:rPr>
                    <w:rFonts w:ascii="Calibri" w:eastAsia="Times New Roman" w:hAnsi="Calibri" w:cs="Calibri"/>
                    <w:color w:val="000000"/>
                    <w:sz w:val="22"/>
                    <w:szCs w:val="22"/>
                    <w:lang w:val="en-US" w:eastAsia="en-US"/>
                  </w:rPr>
                </w:rPrChange>
              </w:rPr>
              <w:t>inprogress</w:t>
            </w:r>
            <w:proofErr w:type="spellEnd"/>
          </w:p>
        </w:tc>
      </w:tr>
      <w:tr w:rsidR="00A171DE" w:rsidRPr="004A4B49" w14:paraId="1CA04E27"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0DEF3E2" w14:textId="77777777" w:rsidR="00A171DE" w:rsidRPr="004A4B49" w:rsidRDefault="00A171DE" w:rsidP="00A171DE">
            <w:pPr>
              <w:autoSpaceDE/>
              <w:spacing w:before="0" w:after="0"/>
              <w:jc w:val="right"/>
              <w:rPr>
                <w:rFonts w:ascii="Calibri" w:eastAsia="Times New Roman" w:hAnsi="Calibri" w:cs="Calibri"/>
                <w:color w:val="000000"/>
                <w:sz w:val="22"/>
                <w:szCs w:val="22"/>
                <w:lang w:val="en-GB" w:eastAsia="en-US"/>
                <w:rPrChange w:id="7195"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196" w:author="Mario Ezequiel Scott" w:date="2019-12-29T19:14:00Z">
                  <w:rPr>
                    <w:rFonts w:ascii="Calibri" w:eastAsia="Times New Roman" w:hAnsi="Calibri" w:cs="Calibri"/>
                    <w:color w:val="000000"/>
                    <w:sz w:val="22"/>
                    <w:szCs w:val="22"/>
                    <w:lang w:val="en-US" w:eastAsia="en-US"/>
                  </w:rPr>
                </w:rPrChange>
              </w:rPr>
              <w:t>9</w:t>
            </w:r>
          </w:p>
        </w:tc>
        <w:tc>
          <w:tcPr>
            <w:tcW w:w="2020" w:type="dxa"/>
            <w:vMerge/>
            <w:tcBorders>
              <w:top w:val="nil"/>
              <w:left w:val="single" w:sz="4" w:space="0" w:color="auto"/>
              <w:bottom w:val="single" w:sz="4" w:space="0" w:color="auto"/>
              <w:right w:val="single" w:sz="4" w:space="0" w:color="auto"/>
            </w:tcBorders>
            <w:vAlign w:val="center"/>
            <w:hideMark/>
          </w:tcPr>
          <w:p w14:paraId="243EF461"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197" w:author="Mario Ezequiel Scott" w:date="2019-12-29T19:14:00Z">
                  <w:rPr>
                    <w:rFonts w:ascii="Calibri" w:eastAsia="Times New Roman" w:hAnsi="Calibri" w:cs="Calibri"/>
                    <w:color w:val="000000"/>
                    <w:sz w:val="22"/>
                    <w:szCs w:val="22"/>
                    <w:u w:val="single"/>
                    <w:lang w:val="en-US" w:eastAsia="en-US"/>
                  </w:rPr>
                </w:rPrChange>
              </w:rPr>
            </w:pPr>
          </w:p>
        </w:tc>
        <w:tc>
          <w:tcPr>
            <w:tcW w:w="1120" w:type="dxa"/>
            <w:vMerge/>
            <w:tcBorders>
              <w:top w:val="nil"/>
              <w:left w:val="single" w:sz="4" w:space="0" w:color="auto"/>
              <w:bottom w:val="single" w:sz="4" w:space="0" w:color="auto"/>
              <w:right w:val="single" w:sz="4" w:space="0" w:color="auto"/>
            </w:tcBorders>
            <w:vAlign w:val="center"/>
            <w:hideMark/>
          </w:tcPr>
          <w:p w14:paraId="1E31FE77"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198" w:author="Mario Ezequiel Scott" w:date="2019-12-29T19:14:00Z">
                  <w:rPr>
                    <w:rFonts w:ascii="Calibri" w:eastAsia="Times New Roman" w:hAnsi="Calibri" w:cs="Calibri"/>
                    <w:color w:val="000000"/>
                    <w:sz w:val="22"/>
                    <w:szCs w:val="22"/>
                    <w:u w:val="single"/>
                    <w:lang w:val="en-US" w:eastAsia="en-US"/>
                  </w:rPr>
                </w:rPrChange>
              </w:rPr>
            </w:pPr>
          </w:p>
        </w:tc>
        <w:tc>
          <w:tcPr>
            <w:tcW w:w="1260" w:type="dxa"/>
            <w:tcBorders>
              <w:top w:val="nil"/>
              <w:left w:val="nil"/>
              <w:bottom w:val="single" w:sz="4" w:space="0" w:color="auto"/>
              <w:right w:val="single" w:sz="4" w:space="0" w:color="auto"/>
            </w:tcBorders>
            <w:shd w:val="clear" w:color="auto" w:fill="auto"/>
            <w:noWrap/>
            <w:vAlign w:val="bottom"/>
            <w:hideMark/>
          </w:tcPr>
          <w:p w14:paraId="7EFBCACE" w14:textId="77777777" w:rsidR="00A171DE" w:rsidRPr="004A4B49" w:rsidRDefault="00A171DE" w:rsidP="00A171DE">
            <w:pPr>
              <w:autoSpaceDE/>
              <w:spacing w:before="0" w:after="0"/>
              <w:jc w:val="left"/>
              <w:rPr>
                <w:rFonts w:ascii="Calibri" w:eastAsia="Times New Roman" w:hAnsi="Calibri" w:cs="Calibri"/>
                <w:color w:val="000000"/>
                <w:sz w:val="22"/>
                <w:szCs w:val="22"/>
                <w:lang w:val="en-GB" w:eastAsia="en-US"/>
                <w:rPrChange w:id="7199" w:author="Mario Ezequiel Scott" w:date="2019-12-29T19:14:00Z">
                  <w:rPr>
                    <w:rFonts w:ascii="Calibri" w:eastAsia="Times New Roman" w:hAnsi="Calibri" w:cs="Calibri"/>
                    <w:color w:val="000000"/>
                    <w:sz w:val="22"/>
                    <w:szCs w:val="22"/>
                    <w:lang w:val="en-US" w:eastAsia="en-US"/>
                  </w:rPr>
                </w:rPrChange>
              </w:rPr>
            </w:pPr>
            <w:proofErr w:type="spellStart"/>
            <w:r w:rsidRPr="004A4B49">
              <w:rPr>
                <w:rFonts w:ascii="Calibri" w:eastAsia="Times New Roman" w:hAnsi="Calibri" w:cs="Calibri"/>
                <w:color w:val="000000"/>
                <w:sz w:val="22"/>
                <w:szCs w:val="22"/>
                <w:lang w:val="en-GB" w:eastAsia="en-US"/>
                <w:rPrChange w:id="7200" w:author="Mario Ezequiel Scott" w:date="2019-12-29T19:14:00Z">
                  <w:rPr>
                    <w:rFonts w:ascii="Calibri" w:eastAsia="Times New Roman" w:hAnsi="Calibri" w:cs="Calibri"/>
                    <w:color w:val="000000"/>
                    <w:sz w:val="22"/>
                    <w:szCs w:val="22"/>
                    <w:lang w:val="en-US" w:eastAsia="en-US"/>
                  </w:rPr>
                </w:rPrChange>
              </w:rPr>
              <w:t>todo</w:t>
            </w:r>
            <w:proofErr w:type="spellEnd"/>
          </w:p>
        </w:tc>
      </w:tr>
      <w:tr w:rsidR="00A171DE" w:rsidRPr="004A4B49" w14:paraId="5770EEA0"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CE2F7D2" w14:textId="77777777" w:rsidR="00A171DE" w:rsidRPr="004A4B49" w:rsidRDefault="00A171DE" w:rsidP="00A171DE">
            <w:pPr>
              <w:autoSpaceDE/>
              <w:spacing w:before="0" w:after="0"/>
              <w:jc w:val="right"/>
              <w:rPr>
                <w:rFonts w:ascii="Calibri" w:eastAsia="Times New Roman" w:hAnsi="Calibri" w:cs="Calibri"/>
                <w:color w:val="000000"/>
                <w:sz w:val="22"/>
                <w:szCs w:val="22"/>
                <w:lang w:val="en-GB" w:eastAsia="en-US"/>
                <w:rPrChange w:id="7201"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202" w:author="Mario Ezequiel Scott" w:date="2019-12-29T19:14:00Z">
                  <w:rPr>
                    <w:rFonts w:ascii="Calibri" w:eastAsia="Times New Roman" w:hAnsi="Calibri" w:cs="Calibri"/>
                    <w:color w:val="000000"/>
                    <w:sz w:val="22"/>
                    <w:szCs w:val="22"/>
                    <w:lang w:val="en-US" w:eastAsia="en-US"/>
                  </w:rPr>
                </w:rPrChange>
              </w:rPr>
              <w:t>10</w:t>
            </w:r>
          </w:p>
        </w:tc>
        <w:tc>
          <w:tcPr>
            <w:tcW w:w="2020" w:type="dxa"/>
            <w:vMerge/>
            <w:tcBorders>
              <w:top w:val="nil"/>
              <w:left w:val="single" w:sz="4" w:space="0" w:color="auto"/>
              <w:bottom w:val="single" w:sz="4" w:space="0" w:color="auto"/>
              <w:right w:val="single" w:sz="4" w:space="0" w:color="auto"/>
            </w:tcBorders>
            <w:vAlign w:val="center"/>
            <w:hideMark/>
          </w:tcPr>
          <w:p w14:paraId="3A4A2255"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203" w:author="Mario Ezequiel Scott" w:date="2019-12-29T19:14:00Z">
                  <w:rPr>
                    <w:rFonts w:ascii="Calibri" w:eastAsia="Times New Roman" w:hAnsi="Calibri" w:cs="Calibri"/>
                    <w:color w:val="000000"/>
                    <w:sz w:val="22"/>
                    <w:szCs w:val="22"/>
                    <w:u w:val="single"/>
                    <w:lang w:val="en-US" w:eastAsia="en-US"/>
                  </w:rPr>
                </w:rPrChange>
              </w:rPr>
            </w:pPr>
          </w:p>
        </w:tc>
        <w:tc>
          <w:tcPr>
            <w:tcW w:w="1120" w:type="dxa"/>
            <w:vMerge w:val="restart"/>
            <w:tcBorders>
              <w:top w:val="nil"/>
              <w:left w:val="single" w:sz="4" w:space="0" w:color="auto"/>
              <w:bottom w:val="single" w:sz="4" w:space="0" w:color="auto"/>
              <w:right w:val="single" w:sz="4" w:space="0" w:color="auto"/>
            </w:tcBorders>
            <w:shd w:val="clear" w:color="000000" w:fill="8EA9DB"/>
            <w:noWrap/>
            <w:vAlign w:val="center"/>
            <w:hideMark/>
          </w:tcPr>
          <w:p w14:paraId="4913F810" w14:textId="29A757CA" w:rsidR="00A171DE" w:rsidRPr="004A4B49" w:rsidRDefault="00C91B08" w:rsidP="00A171DE">
            <w:pPr>
              <w:autoSpaceDE/>
              <w:spacing w:before="0" w:after="0"/>
              <w:jc w:val="center"/>
              <w:rPr>
                <w:rFonts w:ascii="Calibri" w:eastAsia="Times New Roman" w:hAnsi="Calibri" w:cs="Calibri"/>
                <w:color w:val="000000"/>
                <w:sz w:val="22"/>
                <w:szCs w:val="22"/>
                <w:u w:val="single"/>
                <w:lang w:val="en-GB" w:eastAsia="en-US"/>
                <w:rPrChange w:id="7204" w:author="Mario Ezequiel Scott" w:date="2019-12-29T19:14:00Z">
                  <w:rPr>
                    <w:rFonts w:ascii="Calibri" w:eastAsia="Times New Roman" w:hAnsi="Calibri" w:cs="Calibri"/>
                    <w:color w:val="000000"/>
                    <w:sz w:val="22"/>
                    <w:szCs w:val="22"/>
                    <w:u w:val="single"/>
                    <w:lang w:val="en-US" w:eastAsia="en-US"/>
                  </w:rPr>
                </w:rPrChange>
              </w:rPr>
            </w:pPr>
            <w:ins w:id="7205" w:author="tedo gogoladze" w:date="2020-01-04T19:25:00Z">
              <w:r>
                <w:rPr>
                  <w:rFonts w:ascii="Calibri" w:eastAsia="Times New Roman" w:hAnsi="Calibri" w:cs="Calibri"/>
                  <w:color w:val="000000"/>
                  <w:sz w:val="22"/>
                  <w:szCs w:val="22"/>
                  <w:u w:val="single"/>
                  <w:lang w:val="en-GB" w:eastAsia="en-US"/>
                </w:rPr>
                <w:t xml:space="preserve">Actual development </w:t>
              </w:r>
            </w:ins>
            <w:r w:rsidR="00A171DE" w:rsidRPr="004A4B49">
              <w:rPr>
                <w:rFonts w:ascii="Calibri" w:eastAsia="Times New Roman" w:hAnsi="Calibri" w:cs="Calibri"/>
                <w:color w:val="000000"/>
                <w:sz w:val="22"/>
                <w:szCs w:val="22"/>
                <w:u w:val="single"/>
                <w:lang w:val="en-GB" w:eastAsia="en-US"/>
                <w:rPrChange w:id="7206" w:author="Mario Ezequiel Scott" w:date="2019-12-29T19:14:00Z">
                  <w:rPr>
                    <w:rFonts w:ascii="Calibri" w:eastAsia="Times New Roman" w:hAnsi="Calibri" w:cs="Calibri"/>
                    <w:color w:val="000000"/>
                    <w:sz w:val="22"/>
                    <w:szCs w:val="22"/>
                    <w:u w:val="single"/>
                    <w:lang w:val="en-US" w:eastAsia="en-US"/>
                  </w:rPr>
                </w:rPrChange>
              </w:rPr>
              <w:t>time</w:t>
            </w:r>
          </w:p>
        </w:tc>
        <w:tc>
          <w:tcPr>
            <w:tcW w:w="1260" w:type="dxa"/>
            <w:tcBorders>
              <w:top w:val="nil"/>
              <w:left w:val="nil"/>
              <w:bottom w:val="single" w:sz="4" w:space="0" w:color="auto"/>
              <w:right w:val="single" w:sz="4" w:space="0" w:color="auto"/>
            </w:tcBorders>
            <w:shd w:val="clear" w:color="auto" w:fill="auto"/>
            <w:noWrap/>
            <w:vAlign w:val="bottom"/>
            <w:hideMark/>
          </w:tcPr>
          <w:p w14:paraId="1E2047D8" w14:textId="77777777" w:rsidR="00A171DE" w:rsidRPr="004A4B49" w:rsidRDefault="00A171DE" w:rsidP="00A171DE">
            <w:pPr>
              <w:autoSpaceDE/>
              <w:spacing w:before="0" w:after="0"/>
              <w:jc w:val="left"/>
              <w:rPr>
                <w:rFonts w:ascii="Calibri" w:eastAsia="Times New Roman" w:hAnsi="Calibri" w:cs="Calibri"/>
                <w:color w:val="000000"/>
                <w:sz w:val="22"/>
                <w:szCs w:val="22"/>
                <w:lang w:val="en-GB" w:eastAsia="en-US"/>
                <w:rPrChange w:id="7207"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208" w:author="Mario Ezequiel Scott" w:date="2019-12-29T19:14:00Z">
                  <w:rPr>
                    <w:rFonts w:ascii="Calibri" w:eastAsia="Times New Roman" w:hAnsi="Calibri" w:cs="Calibri"/>
                    <w:color w:val="000000"/>
                    <w:sz w:val="22"/>
                    <w:szCs w:val="22"/>
                    <w:lang w:val="en-US" w:eastAsia="en-US"/>
                  </w:rPr>
                </w:rPrChange>
              </w:rPr>
              <w:t>high</w:t>
            </w:r>
          </w:p>
        </w:tc>
      </w:tr>
      <w:tr w:rsidR="00A171DE" w:rsidRPr="004A4B49" w14:paraId="0FDBE6F8"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27F6311" w14:textId="77777777" w:rsidR="00A171DE" w:rsidRPr="004A4B49" w:rsidRDefault="00A171DE" w:rsidP="00A171DE">
            <w:pPr>
              <w:autoSpaceDE/>
              <w:spacing w:before="0" w:after="0"/>
              <w:jc w:val="right"/>
              <w:rPr>
                <w:rFonts w:ascii="Calibri" w:eastAsia="Times New Roman" w:hAnsi="Calibri" w:cs="Calibri"/>
                <w:color w:val="000000"/>
                <w:sz w:val="22"/>
                <w:szCs w:val="22"/>
                <w:lang w:val="en-GB" w:eastAsia="en-US"/>
                <w:rPrChange w:id="7209"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210" w:author="Mario Ezequiel Scott" w:date="2019-12-29T19:14:00Z">
                  <w:rPr>
                    <w:rFonts w:ascii="Calibri" w:eastAsia="Times New Roman" w:hAnsi="Calibri" w:cs="Calibri"/>
                    <w:color w:val="000000"/>
                    <w:sz w:val="22"/>
                    <w:szCs w:val="22"/>
                    <w:lang w:val="en-US" w:eastAsia="en-US"/>
                  </w:rPr>
                </w:rPrChange>
              </w:rPr>
              <w:t>11</w:t>
            </w:r>
          </w:p>
        </w:tc>
        <w:tc>
          <w:tcPr>
            <w:tcW w:w="2020" w:type="dxa"/>
            <w:vMerge/>
            <w:tcBorders>
              <w:top w:val="nil"/>
              <w:left w:val="single" w:sz="4" w:space="0" w:color="auto"/>
              <w:bottom w:val="single" w:sz="4" w:space="0" w:color="auto"/>
              <w:right w:val="single" w:sz="4" w:space="0" w:color="auto"/>
            </w:tcBorders>
            <w:vAlign w:val="center"/>
            <w:hideMark/>
          </w:tcPr>
          <w:p w14:paraId="0C084F15"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211" w:author="Mario Ezequiel Scott" w:date="2019-12-29T19:14:00Z">
                  <w:rPr>
                    <w:rFonts w:ascii="Calibri" w:eastAsia="Times New Roman" w:hAnsi="Calibri" w:cs="Calibri"/>
                    <w:color w:val="000000"/>
                    <w:sz w:val="22"/>
                    <w:szCs w:val="22"/>
                    <w:u w:val="single"/>
                    <w:lang w:val="en-US" w:eastAsia="en-US"/>
                  </w:rPr>
                </w:rPrChange>
              </w:rPr>
            </w:pPr>
          </w:p>
        </w:tc>
        <w:tc>
          <w:tcPr>
            <w:tcW w:w="1120" w:type="dxa"/>
            <w:vMerge/>
            <w:tcBorders>
              <w:top w:val="nil"/>
              <w:left w:val="single" w:sz="4" w:space="0" w:color="auto"/>
              <w:bottom w:val="single" w:sz="4" w:space="0" w:color="auto"/>
              <w:right w:val="single" w:sz="4" w:space="0" w:color="auto"/>
            </w:tcBorders>
            <w:vAlign w:val="center"/>
            <w:hideMark/>
          </w:tcPr>
          <w:p w14:paraId="35CE8C2E"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212" w:author="Mario Ezequiel Scott" w:date="2019-12-29T19:14:00Z">
                  <w:rPr>
                    <w:rFonts w:ascii="Calibri" w:eastAsia="Times New Roman" w:hAnsi="Calibri" w:cs="Calibri"/>
                    <w:color w:val="000000"/>
                    <w:sz w:val="22"/>
                    <w:szCs w:val="22"/>
                    <w:u w:val="single"/>
                    <w:lang w:val="en-US" w:eastAsia="en-US"/>
                  </w:rPr>
                </w:rPrChange>
              </w:rPr>
            </w:pPr>
          </w:p>
        </w:tc>
        <w:tc>
          <w:tcPr>
            <w:tcW w:w="1260" w:type="dxa"/>
            <w:tcBorders>
              <w:top w:val="nil"/>
              <w:left w:val="nil"/>
              <w:bottom w:val="single" w:sz="4" w:space="0" w:color="auto"/>
              <w:right w:val="single" w:sz="4" w:space="0" w:color="auto"/>
            </w:tcBorders>
            <w:shd w:val="clear" w:color="auto" w:fill="auto"/>
            <w:noWrap/>
            <w:vAlign w:val="bottom"/>
            <w:hideMark/>
          </w:tcPr>
          <w:p w14:paraId="4FE4995A" w14:textId="77777777" w:rsidR="00A171DE" w:rsidRPr="004A4B49" w:rsidRDefault="00A171DE" w:rsidP="00A171DE">
            <w:pPr>
              <w:autoSpaceDE/>
              <w:spacing w:before="0" w:after="0"/>
              <w:jc w:val="left"/>
              <w:rPr>
                <w:rFonts w:ascii="Calibri" w:eastAsia="Times New Roman" w:hAnsi="Calibri" w:cs="Calibri"/>
                <w:color w:val="000000"/>
                <w:sz w:val="22"/>
                <w:szCs w:val="22"/>
                <w:lang w:val="en-GB" w:eastAsia="en-US"/>
                <w:rPrChange w:id="7213"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214" w:author="Mario Ezequiel Scott" w:date="2019-12-29T19:14:00Z">
                  <w:rPr>
                    <w:rFonts w:ascii="Calibri" w:eastAsia="Times New Roman" w:hAnsi="Calibri" w:cs="Calibri"/>
                    <w:color w:val="000000"/>
                    <w:sz w:val="22"/>
                    <w:szCs w:val="22"/>
                    <w:lang w:val="en-US" w:eastAsia="en-US"/>
                  </w:rPr>
                </w:rPrChange>
              </w:rPr>
              <w:t>low</w:t>
            </w:r>
          </w:p>
        </w:tc>
      </w:tr>
      <w:tr w:rsidR="00A171DE" w:rsidRPr="004A4B49" w14:paraId="302025D8"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2386056" w14:textId="77777777" w:rsidR="00A171DE" w:rsidRPr="004A4B49" w:rsidRDefault="00A171DE" w:rsidP="00A171DE">
            <w:pPr>
              <w:autoSpaceDE/>
              <w:spacing w:before="0" w:after="0"/>
              <w:jc w:val="right"/>
              <w:rPr>
                <w:rFonts w:ascii="Calibri" w:eastAsia="Times New Roman" w:hAnsi="Calibri" w:cs="Calibri"/>
                <w:color w:val="000000"/>
                <w:sz w:val="22"/>
                <w:szCs w:val="22"/>
                <w:lang w:val="en-GB" w:eastAsia="en-US"/>
                <w:rPrChange w:id="7215"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216" w:author="Mario Ezequiel Scott" w:date="2019-12-29T19:14:00Z">
                  <w:rPr>
                    <w:rFonts w:ascii="Calibri" w:eastAsia="Times New Roman" w:hAnsi="Calibri" w:cs="Calibri"/>
                    <w:color w:val="000000"/>
                    <w:sz w:val="22"/>
                    <w:szCs w:val="22"/>
                    <w:lang w:val="en-US" w:eastAsia="en-US"/>
                  </w:rPr>
                </w:rPrChange>
              </w:rPr>
              <w:lastRenderedPageBreak/>
              <w:t>12</w:t>
            </w:r>
          </w:p>
        </w:tc>
        <w:tc>
          <w:tcPr>
            <w:tcW w:w="2020" w:type="dxa"/>
            <w:vMerge/>
            <w:tcBorders>
              <w:top w:val="nil"/>
              <w:left w:val="single" w:sz="4" w:space="0" w:color="auto"/>
              <w:bottom w:val="single" w:sz="4" w:space="0" w:color="auto"/>
              <w:right w:val="single" w:sz="4" w:space="0" w:color="auto"/>
            </w:tcBorders>
            <w:vAlign w:val="center"/>
            <w:hideMark/>
          </w:tcPr>
          <w:p w14:paraId="47D4651C"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217" w:author="Mario Ezequiel Scott" w:date="2019-12-29T19:14:00Z">
                  <w:rPr>
                    <w:rFonts w:ascii="Calibri" w:eastAsia="Times New Roman" w:hAnsi="Calibri" w:cs="Calibri"/>
                    <w:color w:val="000000"/>
                    <w:sz w:val="22"/>
                    <w:szCs w:val="22"/>
                    <w:u w:val="single"/>
                    <w:lang w:val="en-US" w:eastAsia="en-US"/>
                  </w:rPr>
                </w:rPrChange>
              </w:rPr>
            </w:pPr>
          </w:p>
        </w:tc>
        <w:tc>
          <w:tcPr>
            <w:tcW w:w="1120" w:type="dxa"/>
            <w:vMerge/>
            <w:tcBorders>
              <w:top w:val="nil"/>
              <w:left w:val="single" w:sz="4" w:space="0" w:color="auto"/>
              <w:bottom w:val="single" w:sz="4" w:space="0" w:color="auto"/>
              <w:right w:val="single" w:sz="4" w:space="0" w:color="auto"/>
            </w:tcBorders>
            <w:vAlign w:val="center"/>
            <w:hideMark/>
          </w:tcPr>
          <w:p w14:paraId="3A37C0E9"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218" w:author="Mario Ezequiel Scott" w:date="2019-12-29T19:14:00Z">
                  <w:rPr>
                    <w:rFonts w:ascii="Calibri" w:eastAsia="Times New Roman" w:hAnsi="Calibri" w:cs="Calibri"/>
                    <w:color w:val="000000"/>
                    <w:sz w:val="22"/>
                    <w:szCs w:val="22"/>
                    <w:u w:val="single"/>
                    <w:lang w:val="en-US" w:eastAsia="en-US"/>
                  </w:rPr>
                </w:rPrChange>
              </w:rPr>
            </w:pPr>
          </w:p>
        </w:tc>
        <w:tc>
          <w:tcPr>
            <w:tcW w:w="1260" w:type="dxa"/>
            <w:tcBorders>
              <w:top w:val="nil"/>
              <w:left w:val="nil"/>
              <w:bottom w:val="single" w:sz="4" w:space="0" w:color="auto"/>
              <w:right w:val="single" w:sz="4" w:space="0" w:color="auto"/>
            </w:tcBorders>
            <w:shd w:val="clear" w:color="auto" w:fill="auto"/>
            <w:noWrap/>
            <w:vAlign w:val="bottom"/>
            <w:hideMark/>
          </w:tcPr>
          <w:p w14:paraId="07F07E0B" w14:textId="77777777" w:rsidR="00A171DE" w:rsidRPr="004A4B49" w:rsidRDefault="00A171DE" w:rsidP="00A171DE">
            <w:pPr>
              <w:autoSpaceDE/>
              <w:spacing w:before="0" w:after="0"/>
              <w:jc w:val="left"/>
              <w:rPr>
                <w:rFonts w:ascii="Calibri" w:eastAsia="Times New Roman" w:hAnsi="Calibri" w:cs="Calibri"/>
                <w:color w:val="000000"/>
                <w:sz w:val="22"/>
                <w:szCs w:val="22"/>
                <w:lang w:val="en-GB" w:eastAsia="en-US"/>
                <w:rPrChange w:id="7219"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220" w:author="Mario Ezequiel Scott" w:date="2019-12-29T19:14:00Z">
                  <w:rPr>
                    <w:rFonts w:ascii="Calibri" w:eastAsia="Times New Roman" w:hAnsi="Calibri" w:cs="Calibri"/>
                    <w:color w:val="000000"/>
                    <w:sz w:val="22"/>
                    <w:szCs w:val="22"/>
                    <w:lang w:val="en-US" w:eastAsia="en-US"/>
                  </w:rPr>
                </w:rPrChange>
              </w:rPr>
              <w:t>medium</w:t>
            </w:r>
          </w:p>
        </w:tc>
      </w:tr>
      <w:tr w:rsidR="00A171DE" w:rsidRPr="004A4B49" w14:paraId="29682B13"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5C588BA3" w14:textId="77777777" w:rsidR="00A171DE" w:rsidRPr="004A4B49" w:rsidRDefault="00A171DE" w:rsidP="00A171DE">
            <w:pPr>
              <w:autoSpaceDE/>
              <w:spacing w:before="0" w:after="0"/>
              <w:jc w:val="right"/>
              <w:rPr>
                <w:rFonts w:ascii="Calibri" w:eastAsia="Times New Roman" w:hAnsi="Calibri" w:cs="Calibri"/>
                <w:color w:val="000000"/>
                <w:sz w:val="22"/>
                <w:szCs w:val="22"/>
                <w:lang w:val="en-GB" w:eastAsia="en-US"/>
                <w:rPrChange w:id="7221"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222" w:author="Mario Ezequiel Scott" w:date="2019-12-29T19:14:00Z">
                  <w:rPr>
                    <w:rFonts w:ascii="Calibri" w:eastAsia="Times New Roman" w:hAnsi="Calibri" w:cs="Calibri"/>
                    <w:color w:val="000000"/>
                    <w:sz w:val="22"/>
                    <w:szCs w:val="22"/>
                    <w:lang w:val="en-US" w:eastAsia="en-US"/>
                  </w:rPr>
                </w:rPrChange>
              </w:rPr>
              <w:t>13</w:t>
            </w:r>
          </w:p>
        </w:tc>
        <w:tc>
          <w:tcPr>
            <w:tcW w:w="2020" w:type="dxa"/>
            <w:vMerge w:val="restart"/>
            <w:tcBorders>
              <w:top w:val="nil"/>
              <w:left w:val="single" w:sz="4" w:space="0" w:color="auto"/>
              <w:bottom w:val="single" w:sz="4" w:space="0" w:color="auto"/>
              <w:right w:val="single" w:sz="4" w:space="0" w:color="auto"/>
            </w:tcBorders>
            <w:shd w:val="clear" w:color="000000" w:fill="D9D9D9"/>
            <w:noWrap/>
            <w:vAlign w:val="center"/>
            <w:hideMark/>
          </w:tcPr>
          <w:p w14:paraId="4BF1C095" w14:textId="2D186C2F" w:rsidR="00A171DE" w:rsidRPr="004A4B49" w:rsidRDefault="00A171DE" w:rsidP="00A171DE">
            <w:pPr>
              <w:autoSpaceDE/>
              <w:spacing w:before="0" w:after="0"/>
              <w:jc w:val="center"/>
              <w:rPr>
                <w:rFonts w:ascii="Calibri" w:eastAsia="Times New Roman" w:hAnsi="Calibri" w:cs="Calibri"/>
                <w:color w:val="000000"/>
                <w:sz w:val="22"/>
                <w:szCs w:val="22"/>
                <w:u w:val="single"/>
                <w:lang w:val="en-GB" w:eastAsia="en-US"/>
                <w:rPrChange w:id="7223" w:author="Mario Ezequiel Scott" w:date="2019-12-29T19:14:00Z">
                  <w:rPr>
                    <w:rFonts w:ascii="Calibri" w:eastAsia="Times New Roman" w:hAnsi="Calibri" w:cs="Calibri"/>
                    <w:color w:val="000000"/>
                    <w:sz w:val="22"/>
                    <w:szCs w:val="22"/>
                    <w:u w:val="single"/>
                    <w:lang w:val="en-US" w:eastAsia="en-US"/>
                  </w:rPr>
                </w:rPrChange>
              </w:rPr>
            </w:pPr>
            <w:commentRangeStart w:id="7224"/>
            <w:del w:id="7225" w:author="tedo gogoladze" w:date="2020-01-04T19:24:00Z">
              <w:r w:rsidRPr="004A4B49" w:rsidDel="00C91B08">
                <w:rPr>
                  <w:rFonts w:ascii="Calibri" w:eastAsia="Times New Roman" w:hAnsi="Calibri" w:cs="Calibri"/>
                  <w:color w:val="000000"/>
                  <w:sz w:val="22"/>
                  <w:szCs w:val="22"/>
                  <w:u w:val="single"/>
                  <w:lang w:val="en-GB" w:eastAsia="en-US"/>
                  <w:rPrChange w:id="7226" w:author="Mario Ezequiel Scott" w:date="2019-12-29T19:14:00Z">
                    <w:rPr>
                      <w:rFonts w:ascii="Calibri" w:eastAsia="Times New Roman" w:hAnsi="Calibri" w:cs="Calibri"/>
                      <w:color w:val="000000"/>
                      <w:sz w:val="22"/>
                      <w:szCs w:val="22"/>
                      <w:u w:val="single"/>
                      <w:lang w:val="en-US" w:eastAsia="en-US"/>
                    </w:rPr>
                  </w:rPrChange>
                </w:rPr>
                <w:delText>Yes</w:delText>
              </w:r>
            </w:del>
            <w:ins w:id="7227" w:author="tedo gogoladze" w:date="2020-01-04T19:24:00Z">
              <w:r w:rsidR="00C91B08">
                <w:rPr>
                  <w:rFonts w:ascii="Calibri" w:eastAsia="Times New Roman" w:hAnsi="Calibri" w:cs="Calibri"/>
                  <w:color w:val="000000"/>
                  <w:sz w:val="22"/>
                  <w:szCs w:val="22"/>
                  <w:u w:val="single"/>
                  <w:lang w:val="en-GB" w:eastAsia="en-US"/>
                </w:rPr>
                <w:t>Positive</w:t>
              </w:r>
            </w:ins>
            <w:del w:id="7228" w:author="tedo gogoladze" w:date="2020-01-04T19:24:00Z">
              <w:r w:rsidRPr="004A4B49" w:rsidDel="00C91B08">
                <w:rPr>
                  <w:rFonts w:ascii="Calibri" w:eastAsia="Times New Roman" w:hAnsi="Calibri" w:cs="Calibri"/>
                  <w:color w:val="000000"/>
                  <w:sz w:val="22"/>
                  <w:szCs w:val="22"/>
                  <w:u w:val="single"/>
                  <w:lang w:val="en-GB" w:eastAsia="en-US"/>
                  <w:rPrChange w:id="7229" w:author="Mario Ezequiel Scott" w:date="2019-12-29T19:14:00Z">
                    <w:rPr>
                      <w:rFonts w:ascii="Calibri" w:eastAsia="Times New Roman" w:hAnsi="Calibri" w:cs="Calibri"/>
                      <w:color w:val="000000"/>
                      <w:sz w:val="22"/>
                      <w:szCs w:val="22"/>
                      <w:u w:val="single"/>
                      <w:lang w:val="en-US" w:eastAsia="en-US"/>
                    </w:rPr>
                  </w:rPrChange>
                </w:rPr>
                <w:delText>_neuroticism</w:delText>
              </w:r>
            </w:del>
            <w:commentRangeEnd w:id="7224"/>
            <w:r w:rsidR="00956528">
              <w:rPr>
                <w:rStyle w:val="CommentReference"/>
              </w:rPr>
              <w:commentReference w:id="7224"/>
            </w:r>
          </w:p>
        </w:tc>
        <w:tc>
          <w:tcPr>
            <w:tcW w:w="1120" w:type="dxa"/>
            <w:vMerge w:val="restart"/>
            <w:tcBorders>
              <w:top w:val="nil"/>
              <w:left w:val="single" w:sz="4" w:space="0" w:color="auto"/>
              <w:bottom w:val="single" w:sz="4" w:space="0" w:color="auto"/>
              <w:right w:val="single" w:sz="4" w:space="0" w:color="auto"/>
            </w:tcBorders>
            <w:shd w:val="clear" w:color="000000" w:fill="D6DCE4"/>
            <w:noWrap/>
            <w:vAlign w:val="center"/>
            <w:hideMark/>
          </w:tcPr>
          <w:p w14:paraId="14760234" w14:textId="7B92B979" w:rsidR="00A171DE" w:rsidRPr="004A4B49" w:rsidRDefault="00C91B08" w:rsidP="00A171DE">
            <w:pPr>
              <w:autoSpaceDE/>
              <w:spacing w:before="0" w:after="0"/>
              <w:jc w:val="center"/>
              <w:rPr>
                <w:rFonts w:ascii="Calibri" w:eastAsia="Times New Roman" w:hAnsi="Calibri" w:cs="Calibri"/>
                <w:color w:val="000000"/>
                <w:sz w:val="22"/>
                <w:szCs w:val="22"/>
                <w:u w:val="single"/>
                <w:lang w:val="en-GB" w:eastAsia="en-US"/>
                <w:rPrChange w:id="7230" w:author="Mario Ezequiel Scott" w:date="2019-12-29T19:14:00Z">
                  <w:rPr>
                    <w:rFonts w:ascii="Calibri" w:eastAsia="Times New Roman" w:hAnsi="Calibri" w:cs="Calibri"/>
                    <w:color w:val="000000"/>
                    <w:sz w:val="22"/>
                    <w:szCs w:val="22"/>
                    <w:u w:val="single"/>
                    <w:lang w:val="en-US" w:eastAsia="en-US"/>
                  </w:rPr>
                </w:rPrChange>
              </w:rPr>
            </w:pPr>
            <w:ins w:id="7231" w:author="tedo gogoladze" w:date="2020-01-04T19:25:00Z">
              <w:r>
                <w:rPr>
                  <w:rFonts w:ascii="Calibri" w:eastAsia="Times New Roman" w:hAnsi="Calibri" w:cs="Calibri"/>
                  <w:color w:val="000000"/>
                  <w:sz w:val="22"/>
                  <w:szCs w:val="22"/>
                  <w:u w:val="single"/>
                  <w:lang w:val="en-GB" w:eastAsia="en-US"/>
                </w:rPr>
                <w:t xml:space="preserve">Effort </w:t>
              </w:r>
              <w:commentRangeStart w:id="7232"/>
              <w:r w:rsidRPr="00862023">
                <w:rPr>
                  <w:rFonts w:ascii="Calibri" w:eastAsia="Times New Roman" w:hAnsi="Calibri" w:cs="Calibri"/>
                  <w:color w:val="000000"/>
                  <w:sz w:val="22"/>
                  <w:szCs w:val="22"/>
                  <w:u w:val="single"/>
                  <w:lang w:val="en-GB" w:eastAsia="en-US"/>
                </w:rPr>
                <w:t>estimation</w:t>
              </w:r>
              <w:commentRangeEnd w:id="7232"/>
              <w:r>
                <w:rPr>
                  <w:rStyle w:val="CommentReference"/>
                </w:rPr>
                <w:commentReference w:id="7232"/>
              </w:r>
            </w:ins>
            <w:del w:id="7233" w:author="tedo gogoladze" w:date="2020-01-04T19:25:00Z">
              <w:r w:rsidR="00A171DE" w:rsidRPr="004A4B49" w:rsidDel="00C91B08">
                <w:rPr>
                  <w:rFonts w:ascii="Calibri" w:eastAsia="Times New Roman" w:hAnsi="Calibri" w:cs="Calibri"/>
                  <w:color w:val="000000"/>
                  <w:sz w:val="22"/>
                  <w:szCs w:val="22"/>
                  <w:u w:val="single"/>
                  <w:lang w:val="en-GB" w:eastAsia="en-US"/>
                  <w:rPrChange w:id="7234" w:author="Mario Ezequiel Scott" w:date="2019-12-29T19:14:00Z">
                    <w:rPr>
                      <w:rFonts w:ascii="Calibri" w:eastAsia="Times New Roman" w:hAnsi="Calibri" w:cs="Calibri"/>
                      <w:color w:val="000000"/>
                      <w:sz w:val="22"/>
                      <w:szCs w:val="22"/>
                      <w:u w:val="single"/>
                      <w:lang w:val="en-US" w:eastAsia="en-US"/>
                    </w:rPr>
                  </w:rPrChange>
                </w:rPr>
                <w:delText>estimation</w:delText>
              </w:r>
            </w:del>
          </w:p>
        </w:tc>
        <w:tc>
          <w:tcPr>
            <w:tcW w:w="1260" w:type="dxa"/>
            <w:tcBorders>
              <w:top w:val="nil"/>
              <w:left w:val="nil"/>
              <w:bottom w:val="single" w:sz="4" w:space="0" w:color="auto"/>
              <w:right w:val="single" w:sz="4" w:space="0" w:color="auto"/>
            </w:tcBorders>
            <w:shd w:val="clear" w:color="auto" w:fill="auto"/>
            <w:noWrap/>
            <w:vAlign w:val="bottom"/>
            <w:hideMark/>
          </w:tcPr>
          <w:p w14:paraId="0E3F31DA" w14:textId="77777777" w:rsidR="00A171DE" w:rsidRPr="004A4B49" w:rsidRDefault="00A171DE" w:rsidP="00A171DE">
            <w:pPr>
              <w:autoSpaceDE/>
              <w:spacing w:before="0" w:after="0"/>
              <w:jc w:val="left"/>
              <w:rPr>
                <w:rFonts w:ascii="Calibri" w:eastAsia="Times New Roman" w:hAnsi="Calibri" w:cs="Calibri"/>
                <w:color w:val="000000"/>
                <w:sz w:val="22"/>
                <w:szCs w:val="22"/>
                <w:lang w:val="en-GB" w:eastAsia="en-US"/>
                <w:rPrChange w:id="7235"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236" w:author="Mario Ezequiel Scott" w:date="2019-12-29T19:14:00Z">
                  <w:rPr>
                    <w:rFonts w:ascii="Calibri" w:eastAsia="Times New Roman" w:hAnsi="Calibri" w:cs="Calibri"/>
                    <w:color w:val="000000"/>
                    <w:sz w:val="22"/>
                    <w:szCs w:val="22"/>
                    <w:lang w:val="en-US" w:eastAsia="en-US"/>
                  </w:rPr>
                </w:rPrChange>
              </w:rPr>
              <w:t>high</w:t>
            </w:r>
          </w:p>
        </w:tc>
      </w:tr>
      <w:tr w:rsidR="00A171DE" w:rsidRPr="004A4B49" w14:paraId="4A949C10"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C493831" w14:textId="77777777" w:rsidR="00A171DE" w:rsidRPr="004A4B49" w:rsidRDefault="00A171DE" w:rsidP="00A171DE">
            <w:pPr>
              <w:autoSpaceDE/>
              <w:spacing w:before="0" w:after="0"/>
              <w:jc w:val="right"/>
              <w:rPr>
                <w:rFonts w:ascii="Calibri" w:eastAsia="Times New Roman" w:hAnsi="Calibri" w:cs="Calibri"/>
                <w:color w:val="000000"/>
                <w:sz w:val="22"/>
                <w:szCs w:val="22"/>
                <w:lang w:val="en-GB" w:eastAsia="en-US"/>
                <w:rPrChange w:id="7237"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238" w:author="Mario Ezequiel Scott" w:date="2019-12-29T19:14:00Z">
                  <w:rPr>
                    <w:rFonts w:ascii="Calibri" w:eastAsia="Times New Roman" w:hAnsi="Calibri" w:cs="Calibri"/>
                    <w:color w:val="000000"/>
                    <w:sz w:val="22"/>
                    <w:szCs w:val="22"/>
                    <w:lang w:val="en-US" w:eastAsia="en-US"/>
                  </w:rPr>
                </w:rPrChange>
              </w:rPr>
              <w:t>14</w:t>
            </w:r>
          </w:p>
        </w:tc>
        <w:tc>
          <w:tcPr>
            <w:tcW w:w="2020" w:type="dxa"/>
            <w:vMerge/>
            <w:tcBorders>
              <w:top w:val="nil"/>
              <w:left w:val="single" w:sz="4" w:space="0" w:color="auto"/>
              <w:bottom w:val="single" w:sz="4" w:space="0" w:color="auto"/>
              <w:right w:val="single" w:sz="4" w:space="0" w:color="auto"/>
            </w:tcBorders>
            <w:vAlign w:val="center"/>
            <w:hideMark/>
          </w:tcPr>
          <w:p w14:paraId="3FFD83CC"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239" w:author="Mario Ezequiel Scott" w:date="2019-12-29T19:14:00Z">
                  <w:rPr>
                    <w:rFonts w:ascii="Calibri" w:eastAsia="Times New Roman" w:hAnsi="Calibri" w:cs="Calibri"/>
                    <w:color w:val="000000"/>
                    <w:sz w:val="22"/>
                    <w:szCs w:val="22"/>
                    <w:u w:val="single"/>
                    <w:lang w:val="en-US" w:eastAsia="en-US"/>
                  </w:rPr>
                </w:rPrChange>
              </w:rPr>
            </w:pPr>
          </w:p>
        </w:tc>
        <w:tc>
          <w:tcPr>
            <w:tcW w:w="1120" w:type="dxa"/>
            <w:vMerge/>
            <w:tcBorders>
              <w:top w:val="nil"/>
              <w:left w:val="single" w:sz="4" w:space="0" w:color="auto"/>
              <w:bottom w:val="single" w:sz="4" w:space="0" w:color="auto"/>
              <w:right w:val="single" w:sz="4" w:space="0" w:color="auto"/>
            </w:tcBorders>
            <w:vAlign w:val="center"/>
            <w:hideMark/>
          </w:tcPr>
          <w:p w14:paraId="7BB5F456"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240" w:author="Mario Ezequiel Scott" w:date="2019-12-29T19:14:00Z">
                  <w:rPr>
                    <w:rFonts w:ascii="Calibri" w:eastAsia="Times New Roman" w:hAnsi="Calibri" w:cs="Calibri"/>
                    <w:color w:val="000000"/>
                    <w:sz w:val="22"/>
                    <w:szCs w:val="22"/>
                    <w:u w:val="single"/>
                    <w:lang w:val="en-US" w:eastAsia="en-US"/>
                  </w:rPr>
                </w:rPrChange>
              </w:rPr>
            </w:pPr>
          </w:p>
        </w:tc>
        <w:tc>
          <w:tcPr>
            <w:tcW w:w="1260" w:type="dxa"/>
            <w:tcBorders>
              <w:top w:val="nil"/>
              <w:left w:val="nil"/>
              <w:bottom w:val="single" w:sz="4" w:space="0" w:color="auto"/>
              <w:right w:val="single" w:sz="4" w:space="0" w:color="auto"/>
            </w:tcBorders>
            <w:shd w:val="clear" w:color="auto" w:fill="auto"/>
            <w:noWrap/>
            <w:vAlign w:val="bottom"/>
            <w:hideMark/>
          </w:tcPr>
          <w:p w14:paraId="0E6B6F2C" w14:textId="77777777" w:rsidR="00A171DE" w:rsidRPr="004A4B49" w:rsidRDefault="00A171DE" w:rsidP="00A171DE">
            <w:pPr>
              <w:autoSpaceDE/>
              <w:spacing w:before="0" w:after="0"/>
              <w:jc w:val="left"/>
              <w:rPr>
                <w:rFonts w:ascii="Calibri" w:eastAsia="Times New Roman" w:hAnsi="Calibri" w:cs="Calibri"/>
                <w:color w:val="000000"/>
                <w:sz w:val="22"/>
                <w:szCs w:val="22"/>
                <w:lang w:val="en-GB" w:eastAsia="en-US"/>
                <w:rPrChange w:id="7241"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242" w:author="Mario Ezequiel Scott" w:date="2019-12-29T19:14:00Z">
                  <w:rPr>
                    <w:rFonts w:ascii="Calibri" w:eastAsia="Times New Roman" w:hAnsi="Calibri" w:cs="Calibri"/>
                    <w:color w:val="000000"/>
                    <w:sz w:val="22"/>
                    <w:szCs w:val="22"/>
                    <w:lang w:val="en-US" w:eastAsia="en-US"/>
                  </w:rPr>
                </w:rPrChange>
              </w:rPr>
              <w:t>low</w:t>
            </w:r>
          </w:p>
        </w:tc>
      </w:tr>
      <w:tr w:rsidR="00A171DE" w:rsidRPr="004A4B49" w14:paraId="2ABCF33E"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233EAAD" w14:textId="77777777" w:rsidR="00A171DE" w:rsidRPr="004A4B49" w:rsidRDefault="00A171DE" w:rsidP="00A171DE">
            <w:pPr>
              <w:autoSpaceDE/>
              <w:spacing w:before="0" w:after="0"/>
              <w:jc w:val="right"/>
              <w:rPr>
                <w:rFonts w:ascii="Calibri" w:eastAsia="Times New Roman" w:hAnsi="Calibri" w:cs="Calibri"/>
                <w:color w:val="000000"/>
                <w:sz w:val="22"/>
                <w:szCs w:val="22"/>
                <w:lang w:val="en-GB" w:eastAsia="en-US"/>
                <w:rPrChange w:id="7243"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244" w:author="Mario Ezequiel Scott" w:date="2019-12-29T19:14:00Z">
                  <w:rPr>
                    <w:rFonts w:ascii="Calibri" w:eastAsia="Times New Roman" w:hAnsi="Calibri" w:cs="Calibri"/>
                    <w:color w:val="000000"/>
                    <w:sz w:val="22"/>
                    <w:szCs w:val="22"/>
                    <w:lang w:val="en-US" w:eastAsia="en-US"/>
                  </w:rPr>
                </w:rPrChange>
              </w:rPr>
              <w:t>15</w:t>
            </w:r>
          </w:p>
        </w:tc>
        <w:tc>
          <w:tcPr>
            <w:tcW w:w="2020" w:type="dxa"/>
            <w:vMerge/>
            <w:tcBorders>
              <w:top w:val="nil"/>
              <w:left w:val="single" w:sz="4" w:space="0" w:color="auto"/>
              <w:bottom w:val="single" w:sz="4" w:space="0" w:color="auto"/>
              <w:right w:val="single" w:sz="4" w:space="0" w:color="auto"/>
            </w:tcBorders>
            <w:vAlign w:val="center"/>
            <w:hideMark/>
          </w:tcPr>
          <w:p w14:paraId="5CBED905"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245" w:author="Mario Ezequiel Scott" w:date="2019-12-29T19:14:00Z">
                  <w:rPr>
                    <w:rFonts w:ascii="Calibri" w:eastAsia="Times New Roman" w:hAnsi="Calibri" w:cs="Calibri"/>
                    <w:color w:val="000000"/>
                    <w:sz w:val="22"/>
                    <w:szCs w:val="22"/>
                    <w:u w:val="single"/>
                    <w:lang w:val="en-US" w:eastAsia="en-US"/>
                  </w:rPr>
                </w:rPrChange>
              </w:rPr>
            </w:pPr>
          </w:p>
        </w:tc>
        <w:tc>
          <w:tcPr>
            <w:tcW w:w="1120" w:type="dxa"/>
            <w:vMerge/>
            <w:tcBorders>
              <w:top w:val="nil"/>
              <w:left w:val="single" w:sz="4" w:space="0" w:color="auto"/>
              <w:bottom w:val="single" w:sz="4" w:space="0" w:color="auto"/>
              <w:right w:val="single" w:sz="4" w:space="0" w:color="auto"/>
            </w:tcBorders>
            <w:vAlign w:val="center"/>
            <w:hideMark/>
          </w:tcPr>
          <w:p w14:paraId="20987D6B"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246" w:author="Mario Ezequiel Scott" w:date="2019-12-29T19:14:00Z">
                  <w:rPr>
                    <w:rFonts w:ascii="Calibri" w:eastAsia="Times New Roman" w:hAnsi="Calibri" w:cs="Calibri"/>
                    <w:color w:val="000000"/>
                    <w:sz w:val="22"/>
                    <w:szCs w:val="22"/>
                    <w:u w:val="single"/>
                    <w:lang w:val="en-US" w:eastAsia="en-US"/>
                  </w:rPr>
                </w:rPrChange>
              </w:rPr>
            </w:pPr>
          </w:p>
        </w:tc>
        <w:tc>
          <w:tcPr>
            <w:tcW w:w="1260" w:type="dxa"/>
            <w:tcBorders>
              <w:top w:val="nil"/>
              <w:left w:val="nil"/>
              <w:bottom w:val="single" w:sz="4" w:space="0" w:color="auto"/>
              <w:right w:val="single" w:sz="4" w:space="0" w:color="auto"/>
            </w:tcBorders>
            <w:shd w:val="clear" w:color="auto" w:fill="auto"/>
            <w:noWrap/>
            <w:vAlign w:val="bottom"/>
            <w:hideMark/>
          </w:tcPr>
          <w:p w14:paraId="15103B3B" w14:textId="77777777" w:rsidR="00A171DE" w:rsidRPr="004A4B49" w:rsidRDefault="00A171DE" w:rsidP="00A171DE">
            <w:pPr>
              <w:autoSpaceDE/>
              <w:spacing w:before="0" w:after="0"/>
              <w:jc w:val="left"/>
              <w:rPr>
                <w:rFonts w:ascii="Calibri" w:eastAsia="Times New Roman" w:hAnsi="Calibri" w:cs="Calibri"/>
                <w:color w:val="000000"/>
                <w:sz w:val="22"/>
                <w:szCs w:val="22"/>
                <w:lang w:val="en-GB" w:eastAsia="en-US"/>
                <w:rPrChange w:id="7247"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248" w:author="Mario Ezequiel Scott" w:date="2019-12-29T19:14:00Z">
                  <w:rPr>
                    <w:rFonts w:ascii="Calibri" w:eastAsia="Times New Roman" w:hAnsi="Calibri" w:cs="Calibri"/>
                    <w:color w:val="000000"/>
                    <w:sz w:val="22"/>
                    <w:szCs w:val="22"/>
                    <w:lang w:val="en-US" w:eastAsia="en-US"/>
                  </w:rPr>
                </w:rPrChange>
              </w:rPr>
              <w:t>medium</w:t>
            </w:r>
          </w:p>
        </w:tc>
      </w:tr>
      <w:tr w:rsidR="00A171DE" w:rsidRPr="004A4B49" w14:paraId="0FA72B0B"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DCC5CD4" w14:textId="77777777" w:rsidR="00A171DE" w:rsidRPr="004A4B49" w:rsidRDefault="00A171DE" w:rsidP="00A171DE">
            <w:pPr>
              <w:autoSpaceDE/>
              <w:spacing w:before="0" w:after="0"/>
              <w:jc w:val="right"/>
              <w:rPr>
                <w:rFonts w:ascii="Calibri" w:eastAsia="Times New Roman" w:hAnsi="Calibri" w:cs="Calibri"/>
                <w:color w:val="000000"/>
                <w:sz w:val="22"/>
                <w:szCs w:val="22"/>
                <w:lang w:val="en-GB" w:eastAsia="en-US"/>
                <w:rPrChange w:id="7249"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250" w:author="Mario Ezequiel Scott" w:date="2019-12-29T19:14:00Z">
                  <w:rPr>
                    <w:rFonts w:ascii="Calibri" w:eastAsia="Times New Roman" w:hAnsi="Calibri" w:cs="Calibri"/>
                    <w:color w:val="000000"/>
                    <w:sz w:val="22"/>
                    <w:szCs w:val="22"/>
                    <w:lang w:val="en-US" w:eastAsia="en-US"/>
                  </w:rPr>
                </w:rPrChange>
              </w:rPr>
              <w:t>16</w:t>
            </w:r>
          </w:p>
        </w:tc>
        <w:tc>
          <w:tcPr>
            <w:tcW w:w="2020" w:type="dxa"/>
            <w:vMerge/>
            <w:tcBorders>
              <w:top w:val="nil"/>
              <w:left w:val="single" w:sz="4" w:space="0" w:color="auto"/>
              <w:bottom w:val="single" w:sz="4" w:space="0" w:color="auto"/>
              <w:right w:val="single" w:sz="4" w:space="0" w:color="auto"/>
            </w:tcBorders>
            <w:vAlign w:val="center"/>
            <w:hideMark/>
          </w:tcPr>
          <w:p w14:paraId="1411F98D"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251" w:author="Mario Ezequiel Scott" w:date="2019-12-29T19:14:00Z">
                  <w:rPr>
                    <w:rFonts w:ascii="Calibri" w:eastAsia="Times New Roman" w:hAnsi="Calibri" w:cs="Calibri"/>
                    <w:color w:val="000000"/>
                    <w:sz w:val="22"/>
                    <w:szCs w:val="22"/>
                    <w:u w:val="single"/>
                    <w:lang w:val="en-US" w:eastAsia="en-US"/>
                  </w:rPr>
                </w:rPrChange>
              </w:rPr>
            </w:pPr>
          </w:p>
        </w:tc>
        <w:tc>
          <w:tcPr>
            <w:tcW w:w="1120" w:type="dxa"/>
            <w:vMerge w:val="restart"/>
            <w:tcBorders>
              <w:top w:val="nil"/>
              <w:left w:val="single" w:sz="4" w:space="0" w:color="auto"/>
              <w:bottom w:val="single" w:sz="4" w:space="0" w:color="auto"/>
              <w:right w:val="single" w:sz="4" w:space="0" w:color="auto"/>
            </w:tcBorders>
            <w:shd w:val="clear" w:color="000000" w:fill="ACB9CA"/>
            <w:noWrap/>
            <w:vAlign w:val="center"/>
            <w:hideMark/>
          </w:tcPr>
          <w:p w14:paraId="109F431C" w14:textId="7F1D8232" w:rsidR="00A171DE" w:rsidRPr="004A4B49" w:rsidRDefault="00C91B08" w:rsidP="00A171DE">
            <w:pPr>
              <w:autoSpaceDE/>
              <w:spacing w:before="0" w:after="0"/>
              <w:jc w:val="center"/>
              <w:rPr>
                <w:rFonts w:ascii="Calibri" w:eastAsia="Times New Roman" w:hAnsi="Calibri" w:cs="Calibri"/>
                <w:color w:val="000000"/>
                <w:sz w:val="22"/>
                <w:szCs w:val="22"/>
                <w:u w:val="single"/>
                <w:lang w:val="en-GB" w:eastAsia="en-US"/>
                <w:rPrChange w:id="7252" w:author="Mario Ezequiel Scott" w:date="2019-12-29T19:14:00Z">
                  <w:rPr>
                    <w:rFonts w:ascii="Calibri" w:eastAsia="Times New Roman" w:hAnsi="Calibri" w:cs="Calibri"/>
                    <w:color w:val="000000"/>
                    <w:sz w:val="22"/>
                    <w:szCs w:val="22"/>
                    <w:u w:val="single"/>
                    <w:lang w:val="en-US" w:eastAsia="en-US"/>
                  </w:rPr>
                </w:rPrChange>
              </w:rPr>
            </w:pPr>
            <w:ins w:id="7253" w:author="tedo gogoladze" w:date="2020-01-04T19:25:00Z">
              <w:r>
                <w:rPr>
                  <w:rFonts w:ascii="Calibri" w:eastAsia="Times New Roman" w:hAnsi="Calibri" w:cs="Calibri"/>
                  <w:color w:val="000000"/>
                  <w:sz w:val="22"/>
                  <w:szCs w:val="22"/>
                  <w:u w:val="single"/>
                  <w:lang w:val="en-GB" w:eastAsia="en-US"/>
                </w:rPr>
                <w:t>P</w:t>
              </w:r>
              <w:r w:rsidRPr="00862023">
                <w:rPr>
                  <w:rFonts w:ascii="Calibri" w:eastAsia="Times New Roman" w:hAnsi="Calibri" w:cs="Calibri"/>
                  <w:color w:val="000000"/>
                  <w:sz w:val="22"/>
                  <w:szCs w:val="22"/>
                  <w:u w:val="single"/>
                  <w:lang w:val="en-GB" w:eastAsia="en-US"/>
                </w:rPr>
                <w:t>riorit</w:t>
              </w:r>
              <w:r>
                <w:rPr>
                  <w:rFonts w:ascii="Calibri" w:eastAsia="Times New Roman" w:hAnsi="Calibri" w:cs="Calibri"/>
                  <w:color w:val="000000"/>
                  <w:sz w:val="22"/>
                  <w:szCs w:val="22"/>
                  <w:u w:val="single"/>
                  <w:lang w:val="en-GB" w:eastAsia="en-US"/>
                </w:rPr>
                <w:t>ization</w:t>
              </w:r>
            </w:ins>
            <w:del w:id="7254" w:author="tedo gogoladze" w:date="2020-01-04T19:25:00Z">
              <w:r w:rsidR="00A171DE" w:rsidRPr="004A4B49" w:rsidDel="00C91B08">
                <w:rPr>
                  <w:rFonts w:ascii="Calibri" w:eastAsia="Times New Roman" w:hAnsi="Calibri" w:cs="Calibri"/>
                  <w:color w:val="000000"/>
                  <w:sz w:val="22"/>
                  <w:szCs w:val="22"/>
                  <w:u w:val="single"/>
                  <w:lang w:val="en-GB" w:eastAsia="en-US"/>
                  <w:rPrChange w:id="7255" w:author="Mario Ezequiel Scott" w:date="2019-12-29T19:14:00Z">
                    <w:rPr>
                      <w:rFonts w:ascii="Calibri" w:eastAsia="Times New Roman" w:hAnsi="Calibri" w:cs="Calibri"/>
                      <w:color w:val="000000"/>
                      <w:sz w:val="22"/>
                      <w:szCs w:val="22"/>
                      <w:u w:val="single"/>
                      <w:lang w:val="en-US" w:eastAsia="en-US"/>
                    </w:rPr>
                  </w:rPrChange>
                </w:rPr>
                <w:delText>priority</w:delText>
              </w:r>
            </w:del>
          </w:p>
        </w:tc>
        <w:tc>
          <w:tcPr>
            <w:tcW w:w="1260" w:type="dxa"/>
            <w:tcBorders>
              <w:top w:val="nil"/>
              <w:left w:val="nil"/>
              <w:bottom w:val="single" w:sz="4" w:space="0" w:color="auto"/>
              <w:right w:val="single" w:sz="4" w:space="0" w:color="auto"/>
            </w:tcBorders>
            <w:shd w:val="clear" w:color="auto" w:fill="auto"/>
            <w:noWrap/>
            <w:vAlign w:val="bottom"/>
            <w:hideMark/>
          </w:tcPr>
          <w:p w14:paraId="48DE3514" w14:textId="77777777" w:rsidR="00A171DE" w:rsidRPr="004A4B49" w:rsidRDefault="00A171DE" w:rsidP="00A171DE">
            <w:pPr>
              <w:autoSpaceDE/>
              <w:spacing w:before="0" w:after="0"/>
              <w:jc w:val="left"/>
              <w:rPr>
                <w:rFonts w:ascii="Calibri" w:eastAsia="Times New Roman" w:hAnsi="Calibri" w:cs="Calibri"/>
                <w:color w:val="000000"/>
                <w:sz w:val="22"/>
                <w:szCs w:val="22"/>
                <w:lang w:val="en-GB" w:eastAsia="en-US"/>
                <w:rPrChange w:id="7256"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257" w:author="Mario Ezequiel Scott" w:date="2019-12-29T19:14:00Z">
                  <w:rPr>
                    <w:rFonts w:ascii="Calibri" w:eastAsia="Times New Roman" w:hAnsi="Calibri" w:cs="Calibri"/>
                    <w:color w:val="000000"/>
                    <w:sz w:val="22"/>
                    <w:szCs w:val="22"/>
                    <w:lang w:val="en-US" w:eastAsia="en-US"/>
                  </w:rPr>
                </w:rPrChange>
              </w:rPr>
              <w:t>high</w:t>
            </w:r>
          </w:p>
        </w:tc>
      </w:tr>
      <w:tr w:rsidR="00A171DE" w:rsidRPr="004A4B49" w14:paraId="15DC04DC"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B2AF241" w14:textId="77777777" w:rsidR="00A171DE" w:rsidRPr="004A4B49" w:rsidRDefault="00A171DE" w:rsidP="00A171DE">
            <w:pPr>
              <w:autoSpaceDE/>
              <w:spacing w:before="0" w:after="0"/>
              <w:jc w:val="right"/>
              <w:rPr>
                <w:rFonts w:ascii="Calibri" w:eastAsia="Times New Roman" w:hAnsi="Calibri" w:cs="Calibri"/>
                <w:color w:val="000000"/>
                <w:sz w:val="22"/>
                <w:szCs w:val="22"/>
                <w:lang w:val="en-GB" w:eastAsia="en-US"/>
                <w:rPrChange w:id="7258"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259" w:author="Mario Ezequiel Scott" w:date="2019-12-29T19:14:00Z">
                  <w:rPr>
                    <w:rFonts w:ascii="Calibri" w:eastAsia="Times New Roman" w:hAnsi="Calibri" w:cs="Calibri"/>
                    <w:color w:val="000000"/>
                    <w:sz w:val="22"/>
                    <w:szCs w:val="22"/>
                    <w:lang w:val="en-US" w:eastAsia="en-US"/>
                  </w:rPr>
                </w:rPrChange>
              </w:rPr>
              <w:t>17</w:t>
            </w:r>
          </w:p>
        </w:tc>
        <w:tc>
          <w:tcPr>
            <w:tcW w:w="2020" w:type="dxa"/>
            <w:vMerge/>
            <w:tcBorders>
              <w:top w:val="nil"/>
              <w:left w:val="single" w:sz="4" w:space="0" w:color="auto"/>
              <w:bottom w:val="single" w:sz="4" w:space="0" w:color="auto"/>
              <w:right w:val="single" w:sz="4" w:space="0" w:color="auto"/>
            </w:tcBorders>
            <w:vAlign w:val="center"/>
            <w:hideMark/>
          </w:tcPr>
          <w:p w14:paraId="599C765D"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260" w:author="Mario Ezequiel Scott" w:date="2019-12-29T19:14:00Z">
                  <w:rPr>
                    <w:rFonts w:ascii="Calibri" w:eastAsia="Times New Roman" w:hAnsi="Calibri" w:cs="Calibri"/>
                    <w:color w:val="000000"/>
                    <w:sz w:val="22"/>
                    <w:szCs w:val="22"/>
                    <w:u w:val="single"/>
                    <w:lang w:val="en-US" w:eastAsia="en-US"/>
                  </w:rPr>
                </w:rPrChange>
              </w:rPr>
            </w:pPr>
          </w:p>
        </w:tc>
        <w:tc>
          <w:tcPr>
            <w:tcW w:w="1120" w:type="dxa"/>
            <w:vMerge/>
            <w:tcBorders>
              <w:top w:val="nil"/>
              <w:left w:val="single" w:sz="4" w:space="0" w:color="auto"/>
              <w:bottom w:val="single" w:sz="4" w:space="0" w:color="auto"/>
              <w:right w:val="single" w:sz="4" w:space="0" w:color="auto"/>
            </w:tcBorders>
            <w:vAlign w:val="center"/>
            <w:hideMark/>
          </w:tcPr>
          <w:p w14:paraId="6275A3F3"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261" w:author="Mario Ezequiel Scott" w:date="2019-12-29T19:14:00Z">
                  <w:rPr>
                    <w:rFonts w:ascii="Calibri" w:eastAsia="Times New Roman" w:hAnsi="Calibri" w:cs="Calibri"/>
                    <w:color w:val="000000"/>
                    <w:sz w:val="22"/>
                    <w:szCs w:val="22"/>
                    <w:u w:val="single"/>
                    <w:lang w:val="en-US" w:eastAsia="en-US"/>
                  </w:rPr>
                </w:rPrChange>
              </w:rPr>
            </w:pPr>
          </w:p>
        </w:tc>
        <w:tc>
          <w:tcPr>
            <w:tcW w:w="1260" w:type="dxa"/>
            <w:tcBorders>
              <w:top w:val="nil"/>
              <w:left w:val="nil"/>
              <w:bottom w:val="single" w:sz="4" w:space="0" w:color="auto"/>
              <w:right w:val="single" w:sz="4" w:space="0" w:color="auto"/>
            </w:tcBorders>
            <w:shd w:val="clear" w:color="auto" w:fill="auto"/>
            <w:noWrap/>
            <w:vAlign w:val="bottom"/>
            <w:hideMark/>
          </w:tcPr>
          <w:p w14:paraId="561F9D22" w14:textId="77777777" w:rsidR="00A171DE" w:rsidRPr="004A4B49" w:rsidRDefault="00A171DE" w:rsidP="00A171DE">
            <w:pPr>
              <w:autoSpaceDE/>
              <w:spacing w:before="0" w:after="0"/>
              <w:jc w:val="left"/>
              <w:rPr>
                <w:rFonts w:ascii="Calibri" w:eastAsia="Times New Roman" w:hAnsi="Calibri" w:cs="Calibri"/>
                <w:color w:val="000000"/>
                <w:sz w:val="22"/>
                <w:szCs w:val="22"/>
                <w:lang w:val="en-GB" w:eastAsia="en-US"/>
                <w:rPrChange w:id="7262"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263" w:author="Mario Ezequiel Scott" w:date="2019-12-29T19:14:00Z">
                  <w:rPr>
                    <w:rFonts w:ascii="Calibri" w:eastAsia="Times New Roman" w:hAnsi="Calibri" w:cs="Calibri"/>
                    <w:color w:val="000000"/>
                    <w:sz w:val="22"/>
                    <w:szCs w:val="22"/>
                    <w:lang w:val="en-US" w:eastAsia="en-US"/>
                  </w:rPr>
                </w:rPrChange>
              </w:rPr>
              <w:t>low</w:t>
            </w:r>
          </w:p>
        </w:tc>
      </w:tr>
      <w:tr w:rsidR="00A171DE" w:rsidRPr="004A4B49" w14:paraId="4E51344C"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4B327CA" w14:textId="77777777" w:rsidR="00A171DE" w:rsidRPr="004A4B49" w:rsidRDefault="00A171DE" w:rsidP="00A171DE">
            <w:pPr>
              <w:autoSpaceDE/>
              <w:spacing w:before="0" w:after="0"/>
              <w:jc w:val="right"/>
              <w:rPr>
                <w:rFonts w:ascii="Calibri" w:eastAsia="Times New Roman" w:hAnsi="Calibri" w:cs="Calibri"/>
                <w:color w:val="000000"/>
                <w:sz w:val="22"/>
                <w:szCs w:val="22"/>
                <w:lang w:val="en-GB" w:eastAsia="en-US"/>
                <w:rPrChange w:id="7264"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265" w:author="Mario Ezequiel Scott" w:date="2019-12-29T19:14:00Z">
                  <w:rPr>
                    <w:rFonts w:ascii="Calibri" w:eastAsia="Times New Roman" w:hAnsi="Calibri" w:cs="Calibri"/>
                    <w:color w:val="000000"/>
                    <w:sz w:val="22"/>
                    <w:szCs w:val="22"/>
                    <w:lang w:val="en-US" w:eastAsia="en-US"/>
                  </w:rPr>
                </w:rPrChange>
              </w:rPr>
              <w:t>18</w:t>
            </w:r>
          </w:p>
        </w:tc>
        <w:tc>
          <w:tcPr>
            <w:tcW w:w="2020" w:type="dxa"/>
            <w:vMerge/>
            <w:tcBorders>
              <w:top w:val="nil"/>
              <w:left w:val="single" w:sz="4" w:space="0" w:color="auto"/>
              <w:bottom w:val="single" w:sz="4" w:space="0" w:color="auto"/>
              <w:right w:val="single" w:sz="4" w:space="0" w:color="auto"/>
            </w:tcBorders>
            <w:vAlign w:val="center"/>
            <w:hideMark/>
          </w:tcPr>
          <w:p w14:paraId="580A4F3E"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266" w:author="Mario Ezequiel Scott" w:date="2019-12-29T19:14:00Z">
                  <w:rPr>
                    <w:rFonts w:ascii="Calibri" w:eastAsia="Times New Roman" w:hAnsi="Calibri" w:cs="Calibri"/>
                    <w:color w:val="000000"/>
                    <w:sz w:val="22"/>
                    <w:szCs w:val="22"/>
                    <w:u w:val="single"/>
                    <w:lang w:val="en-US" w:eastAsia="en-US"/>
                  </w:rPr>
                </w:rPrChange>
              </w:rPr>
            </w:pPr>
          </w:p>
        </w:tc>
        <w:tc>
          <w:tcPr>
            <w:tcW w:w="1120" w:type="dxa"/>
            <w:vMerge/>
            <w:tcBorders>
              <w:top w:val="nil"/>
              <w:left w:val="single" w:sz="4" w:space="0" w:color="auto"/>
              <w:bottom w:val="single" w:sz="4" w:space="0" w:color="auto"/>
              <w:right w:val="single" w:sz="4" w:space="0" w:color="auto"/>
            </w:tcBorders>
            <w:vAlign w:val="center"/>
            <w:hideMark/>
          </w:tcPr>
          <w:p w14:paraId="1E8ED5B7"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267" w:author="Mario Ezequiel Scott" w:date="2019-12-29T19:14:00Z">
                  <w:rPr>
                    <w:rFonts w:ascii="Calibri" w:eastAsia="Times New Roman" w:hAnsi="Calibri" w:cs="Calibri"/>
                    <w:color w:val="000000"/>
                    <w:sz w:val="22"/>
                    <w:szCs w:val="22"/>
                    <w:u w:val="single"/>
                    <w:lang w:val="en-US" w:eastAsia="en-US"/>
                  </w:rPr>
                </w:rPrChange>
              </w:rPr>
            </w:pPr>
          </w:p>
        </w:tc>
        <w:tc>
          <w:tcPr>
            <w:tcW w:w="1260" w:type="dxa"/>
            <w:tcBorders>
              <w:top w:val="nil"/>
              <w:left w:val="nil"/>
              <w:bottom w:val="single" w:sz="4" w:space="0" w:color="auto"/>
              <w:right w:val="single" w:sz="4" w:space="0" w:color="auto"/>
            </w:tcBorders>
            <w:shd w:val="clear" w:color="auto" w:fill="auto"/>
            <w:noWrap/>
            <w:vAlign w:val="bottom"/>
            <w:hideMark/>
          </w:tcPr>
          <w:p w14:paraId="68A99F4D" w14:textId="77777777" w:rsidR="00A171DE" w:rsidRPr="004A4B49" w:rsidRDefault="00A171DE" w:rsidP="00A171DE">
            <w:pPr>
              <w:autoSpaceDE/>
              <w:spacing w:before="0" w:after="0"/>
              <w:jc w:val="left"/>
              <w:rPr>
                <w:rFonts w:ascii="Calibri" w:eastAsia="Times New Roman" w:hAnsi="Calibri" w:cs="Calibri"/>
                <w:color w:val="000000"/>
                <w:sz w:val="22"/>
                <w:szCs w:val="22"/>
                <w:lang w:val="en-GB" w:eastAsia="en-US"/>
                <w:rPrChange w:id="7268"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269" w:author="Mario Ezequiel Scott" w:date="2019-12-29T19:14:00Z">
                  <w:rPr>
                    <w:rFonts w:ascii="Calibri" w:eastAsia="Times New Roman" w:hAnsi="Calibri" w:cs="Calibri"/>
                    <w:color w:val="000000"/>
                    <w:sz w:val="22"/>
                    <w:szCs w:val="22"/>
                    <w:lang w:val="en-US" w:eastAsia="en-US"/>
                  </w:rPr>
                </w:rPrChange>
              </w:rPr>
              <w:t>medium</w:t>
            </w:r>
          </w:p>
        </w:tc>
      </w:tr>
      <w:tr w:rsidR="00A171DE" w:rsidRPr="004A4B49" w14:paraId="1044AEBB"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C5033F5" w14:textId="77777777" w:rsidR="00A171DE" w:rsidRPr="004A4B49" w:rsidRDefault="00A171DE" w:rsidP="00A171DE">
            <w:pPr>
              <w:autoSpaceDE/>
              <w:spacing w:before="0" w:after="0"/>
              <w:jc w:val="right"/>
              <w:rPr>
                <w:rFonts w:ascii="Calibri" w:eastAsia="Times New Roman" w:hAnsi="Calibri" w:cs="Calibri"/>
                <w:color w:val="000000"/>
                <w:sz w:val="22"/>
                <w:szCs w:val="22"/>
                <w:lang w:val="en-GB" w:eastAsia="en-US"/>
                <w:rPrChange w:id="7270"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271" w:author="Mario Ezequiel Scott" w:date="2019-12-29T19:14:00Z">
                  <w:rPr>
                    <w:rFonts w:ascii="Calibri" w:eastAsia="Times New Roman" w:hAnsi="Calibri" w:cs="Calibri"/>
                    <w:color w:val="000000"/>
                    <w:sz w:val="22"/>
                    <w:szCs w:val="22"/>
                    <w:lang w:val="en-US" w:eastAsia="en-US"/>
                  </w:rPr>
                </w:rPrChange>
              </w:rPr>
              <w:t>19</w:t>
            </w:r>
          </w:p>
        </w:tc>
        <w:tc>
          <w:tcPr>
            <w:tcW w:w="2020" w:type="dxa"/>
            <w:vMerge/>
            <w:tcBorders>
              <w:top w:val="nil"/>
              <w:left w:val="single" w:sz="4" w:space="0" w:color="auto"/>
              <w:bottom w:val="single" w:sz="4" w:space="0" w:color="auto"/>
              <w:right w:val="single" w:sz="4" w:space="0" w:color="auto"/>
            </w:tcBorders>
            <w:vAlign w:val="center"/>
            <w:hideMark/>
          </w:tcPr>
          <w:p w14:paraId="4BE60A81"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272" w:author="Mario Ezequiel Scott" w:date="2019-12-29T19:14:00Z">
                  <w:rPr>
                    <w:rFonts w:ascii="Calibri" w:eastAsia="Times New Roman" w:hAnsi="Calibri" w:cs="Calibri"/>
                    <w:color w:val="000000"/>
                    <w:sz w:val="22"/>
                    <w:szCs w:val="22"/>
                    <w:u w:val="single"/>
                    <w:lang w:val="en-US" w:eastAsia="en-US"/>
                  </w:rPr>
                </w:rPrChange>
              </w:rPr>
            </w:pPr>
          </w:p>
        </w:tc>
        <w:tc>
          <w:tcPr>
            <w:tcW w:w="1120" w:type="dxa"/>
            <w:vMerge w:val="restart"/>
            <w:tcBorders>
              <w:top w:val="nil"/>
              <w:left w:val="single" w:sz="4" w:space="0" w:color="auto"/>
              <w:bottom w:val="single" w:sz="4" w:space="0" w:color="auto"/>
              <w:right w:val="single" w:sz="4" w:space="0" w:color="auto"/>
            </w:tcBorders>
            <w:shd w:val="clear" w:color="000000" w:fill="ACB9CA"/>
            <w:noWrap/>
            <w:vAlign w:val="center"/>
            <w:hideMark/>
          </w:tcPr>
          <w:p w14:paraId="532DE229" w14:textId="78227B6A" w:rsidR="00A171DE" w:rsidRPr="004A4B49" w:rsidRDefault="00C91B08" w:rsidP="00A171DE">
            <w:pPr>
              <w:autoSpaceDE/>
              <w:spacing w:before="0" w:after="0"/>
              <w:jc w:val="center"/>
              <w:rPr>
                <w:rFonts w:ascii="Calibri" w:eastAsia="Times New Roman" w:hAnsi="Calibri" w:cs="Calibri"/>
                <w:color w:val="000000"/>
                <w:sz w:val="22"/>
                <w:szCs w:val="22"/>
                <w:u w:val="single"/>
                <w:lang w:val="en-GB" w:eastAsia="en-US"/>
                <w:rPrChange w:id="7273" w:author="Mario Ezequiel Scott" w:date="2019-12-29T19:14:00Z">
                  <w:rPr>
                    <w:rFonts w:ascii="Calibri" w:eastAsia="Times New Roman" w:hAnsi="Calibri" w:cs="Calibri"/>
                    <w:color w:val="000000"/>
                    <w:sz w:val="22"/>
                    <w:szCs w:val="22"/>
                    <w:u w:val="single"/>
                    <w:lang w:val="en-US" w:eastAsia="en-US"/>
                  </w:rPr>
                </w:rPrChange>
              </w:rPr>
            </w:pPr>
            <w:ins w:id="7274" w:author="tedo gogoladze" w:date="2020-01-04T19:25:00Z">
              <w:r>
                <w:rPr>
                  <w:rFonts w:ascii="Calibri" w:eastAsia="Times New Roman" w:hAnsi="Calibri" w:cs="Calibri"/>
                  <w:color w:val="000000"/>
                  <w:sz w:val="22"/>
                  <w:szCs w:val="22"/>
                  <w:u w:val="single"/>
                  <w:lang w:val="en-GB" w:eastAsia="en-US"/>
                </w:rPr>
                <w:t xml:space="preserve">Task </w:t>
              </w:r>
              <w:r w:rsidRPr="00862023">
                <w:rPr>
                  <w:rFonts w:ascii="Calibri" w:eastAsia="Times New Roman" w:hAnsi="Calibri" w:cs="Calibri"/>
                  <w:color w:val="000000"/>
                  <w:sz w:val="22"/>
                  <w:szCs w:val="22"/>
                  <w:u w:val="single"/>
                  <w:lang w:val="en-GB" w:eastAsia="en-US"/>
                </w:rPr>
                <w:t>status</w:t>
              </w:r>
            </w:ins>
            <w:del w:id="7275" w:author="tedo gogoladze" w:date="2020-01-04T19:25:00Z">
              <w:r w:rsidR="00A171DE" w:rsidRPr="004A4B49" w:rsidDel="00C91B08">
                <w:rPr>
                  <w:rFonts w:ascii="Calibri" w:eastAsia="Times New Roman" w:hAnsi="Calibri" w:cs="Calibri"/>
                  <w:color w:val="000000"/>
                  <w:sz w:val="22"/>
                  <w:szCs w:val="22"/>
                  <w:u w:val="single"/>
                  <w:lang w:val="en-GB" w:eastAsia="en-US"/>
                  <w:rPrChange w:id="7276" w:author="Mario Ezequiel Scott" w:date="2019-12-29T19:14:00Z">
                    <w:rPr>
                      <w:rFonts w:ascii="Calibri" w:eastAsia="Times New Roman" w:hAnsi="Calibri" w:cs="Calibri"/>
                      <w:color w:val="000000"/>
                      <w:sz w:val="22"/>
                      <w:szCs w:val="22"/>
                      <w:u w:val="single"/>
                      <w:lang w:val="en-US" w:eastAsia="en-US"/>
                    </w:rPr>
                  </w:rPrChange>
                </w:rPr>
                <w:delText>status</w:delText>
              </w:r>
            </w:del>
          </w:p>
        </w:tc>
        <w:tc>
          <w:tcPr>
            <w:tcW w:w="1260" w:type="dxa"/>
            <w:tcBorders>
              <w:top w:val="nil"/>
              <w:left w:val="nil"/>
              <w:bottom w:val="single" w:sz="4" w:space="0" w:color="auto"/>
              <w:right w:val="single" w:sz="4" w:space="0" w:color="auto"/>
            </w:tcBorders>
            <w:shd w:val="clear" w:color="auto" w:fill="auto"/>
            <w:noWrap/>
            <w:vAlign w:val="bottom"/>
            <w:hideMark/>
          </w:tcPr>
          <w:p w14:paraId="224A1CEF" w14:textId="77777777" w:rsidR="00A171DE" w:rsidRPr="004A4B49" w:rsidRDefault="00A171DE" w:rsidP="00A171DE">
            <w:pPr>
              <w:autoSpaceDE/>
              <w:spacing w:before="0" w:after="0"/>
              <w:jc w:val="left"/>
              <w:rPr>
                <w:rFonts w:ascii="Calibri" w:eastAsia="Times New Roman" w:hAnsi="Calibri" w:cs="Calibri"/>
                <w:color w:val="000000"/>
                <w:sz w:val="22"/>
                <w:szCs w:val="22"/>
                <w:lang w:val="en-GB" w:eastAsia="en-US"/>
                <w:rPrChange w:id="7277"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278" w:author="Mario Ezequiel Scott" w:date="2019-12-29T19:14:00Z">
                  <w:rPr>
                    <w:rFonts w:ascii="Calibri" w:eastAsia="Times New Roman" w:hAnsi="Calibri" w:cs="Calibri"/>
                    <w:color w:val="000000"/>
                    <w:sz w:val="22"/>
                    <w:szCs w:val="22"/>
                    <w:lang w:val="en-US" w:eastAsia="en-US"/>
                  </w:rPr>
                </w:rPrChange>
              </w:rPr>
              <w:t>done</w:t>
            </w:r>
          </w:p>
        </w:tc>
      </w:tr>
      <w:tr w:rsidR="00A171DE" w:rsidRPr="004A4B49" w14:paraId="4F5E3B67"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5EFEE5C" w14:textId="77777777" w:rsidR="00A171DE" w:rsidRPr="004A4B49" w:rsidRDefault="00A171DE" w:rsidP="00A171DE">
            <w:pPr>
              <w:autoSpaceDE/>
              <w:spacing w:before="0" w:after="0"/>
              <w:jc w:val="right"/>
              <w:rPr>
                <w:rFonts w:ascii="Calibri" w:eastAsia="Times New Roman" w:hAnsi="Calibri" w:cs="Calibri"/>
                <w:color w:val="000000"/>
                <w:sz w:val="22"/>
                <w:szCs w:val="22"/>
                <w:lang w:val="en-GB" w:eastAsia="en-US"/>
                <w:rPrChange w:id="7279"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280" w:author="Mario Ezequiel Scott" w:date="2019-12-29T19:14:00Z">
                  <w:rPr>
                    <w:rFonts w:ascii="Calibri" w:eastAsia="Times New Roman" w:hAnsi="Calibri" w:cs="Calibri"/>
                    <w:color w:val="000000"/>
                    <w:sz w:val="22"/>
                    <w:szCs w:val="22"/>
                    <w:lang w:val="en-US" w:eastAsia="en-US"/>
                  </w:rPr>
                </w:rPrChange>
              </w:rPr>
              <w:t>20</w:t>
            </w:r>
          </w:p>
        </w:tc>
        <w:tc>
          <w:tcPr>
            <w:tcW w:w="2020" w:type="dxa"/>
            <w:vMerge/>
            <w:tcBorders>
              <w:top w:val="nil"/>
              <w:left w:val="single" w:sz="4" w:space="0" w:color="auto"/>
              <w:bottom w:val="single" w:sz="4" w:space="0" w:color="auto"/>
              <w:right w:val="single" w:sz="4" w:space="0" w:color="auto"/>
            </w:tcBorders>
            <w:vAlign w:val="center"/>
            <w:hideMark/>
          </w:tcPr>
          <w:p w14:paraId="509822A0"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281" w:author="Mario Ezequiel Scott" w:date="2019-12-29T19:14:00Z">
                  <w:rPr>
                    <w:rFonts w:ascii="Calibri" w:eastAsia="Times New Roman" w:hAnsi="Calibri" w:cs="Calibri"/>
                    <w:color w:val="000000"/>
                    <w:sz w:val="22"/>
                    <w:szCs w:val="22"/>
                    <w:u w:val="single"/>
                    <w:lang w:val="en-US" w:eastAsia="en-US"/>
                  </w:rPr>
                </w:rPrChange>
              </w:rPr>
            </w:pPr>
          </w:p>
        </w:tc>
        <w:tc>
          <w:tcPr>
            <w:tcW w:w="1120" w:type="dxa"/>
            <w:vMerge/>
            <w:tcBorders>
              <w:top w:val="nil"/>
              <w:left w:val="single" w:sz="4" w:space="0" w:color="auto"/>
              <w:bottom w:val="single" w:sz="4" w:space="0" w:color="auto"/>
              <w:right w:val="single" w:sz="4" w:space="0" w:color="auto"/>
            </w:tcBorders>
            <w:vAlign w:val="center"/>
            <w:hideMark/>
          </w:tcPr>
          <w:p w14:paraId="777540D8"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282" w:author="Mario Ezequiel Scott" w:date="2019-12-29T19:14:00Z">
                  <w:rPr>
                    <w:rFonts w:ascii="Calibri" w:eastAsia="Times New Roman" w:hAnsi="Calibri" w:cs="Calibri"/>
                    <w:color w:val="000000"/>
                    <w:sz w:val="22"/>
                    <w:szCs w:val="22"/>
                    <w:u w:val="single"/>
                    <w:lang w:val="en-US" w:eastAsia="en-US"/>
                  </w:rPr>
                </w:rPrChange>
              </w:rPr>
            </w:pPr>
          </w:p>
        </w:tc>
        <w:tc>
          <w:tcPr>
            <w:tcW w:w="1260" w:type="dxa"/>
            <w:tcBorders>
              <w:top w:val="nil"/>
              <w:left w:val="nil"/>
              <w:bottom w:val="single" w:sz="4" w:space="0" w:color="auto"/>
              <w:right w:val="single" w:sz="4" w:space="0" w:color="auto"/>
            </w:tcBorders>
            <w:shd w:val="clear" w:color="auto" w:fill="auto"/>
            <w:noWrap/>
            <w:vAlign w:val="bottom"/>
            <w:hideMark/>
          </w:tcPr>
          <w:p w14:paraId="68458DCF" w14:textId="77777777" w:rsidR="00A171DE" w:rsidRPr="004A4B49" w:rsidRDefault="00A171DE" w:rsidP="00A171DE">
            <w:pPr>
              <w:autoSpaceDE/>
              <w:spacing w:before="0" w:after="0"/>
              <w:jc w:val="left"/>
              <w:rPr>
                <w:rFonts w:ascii="Calibri" w:eastAsia="Times New Roman" w:hAnsi="Calibri" w:cs="Calibri"/>
                <w:color w:val="000000"/>
                <w:sz w:val="22"/>
                <w:szCs w:val="22"/>
                <w:lang w:val="en-GB" w:eastAsia="en-US"/>
                <w:rPrChange w:id="7283" w:author="Mario Ezequiel Scott" w:date="2019-12-29T19:14:00Z">
                  <w:rPr>
                    <w:rFonts w:ascii="Calibri" w:eastAsia="Times New Roman" w:hAnsi="Calibri" w:cs="Calibri"/>
                    <w:color w:val="000000"/>
                    <w:sz w:val="22"/>
                    <w:szCs w:val="22"/>
                    <w:lang w:val="en-US" w:eastAsia="en-US"/>
                  </w:rPr>
                </w:rPrChange>
              </w:rPr>
            </w:pPr>
            <w:proofErr w:type="spellStart"/>
            <w:r w:rsidRPr="004A4B49">
              <w:rPr>
                <w:rFonts w:ascii="Calibri" w:eastAsia="Times New Roman" w:hAnsi="Calibri" w:cs="Calibri"/>
                <w:color w:val="000000"/>
                <w:sz w:val="22"/>
                <w:szCs w:val="22"/>
                <w:lang w:val="en-GB" w:eastAsia="en-US"/>
                <w:rPrChange w:id="7284" w:author="Mario Ezequiel Scott" w:date="2019-12-29T19:14:00Z">
                  <w:rPr>
                    <w:rFonts w:ascii="Calibri" w:eastAsia="Times New Roman" w:hAnsi="Calibri" w:cs="Calibri"/>
                    <w:color w:val="000000"/>
                    <w:sz w:val="22"/>
                    <w:szCs w:val="22"/>
                    <w:lang w:val="en-US" w:eastAsia="en-US"/>
                  </w:rPr>
                </w:rPrChange>
              </w:rPr>
              <w:t>inprogress</w:t>
            </w:r>
            <w:proofErr w:type="spellEnd"/>
          </w:p>
        </w:tc>
      </w:tr>
      <w:tr w:rsidR="00A171DE" w:rsidRPr="004A4B49" w14:paraId="3CBD53FE"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6D19CC43" w14:textId="77777777" w:rsidR="00A171DE" w:rsidRPr="004A4B49" w:rsidRDefault="00A171DE" w:rsidP="00A171DE">
            <w:pPr>
              <w:autoSpaceDE/>
              <w:spacing w:before="0" w:after="0"/>
              <w:jc w:val="right"/>
              <w:rPr>
                <w:rFonts w:ascii="Calibri" w:eastAsia="Times New Roman" w:hAnsi="Calibri" w:cs="Calibri"/>
                <w:color w:val="000000"/>
                <w:sz w:val="22"/>
                <w:szCs w:val="22"/>
                <w:lang w:val="en-GB" w:eastAsia="en-US"/>
                <w:rPrChange w:id="7285"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286" w:author="Mario Ezequiel Scott" w:date="2019-12-29T19:14:00Z">
                  <w:rPr>
                    <w:rFonts w:ascii="Calibri" w:eastAsia="Times New Roman" w:hAnsi="Calibri" w:cs="Calibri"/>
                    <w:color w:val="000000"/>
                    <w:sz w:val="22"/>
                    <w:szCs w:val="22"/>
                    <w:lang w:val="en-US" w:eastAsia="en-US"/>
                  </w:rPr>
                </w:rPrChange>
              </w:rPr>
              <w:t>21</w:t>
            </w:r>
          </w:p>
        </w:tc>
        <w:tc>
          <w:tcPr>
            <w:tcW w:w="2020" w:type="dxa"/>
            <w:vMerge/>
            <w:tcBorders>
              <w:top w:val="nil"/>
              <w:left w:val="single" w:sz="4" w:space="0" w:color="auto"/>
              <w:bottom w:val="single" w:sz="4" w:space="0" w:color="auto"/>
              <w:right w:val="single" w:sz="4" w:space="0" w:color="auto"/>
            </w:tcBorders>
            <w:vAlign w:val="center"/>
            <w:hideMark/>
          </w:tcPr>
          <w:p w14:paraId="11BE0B1F"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287" w:author="Mario Ezequiel Scott" w:date="2019-12-29T19:14:00Z">
                  <w:rPr>
                    <w:rFonts w:ascii="Calibri" w:eastAsia="Times New Roman" w:hAnsi="Calibri" w:cs="Calibri"/>
                    <w:color w:val="000000"/>
                    <w:sz w:val="22"/>
                    <w:szCs w:val="22"/>
                    <w:u w:val="single"/>
                    <w:lang w:val="en-US" w:eastAsia="en-US"/>
                  </w:rPr>
                </w:rPrChange>
              </w:rPr>
            </w:pPr>
          </w:p>
        </w:tc>
        <w:tc>
          <w:tcPr>
            <w:tcW w:w="1120" w:type="dxa"/>
            <w:vMerge/>
            <w:tcBorders>
              <w:top w:val="nil"/>
              <w:left w:val="single" w:sz="4" w:space="0" w:color="auto"/>
              <w:bottom w:val="single" w:sz="4" w:space="0" w:color="auto"/>
              <w:right w:val="single" w:sz="4" w:space="0" w:color="auto"/>
            </w:tcBorders>
            <w:vAlign w:val="center"/>
            <w:hideMark/>
          </w:tcPr>
          <w:p w14:paraId="42BD6394"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288" w:author="Mario Ezequiel Scott" w:date="2019-12-29T19:14:00Z">
                  <w:rPr>
                    <w:rFonts w:ascii="Calibri" w:eastAsia="Times New Roman" w:hAnsi="Calibri" w:cs="Calibri"/>
                    <w:color w:val="000000"/>
                    <w:sz w:val="22"/>
                    <w:szCs w:val="22"/>
                    <w:u w:val="single"/>
                    <w:lang w:val="en-US" w:eastAsia="en-US"/>
                  </w:rPr>
                </w:rPrChange>
              </w:rPr>
            </w:pPr>
          </w:p>
        </w:tc>
        <w:tc>
          <w:tcPr>
            <w:tcW w:w="1260" w:type="dxa"/>
            <w:tcBorders>
              <w:top w:val="nil"/>
              <w:left w:val="nil"/>
              <w:bottom w:val="single" w:sz="4" w:space="0" w:color="auto"/>
              <w:right w:val="single" w:sz="4" w:space="0" w:color="auto"/>
            </w:tcBorders>
            <w:shd w:val="clear" w:color="auto" w:fill="auto"/>
            <w:noWrap/>
            <w:vAlign w:val="bottom"/>
            <w:hideMark/>
          </w:tcPr>
          <w:p w14:paraId="76A1EAE5" w14:textId="77777777" w:rsidR="00A171DE" w:rsidRPr="004A4B49" w:rsidRDefault="00A171DE" w:rsidP="00A171DE">
            <w:pPr>
              <w:autoSpaceDE/>
              <w:spacing w:before="0" w:after="0"/>
              <w:jc w:val="left"/>
              <w:rPr>
                <w:rFonts w:ascii="Calibri" w:eastAsia="Times New Roman" w:hAnsi="Calibri" w:cs="Calibri"/>
                <w:color w:val="000000"/>
                <w:sz w:val="22"/>
                <w:szCs w:val="22"/>
                <w:lang w:val="en-GB" w:eastAsia="en-US"/>
                <w:rPrChange w:id="7289" w:author="Mario Ezequiel Scott" w:date="2019-12-29T19:14:00Z">
                  <w:rPr>
                    <w:rFonts w:ascii="Calibri" w:eastAsia="Times New Roman" w:hAnsi="Calibri" w:cs="Calibri"/>
                    <w:color w:val="000000"/>
                    <w:sz w:val="22"/>
                    <w:szCs w:val="22"/>
                    <w:lang w:val="en-US" w:eastAsia="en-US"/>
                  </w:rPr>
                </w:rPrChange>
              </w:rPr>
            </w:pPr>
            <w:proofErr w:type="spellStart"/>
            <w:r w:rsidRPr="004A4B49">
              <w:rPr>
                <w:rFonts w:ascii="Calibri" w:eastAsia="Times New Roman" w:hAnsi="Calibri" w:cs="Calibri"/>
                <w:color w:val="000000"/>
                <w:sz w:val="22"/>
                <w:szCs w:val="22"/>
                <w:lang w:val="en-GB" w:eastAsia="en-US"/>
                <w:rPrChange w:id="7290" w:author="Mario Ezequiel Scott" w:date="2019-12-29T19:14:00Z">
                  <w:rPr>
                    <w:rFonts w:ascii="Calibri" w:eastAsia="Times New Roman" w:hAnsi="Calibri" w:cs="Calibri"/>
                    <w:color w:val="000000"/>
                    <w:sz w:val="22"/>
                    <w:szCs w:val="22"/>
                    <w:lang w:val="en-US" w:eastAsia="en-US"/>
                  </w:rPr>
                </w:rPrChange>
              </w:rPr>
              <w:t>todo</w:t>
            </w:r>
            <w:proofErr w:type="spellEnd"/>
          </w:p>
        </w:tc>
      </w:tr>
      <w:tr w:rsidR="00A171DE" w:rsidRPr="004A4B49" w14:paraId="3F5C2413"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64C1A67" w14:textId="77777777" w:rsidR="00A171DE" w:rsidRPr="004A4B49" w:rsidRDefault="00A171DE" w:rsidP="00A171DE">
            <w:pPr>
              <w:autoSpaceDE/>
              <w:spacing w:before="0" w:after="0"/>
              <w:jc w:val="right"/>
              <w:rPr>
                <w:rFonts w:ascii="Calibri" w:eastAsia="Times New Roman" w:hAnsi="Calibri" w:cs="Calibri"/>
                <w:color w:val="000000"/>
                <w:sz w:val="22"/>
                <w:szCs w:val="22"/>
                <w:lang w:val="en-GB" w:eastAsia="en-US"/>
                <w:rPrChange w:id="7291"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292" w:author="Mario Ezequiel Scott" w:date="2019-12-29T19:14:00Z">
                  <w:rPr>
                    <w:rFonts w:ascii="Calibri" w:eastAsia="Times New Roman" w:hAnsi="Calibri" w:cs="Calibri"/>
                    <w:color w:val="000000"/>
                    <w:sz w:val="22"/>
                    <w:szCs w:val="22"/>
                    <w:lang w:val="en-US" w:eastAsia="en-US"/>
                  </w:rPr>
                </w:rPrChange>
              </w:rPr>
              <w:t>22</w:t>
            </w:r>
          </w:p>
        </w:tc>
        <w:tc>
          <w:tcPr>
            <w:tcW w:w="2020" w:type="dxa"/>
            <w:vMerge/>
            <w:tcBorders>
              <w:top w:val="nil"/>
              <w:left w:val="single" w:sz="4" w:space="0" w:color="auto"/>
              <w:bottom w:val="single" w:sz="4" w:space="0" w:color="auto"/>
              <w:right w:val="single" w:sz="4" w:space="0" w:color="auto"/>
            </w:tcBorders>
            <w:vAlign w:val="center"/>
            <w:hideMark/>
          </w:tcPr>
          <w:p w14:paraId="709DC72B"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293" w:author="Mario Ezequiel Scott" w:date="2019-12-29T19:14:00Z">
                  <w:rPr>
                    <w:rFonts w:ascii="Calibri" w:eastAsia="Times New Roman" w:hAnsi="Calibri" w:cs="Calibri"/>
                    <w:color w:val="000000"/>
                    <w:sz w:val="22"/>
                    <w:szCs w:val="22"/>
                    <w:u w:val="single"/>
                    <w:lang w:val="en-US" w:eastAsia="en-US"/>
                  </w:rPr>
                </w:rPrChange>
              </w:rPr>
            </w:pPr>
          </w:p>
        </w:tc>
        <w:tc>
          <w:tcPr>
            <w:tcW w:w="1120" w:type="dxa"/>
            <w:vMerge w:val="restart"/>
            <w:tcBorders>
              <w:top w:val="nil"/>
              <w:left w:val="single" w:sz="4" w:space="0" w:color="auto"/>
              <w:bottom w:val="single" w:sz="4" w:space="0" w:color="auto"/>
              <w:right w:val="single" w:sz="4" w:space="0" w:color="auto"/>
            </w:tcBorders>
            <w:shd w:val="clear" w:color="000000" w:fill="8EA9DB"/>
            <w:noWrap/>
            <w:vAlign w:val="center"/>
            <w:hideMark/>
          </w:tcPr>
          <w:p w14:paraId="6FEEB015" w14:textId="174422F6" w:rsidR="00A171DE" w:rsidRPr="004A4B49" w:rsidRDefault="00C91B08" w:rsidP="00A171DE">
            <w:pPr>
              <w:autoSpaceDE/>
              <w:spacing w:before="0" w:after="0"/>
              <w:jc w:val="center"/>
              <w:rPr>
                <w:rFonts w:ascii="Calibri" w:eastAsia="Times New Roman" w:hAnsi="Calibri" w:cs="Calibri"/>
                <w:color w:val="000000"/>
                <w:sz w:val="22"/>
                <w:szCs w:val="22"/>
                <w:u w:val="single"/>
                <w:lang w:val="en-GB" w:eastAsia="en-US"/>
                <w:rPrChange w:id="7294" w:author="Mario Ezequiel Scott" w:date="2019-12-29T19:14:00Z">
                  <w:rPr>
                    <w:rFonts w:ascii="Calibri" w:eastAsia="Times New Roman" w:hAnsi="Calibri" w:cs="Calibri"/>
                    <w:color w:val="000000"/>
                    <w:sz w:val="22"/>
                    <w:szCs w:val="22"/>
                    <w:u w:val="single"/>
                    <w:lang w:val="en-US" w:eastAsia="en-US"/>
                  </w:rPr>
                </w:rPrChange>
              </w:rPr>
            </w:pPr>
            <w:ins w:id="7295" w:author="tedo gogoladze" w:date="2020-01-04T19:25:00Z">
              <w:r>
                <w:rPr>
                  <w:rFonts w:ascii="Calibri" w:eastAsia="Times New Roman" w:hAnsi="Calibri" w:cs="Calibri"/>
                  <w:color w:val="000000"/>
                  <w:sz w:val="22"/>
                  <w:szCs w:val="22"/>
                  <w:u w:val="single"/>
                  <w:lang w:val="en-GB" w:eastAsia="en-US"/>
                </w:rPr>
                <w:t xml:space="preserve">Actual development </w:t>
              </w:r>
              <w:r w:rsidRPr="00862023">
                <w:rPr>
                  <w:rFonts w:ascii="Calibri" w:eastAsia="Times New Roman" w:hAnsi="Calibri" w:cs="Calibri"/>
                  <w:color w:val="000000"/>
                  <w:sz w:val="22"/>
                  <w:szCs w:val="22"/>
                  <w:u w:val="single"/>
                  <w:lang w:val="en-GB" w:eastAsia="en-US"/>
                </w:rPr>
                <w:t>time</w:t>
              </w:r>
            </w:ins>
            <w:del w:id="7296" w:author="tedo gogoladze" w:date="2020-01-04T19:25:00Z">
              <w:r w:rsidR="00A171DE" w:rsidRPr="004A4B49" w:rsidDel="00C91B08">
                <w:rPr>
                  <w:rFonts w:ascii="Calibri" w:eastAsia="Times New Roman" w:hAnsi="Calibri" w:cs="Calibri"/>
                  <w:color w:val="000000"/>
                  <w:sz w:val="22"/>
                  <w:szCs w:val="22"/>
                  <w:u w:val="single"/>
                  <w:lang w:val="en-GB" w:eastAsia="en-US"/>
                  <w:rPrChange w:id="7297" w:author="Mario Ezequiel Scott" w:date="2019-12-29T19:14:00Z">
                    <w:rPr>
                      <w:rFonts w:ascii="Calibri" w:eastAsia="Times New Roman" w:hAnsi="Calibri" w:cs="Calibri"/>
                      <w:color w:val="000000"/>
                      <w:sz w:val="22"/>
                      <w:szCs w:val="22"/>
                      <w:u w:val="single"/>
                      <w:lang w:val="en-US" w:eastAsia="en-US"/>
                    </w:rPr>
                  </w:rPrChange>
                </w:rPr>
                <w:delText>time</w:delText>
              </w:r>
            </w:del>
          </w:p>
        </w:tc>
        <w:tc>
          <w:tcPr>
            <w:tcW w:w="1260" w:type="dxa"/>
            <w:tcBorders>
              <w:top w:val="nil"/>
              <w:left w:val="nil"/>
              <w:bottom w:val="single" w:sz="4" w:space="0" w:color="auto"/>
              <w:right w:val="single" w:sz="4" w:space="0" w:color="auto"/>
            </w:tcBorders>
            <w:shd w:val="clear" w:color="auto" w:fill="auto"/>
            <w:noWrap/>
            <w:vAlign w:val="bottom"/>
            <w:hideMark/>
          </w:tcPr>
          <w:p w14:paraId="32E61263" w14:textId="77777777" w:rsidR="00A171DE" w:rsidRPr="004A4B49" w:rsidRDefault="00A171DE" w:rsidP="00A171DE">
            <w:pPr>
              <w:autoSpaceDE/>
              <w:spacing w:before="0" w:after="0"/>
              <w:jc w:val="left"/>
              <w:rPr>
                <w:rFonts w:ascii="Calibri" w:eastAsia="Times New Roman" w:hAnsi="Calibri" w:cs="Calibri"/>
                <w:color w:val="000000"/>
                <w:sz w:val="22"/>
                <w:szCs w:val="22"/>
                <w:lang w:val="en-GB" w:eastAsia="en-US"/>
                <w:rPrChange w:id="7298"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299" w:author="Mario Ezequiel Scott" w:date="2019-12-29T19:14:00Z">
                  <w:rPr>
                    <w:rFonts w:ascii="Calibri" w:eastAsia="Times New Roman" w:hAnsi="Calibri" w:cs="Calibri"/>
                    <w:color w:val="000000"/>
                    <w:sz w:val="22"/>
                    <w:szCs w:val="22"/>
                    <w:lang w:val="en-US" w:eastAsia="en-US"/>
                  </w:rPr>
                </w:rPrChange>
              </w:rPr>
              <w:t>high</w:t>
            </w:r>
          </w:p>
        </w:tc>
      </w:tr>
      <w:tr w:rsidR="00A171DE" w:rsidRPr="004A4B49" w14:paraId="545CF5D9"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CE0CB03" w14:textId="77777777" w:rsidR="00A171DE" w:rsidRPr="004A4B49" w:rsidRDefault="00A171DE" w:rsidP="00A171DE">
            <w:pPr>
              <w:autoSpaceDE/>
              <w:spacing w:before="0" w:after="0"/>
              <w:jc w:val="right"/>
              <w:rPr>
                <w:rFonts w:ascii="Calibri" w:eastAsia="Times New Roman" w:hAnsi="Calibri" w:cs="Calibri"/>
                <w:color w:val="000000"/>
                <w:sz w:val="22"/>
                <w:szCs w:val="22"/>
                <w:lang w:val="en-GB" w:eastAsia="en-US"/>
                <w:rPrChange w:id="7300"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301" w:author="Mario Ezequiel Scott" w:date="2019-12-29T19:14:00Z">
                  <w:rPr>
                    <w:rFonts w:ascii="Calibri" w:eastAsia="Times New Roman" w:hAnsi="Calibri" w:cs="Calibri"/>
                    <w:color w:val="000000"/>
                    <w:sz w:val="22"/>
                    <w:szCs w:val="22"/>
                    <w:lang w:val="en-US" w:eastAsia="en-US"/>
                  </w:rPr>
                </w:rPrChange>
              </w:rPr>
              <w:t>23</w:t>
            </w:r>
          </w:p>
        </w:tc>
        <w:tc>
          <w:tcPr>
            <w:tcW w:w="2020" w:type="dxa"/>
            <w:vMerge/>
            <w:tcBorders>
              <w:top w:val="nil"/>
              <w:left w:val="single" w:sz="4" w:space="0" w:color="auto"/>
              <w:bottom w:val="single" w:sz="4" w:space="0" w:color="auto"/>
              <w:right w:val="single" w:sz="4" w:space="0" w:color="auto"/>
            </w:tcBorders>
            <w:vAlign w:val="center"/>
            <w:hideMark/>
          </w:tcPr>
          <w:p w14:paraId="66D91152"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302" w:author="Mario Ezequiel Scott" w:date="2019-12-29T19:14:00Z">
                  <w:rPr>
                    <w:rFonts w:ascii="Calibri" w:eastAsia="Times New Roman" w:hAnsi="Calibri" w:cs="Calibri"/>
                    <w:color w:val="000000"/>
                    <w:sz w:val="22"/>
                    <w:szCs w:val="22"/>
                    <w:u w:val="single"/>
                    <w:lang w:val="en-US" w:eastAsia="en-US"/>
                  </w:rPr>
                </w:rPrChange>
              </w:rPr>
            </w:pPr>
          </w:p>
        </w:tc>
        <w:tc>
          <w:tcPr>
            <w:tcW w:w="1120" w:type="dxa"/>
            <w:vMerge/>
            <w:tcBorders>
              <w:top w:val="nil"/>
              <w:left w:val="single" w:sz="4" w:space="0" w:color="auto"/>
              <w:bottom w:val="single" w:sz="4" w:space="0" w:color="auto"/>
              <w:right w:val="single" w:sz="4" w:space="0" w:color="auto"/>
            </w:tcBorders>
            <w:vAlign w:val="center"/>
            <w:hideMark/>
          </w:tcPr>
          <w:p w14:paraId="307A71D3"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303" w:author="Mario Ezequiel Scott" w:date="2019-12-29T19:14:00Z">
                  <w:rPr>
                    <w:rFonts w:ascii="Calibri" w:eastAsia="Times New Roman" w:hAnsi="Calibri" w:cs="Calibri"/>
                    <w:color w:val="000000"/>
                    <w:sz w:val="22"/>
                    <w:szCs w:val="22"/>
                    <w:u w:val="single"/>
                    <w:lang w:val="en-US" w:eastAsia="en-US"/>
                  </w:rPr>
                </w:rPrChange>
              </w:rPr>
            </w:pPr>
          </w:p>
        </w:tc>
        <w:tc>
          <w:tcPr>
            <w:tcW w:w="1260" w:type="dxa"/>
            <w:tcBorders>
              <w:top w:val="nil"/>
              <w:left w:val="nil"/>
              <w:bottom w:val="single" w:sz="4" w:space="0" w:color="auto"/>
              <w:right w:val="single" w:sz="4" w:space="0" w:color="auto"/>
            </w:tcBorders>
            <w:shd w:val="clear" w:color="auto" w:fill="auto"/>
            <w:noWrap/>
            <w:vAlign w:val="bottom"/>
            <w:hideMark/>
          </w:tcPr>
          <w:p w14:paraId="646D68DE" w14:textId="77777777" w:rsidR="00A171DE" w:rsidRPr="004A4B49" w:rsidRDefault="00A171DE" w:rsidP="00A171DE">
            <w:pPr>
              <w:autoSpaceDE/>
              <w:spacing w:before="0" w:after="0"/>
              <w:jc w:val="left"/>
              <w:rPr>
                <w:rFonts w:ascii="Calibri" w:eastAsia="Times New Roman" w:hAnsi="Calibri" w:cs="Calibri"/>
                <w:color w:val="000000"/>
                <w:sz w:val="22"/>
                <w:szCs w:val="22"/>
                <w:lang w:val="en-GB" w:eastAsia="en-US"/>
                <w:rPrChange w:id="7304"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305" w:author="Mario Ezequiel Scott" w:date="2019-12-29T19:14:00Z">
                  <w:rPr>
                    <w:rFonts w:ascii="Calibri" w:eastAsia="Times New Roman" w:hAnsi="Calibri" w:cs="Calibri"/>
                    <w:color w:val="000000"/>
                    <w:sz w:val="22"/>
                    <w:szCs w:val="22"/>
                    <w:lang w:val="en-US" w:eastAsia="en-US"/>
                  </w:rPr>
                </w:rPrChange>
              </w:rPr>
              <w:t>low</w:t>
            </w:r>
          </w:p>
        </w:tc>
      </w:tr>
      <w:tr w:rsidR="00A171DE" w:rsidRPr="004A4B49" w14:paraId="107AB68D"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D506093" w14:textId="77777777" w:rsidR="00A171DE" w:rsidRPr="004A4B49" w:rsidRDefault="00A171DE" w:rsidP="00A171DE">
            <w:pPr>
              <w:autoSpaceDE/>
              <w:spacing w:before="0" w:after="0"/>
              <w:jc w:val="right"/>
              <w:rPr>
                <w:rFonts w:ascii="Calibri" w:eastAsia="Times New Roman" w:hAnsi="Calibri" w:cs="Calibri"/>
                <w:color w:val="000000"/>
                <w:sz w:val="22"/>
                <w:szCs w:val="22"/>
                <w:lang w:val="en-GB" w:eastAsia="en-US"/>
                <w:rPrChange w:id="7306"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307" w:author="Mario Ezequiel Scott" w:date="2019-12-29T19:14:00Z">
                  <w:rPr>
                    <w:rFonts w:ascii="Calibri" w:eastAsia="Times New Roman" w:hAnsi="Calibri" w:cs="Calibri"/>
                    <w:color w:val="000000"/>
                    <w:sz w:val="22"/>
                    <w:szCs w:val="22"/>
                    <w:lang w:val="en-US" w:eastAsia="en-US"/>
                  </w:rPr>
                </w:rPrChange>
              </w:rPr>
              <w:t>24</w:t>
            </w:r>
          </w:p>
        </w:tc>
        <w:tc>
          <w:tcPr>
            <w:tcW w:w="2020" w:type="dxa"/>
            <w:vMerge/>
            <w:tcBorders>
              <w:top w:val="nil"/>
              <w:left w:val="single" w:sz="4" w:space="0" w:color="auto"/>
              <w:bottom w:val="single" w:sz="4" w:space="0" w:color="auto"/>
              <w:right w:val="single" w:sz="4" w:space="0" w:color="auto"/>
            </w:tcBorders>
            <w:vAlign w:val="center"/>
            <w:hideMark/>
          </w:tcPr>
          <w:p w14:paraId="5F95999A"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308" w:author="Mario Ezequiel Scott" w:date="2019-12-29T19:14:00Z">
                  <w:rPr>
                    <w:rFonts w:ascii="Calibri" w:eastAsia="Times New Roman" w:hAnsi="Calibri" w:cs="Calibri"/>
                    <w:color w:val="000000"/>
                    <w:sz w:val="22"/>
                    <w:szCs w:val="22"/>
                    <w:u w:val="single"/>
                    <w:lang w:val="en-US" w:eastAsia="en-US"/>
                  </w:rPr>
                </w:rPrChange>
              </w:rPr>
            </w:pPr>
          </w:p>
        </w:tc>
        <w:tc>
          <w:tcPr>
            <w:tcW w:w="1120" w:type="dxa"/>
            <w:vMerge/>
            <w:tcBorders>
              <w:top w:val="nil"/>
              <w:left w:val="single" w:sz="4" w:space="0" w:color="auto"/>
              <w:bottom w:val="single" w:sz="4" w:space="0" w:color="auto"/>
              <w:right w:val="single" w:sz="4" w:space="0" w:color="auto"/>
            </w:tcBorders>
            <w:vAlign w:val="center"/>
            <w:hideMark/>
          </w:tcPr>
          <w:p w14:paraId="09329D9D" w14:textId="77777777" w:rsidR="00A171DE" w:rsidRPr="004A4B49" w:rsidRDefault="00A171DE" w:rsidP="00A171DE">
            <w:pPr>
              <w:autoSpaceDE/>
              <w:spacing w:before="0" w:after="0"/>
              <w:jc w:val="left"/>
              <w:rPr>
                <w:rFonts w:ascii="Calibri" w:eastAsia="Times New Roman" w:hAnsi="Calibri" w:cs="Calibri"/>
                <w:color w:val="000000"/>
                <w:sz w:val="22"/>
                <w:szCs w:val="22"/>
                <w:u w:val="single"/>
                <w:lang w:val="en-GB" w:eastAsia="en-US"/>
                <w:rPrChange w:id="7309" w:author="Mario Ezequiel Scott" w:date="2019-12-29T19:14:00Z">
                  <w:rPr>
                    <w:rFonts w:ascii="Calibri" w:eastAsia="Times New Roman" w:hAnsi="Calibri" w:cs="Calibri"/>
                    <w:color w:val="000000"/>
                    <w:sz w:val="22"/>
                    <w:szCs w:val="22"/>
                    <w:u w:val="single"/>
                    <w:lang w:val="en-US" w:eastAsia="en-US"/>
                  </w:rPr>
                </w:rPrChange>
              </w:rPr>
            </w:pPr>
          </w:p>
        </w:tc>
        <w:tc>
          <w:tcPr>
            <w:tcW w:w="1260" w:type="dxa"/>
            <w:tcBorders>
              <w:top w:val="nil"/>
              <w:left w:val="nil"/>
              <w:bottom w:val="single" w:sz="4" w:space="0" w:color="auto"/>
              <w:right w:val="single" w:sz="4" w:space="0" w:color="auto"/>
            </w:tcBorders>
            <w:shd w:val="clear" w:color="auto" w:fill="auto"/>
            <w:noWrap/>
            <w:vAlign w:val="bottom"/>
            <w:hideMark/>
          </w:tcPr>
          <w:p w14:paraId="75D53C64" w14:textId="77777777" w:rsidR="00A171DE" w:rsidRPr="004A4B49" w:rsidRDefault="00A171DE" w:rsidP="00A171DE">
            <w:pPr>
              <w:autoSpaceDE/>
              <w:spacing w:before="0" w:after="0"/>
              <w:jc w:val="left"/>
              <w:rPr>
                <w:rFonts w:ascii="Calibri" w:eastAsia="Times New Roman" w:hAnsi="Calibri" w:cs="Calibri"/>
                <w:color w:val="000000"/>
                <w:sz w:val="22"/>
                <w:szCs w:val="22"/>
                <w:lang w:val="en-GB" w:eastAsia="en-US"/>
                <w:rPrChange w:id="7310" w:author="Mario Ezequiel Scott" w:date="2019-12-29T19:14:00Z">
                  <w:rPr>
                    <w:rFonts w:ascii="Calibri" w:eastAsia="Times New Roman" w:hAnsi="Calibri" w:cs="Calibri"/>
                    <w:color w:val="000000"/>
                    <w:sz w:val="22"/>
                    <w:szCs w:val="22"/>
                    <w:lang w:val="en-US" w:eastAsia="en-US"/>
                  </w:rPr>
                </w:rPrChange>
              </w:rPr>
            </w:pPr>
            <w:r w:rsidRPr="004A4B49">
              <w:rPr>
                <w:rFonts w:ascii="Calibri" w:eastAsia="Times New Roman" w:hAnsi="Calibri" w:cs="Calibri"/>
                <w:color w:val="000000"/>
                <w:sz w:val="22"/>
                <w:szCs w:val="22"/>
                <w:lang w:val="en-GB" w:eastAsia="en-US"/>
                <w:rPrChange w:id="7311" w:author="Mario Ezequiel Scott" w:date="2019-12-29T19:14:00Z">
                  <w:rPr>
                    <w:rFonts w:ascii="Calibri" w:eastAsia="Times New Roman" w:hAnsi="Calibri" w:cs="Calibri"/>
                    <w:color w:val="000000"/>
                    <w:sz w:val="22"/>
                    <w:szCs w:val="22"/>
                    <w:lang w:val="en-US" w:eastAsia="en-US"/>
                  </w:rPr>
                </w:rPrChange>
              </w:rPr>
              <w:t>medium</w:t>
            </w:r>
          </w:p>
        </w:tc>
      </w:tr>
    </w:tbl>
    <w:p w14:paraId="36F07C3C" w14:textId="77777777" w:rsidR="00A171DE" w:rsidRPr="009A4FA7" w:rsidRDefault="00A171DE" w:rsidP="001213E0">
      <w:pPr>
        <w:rPr>
          <w:lang w:val="en-GB"/>
        </w:rPr>
      </w:pPr>
    </w:p>
    <w:p w14:paraId="155BA6C8" w14:textId="4BCA4D03" w:rsidR="00A171DE" w:rsidRPr="004A4B49" w:rsidRDefault="005C73C2" w:rsidP="001213E0">
      <w:pPr>
        <w:rPr>
          <w:lang w:val="en-GB"/>
        </w:rPr>
      </w:pPr>
      <w:r w:rsidRPr="008A1EBF">
        <w:rPr>
          <w:lang w:val="en-GB"/>
        </w:rPr>
        <w:t xml:space="preserve">Table </w:t>
      </w:r>
      <w:r w:rsidR="00D75DEF" w:rsidRPr="008A1EBF">
        <w:rPr>
          <w:lang w:val="en-GB"/>
        </w:rPr>
        <w:t>18</w:t>
      </w:r>
      <w:r w:rsidRPr="008A1EBF">
        <w:rPr>
          <w:lang w:val="en-GB"/>
        </w:rPr>
        <w:t xml:space="preserve">: </w:t>
      </w:r>
      <w:ins w:id="7312" w:author="tedo gogoladze" w:date="2020-01-04T19:26:00Z">
        <w:r w:rsidR="00C91B08">
          <w:rPr>
            <w:lang w:val="en-GB"/>
          </w:rPr>
          <w:t xml:space="preserve">Possible association rule values </w:t>
        </w:r>
      </w:ins>
      <w:ins w:id="7313" w:author="tedo gogoladze" w:date="2020-01-04T19:27:00Z">
        <w:r w:rsidR="00C91B08">
          <w:rPr>
            <w:lang w:val="en-GB"/>
          </w:rPr>
          <w:t>between the metrics and Neuroticism personality trait</w:t>
        </w:r>
      </w:ins>
      <w:commentRangeStart w:id="7314"/>
      <w:del w:id="7315" w:author="tedo gogoladze" w:date="2020-01-04T19:27:00Z">
        <w:r w:rsidRPr="008A1EBF" w:rsidDel="00C91B08">
          <w:rPr>
            <w:lang w:val="en-GB"/>
          </w:rPr>
          <w:delText>Association table of Jira metrics and Neuroticism</w:delText>
        </w:r>
        <w:commentRangeEnd w:id="7314"/>
        <w:r w:rsidR="00956528" w:rsidDel="00C91B08">
          <w:rPr>
            <w:rStyle w:val="CommentReference"/>
          </w:rPr>
          <w:commentReference w:id="7314"/>
        </w:r>
      </w:del>
      <w:r w:rsidR="0072211E" w:rsidRPr="008A1EBF">
        <w:rPr>
          <w:lang w:val="en-GB"/>
        </w:rPr>
        <w:t>.</w:t>
      </w:r>
    </w:p>
    <w:p w14:paraId="0A88D267" w14:textId="06361517" w:rsidR="00DD0211" w:rsidRPr="004A4B49" w:rsidDel="00956528" w:rsidRDefault="004353FF" w:rsidP="001213E0">
      <w:pPr>
        <w:rPr>
          <w:del w:id="7316" w:author="Mario Ezequiel Scott" w:date="2020-01-02T20:51:00Z"/>
          <w:lang w:val="en-GB"/>
        </w:rPr>
      </w:pPr>
      <w:del w:id="7317" w:author="Mario Ezequiel Scott" w:date="2020-01-02T20:51:00Z">
        <w:r w:rsidRPr="004A4B49" w:rsidDel="00956528">
          <w:rPr>
            <w:lang w:val="en-GB"/>
          </w:rPr>
          <w:delText xml:space="preserve">Now that </w:delText>
        </w:r>
        <w:r w:rsidR="00A3566F" w:rsidRPr="004A4B49" w:rsidDel="00956528">
          <w:rPr>
            <w:lang w:val="en-GB"/>
          </w:rPr>
          <w:delText xml:space="preserve">there is </w:delText>
        </w:r>
        <w:r w:rsidRPr="004A4B49" w:rsidDel="00956528">
          <w:rPr>
            <w:lang w:val="en-GB"/>
          </w:rPr>
          <w:delText xml:space="preserve">the association rules of personality traits and metrics as predefined in the beginning of this chapter, </w:delText>
        </w:r>
        <w:r w:rsidR="00A0182E" w:rsidRPr="004A4B49" w:rsidDel="00956528">
          <w:rPr>
            <w:lang w:val="en-GB"/>
          </w:rPr>
          <w:delText xml:space="preserve">it is possible to </w:delText>
        </w:r>
        <w:r w:rsidRPr="004A4B49" w:rsidDel="00956528">
          <w:rPr>
            <w:lang w:val="en-GB"/>
          </w:rPr>
          <w:delText>get the actual results of these associations.</w:delText>
        </w:r>
        <w:r w:rsidR="00816CA1" w:rsidRPr="004A4B49" w:rsidDel="00956528">
          <w:rPr>
            <w:lang w:val="en-GB"/>
          </w:rPr>
          <w:delText xml:space="preserve"> </w:delText>
        </w:r>
      </w:del>
    </w:p>
    <w:p w14:paraId="1A8680E9" w14:textId="2C3AA4FB" w:rsidR="00B40E46" w:rsidRPr="004A4B49" w:rsidDel="00956528" w:rsidRDefault="00816CA1" w:rsidP="001213E0">
      <w:pPr>
        <w:rPr>
          <w:del w:id="7318" w:author="Mario Ezequiel Scott" w:date="2020-01-02T20:53:00Z"/>
          <w:lang w:val="en-GB"/>
        </w:rPr>
      </w:pPr>
      <w:r w:rsidRPr="004A4B49">
        <w:rPr>
          <w:lang w:val="en-GB"/>
        </w:rPr>
        <w:t>In this research</w:t>
      </w:r>
      <w:ins w:id="7319" w:author="Mario Ezequiel Scott" w:date="2020-01-02T20:52:00Z">
        <w:r w:rsidR="00956528">
          <w:rPr>
            <w:lang w:val="en-GB"/>
          </w:rPr>
          <w:t>,</w:t>
        </w:r>
      </w:ins>
      <w:r w:rsidRPr="004A4B49">
        <w:rPr>
          <w:lang w:val="en-GB"/>
        </w:rPr>
        <w:t xml:space="preserve"> </w:t>
      </w:r>
      <w:del w:id="7320" w:author="Mario Ezequiel Scott" w:date="2020-01-02T20:53:00Z">
        <w:r w:rsidRPr="004A4B49" w:rsidDel="00956528">
          <w:rPr>
            <w:lang w:val="en-GB"/>
          </w:rPr>
          <w:delText xml:space="preserve">two main </w:delText>
        </w:r>
      </w:del>
      <w:ins w:id="7321" w:author="Mario Ezequiel Scott" w:date="2020-01-02T20:53:00Z">
        <w:r w:rsidR="00956528">
          <w:rPr>
            <w:lang w:val="en-GB"/>
          </w:rPr>
          <w:t xml:space="preserve">three </w:t>
        </w:r>
      </w:ins>
      <w:del w:id="7322" w:author="Mario Ezequiel Scott" w:date="2020-01-02T20:52:00Z">
        <w:r w:rsidRPr="004A4B49" w:rsidDel="00956528">
          <w:rPr>
            <w:lang w:val="en-GB"/>
          </w:rPr>
          <w:delText>association rules measurements</w:delText>
        </w:r>
      </w:del>
      <w:ins w:id="7323" w:author="Mario Ezequiel Scott" w:date="2020-01-02T20:52:00Z">
        <w:r w:rsidR="00956528">
          <w:rPr>
            <w:lang w:val="en-GB"/>
          </w:rPr>
          <w:t>measures of interest</w:t>
        </w:r>
      </w:ins>
      <w:r w:rsidR="008A2868" w:rsidRPr="004A4B49">
        <w:rPr>
          <w:lang w:val="en-GB"/>
        </w:rPr>
        <w:t xml:space="preserve"> </w:t>
      </w:r>
      <w:r w:rsidR="007060F1" w:rsidRPr="004A4B49">
        <w:rPr>
          <w:lang w:val="en-GB"/>
        </w:rPr>
        <w:t xml:space="preserve">are used </w:t>
      </w:r>
      <w:r w:rsidR="008A2868" w:rsidRPr="004A4B49">
        <w:rPr>
          <w:lang w:val="en-GB"/>
        </w:rPr>
        <w:t xml:space="preserve">for finding out </w:t>
      </w:r>
      <w:del w:id="7324" w:author="Mario Ezequiel Scott" w:date="2020-01-02T20:52:00Z">
        <w:r w:rsidR="008A2868" w:rsidRPr="004A4B49" w:rsidDel="00956528">
          <w:rPr>
            <w:lang w:val="en-GB"/>
          </w:rPr>
          <w:delText>the</w:delText>
        </w:r>
      </w:del>
      <w:ins w:id="7325" w:author="Mario Ezequiel Scott" w:date="2020-01-02T20:52:00Z">
        <w:r w:rsidR="00956528">
          <w:rPr>
            <w:lang w:val="en-GB"/>
          </w:rPr>
          <w:t>high-quality</w:t>
        </w:r>
      </w:ins>
      <w:r w:rsidR="008A2868" w:rsidRPr="004A4B49">
        <w:rPr>
          <w:lang w:val="en-GB"/>
        </w:rPr>
        <w:t xml:space="preserve"> </w:t>
      </w:r>
      <w:del w:id="7326" w:author="Mario Ezequiel Scott" w:date="2020-01-02T20:52:00Z">
        <w:r w:rsidR="008A2868" w:rsidRPr="004A4B49" w:rsidDel="00956528">
          <w:rPr>
            <w:lang w:val="en-GB"/>
          </w:rPr>
          <w:delText xml:space="preserve">relationships </w:delText>
        </w:r>
      </w:del>
      <w:ins w:id="7327" w:author="Mario Ezequiel Scott" w:date="2020-01-02T20:52:00Z">
        <w:r w:rsidR="00956528">
          <w:rPr>
            <w:lang w:val="en-GB"/>
          </w:rPr>
          <w:t xml:space="preserve">association rules between </w:t>
        </w:r>
      </w:ins>
      <w:del w:id="7328" w:author="Mario Ezequiel Scott" w:date="2020-01-02T20:52:00Z">
        <w:r w:rsidR="008A2868" w:rsidRPr="004A4B49" w:rsidDel="00956528">
          <w:rPr>
            <w:lang w:val="en-GB"/>
          </w:rPr>
          <w:delText xml:space="preserve">of </w:delText>
        </w:r>
      </w:del>
      <w:r w:rsidR="008A2868" w:rsidRPr="004A4B49">
        <w:rPr>
          <w:lang w:val="en-GB"/>
        </w:rPr>
        <w:t xml:space="preserve">the metrics and </w:t>
      </w:r>
      <w:ins w:id="7329" w:author="Mario Ezequiel Scott" w:date="2020-01-02T20:52:00Z">
        <w:r w:rsidR="00956528">
          <w:rPr>
            <w:lang w:val="en-GB"/>
          </w:rPr>
          <w:t xml:space="preserve">the </w:t>
        </w:r>
      </w:ins>
      <w:r w:rsidR="008A2868" w:rsidRPr="004A4B49">
        <w:rPr>
          <w:lang w:val="en-GB"/>
        </w:rPr>
        <w:t>personality traits</w:t>
      </w:r>
      <w:r w:rsidRPr="004A4B49">
        <w:rPr>
          <w:lang w:val="en-GB"/>
        </w:rPr>
        <w:t>: Support</w:t>
      </w:r>
      <w:ins w:id="7330" w:author="Mario Ezequiel Scott" w:date="2020-01-02T20:53:00Z">
        <w:r w:rsidR="00956528">
          <w:rPr>
            <w:lang w:val="en-GB"/>
          </w:rPr>
          <w:t>,</w:t>
        </w:r>
      </w:ins>
      <w:ins w:id="7331" w:author="tedo gogoladze" w:date="2020-01-04T23:37:00Z">
        <w:r w:rsidR="00B77076">
          <w:rPr>
            <w:rFonts w:ascii="Sylfaen" w:hAnsi="Sylfaen"/>
            <w:lang w:val="ka-GE"/>
          </w:rPr>
          <w:t xml:space="preserve"> </w:t>
        </w:r>
      </w:ins>
      <w:del w:id="7332" w:author="Mario Ezequiel Scott" w:date="2020-01-02T20:53:00Z">
        <w:r w:rsidRPr="004A4B49" w:rsidDel="00956528">
          <w:rPr>
            <w:lang w:val="en-GB"/>
          </w:rPr>
          <w:delText xml:space="preserve"> and </w:delText>
        </w:r>
      </w:del>
      <w:r w:rsidRPr="004A4B49">
        <w:rPr>
          <w:lang w:val="en-GB"/>
        </w:rPr>
        <w:t>Confidence</w:t>
      </w:r>
      <w:ins w:id="7333" w:author="Mario Ezequiel Scott" w:date="2020-01-02T20:53:00Z">
        <w:r w:rsidR="00956528">
          <w:rPr>
            <w:lang w:val="en-GB"/>
          </w:rPr>
          <w:t>, and Lift</w:t>
        </w:r>
      </w:ins>
      <w:r w:rsidRPr="004A4B49">
        <w:rPr>
          <w:lang w:val="en-GB"/>
        </w:rPr>
        <w:t xml:space="preserve">. </w:t>
      </w:r>
      <w:r w:rsidR="00B40E46" w:rsidRPr="004A4B49">
        <w:rPr>
          <w:lang w:val="en-GB"/>
        </w:rPr>
        <w:t>Support is used to measure how frequent the itemset appears in dataset, and the confidence measures the conditional probability of the of occurrence of consequent given the antecedent.</w:t>
      </w:r>
      <w:ins w:id="7334" w:author="Mario Ezequiel Scott" w:date="2020-01-02T20:53:00Z">
        <w:r w:rsidR="00956528">
          <w:rPr>
            <w:lang w:val="en-GB"/>
          </w:rPr>
          <w:t xml:space="preserve"> </w:t>
        </w:r>
      </w:ins>
    </w:p>
    <w:p w14:paraId="4E125859" w14:textId="53D79496" w:rsidR="009D6568" w:rsidRPr="004A4B49" w:rsidRDefault="009D6568" w:rsidP="009D6568">
      <w:pPr>
        <w:rPr>
          <w:rFonts w:ascii="Sylfaen" w:hAnsi="Sylfaen"/>
          <w:lang w:val="en-GB"/>
          <w:rPrChange w:id="7335" w:author="Mario Ezequiel Scott" w:date="2019-12-29T19:14:00Z">
            <w:rPr>
              <w:rFonts w:ascii="Sylfaen" w:hAnsi="Sylfaen"/>
              <w:lang w:val="en-US"/>
            </w:rPr>
          </w:rPrChange>
        </w:rPr>
      </w:pPr>
      <w:del w:id="7336" w:author="Mario Ezequiel Scott" w:date="2020-01-02T20:53:00Z">
        <w:r w:rsidRPr="004A4B49" w:rsidDel="00956528">
          <w:rPr>
            <w:lang w:val="en-GB"/>
          </w:rPr>
          <w:delText>Additionally, lift</w:delText>
        </w:r>
      </w:del>
      <w:ins w:id="7337" w:author="Mario Ezequiel Scott" w:date="2020-01-02T20:53:00Z">
        <w:r w:rsidR="00956528">
          <w:rPr>
            <w:lang w:val="en-GB"/>
          </w:rPr>
          <w:t>Lift</w:t>
        </w:r>
      </w:ins>
      <w:r w:rsidRPr="004A4B49">
        <w:rPr>
          <w:lang w:val="en-GB"/>
        </w:rPr>
        <w:t xml:space="preserve"> values </w:t>
      </w:r>
      <w:r w:rsidR="00C34970" w:rsidRPr="004A4B49">
        <w:rPr>
          <w:lang w:val="en-GB"/>
        </w:rPr>
        <w:t xml:space="preserve">are also used </w:t>
      </w:r>
      <w:r w:rsidRPr="004A4B49">
        <w:rPr>
          <w:lang w:val="en-GB"/>
        </w:rPr>
        <w:t xml:space="preserve">to compare the rule confidence with the expected confidence. </w:t>
      </w:r>
    </w:p>
    <w:p w14:paraId="37D988D0" w14:textId="157F4C84" w:rsidR="00876C37" w:rsidDel="0024303E" w:rsidRDefault="00FB533A" w:rsidP="00876C37">
      <w:pPr>
        <w:rPr>
          <w:del w:id="7338" w:author="Mario Ezequiel Scott" w:date="2020-01-02T20:53:00Z"/>
          <w:lang w:val="en-GB"/>
        </w:rPr>
      </w:pPr>
      <w:del w:id="7339" w:author="Mario Ezequiel Scott" w:date="2020-01-02T20:53:00Z">
        <w:r w:rsidRPr="009A4FA7" w:rsidDel="00956528">
          <w:rPr>
            <w:lang w:val="en-GB"/>
          </w:rPr>
          <w:delText xml:space="preserve">Having </w:delText>
        </w:r>
        <w:r w:rsidR="00876C37" w:rsidRPr="008A1EBF" w:rsidDel="00956528">
          <w:rPr>
            <w:lang w:val="en-GB"/>
          </w:rPr>
          <w:delText>the association rules and the relationship measurements</w:delText>
        </w:r>
        <w:r w:rsidRPr="008A1EBF" w:rsidDel="00956528">
          <w:rPr>
            <w:lang w:val="en-GB"/>
          </w:rPr>
          <w:delText xml:space="preserve"> defined</w:delText>
        </w:r>
        <w:r w:rsidR="00876C37" w:rsidRPr="008A1EBF" w:rsidDel="00956528">
          <w:rPr>
            <w:lang w:val="en-GB"/>
          </w:rPr>
          <w:delText xml:space="preserve">, </w:delText>
        </w:r>
        <w:r w:rsidRPr="008A1EBF" w:rsidDel="00956528">
          <w:rPr>
            <w:lang w:val="en-GB"/>
          </w:rPr>
          <w:delText xml:space="preserve">it is ready to be </w:delText>
        </w:r>
        <w:r w:rsidR="00876C37" w:rsidRPr="004A4B49" w:rsidDel="00956528">
          <w:rPr>
            <w:lang w:val="en-GB"/>
          </w:rPr>
          <w:delText>appl</w:delText>
        </w:r>
        <w:r w:rsidRPr="004A4B49" w:rsidDel="00956528">
          <w:rPr>
            <w:lang w:val="en-GB"/>
          </w:rPr>
          <w:delText>ied</w:delText>
        </w:r>
        <w:r w:rsidR="00876C37" w:rsidRPr="004A4B49" w:rsidDel="00956528">
          <w:rPr>
            <w:lang w:val="en-GB"/>
          </w:rPr>
          <w:delText xml:space="preserve"> the association rules mining techniques to detect the important patterns.</w:delText>
        </w:r>
      </w:del>
    </w:p>
    <w:p w14:paraId="2F6272F3" w14:textId="45E934F5" w:rsidR="00876C37" w:rsidRPr="004A4B49" w:rsidDel="00B47688" w:rsidRDefault="00B83C6D" w:rsidP="0024303E">
      <w:pPr>
        <w:rPr>
          <w:del w:id="7340" w:author="tedo gogoladze" w:date="2020-01-04T23:53:00Z"/>
          <w:lang w:val="en-GB"/>
        </w:rPr>
        <w:pPrChange w:id="7341" w:author="tedo gogoladze" w:date="2020-01-04T23:52:00Z">
          <w:pPr/>
        </w:pPrChange>
      </w:pPr>
      <w:commentRangeStart w:id="7342"/>
      <w:del w:id="7343" w:author="tedo gogoladze" w:date="2020-01-04T23:52:00Z">
        <w:r w:rsidRPr="004A4B49" w:rsidDel="0024303E">
          <w:rPr>
            <w:lang w:val="en-GB"/>
          </w:rPr>
          <w:delText xml:space="preserve">During the frequent pattern mining and association rules analysis, </w:delText>
        </w:r>
        <w:r w:rsidR="00876C37" w:rsidRPr="004A4B49" w:rsidDel="0024303E">
          <w:rPr>
            <w:lang w:val="en-GB"/>
          </w:rPr>
          <w:delText xml:space="preserve">apriori algorithm from python `apyori` library </w:delText>
        </w:r>
        <w:r w:rsidRPr="004A4B49" w:rsidDel="0024303E">
          <w:rPr>
            <w:lang w:val="en-GB"/>
          </w:rPr>
          <w:delText xml:space="preserve">was chosen </w:delText>
        </w:r>
        <w:r w:rsidR="00876C37" w:rsidRPr="004A4B49" w:rsidDel="0024303E">
          <w:rPr>
            <w:lang w:val="en-GB"/>
          </w:rPr>
          <w:delText xml:space="preserve">to filter the </w:delText>
        </w:r>
        <w:r w:rsidR="008567B8" w:rsidRPr="004A4B49" w:rsidDel="0024303E">
          <w:rPr>
            <w:lang w:val="en-GB"/>
          </w:rPr>
          <w:delText xml:space="preserve">frequent </w:delText>
        </w:r>
        <w:r w:rsidR="00876C37" w:rsidRPr="004A4B49" w:rsidDel="0024303E">
          <w:rPr>
            <w:lang w:val="en-GB"/>
          </w:rPr>
          <w:delText xml:space="preserve">rules and only show the </w:delText>
        </w:r>
        <w:r w:rsidR="00D27035" w:rsidRPr="004A4B49" w:rsidDel="0024303E">
          <w:rPr>
            <w:lang w:val="en-GB"/>
          </w:rPr>
          <w:delText xml:space="preserve">reliable and </w:delText>
        </w:r>
        <w:r w:rsidR="00876C37" w:rsidRPr="004A4B49" w:rsidDel="0024303E">
          <w:rPr>
            <w:lang w:val="en-GB"/>
          </w:rPr>
          <w:delText>important rules</w:delText>
        </w:r>
      </w:del>
      <w:del w:id="7344" w:author="tedo gogoladze" w:date="2020-01-04T23:53:00Z">
        <w:r w:rsidR="00876C37" w:rsidRPr="004A4B49" w:rsidDel="00B47688">
          <w:rPr>
            <w:lang w:val="en-GB"/>
          </w:rPr>
          <w:delText>. In a frequent pattern mining, apriori algorithm uses the fact that any subset of a frequent itemset is also frequent</w:delText>
        </w:r>
        <w:r w:rsidR="0095296F" w:rsidRPr="004A4B49" w:rsidDel="00B47688">
          <w:rPr>
            <w:lang w:val="en-GB"/>
          </w:rPr>
          <w:delText>, and t</w:delText>
        </w:r>
        <w:r w:rsidR="00876C37" w:rsidRPr="004A4B49" w:rsidDel="00B47688">
          <w:rPr>
            <w:lang w:val="en-GB"/>
          </w:rPr>
          <w:delText xml:space="preserve">hat way, algorithm excludes the itemsets, whose support is less than the minimum support, and therefore, it excludes all of their supersets as well. </w:delText>
        </w:r>
      </w:del>
    </w:p>
    <w:p w14:paraId="62AAA253" w14:textId="1B7DEDFD" w:rsidR="00876C37" w:rsidRPr="004A4B49" w:rsidDel="00B47688" w:rsidRDefault="00696BD7" w:rsidP="0024303E">
      <w:pPr>
        <w:rPr>
          <w:del w:id="7345" w:author="tedo gogoladze" w:date="2020-01-04T23:53:00Z"/>
          <w:lang w:val="en-GB"/>
        </w:rPr>
        <w:pPrChange w:id="7346" w:author="tedo gogoladze" w:date="2020-01-04T23:52:00Z">
          <w:pPr/>
        </w:pPrChange>
      </w:pPr>
      <w:del w:id="7347" w:author="tedo gogoladze" w:date="2020-01-04T23:53:00Z">
        <w:r w:rsidRPr="004A4B49" w:rsidDel="00B47688">
          <w:rPr>
            <w:lang w:val="en-GB"/>
          </w:rPr>
          <w:delText xml:space="preserve">Apriori algorithm returns frozenset results formatted as JSON, then </w:delText>
        </w:r>
        <w:r w:rsidR="00876C37" w:rsidRPr="004A4B49" w:rsidDel="00B47688">
          <w:rPr>
            <w:lang w:val="en-GB"/>
          </w:rPr>
          <w:delText xml:space="preserve">JSON output </w:delText>
        </w:r>
        <w:r w:rsidRPr="004A4B49" w:rsidDel="00B47688">
          <w:rPr>
            <w:lang w:val="en-GB"/>
          </w:rPr>
          <w:delText xml:space="preserve">is parsed and </w:delText>
        </w:r>
        <w:r w:rsidR="00876C37" w:rsidRPr="004A4B49" w:rsidDel="00B47688">
          <w:rPr>
            <w:lang w:val="en-GB"/>
          </w:rPr>
          <w:delText xml:space="preserve">stored the antecedent, consequent, support, confidence and lift variables into </w:delText>
        </w:r>
        <w:r w:rsidR="000E57F3" w:rsidRPr="004A4B49" w:rsidDel="00B47688">
          <w:rPr>
            <w:lang w:val="en-GB"/>
          </w:rPr>
          <w:delText xml:space="preserve">the working </w:delText>
        </w:r>
        <w:r w:rsidR="00876C37" w:rsidRPr="004A4B49" w:rsidDel="00B47688">
          <w:rPr>
            <w:lang w:val="en-GB"/>
          </w:rPr>
          <w:delText xml:space="preserve">dataframe. </w:delText>
        </w:r>
        <w:commentRangeEnd w:id="7342"/>
        <w:r w:rsidR="00956528" w:rsidDel="00B47688">
          <w:rPr>
            <w:rStyle w:val="CommentReference"/>
          </w:rPr>
          <w:commentReference w:id="7342"/>
        </w:r>
      </w:del>
    </w:p>
    <w:p w14:paraId="472242F0" w14:textId="77777777" w:rsidR="00876C37" w:rsidRPr="004A4B49" w:rsidRDefault="00876C37" w:rsidP="00876C37">
      <w:pPr>
        <w:rPr>
          <w:lang w:val="en-GB"/>
        </w:rPr>
      </w:pPr>
      <w:r w:rsidRPr="004A4B49">
        <w:rPr>
          <w:lang w:val="en-GB"/>
        </w:rPr>
        <w:t xml:space="preserve">To define important relationships and associations, first it`s needed to define minimum support. By the definition, support of an itemset is the ratio of transactions where the given itemset exists: support (X </w:t>
      </w:r>
      <w:r w:rsidRPr="004A4B49">
        <w:rPr>
          <w:rFonts w:cs="Times New Roman"/>
          <w:lang w:val="en-GB"/>
        </w:rPr>
        <w:t xml:space="preserve">=&gt; </w:t>
      </w:r>
      <w:r w:rsidRPr="004A4B49">
        <w:rPr>
          <w:rFonts w:hint="eastAsia"/>
          <w:lang w:val="en-GB"/>
        </w:rPr>
        <w:t xml:space="preserve">Y) = support (X </w:t>
      </w:r>
      <w:r w:rsidRPr="004A4B49">
        <w:rPr>
          <w:rFonts w:hint="eastAsia"/>
          <w:lang w:val="en-GB"/>
        </w:rPr>
        <w:t>∪</w:t>
      </w:r>
      <w:r w:rsidRPr="004A4B49">
        <w:rPr>
          <w:rFonts w:hint="eastAsia"/>
          <w:lang w:val="en-GB"/>
        </w:rPr>
        <w:t xml:space="preserve">Y). </w:t>
      </w:r>
    </w:p>
    <w:p w14:paraId="086EC38A" w14:textId="73D26DA9" w:rsidR="00876C37" w:rsidRPr="004A4B49" w:rsidRDefault="00876C37" w:rsidP="00876C37">
      <w:pPr>
        <w:rPr>
          <w:lang w:val="en-GB"/>
        </w:rPr>
      </w:pPr>
      <w:r w:rsidRPr="004A4B49">
        <w:rPr>
          <w:lang w:val="en-GB"/>
        </w:rPr>
        <w:t xml:space="preserve">In the dataset of one particular personality traits association rules, </w:t>
      </w:r>
      <w:r w:rsidR="007D4825" w:rsidRPr="004A4B49">
        <w:rPr>
          <w:lang w:val="en-GB"/>
        </w:rPr>
        <w:t xml:space="preserve">there are </w:t>
      </w:r>
      <w:r w:rsidRPr="004A4B49">
        <w:rPr>
          <w:lang w:val="en-GB"/>
        </w:rPr>
        <w:t xml:space="preserve">2 variable items from personality traits (positive and negative) and 12 items from the metrics (4 metrics, and 3 values for each metric). That gives in total 24 rules by 2 personality traits items as antecedent associated with 12 different metric items as the consequent, and 24 inverse rules - 12 metric items as the antecedent associated with 2 personality traits as the consequent. Considering all these rules information, one association rules dataset was created. The support for one of these rules on average should be one rules portion in the whole rules, 1/24, which is equal ~ 0.04. </w:t>
      </w:r>
    </w:p>
    <w:p w14:paraId="1C502A26" w14:textId="77777777" w:rsidR="00876C37" w:rsidRPr="004A4B49" w:rsidRDefault="00876C37" w:rsidP="00876C37">
      <w:pPr>
        <w:rPr>
          <w:lang w:val="en-GB"/>
        </w:rPr>
      </w:pPr>
      <w:r w:rsidRPr="004A4B49">
        <w:rPr>
          <w:lang w:val="en-GB"/>
        </w:rPr>
        <w:t xml:space="preserve">The average itemset support value can be used as the threshold for the filtering of the frequent </w:t>
      </w:r>
      <w:proofErr w:type="spellStart"/>
      <w:r w:rsidRPr="004A4B49">
        <w:rPr>
          <w:lang w:val="en-GB"/>
        </w:rPr>
        <w:t>itemsets</w:t>
      </w:r>
      <w:proofErr w:type="spellEnd"/>
      <w:r w:rsidRPr="004A4B49">
        <w:rPr>
          <w:lang w:val="en-GB"/>
        </w:rPr>
        <w:t xml:space="preserve">. All the </w:t>
      </w:r>
      <w:proofErr w:type="spellStart"/>
      <w:r w:rsidRPr="004A4B49">
        <w:rPr>
          <w:lang w:val="en-GB"/>
        </w:rPr>
        <w:t>itemsets</w:t>
      </w:r>
      <w:proofErr w:type="spellEnd"/>
      <w:r w:rsidRPr="004A4B49">
        <w:rPr>
          <w:lang w:val="en-GB"/>
        </w:rPr>
        <w:t xml:space="preserve">, that have higher support than the average support value (0.04) will be labelled as the frequent itemset and be used in the analysis of the personality trait/metric relationship. </w:t>
      </w:r>
    </w:p>
    <w:p w14:paraId="4A6DC34E" w14:textId="77777777" w:rsidR="00876C37" w:rsidRPr="008A1EBF" w:rsidRDefault="00876C37" w:rsidP="00876C37">
      <w:pPr>
        <w:rPr>
          <w:lang w:val="en-GB"/>
        </w:rPr>
      </w:pPr>
      <w:r w:rsidRPr="004A4B49">
        <w:rPr>
          <w:lang w:val="en-GB"/>
        </w:rPr>
        <w:t>Additionally, two more variables are added into the rule parameters - confidence value can be used as a</w:t>
      </w:r>
      <w:r w:rsidRPr="004A4B49">
        <w:rPr>
          <w:lang w:val="en-GB"/>
          <w:rPrChange w:id="7348" w:author="Mario Ezequiel Scott" w:date="2019-12-29T19:14:00Z">
            <w:rPr>
              <w:lang w:val="en-US"/>
            </w:rPr>
          </w:rPrChange>
        </w:rPr>
        <w:t xml:space="preserve"> measurement </w:t>
      </w:r>
      <w:r w:rsidRPr="009A4FA7">
        <w:rPr>
          <w:lang w:val="en-GB"/>
        </w:rPr>
        <w:t>of reliability of the rule, and the lift value for the confidence comparison to the expected confidence of the rule.</w:t>
      </w:r>
    </w:p>
    <w:p w14:paraId="6FEA5675" w14:textId="50CF2370" w:rsidR="00876C37" w:rsidRPr="004A4B49" w:rsidRDefault="00876C37" w:rsidP="00876C37">
      <w:pPr>
        <w:rPr>
          <w:lang w:val="en-GB"/>
        </w:rPr>
      </w:pPr>
      <w:r w:rsidRPr="008A1EBF">
        <w:rPr>
          <w:lang w:val="en-GB"/>
        </w:rPr>
        <w:t xml:space="preserve">Moreover, all the </w:t>
      </w:r>
      <w:proofErr w:type="spellStart"/>
      <w:r w:rsidRPr="008A1EBF">
        <w:rPr>
          <w:lang w:val="en-GB"/>
        </w:rPr>
        <w:t>itemsets</w:t>
      </w:r>
      <w:proofErr w:type="spellEnd"/>
      <w:r w:rsidRPr="008A1EBF">
        <w:rPr>
          <w:lang w:val="en-GB"/>
        </w:rPr>
        <w:t xml:space="preserve"> contain only 1 item, therefore, the support value of a rule and it`s inversive rule will always be the same. However, the confidence variable is different within the inversive rules: On one hand, the rules with metric as antecedent, for each metric value, there are only 2 possible personalit</w:t>
      </w:r>
      <w:r w:rsidRPr="004A4B49">
        <w:rPr>
          <w:lang w:val="en-GB"/>
        </w:rPr>
        <w:t xml:space="preserve">y trait consequents, and in total, these </w:t>
      </w:r>
      <w:proofErr w:type="gramStart"/>
      <w:r w:rsidRPr="004A4B49">
        <w:rPr>
          <w:lang w:val="en-GB"/>
        </w:rPr>
        <w:t>two give</w:t>
      </w:r>
      <w:proofErr w:type="gramEnd"/>
      <w:r w:rsidRPr="004A4B49">
        <w:rPr>
          <w:lang w:val="en-GB"/>
        </w:rPr>
        <w:t xml:space="preserve"> confidence 1 as the sum. For example, within the neuroticism rules, antecedent `</w:t>
      </w:r>
      <w:ins w:id="7349" w:author="tedo gogoladze" w:date="2020-01-04T19:28:00Z">
        <w:r w:rsidR="00D5742E">
          <w:rPr>
            <w:lang w:val="en-GB"/>
          </w:rPr>
          <w:t xml:space="preserve">Effort </w:t>
        </w:r>
      </w:ins>
      <w:r w:rsidRPr="004A4B49">
        <w:rPr>
          <w:lang w:val="en-GB"/>
        </w:rPr>
        <w:t>estimation low` has two possible consequents – ‘</w:t>
      </w:r>
      <w:del w:id="7350" w:author="tedo gogoladze" w:date="2020-01-05T00:51:00Z">
        <w:r w:rsidRPr="004A4B49" w:rsidDel="0000772F">
          <w:rPr>
            <w:lang w:val="en-GB"/>
          </w:rPr>
          <w:delText>Yes</w:delText>
        </w:r>
      </w:del>
      <w:ins w:id="7351" w:author="tedo gogoladze" w:date="2020-01-05T00:51:00Z">
        <w:r w:rsidR="0000772F">
          <w:rPr>
            <w:lang w:val="en-GB"/>
          </w:rPr>
          <w:t>Positive</w:t>
        </w:r>
      </w:ins>
      <w:r w:rsidRPr="004A4B49">
        <w:rPr>
          <w:lang w:val="en-GB"/>
        </w:rPr>
        <w:t xml:space="preserve"> neuroticism` and `No Neuroticism`:</w:t>
      </w:r>
    </w:p>
    <w:p w14:paraId="0C03BF84" w14:textId="300E0C6E" w:rsidR="00876C37" w:rsidRPr="004A4B49" w:rsidRDefault="00876C37" w:rsidP="00876C37">
      <w:pPr>
        <w:pStyle w:val="ListParagraph"/>
        <w:numPr>
          <w:ilvl w:val="0"/>
          <w:numId w:val="77"/>
        </w:numPr>
        <w:rPr>
          <w:lang w:val="en-GB"/>
        </w:rPr>
      </w:pPr>
      <w:r w:rsidRPr="004A4B49">
        <w:rPr>
          <w:lang w:val="en-GB"/>
        </w:rPr>
        <w:lastRenderedPageBreak/>
        <w:t>1. Confidence (`</w:t>
      </w:r>
      <w:ins w:id="7352" w:author="tedo gogoladze" w:date="2020-01-04T19:28:00Z">
        <w:r w:rsidR="00D5742E">
          <w:rPr>
            <w:lang w:val="en-GB"/>
          </w:rPr>
          <w:t xml:space="preserve">Effort </w:t>
        </w:r>
      </w:ins>
      <w:r w:rsidRPr="004A4B49">
        <w:rPr>
          <w:lang w:val="en-GB"/>
        </w:rPr>
        <w:t xml:space="preserve">estimation low`=&gt;`Neuroticism </w:t>
      </w:r>
      <w:del w:id="7353" w:author="tedo gogoladze" w:date="2020-01-05T00:50:00Z">
        <w:r w:rsidRPr="004A4B49" w:rsidDel="0000772F">
          <w:rPr>
            <w:lang w:val="en-GB"/>
          </w:rPr>
          <w:delText>Yes</w:delText>
        </w:r>
      </w:del>
      <w:ins w:id="7354" w:author="tedo gogoladze" w:date="2020-01-05T00:50:00Z">
        <w:r w:rsidR="0000772F">
          <w:rPr>
            <w:lang w:val="en-GB"/>
          </w:rPr>
          <w:t>Positive</w:t>
        </w:r>
      </w:ins>
      <w:r w:rsidRPr="004A4B49">
        <w:rPr>
          <w:lang w:val="en-GB"/>
        </w:rPr>
        <w:t>`) = Support (`</w:t>
      </w:r>
      <w:ins w:id="7355" w:author="tedo gogoladze" w:date="2020-01-04T19:28:00Z">
        <w:r w:rsidR="00D5742E">
          <w:rPr>
            <w:lang w:val="en-GB"/>
          </w:rPr>
          <w:t xml:space="preserve">Effort </w:t>
        </w:r>
      </w:ins>
      <w:del w:id="7356" w:author="tedo gogoladze" w:date="2020-01-04T19:28:00Z">
        <w:r w:rsidRPr="004A4B49" w:rsidDel="00D5742E">
          <w:rPr>
            <w:lang w:val="en-GB"/>
          </w:rPr>
          <w:delText>E</w:delText>
        </w:r>
      </w:del>
      <w:ins w:id="7357" w:author="tedo gogoladze" w:date="2020-01-04T19:28:00Z">
        <w:r w:rsidR="00D5742E">
          <w:rPr>
            <w:lang w:val="en-GB"/>
          </w:rPr>
          <w:t>e</w:t>
        </w:r>
      </w:ins>
      <w:r w:rsidRPr="004A4B49">
        <w:rPr>
          <w:lang w:val="en-GB"/>
        </w:rPr>
        <w:t xml:space="preserve">stimation </w:t>
      </w:r>
      <w:r w:rsidRPr="004A4B49">
        <w:rPr>
          <w:rFonts w:hint="eastAsia"/>
          <w:lang w:val="en-GB"/>
        </w:rPr>
        <w:t>low`</w:t>
      </w:r>
      <w:r w:rsidRPr="004A4B49">
        <w:rPr>
          <w:rFonts w:hint="eastAsia"/>
          <w:lang w:val="en-GB"/>
        </w:rPr>
        <w:t>∪</w:t>
      </w:r>
      <w:r w:rsidRPr="004A4B49">
        <w:rPr>
          <w:lang w:val="en-GB"/>
        </w:rPr>
        <w:t xml:space="preserve"> `Neuroticism </w:t>
      </w:r>
      <w:del w:id="7358" w:author="tedo gogoladze" w:date="2020-01-05T00:50:00Z">
        <w:r w:rsidRPr="004A4B49" w:rsidDel="0000772F">
          <w:rPr>
            <w:lang w:val="en-GB"/>
          </w:rPr>
          <w:delText>Yes</w:delText>
        </w:r>
      </w:del>
      <w:ins w:id="7359" w:author="tedo gogoladze" w:date="2020-01-05T00:50:00Z">
        <w:r w:rsidR="0000772F">
          <w:rPr>
            <w:lang w:val="en-GB"/>
          </w:rPr>
          <w:t>Positive</w:t>
        </w:r>
      </w:ins>
      <w:r w:rsidRPr="004A4B49">
        <w:rPr>
          <w:lang w:val="en-GB"/>
        </w:rPr>
        <w:t>`) / Support (`</w:t>
      </w:r>
      <w:ins w:id="7360" w:author="tedo gogoladze" w:date="2020-01-04T19:28:00Z">
        <w:r w:rsidR="00D5742E">
          <w:rPr>
            <w:lang w:val="en-GB"/>
          </w:rPr>
          <w:t xml:space="preserve">Effort </w:t>
        </w:r>
      </w:ins>
      <w:del w:id="7361" w:author="tedo gogoladze" w:date="2020-01-04T19:28:00Z">
        <w:r w:rsidRPr="004A4B49" w:rsidDel="00D5742E">
          <w:rPr>
            <w:lang w:val="en-GB"/>
          </w:rPr>
          <w:delText>E</w:delText>
        </w:r>
      </w:del>
      <w:ins w:id="7362" w:author="tedo gogoladze" w:date="2020-01-04T19:28:00Z">
        <w:r w:rsidR="00D5742E">
          <w:rPr>
            <w:lang w:val="en-GB"/>
          </w:rPr>
          <w:t>e</w:t>
        </w:r>
      </w:ins>
      <w:r w:rsidRPr="004A4B49">
        <w:rPr>
          <w:lang w:val="en-GB"/>
        </w:rPr>
        <w:t>stimation low`)</w:t>
      </w:r>
    </w:p>
    <w:p w14:paraId="06D6EBEB" w14:textId="3A888DDF" w:rsidR="00876C37" w:rsidRPr="004A4B49" w:rsidRDefault="00876C37" w:rsidP="00876C37">
      <w:pPr>
        <w:pStyle w:val="ListParagraph"/>
        <w:numPr>
          <w:ilvl w:val="0"/>
          <w:numId w:val="77"/>
        </w:numPr>
        <w:rPr>
          <w:lang w:val="en-GB"/>
        </w:rPr>
      </w:pPr>
      <w:r w:rsidRPr="004A4B49">
        <w:rPr>
          <w:rFonts w:hint="eastAsia"/>
          <w:lang w:val="en-GB"/>
        </w:rPr>
        <w:t>2. Confidence (`E</w:t>
      </w:r>
      <w:ins w:id="7363" w:author="tedo gogoladze" w:date="2020-01-04T19:28:00Z">
        <w:r w:rsidR="00D5742E">
          <w:rPr>
            <w:lang w:val="en-GB"/>
          </w:rPr>
          <w:t>ffort e</w:t>
        </w:r>
      </w:ins>
      <w:r w:rsidRPr="004A4B49">
        <w:rPr>
          <w:rFonts w:hint="eastAsia"/>
          <w:lang w:val="en-GB"/>
        </w:rPr>
        <w:t>stimation low`=&gt;`Neuroticism</w:t>
      </w:r>
      <w:del w:id="7364" w:author="tedo gogoladze" w:date="2020-01-05T00:51:00Z">
        <w:r w:rsidRPr="004A4B49" w:rsidDel="0000772F">
          <w:rPr>
            <w:rFonts w:hint="eastAsia"/>
            <w:lang w:val="en-GB"/>
          </w:rPr>
          <w:delText xml:space="preserve"> No</w:delText>
        </w:r>
      </w:del>
      <w:ins w:id="7365" w:author="tedo gogoladze" w:date="2020-01-05T00:51:00Z">
        <w:r w:rsidR="0000772F">
          <w:rPr>
            <w:rFonts w:hint="eastAsia"/>
            <w:lang w:val="en-GB"/>
          </w:rPr>
          <w:t xml:space="preserve"> negative</w:t>
        </w:r>
      </w:ins>
      <w:r w:rsidRPr="004A4B49">
        <w:rPr>
          <w:rFonts w:hint="eastAsia"/>
          <w:lang w:val="en-GB"/>
        </w:rPr>
        <w:t>`) = Support (`E</w:t>
      </w:r>
      <w:ins w:id="7366" w:author="tedo gogoladze" w:date="2020-01-04T19:28:00Z">
        <w:r w:rsidR="00D5742E">
          <w:rPr>
            <w:lang w:val="en-GB"/>
          </w:rPr>
          <w:t>ffort e</w:t>
        </w:r>
      </w:ins>
      <w:r w:rsidRPr="004A4B49">
        <w:rPr>
          <w:rFonts w:hint="eastAsia"/>
          <w:lang w:val="en-GB"/>
        </w:rPr>
        <w:t>stimation low`</w:t>
      </w:r>
      <w:r w:rsidRPr="004A4B49">
        <w:rPr>
          <w:rFonts w:hint="eastAsia"/>
          <w:lang w:val="en-GB"/>
        </w:rPr>
        <w:t>∪</w:t>
      </w:r>
      <w:r w:rsidRPr="004A4B49">
        <w:rPr>
          <w:rFonts w:hint="eastAsia"/>
          <w:lang w:val="en-GB"/>
        </w:rPr>
        <w:t xml:space="preserve"> `Neuroticism</w:t>
      </w:r>
      <w:del w:id="7367" w:author="tedo gogoladze" w:date="2020-01-05T00:51:00Z">
        <w:r w:rsidRPr="004A4B49" w:rsidDel="0000772F">
          <w:rPr>
            <w:rFonts w:hint="eastAsia"/>
            <w:lang w:val="en-GB"/>
          </w:rPr>
          <w:delText xml:space="preserve"> No</w:delText>
        </w:r>
      </w:del>
      <w:ins w:id="7368" w:author="tedo gogoladze" w:date="2020-01-05T00:51:00Z">
        <w:r w:rsidR="0000772F">
          <w:rPr>
            <w:rFonts w:hint="eastAsia"/>
            <w:lang w:val="en-GB"/>
          </w:rPr>
          <w:t xml:space="preserve"> negative</w:t>
        </w:r>
      </w:ins>
      <w:r w:rsidRPr="004A4B49">
        <w:rPr>
          <w:rFonts w:hint="eastAsia"/>
          <w:lang w:val="en-GB"/>
        </w:rPr>
        <w:t>`) / Support (`</w:t>
      </w:r>
      <w:ins w:id="7369" w:author="tedo gogoladze" w:date="2020-01-04T19:28:00Z">
        <w:r w:rsidR="00D5742E">
          <w:rPr>
            <w:lang w:val="en-GB"/>
          </w:rPr>
          <w:t xml:space="preserve">Effort </w:t>
        </w:r>
      </w:ins>
      <w:del w:id="7370" w:author="tedo gogoladze" w:date="2020-01-04T19:29:00Z">
        <w:r w:rsidRPr="004A4B49" w:rsidDel="00D5742E">
          <w:rPr>
            <w:rFonts w:hint="eastAsia"/>
            <w:lang w:val="en-GB"/>
          </w:rPr>
          <w:delText>E</w:delText>
        </w:r>
      </w:del>
      <w:ins w:id="7371" w:author="tedo gogoladze" w:date="2020-01-04T19:29:00Z">
        <w:r w:rsidR="00D5742E">
          <w:rPr>
            <w:lang w:val="en-GB"/>
          </w:rPr>
          <w:t>e</w:t>
        </w:r>
      </w:ins>
      <w:r w:rsidRPr="004A4B49">
        <w:rPr>
          <w:rFonts w:hint="eastAsia"/>
          <w:lang w:val="en-GB"/>
        </w:rPr>
        <w:t xml:space="preserve">stimation low`) </w:t>
      </w:r>
    </w:p>
    <w:p w14:paraId="7E255C5A" w14:textId="77777777" w:rsidR="00876C37" w:rsidRPr="004A4B49" w:rsidRDefault="00876C37" w:rsidP="00876C37">
      <w:pPr>
        <w:rPr>
          <w:lang w:val="en-GB"/>
        </w:rPr>
      </w:pPr>
      <w:r w:rsidRPr="004A4B49">
        <w:rPr>
          <w:lang w:val="en-GB"/>
        </w:rPr>
        <w:t>Naturally, the sum of these two confidence values give 1 as a result. Hence, the rule with more than 0.5 confidence in this case be trusted more than the other one.</w:t>
      </w:r>
    </w:p>
    <w:p w14:paraId="7A54DB8F" w14:textId="5D94144C" w:rsidR="00876C37" w:rsidRPr="004A4B49" w:rsidRDefault="00876C37" w:rsidP="00876C37">
      <w:pPr>
        <w:rPr>
          <w:lang w:val="en-GB"/>
        </w:rPr>
      </w:pPr>
      <w:r w:rsidRPr="004A4B49">
        <w:rPr>
          <w:lang w:val="en-GB"/>
        </w:rPr>
        <w:t xml:space="preserve">On the other hand, the rules with Personality trait as antecedent, each value of the personality trait (positive/negative) confidences give 1 in total. For example, within the neuroticism rule, antecedent `Neuroticism </w:t>
      </w:r>
      <w:del w:id="7372" w:author="tedo gogoladze" w:date="2020-01-05T00:50:00Z">
        <w:r w:rsidRPr="004A4B49" w:rsidDel="0000772F">
          <w:rPr>
            <w:lang w:val="en-GB"/>
          </w:rPr>
          <w:delText>Yes</w:delText>
        </w:r>
      </w:del>
      <w:ins w:id="7373" w:author="tedo gogoladze" w:date="2020-01-05T00:50:00Z">
        <w:r w:rsidR="0000772F">
          <w:rPr>
            <w:lang w:val="en-GB"/>
          </w:rPr>
          <w:t>Positive</w:t>
        </w:r>
      </w:ins>
      <w:r w:rsidRPr="004A4B49">
        <w:rPr>
          <w:lang w:val="en-GB"/>
        </w:rPr>
        <w:t>` has 12 possible consequents - `</w:t>
      </w:r>
      <w:ins w:id="7374" w:author="tedo gogoladze" w:date="2020-01-04T19:29:00Z">
        <w:r w:rsidR="00D5742E">
          <w:rPr>
            <w:lang w:val="en-GB"/>
          </w:rPr>
          <w:t xml:space="preserve">Effort </w:t>
        </w:r>
      </w:ins>
      <w:del w:id="7375" w:author="tedo gogoladze" w:date="2020-01-04T19:29:00Z">
        <w:r w:rsidRPr="004A4B49" w:rsidDel="00D5742E">
          <w:rPr>
            <w:lang w:val="en-GB"/>
          </w:rPr>
          <w:delText>E</w:delText>
        </w:r>
      </w:del>
      <w:ins w:id="7376" w:author="tedo gogoladze" w:date="2020-01-04T19:29:00Z">
        <w:r w:rsidR="00D5742E">
          <w:rPr>
            <w:lang w:val="en-GB"/>
          </w:rPr>
          <w:t>e</w:t>
        </w:r>
      </w:ins>
      <w:r w:rsidRPr="004A4B49">
        <w:rPr>
          <w:lang w:val="en-GB"/>
        </w:rPr>
        <w:t xml:space="preserve">stimation` low/medium/high, Prioritization low/medium/high, status </w:t>
      </w:r>
      <w:proofErr w:type="spellStart"/>
      <w:r w:rsidRPr="004A4B49">
        <w:rPr>
          <w:lang w:val="en-GB"/>
        </w:rPr>
        <w:t>todo</w:t>
      </w:r>
      <w:proofErr w:type="spellEnd"/>
      <w:r w:rsidRPr="004A4B49">
        <w:rPr>
          <w:lang w:val="en-GB"/>
        </w:rPr>
        <w:t>/</w:t>
      </w:r>
      <w:proofErr w:type="spellStart"/>
      <w:r w:rsidRPr="004A4B49">
        <w:rPr>
          <w:lang w:val="en-GB"/>
        </w:rPr>
        <w:t>inprogress</w:t>
      </w:r>
      <w:proofErr w:type="spellEnd"/>
      <w:r w:rsidRPr="004A4B49">
        <w:rPr>
          <w:lang w:val="en-GB"/>
        </w:rPr>
        <w:t>/done, development time low/medium/high:</w:t>
      </w:r>
    </w:p>
    <w:p w14:paraId="2477E853" w14:textId="0EA0E29C" w:rsidR="00876C37" w:rsidRPr="004A4B49" w:rsidRDefault="00876C37" w:rsidP="00876C37">
      <w:pPr>
        <w:pStyle w:val="ListParagraph"/>
        <w:numPr>
          <w:ilvl w:val="0"/>
          <w:numId w:val="77"/>
        </w:numPr>
        <w:rPr>
          <w:lang w:val="en-GB"/>
        </w:rPr>
      </w:pPr>
      <w:r w:rsidRPr="004A4B49">
        <w:rPr>
          <w:lang w:val="en-GB"/>
        </w:rPr>
        <w:t xml:space="preserve">Confidence (` </w:t>
      </w:r>
      <w:del w:id="7377" w:author="tedo gogoladze" w:date="2020-01-05T00:50:00Z">
        <w:r w:rsidRPr="004A4B49" w:rsidDel="0000772F">
          <w:rPr>
            <w:lang w:val="en-GB"/>
          </w:rPr>
          <w:delText>Yes</w:delText>
        </w:r>
      </w:del>
      <w:ins w:id="7378" w:author="tedo gogoladze" w:date="2020-01-05T00:50:00Z">
        <w:r w:rsidR="0000772F">
          <w:rPr>
            <w:lang w:val="en-GB"/>
          </w:rPr>
          <w:t>Positive</w:t>
        </w:r>
      </w:ins>
      <w:r w:rsidRPr="004A4B49">
        <w:rPr>
          <w:lang w:val="en-GB"/>
        </w:rPr>
        <w:t xml:space="preserve"> Neuroticism` =&gt; `</w:t>
      </w:r>
      <w:ins w:id="7379" w:author="tedo gogoladze" w:date="2020-01-04T19:29:00Z">
        <w:r w:rsidR="00D5742E">
          <w:rPr>
            <w:lang w:val="en-GB"/>
          </w:rPr>
          <w:t xml:space="preserve">Effort </w:t>
        </w:r>
      </w:ins>
      <w:del w:id="7380" w:author="tedo gogoladze" w:date="2020-01-04T19:29:00Z">
        <w:r w:rsidRPr="004A4B49" w:rsidDel="00D5742E">
          <w:rPr>
            <w:lang w:val="en-GB"/>
          </w:rPr>
          <w:delText>E</w:delText>
        </w:r>
      </w:del>
      <w:ins w:id="7381" w:author="tedo gogoladze" w:date="2020-01-04T19:29:00Z">
        <w:r w:rsidR="00D5742E">
          <w:rPr>
            <w:lang w:val="en-GB"/>
          </w:rPr>
          <w:t>e</w:t>
        </w:r>
      </w:ins>
      <w:r w:rsidRPr="004A4B49">
        <w:rPr>
          <w:lang w:val="en-GB"/>
        </w:rPr>
        <w:t xml:space="preserve">stimation low`) = </w:t>
      </w:r>
      <w:proofErr w:type="gramStart"/>
      <w:r w:rsidRPr="004A4B49">
        <w:rPr>
          <w:lang w:val="en-GB"/>
        </w:rPr>
        <w:t>Support(</w:t>
      </w:r>
      <w:proofErr w:type="gramEnd"/>
      <w:r w:rsidRPr="004A4B49">
        <w:rPr>
          <w:lang w:val="en-GB"/>
        </w:rPr>
        <w:t>`</w:t>
      </w:r>
      <w:del w:id="7382" w:author="tedo gogoladze" w:date="2020-01-05T00:50:00Z">
        <w:r w:rsidRPr="004A4B49" w:rsidDel="0000772F">
          <w:rPr>
            <w:lang w:val="en-GB"/>
          </w:rPr>
          <w:delText>Yes</w:delText>
        </w:r>
      </w:del>
      <w:ins w:id="7383" w:author="tedo gogoladze" w:date="2020-01-05T00:50:00Z">
        <w:r w:rsidR="0000772F">
          <w:rPr>
            <w:lang w:val="en-GB"/>
          </w:rPr>
          <w:t>Positive</w:t>
        </w:r>
      </w:ins>
      <w:r w:rsidRPr="004A4B49">
        <w:rPr>
          <w:lang w:val="en-GB"/>
        </w:rPr>
        <w:t xml:space="preserve"> Neuroticism` U `E</w:t>
      </w:r>
      <w:ins w:id="7384" w:author="tedo gogoladze" w:date="2020-01-04T19:29:00Z">
        <w:r w:rsidR="00D5742E">
          <w:rPr>
            <w:lang w:val="en-GB"/>
          </w:rPr>
          <w:t>ffort e</w:t>
        </w:r>
      </w:ins>
      <w:r w:rsidRPr="004A4B49">
        <w:rPr>
          <w:lang w:val="en-GB"/>
        </w:rPr>
        <w:t>stimation low`) / Support (`</w:t>
      </w:r>
      <w:del w:id="7385" w:author="tedo gogoladze" w:date="2020-01-05T00:50:00Z">
        <w:r w:rsidRPr="004A4B49" w:rsidDel="0000772F">
          <w:rPr>
            <w:lang w:val="en-GB"/>
          </w:rPr>
          <w:delText>Yes</w:delText>
        </w:r>
      </w:del>
      <w:ins w:id="7386" w:author="tedo gogoladze" w:date="2020-01-05T00:50:00Z">
        <w:r w:rsidR="0000772F">
          <w:rPr>
            <w:lang w:val="en-GB"/>
          </w:rPr>
          <w:t>Positive</w:t>
        </w:r>
      </w:ins>
      <w:r w:rsidRPr="004A4B49">
        <w:rPr>
          <w:lang w:val="en-GB"/>
        </w:rPr>
        <w:t xml:space="preserve"> Neuroticism)</w:t>
      </w:r>
    </w:p>
    <w:p w14:paraId="271876DF" w14:textId="421F8A8F" w:rsidR="00876C37" w:rsidRPr="004A4B49" w:rsidRDefault="00876C37" w:rsidP="00876C37">
      <w:pPr>
        <w:pStyle w:val="ListParagraph"/>
        <w:numPr>
          <w:ilvl w:val="0"/>
          <w:numId w:val="77"/>
        </w:numPr>
        <w:rPr>
          <w:lang w:val="en-GB"/>
        </w:rPr>
      </w:pPr>
      <w:r w:rsidRPr="004A4B49">
        <w:rPr>
          <w:lang w:val="en-GB"/>
        </w:rPr>
        <w:t xml:space="preserve">Confidence (` </w:t>
      </w:r>
      <w:del w:id="7387" w:author="tedo gogoladze" w:date="2020-01-05T00:50:00Z">
        <w:r w:rsidRPr="004A4B49" w:rsidDel="0000772F">
          <w:rPr>
            <w:lang w:val="en-GB"/>
          </w:rPr>
          <w:delText>Yes</w:delText>
        </w:r>
      </w:del>
      <w:ins w:id="7388" w:author="tedo gogoladze" w:date="2020-01-05T00:50:00Z">
        <w:r w:rsidR="0000772F">
          <w:rPr>
            <w:lang w:val="en-GB"/>
          </w:rPr>
          <w:t>Positive</w:t>
        </w:r>
      </w:ins>
      <w:r w:rsidRPr="004A4B49">
        <w:rPr>
          <w:lang w:val="en-GB"/>
        </w:rPr>
        <w:t xml:space="preserve"> Neuroticism` =&gt; `</w:t>
      </w:r>
      <w:ins w:id="7389" w:author="tedo gogoladze" w:date="2020-01-04T19:29:00Z">
        <w:r w:rsidR="00D5742E">
          <w:rPr>
            <w:lang w:val="en-GB"/>
          </w:rPr>
          <w:t xml:space="preserve">Effort </w:t>
        </w:r>
      </w:ins>
      <w:del w:id="7390" w:author="tedo gogoladze" w:date="2020-01-04T19:29:00Z">
        <w:r w:rsidRPr="004A4B49" w:rsidDel="00D5742E">
          <w:rPr>
            <w:lang w:val="en-GB"/>
          </w:rPr>
          <w:delText>E</w:delText>
        </w:r>
      </w:del>
      <w:ins w:id="7391" w:author="tedo gogoladze" w:date="2020-01-04T19:29:00Z">
        <w:r w:rsidR="00D5742E">
          <w:rPr>
            <w:lang w:val="en-GB"/>
          </w:rPr>
          <w:t>e</w:t>
        </w:r>
      </w:ins>
      <w:r w:rsidRPr="004A4B49">
        <w:rPr>
          <w:lang w:val="en-GB"/>
        </w:rPr>
        <w:t xml:space="preserve">stimation medium`) = </w:t>
      </w:r>
      <w:proofErr w:type="gramStart"/>
      <w:r w:rsidRPr="004A4B49">
        <w:rPr>
          <w:lang w:val="en-GB"/>
        </w:rPr>
        <w:t>Support(</w:t>
      </w:r>
      <w:proofErr w:type="gramEnd"/>
      <w:r w:rsidRPr="004A4B49">
        <w:rPr>
          <w:lang w:val="en-GB"/>
        </w:rPr>
        <w:t>`</w:t>
      </w:r>
      <w:del w:id="7392" w:author="tedo gogoladze" w:date="2020-01-05T00:50:00Z">
        <w:r w:rsidRPr="004A4B49" w:rsidDel="0000772F">
          <w:rPr>
            <w:lang w:val="en-GB"/>
          </w:rPr>
          <w:delText>Yes</w:delText>
        </w:r>
      </w:del>
      <w:ins w:id="7393" w:author="tedo gogoladze" w:date="2020-01-05T00:50:00Z">
        <w:r w:rsidR="0000772F">
          <w:rPr>
            <w:lang w:val="en-GB"/>
          </w:rPr>
          <w:t>Positive</w:t>
        </w:r>
      </w:ins>
      <w:r w:rsidRPr="004A4B49">
        <w:rPr>
          <w:lang w:val="en-GB"/>
        </w:rPr>
        <w:t xml:space="preserve"> Neuroticism` U `</w:t>
      </w:r>
      <w:ins w:id="7394" w:author="tedo gogoladze" w:date="2020-01-04T19:29:00Z">
        <w:r w:rsidR="00D5742E">
          <w:rPr>
            <w:lang w:val="en-GB"/>
          </w:rPr>
          <w:t>Effort e</w:t>
        </w:r>
      </w:ins>
      <w:del w:id="7395" w:author="tedo gogoladze" w:date="2020-01-04T19:29:00Z">
        <w:r w:rsidRPr="004A4B49" w:rsidDel="00D5742E">
          <w:rPr>
            <w:lang w:val="en-GB"/>
          </w:rPr>
          <w:delText>E</w:delText>
        </w:r>
      </w:del>
      <w:r w:rsidRPr="004A4B49">
        <w:rPr>
          <w:lang w:val="en-GB"/>
        </w:rPr>
        <w:t>stimation medium`) / Support (`</w:t>
      </w:r>
      <w:del w:id="7396" w:author="tedo gogoladze" w:date="2020-01-05T00:51:00Z">
        <w:r w:rsidRPr="004A4B49" w:rsidDel="0000772F">
          <w:rPr>
            <w:lang w:val="en-GB"/>
          </w:rPr>
          <w:delText>Yes</w:delText>
        </w:r>
      </w:del>
      <w:ins w:id="7397" w:author="tedo gogoladze" w:date="2020-01-05T00:51:00Z">
        <w:r w:rsidR="0000772F">
          <w:rPr>
            <w:lang w:val="en-GB"/>
          </w:rPr>
          <w:t>Positive</w:t>
        </w:r>
      </w:ins>
      <w:r w:rsidRPr="004A4B49">
        <w:rPr>
          <w:lang w:val="en-GB"/>
        </w:rPr>
        <w:t xml:space="preserve"> Neuroticism)</w:t>
      </w:r>
    </w:p>
    <w:p w14:paraId="7094FDC2" w14:textId="52EBAB93" w:rsidR="00876C37" w:rsidRPr="004A4B49" w:rsidRDefault="00876C37" w:rsidP="00876C37">
      <w:pPr>
        <w:pStyle w:val="ListParagraph"/>
        <w:numPr>
          <w:ilvl w:val="0"/>
          <w:numId w:val="77"/>
        </w:numPr>
        <w:rPr>
          <w:lang w:val="en-GB"/>
        </w:rPr>
      </w:pPr>
      <w:r w:rsidRPr="004A4B49">
        <w:rPr>
          <w:lang w:val="en-GB"/>
        </w:rPr>
        <w:t xml:space="preserve">Confidence (` </w:t>
      </w:r>
      <w:del w:id="7398" w:author="tedo gogoladze" w:date="2020-01-05T00:51:00Z">
        <w:r w:rsidRPr="004A4B49" w:rsidDel="0000772F">
          <w:rPr>
            <w:lang w:val="en-GB"/>
          </w:rPr>
          <w:delText>Yes</w:delText>
        </w:r>
      </w:del>
      <w:ins w:id="7399" w:author="tedo gogoladze" w:date="2020-01-05T00:51:00Z">
        <w:r w:rsidR="0000772F">
          <w:rPr>
            <w:lang w:val="en-GB"/>
          </w:rPr>
          <w:t>Positive</w:t>
        </w:r>
      </w:ins>
      <w:r w:rsidRPr="004A4B49">
        <w:rPr>
          <w:lang w:val="en-GB"/>
        </w:rPr>
        <w:t xml:space="preserve"> Neuroticism` =&gt; `</w:t>
      </w:r>
      <w:ins w:id="7400" w:author="tedo gogoladze" w:date="2020-01-04T19:29:00Z">
        <w:r w:rsidR="00D5742E">
          <w:rPr>
            <w:lang w:val="en-GB"/>
          </w:rPr>
          <w:t>Effort e</w:t>
        </w:r>
      </w:ins>
      <w:del w:id="7401" w:author="tedo gogoladze" w:date="2020-01-04T19:29:00Z">
        <w:r w:rsidRPr="004A4B49" w:rsidDel="00D5742E">
          <w:rPr>
            <w:lang w:val="en-GB"/>
          </w:rPr>
          <w:delText>E</w:delText>
        </w:r>
      </w:del>
      <w:r w:rsidRPr="004A4B49">
        <w:rPr>
          <w:lang w:val="en-GB"/>
        </w:rPr>
        <w:t xml:space="preserve">stimation high`) = </w:t>
      </w:r>
      <w:proofErr w:type="gramStart"/>
      <w:r w:rsidRPr="004A4B49">
        <w:rPr>
          <w:lang w:val="en-GB"/>
        </w:rPr>
        <w:t>Support(</w:t>
      </w:r>
      <w:proofErr w:type="gramEnd"/>
      <w:r w:rsidRPr="004A4B49">
        <w:rPr>
          <w:lang w:val="en-GB"/>
        </w:rPr>
        <w:t>`</w:t>
      </w:r>
      <w:del w:id="7402" w:author="tedo gogoladze" w:date="2020-01-05T00:51:00Z">
        <w:r w:rsidRPr="004A4B49" w:rsidDel="0000772F">
          <w:rPr>
            <w:lang w:val="en-GB"/>
          </w:rPr>
          <w:delText>Yes</w:delText>
        </w:r>
      </w:del>
      <w:ins w:id="7403" w:author="tedo gogoladze" w:date="2020-01-05T00:51:00Z">
        <w:r w:rsidR="0000772F">
          <w:rPr>
            <w:lang w:val="en-GB"/>
          </w:rPr>
          <w:t>Positive</w:t>
        </w:r>
      </w:ins>
      <w:r w:rsidRPr="004A4B49">
        <w:rPr>
          <w:lang w:val="en-GB"/>
        </w:rPr>
        <w:t xml:space="preserve"> Neuroticism` U `</w:t>
      </w:r>
      <w:ins w:id="7404" w:author="tedo gogoladze" w:date="2020-01-04T19:29:00Z">
        <w:r w:rsidR="00D5742E">
          <w:rPr>
            <w:lang w:val="en-GB"/>
          </w:rPr>
          <w:t>Ef</w:t>
        </w:r>
      </w:ins>
      <w:ins w:id="7405" w:author="tedo gogoladze" w:date="2020-01-04T19:30:00Z">
        <w:r w:rsidR="00D5742E">
          <w:rPr>
            <w:lang w:val="en-GB"/>
          </w:rPr>
          <w:t>fort e</w:t>
        </w:r>
      </w:ins>
      <w:del w:id="7406" w:author="tedo gogoladze" w:date="2020-01-04T19:30:00Z">
        <w:r w:rsidRPr="004A4B49" w:rsidDel="00D5742E">
          <w:rPr>
            <w:lang w:val="en-GB"/>
          </w:rPr>
          <w:delText>E</w:delText>
        </w:r>
      </w:del>
      <w:r w:rsidRPr="004A4B49">
        <w:rPr>
          <w:lang w:val="en-GB"/>
        </w:rPr>
        <w:t>stimation high`) / Support (`</w:t>
      </w:r>
      <w:del w:id="7407" w:author="tedo gogoladze" w:date="2020-01-05T00:51:00Z">
        <w:r w:rsidRPr="004A4B49" w:rsidDel="0000772F">
          <w:rPr>
            <w:lang w:val="en-GB"/>
          </w:rPr>
          <w:delText>Yes</w:delText>
        </w:r>
      </w:del>
      <w:ins w:id="7408" w:author="tedo gogoladze" w:date="2020-01-05T00:51:00Z">
        <w:r w:rsidR="0000772F">
          <w:rPr>
            <w:lang w:val="en-GB"/>
          </w:rPr>
          <w:t>Positive</w:t>
        </w:r>
      </w:ins>
      <w:r w:rsidRPr="004A4B49">
        <w:rPr>
          <w:lang w:val="en-GB"/>
        </w:rPr>
        <w:t xml:space="preserve"> Neuroticism)</w:t>
      </w:r>
    </w:p>
    <w:p w14:paraId="1ED7F6E3" w14:textId="77777777" w:rsidR="00876C37" w:rsidRPr="004A4B49" w:rsidRDefault="00876C37" w:rsidP="00876C37">
      <w:pPr>
        <w:rPr>
          <w:lang w:val="en-GB"/>
        </w:rPr>
      </w:pPr>
      <w:r w:rsidRPr="004A4B49">
        <w:rPr>
          <w:lang w:val="en-GB"/>
        </w:rPr>
        <w:t xml:space="preserve">And the same way for all the </w:t>
      </w:r>
      <w:proofErr w:type="gramStart"/>
      <w:r w:rsidRPr="004A4B49">
        <w:rPr>
          <w:lang w:val="en-GB"/>
        </w:rPr>
        <w:t>12 metric</w:t>
      </w:r>
      <w:proofErr w:type="gramEnd"/>
      <w:r w:rsidRPr="004A4B49">
        <w:rPr>
          <w:lang w:val="en-GB"/>
        </w:rPr>
        <w:t xml:space="preserve"> value. Evidently, all these 12 rules confidence values </w:t>
      </w:r>
      <w:proofErr w:type="gramStart"/>
      <w:r w:rsidRPr="004A4B49">
        <w:rPr>
          <w:lang w:val="en-GB"/>
        </w:rPr>
        <w:t>gives</w:t>
      </w:r>
      <w:proofErr w:type="gramEnd"/>
      <w:r w:rsidRPr="004A4B49">
        <w:rPr>
          <w:lang w:val="en-GB"/>
        </w:rPr>
        <w:t xml:space="preserve"> 1 as the sum, and therefore, the mean confidence value for each of these twelve rules is 1/12 = 0.08.</w:t>
      </w:r>
    </w:p>
    <w:p w14:paraId="5E271C3C" w14:textId="38522D7F" w:rsidR="00876C37" w:rsidRDefault="00876C37" w:rsidP="00876C37">
      <w:pPr>
        <w:rPr>
          <w:ins w:id="7409" w:author="tedo gogoladze" w:date="2020-01-05T00:57:00Z"/>
          <w:rFonts w:cs="Times New Roman"/>
          <w:lang w:val="en-GB"/>
        </w:rPr>
      </w:pPr>
      <w:r w:rsidRPr="004A4B49">
        <w:rPr>
          <w:lang w:val="en-GB"/>
        </w:rPr>
        <w:t xml:space="preserve">The above mentioned logic can be used to filter more reliable rules – in the case of first example, when the antecedent is a </w:t>
      </w:r>
      <w:commentRangeStart w:id="7410"/>
      <w:del w:id="7411" w:author="Mario Ezequiel Scott" w:date="2020-01-02T20:57:00Z">
        <w:r w:rsidRPr="004A4B49" w:rsidDel="007E6C8A">
          <w:rPr>
            <w:lang w:val="en-GB"/>
          </w:rPr>
          <w:delText xml:space="preserve">jira </w:delText>
        </w:r>
      </w:del>
      <w:r w:rsidRPr="004A4B49">
        <w:rPr>
          <w:lang w:val="en-GB"/>
        </w:rPr>
        <w:t>metric</w:t>
      </w:r>
      <w:commentRangeEnd w:id="7410"/>
      <w:r w:rsidR="007E6C8A">
        <w:rPr>
          <w:rStyle w:val="CommentReference"/>
        </w:rPr>
        <w:commentReference w:id="7410"/>
      </w:r>
      <w:r w:rsidRPr="004A4B49">
        <w:rPr>
          <w:lang w:val="en-GB"/>
        </w:rPr>
        <w:t xml:space="preserve">, the reliable rule should have the confidence greater than 0.5, and in the other case, when the antecedent is personality trait, the reliable rule </w:t>
      </w:r>
      <w:r w:rsidRPr="004A4B49">
        <w:rPr>
          <w:rFonts w:cs="Times New Roman"/>
          <w:lang w:val="en-GB"/>
        </w:rPr>
        <w:t>should have confidence greater than 0.08.</w:t>
      </w:r>
    </w:p>
    <w:p w14:paraId="4528ADD6" w14:textId="11447B45" w:rsidR="00E06172" w:rsidRDefault="00E06172" w:rsidP="00E06172">
      <w:pPr>
        <w:rPr>
          <w:ins w:id="7412" w:author="tedo gogoladze" w:date="2020-01-06T13:08:00Z"/>
          <w:rFonts w:cstheme="minorHAnsi"/>
          <w:lang w:val="en-GB"/>
        </w:rPr>
      </w:pPr>
      <w:ins w:id="7413" w:author="tedo gogoladze" w:date="2020-01-06T13:08:00Z">
        <w:r w:rsidRPr="00862023">
          <w:rPr>
            <w:rFonts w:cstheme="minorHAnsi"/>
            <w:lang w:val="en-GB"/>
          </w:rPr>
          <w:t xml:space="preserve">The second research question </w:t>
        </w:r>
        <w:r>
          <w:rPr>
            <w:rFonts w:cstheme="minorHAnsi"/>
            <w:lang w:val="en-GB"/>
          </w:rPr>
          <w:t>aims</w:t>
        </w:r>
        <w:r w:rsidRPr="00862023">
          <w:rPr>
            <w:rFonts w:cstheme="minorHAnsi"/>
            <w:lang w:val="en-GB"/>
          </w:rPr>
          <w:t xml:space="preserve"> to </w:t>
        </w:r>
        <w:proofErr w:type="spellStart"/>
        <w:r w:rsidRPr="00862023">
          <w:rPr>
            <w:rFonts w:cstheme="minorHAnsi"/>
            <w:lang w:val="en-GB"/>
          </w:rPr>
          <w:t>analyze</w:t>
        </w:r>
        <w:proofErr w:type="spellEnd"/>
        <w:r w:rsidRPr="00862023">
          <w:rPr>
            <w:rFonts w:cstheme="minorHAnsi"/>
            <w:lang w:val="en-GB"/>
          </w:rPr>
          <w:t xml:space="preserve"> how the Big 5 personality traits </w:t>
        </w:r>
        <w:r>
          <w:rPr>
            <w:rFonts w:cstheme="minorHAnsi"/>
            <w:lang w:val="en-GB"/>
          </w:rPr>
          <w:t xml:space="preserve">in the context of agile software development is related to previous studies. </w:t>
        </w:r>
      </w:ins>
    </w:p>
    <w:p w14:paraId="44A1B31F" w14:textId="29EDAEA9" w:rsidR="00E06172" w:rsidRDefault="00E06172" w:rsidP="00E06172">
      <w:pPr>
        <w:rPr>
          <w:ins w:id="7414" w:author="tedo gogoladze" w:date="2020-01-06T13:08:00Z"/>
          <w:rFonts w:cstheme="minorHAnsi"/>
          <w:lang w:val="en-GB"/>
        </w:rPr>
      </w:pPr>
      <w:ins w:id="7415" w:author="tedo gogoladze" w:date="2020-01-06T13:08:00Z">
        <w:r>
          <w:rPr>
            <w:rFonts w:cstheme="minorHAnsi"/>
            <w:lang w:val="en-GB"/>
          </w:rPr>
          <w:t>In a previous study, Scott et. Al [1] found evidence of the relationship between several software development metrics and another personality trait model, the FSLSM. The main approach used for discovering these relationships was association rule mining, and the main results are summarized in Table 20.</w:t>
        </w:r>
      </w:ins>
    </w:p>
    <w:tbl>
      <w:tblPr>
        <w:tblW w:w="7540" w:type="dxa"/>
        <w:tblLook w:val="04A0" w:firstRow="1" w:lastRow="0" w:firstColumn="1" w:lastColumn="0" w:noHBand="0" w:noVBand="1"/>
      </w:tblPr>
      <w:tblGrid>
        <w:gridCol w:w="2000"/>
        <w:gridCol w:w="1740"/>
        <w:gridCol w:w="2020"/>
        <w:gridCol w:w="1780"/>
      </w:tblGrid>
      <w:tr w:rsidR="00C07ADC" w:rsidRPr="004A4B49" w14:paraId="3AA59A98" w14:textId="77777777" w:rsidTr="00C07ADC">
        <w:trPr>
          <w:trHeight w:val="300"/>
          <w:ins w:id="7416" w:author="tedo gogoladze" w:date="2020-01-05T00:57:00Z"/>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D000B2" w14:textId="77777777" w:rsidR="00C07ADC" w:rsidRPr="00862023" w:rsidRDefault="00C07ADC" w:rsidP="00C07ADC">
            <w:pPr>
              <w:spacing w:after="0"/>
              <w:rPr>
                <w:ins w:id="7417" w:author="tedo gogoladze" w:date="2020-01-05T00:57:00Z"/>
                <w:rFonts w:ascii="Calibri" w:eastAsia="Times New Roman" w:hAnsi="Calibri" w:cs="Calibri"/>
                <w:b/>
                <w:bCs/>
                <w:color w:val="000000"/>
                <w:lang w:val="en-GB"/>
              </w:rPr>
            </w:pPr>
            <w:ins w:id="7418" w:author="tedo gogoladze" w:date="2020-01-05T00:57:00Z">
              <w:r w:rsidRPr="00862023">
                <w:rPr>
                  <w:rFonts w:ascii="Calibri" w:eastAsia="Times New Roman" w:hAnsi="Calibri" w:cs="Calibri"/>
                  <w:b/>
                  <w:bCs/>
                  <w:color w:val="000000"/>
                  <w:lang w:val="en-GB"/>
                </w:rPr>
                <w:t>antecedent variable</w:t>
              </w:r>
            </w:ins>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0EB79F6C" w14:textId="77777777" w:rsidR="00C07ADC" w:rsidRPr="00862023" w:rsidRDefault="00C07ADC" w:rsidP="00C07ADC">
            <w:pPr>
              <w:spacing w:after="0"/>
              <w:rPr>
                <w:ins w:id="7419" w:author="tedo gogoladze" w:date="2020-01-05T00:57:00Z"/>
                <w:rFonts w:ascii="Calibri" w:eastAsia="Times New Roman" w:hAnsi="Calibri" w:cs="Calibri"/>
                <w:b/>
                <w:bCs/>
                <w:color w:val="000000"/>
                <w:lang w:val="en-GB"/>
              </w:rPr>
            </w:pPr>
            <w:ins w:id="7420" w:author="tedo gogoladze" w:date="2020-01-05T00:57:00Z">
              <w:r w:rsidRPr="00862023">
                <w:rPr>
                  <w:rFonts w:ascii="Calibri" w:eastAsia="Times New Roman" w:hAnsi="Calibri" w:cs="Calibri"/>
                  <w:b/>
                  <w:bCs/>
                  <w:color w:val="000000"/>
                  <w:lang w:val="en-GB"/>
                </w:rPr>
                <w:t>antecedent value</w:t>
              </w:r>
            </w:ins>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356B997F" w14:textId="77777777" w:rsidR="00C07ADC" w:rsidRPr="00862023" w:rsidRDefault="00C07ADC" w:rsidP="00C07ADC">
            <w:pPr>
              <w:spacing w:after="0"/>
              <w:rPr>
                <w:ins w:id="7421" w:author="tedo gogoladze" w:date="2020-01-05T00:57:00Z"/>
                <w:rFonts w:ascii="Calibri" w:eastAsia="Times New Roman" w:hAnsi="Calibri" w:cs="Calibri"/>
                <w:b/>
                <w:bCs/>
                <w:color w:val="000000"/>
                <w:lang w:val="en-GB"/>
              </w:rPr>
            </w:pPr>
            <w:ins w:id="7422" w:author="tedo gogoladze" w:date="2020-01-05T00:57:00Z">
              <w:r w:rsidRPr="00862023">
                <w:rPr>
                  <w:rFonts w:ascii="Calibri" w:eastAsia="Times New Roman" w:hAnsi="Calibri" w:cs="Calibri"/>
                  <w:b/>
                  <w:bCs/>
                  <w:color w:val="000000"/>
                  <w:lang w:val="en-GB"/>
                </w:rPr>
                <w:t>consequent variable</w:t>
              </w:r>
            </w:ins>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7BEC7DDE" w14:textId="77777777" w:rsidR="00C07ADC" w:rsidRPr="00862023" w:rsidRDefault="00C07ADC" w:rsidP="00C07ADC">
            <w:pPr>
              <w:spacing w:after="0"/>
              <w:rPr>
                <w:ins w:id="7423" w:author="tedo gogoladze" w:date="2020-01-05T00:57:00Z"/>
                <w:rFonts w:ascii="Calibri" w:eastAsia="Times New Roman" w:hAnsi="Calibri" w:cs="Calibri"/>
                <w:b/>
                <w:bCs/>
                <w:color w:val="000000"/>
                <w:lang w:val="en-GB"/>
              </w:rPr>
            </w:pPr>
            <w:ins w:id="7424" w:author="tedo gogoladze" w:date="2020-01-05T00:57:00Z">
              <w:r w:rsidRPr="00862023">
                <w:rPr>
                  <w:rFonts w:ascii="Calibri" w:eastAsia="Times New Roman" w:hAnsi="Calibri" w:cs="Calibri"/>
                  <w:b/>
                  <w:bCs/>
                  <w:color w:val="000000"/>
                  <w:lang w:val="en-GB"/>
                </w:rPr>
                <w:t>consequent value</w:t>
              </w:r>
            </w:ins>
          </w:p>
        </w:tc>
      </w:tr>
      <w:tr w:rsidR="00C07ADC" w:rsidRPr="004A4B49" w14:paraId="13BE3756" w14:textId="77777777" w:rsidTr="00C07ADC">
        <w:trPr>
          <w:trHeight w:val="300"/>
          <w:ins w:id="7425"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E289740" w14:textId="77777777" w:rsidR="00C07ADC" w:rsidRPr="00862023" w:rsidRDefault="00C07ADC" w:rsidP="00C07ADC">
            <w:pPr>
              <w:spacing w:after="0"/>
              <w:rPr>
                <w:ins w:id="7426" w:author="tedo gogoladze" w:date="2020-01-05T00:57:00Z"/>
                <w:rFonts w:ascii="Calibri" w:eastAsia="Times New Roman" w:hAnsi="Calibri" w:cs="Calibri"/>
                <w:color w:val="000000"/>
                <w:lang w:val="en-GB"/>
              </w:rPr>
            </w:pPr>
            <w:ins w:id="7427" w:author="tedo gogoladze" w:date="2020-01-05T00:57:00Z">
              <w:r w:rsidRPr="00862023">
                <w:rPr>
                  <w:rFonts w:ascii="Calibri" w:eastAsia="Times New Roman" w:hAnsi="Calibri" w:cs="Calibri"/>
                  <w:color w:val="000000"/>
                  <w:lang w:val="en-GB"/>
                </w:rPr>
                <w:t>priority</w:t>
              </w:r>
            </w:ins>
          </w:p>
        </w:tc>
        <w:tc>
          <w:tcPr>
            <w:tcW w:w="1740" w:type="dxa"/>
            <w:tcBorders>
              <w:top w:val="nil"/>
              <w:left w:val="nil"/>
              <w:bottom w:val="single" w:sz="4" w:space="0" w:color="auto"/>
              <w:right w:val="single" w:sz="4" w:space="0" w:color="auto"/>
            </w:tcBorders>
            <w:shd w:val="clear" w:color="auto" w:fill="auto"/>
            <w:noWrap/>
            <w:vAlign w:val="bottom"/>
            <w:hideMark/>
          </w:tcPr>
          <w:p w14:paraId="763F70E0" w14:textId="77777777" w:rsidR="00C07ADC" w:rsidRPr="00862023" w:rsidRDefault="00C07ADC" w:rsidP="00C07ADC">
            <w:pPr>
              <w:spacing w:after="0"/>
              <w:rPr>
                <w:ins w:id="7428" w:author="tedo gogoladze" w:date="2020-01-05T00:57:00Z"/>
                <w:rFonts w:ascii="Calibri" w:eastAsia="Times New Roman" w:hAnsi="Calibri" w:cs="Calibri"/>
                <w:color w:val="000000"/>
                <w:lang w:val="en-GB"/>
              </w:rPr>
            </w:pPr>
            <w:ins w:id="7429" w:author="tedo gogoladze" w:date="2020-01-05T00:57:00Z">
              <w:r w:rsidRPr="00862023">
                <w:rPr>
                  <w:rFonts w:ascii="Calibri" w:eastAsia="Times New Roman" w:hAnsi="Calibri" w:cs="Calibri"/>
                  <w:color w:val="000000"/>
                  <w:lang w:val="en-GB"/>
                </w:rPr>
                <w:t xml:space="preserve"> high</w:t>
              </w:r>
            </w:ins>
          </w:p>
        </w:tc>
        <w:tc>
          <w:tcPr>
            <w:tcW w:w="2020" w:type="dxa"/>
            <w:tcBorders>
              <w:top w:val="nil"/>
              <w:left w:val="nil"/>
              <w:bottom w:val="single" w:sz="4" w:space="0" w:color="auto"/>
              <w:right w:val="single" w:sz="4" w:space="0" w:color="auto"/>
            </w:tcBorders>
            <w:shd w:val="clear" w:color="auto" w:fill="auto"/>
            <w:noWrap/>
            <w:vAlign w:val="bottom"/>
            <w:hideMark/>
          </w:tcPr>
          <w:p w14:paraId="7ADA40AD" w14:textId="77777777" w:rsidR="00C07ADC" w:rsidRPr="00862023" w:rsidRDefault="00C07ADC" w:rsidP="00C07ADC">
            <w:pPr>
              <w:spacing w:after="0"/>
              <w:rPr>
                <w:ins w:id="7430" w:author="tedo gogoladze" w:date="2020-01-05T00:57:00Z"/>
                <w:rFonts w:ascii="Calibri" w:eastAsia="Times New Roman" w:hAnsi="Calibri" w:cs="Calibri"/>
                <w:color w:val="000000"/>
                <w:lang w:val="en-GB"/>
              </w:rPr>
            </w:pPr>
            <w:ins w:id="7431" w:author="tedo gogoladze" w:date="2020-01-05T00:57:00Z">
              <w:r w:rsidRPr="00862023">
                <w:rPr>
                  <w:rFonts w:ascii="Calibri" w:eastAsia="Times New Roman" w:hAnsi="Calibri" w:cs="Calibri"/>
                  <w:color w:val="000000"/>
                  <w:lang w:val="en-GB"/>
                </w:rPr>
                <w:t>Perception</w:t>
              </w:r>
            </w:ins>
          </w:p>
        </w:tc>
        <w:tc>
          <w:tcPr>
            <w:tcW w:w="1780" w:type="dxa"/>
            <w:tcBorders>
              <w:top w:val="nil"/>
              <w:left w:val="nil"/>
              <w:bottom w:val="single" w:sz="4" w:space="0" w:color="auto"/>
              <w:right w:val="single" w:sz="4" w:space="0" w:color="auto"/>
            </w:tcBorders>
            <w:shd w:val="clear" w:color="auto" w:fill="auto"/>
            <w:noWrap/>
            <w:vAlign w:val="bottom"/>
            <w:hideMark/>
          </w:tcPr>
          <w:p w14:paraId="21F01E11" w14:textId="77777777" w:rsidR="00C07ADC" w:rsidRPr="00862023" w:rsidRDefault="00C07ADC" w:rsidP="00C07ADC">
            <w:pPr>
              <w:spacing w:after="0"/>
              <w:rPr>
                <w:ins w:id="7432" w:author="tedo gogoladze" w:date="2020-01-05T00:57:00Z"/>
                <w:rFonts w:ascii="Calibri" w:eastAsia="Times New Roman" w:hAnsi="Calibri" w:cs="Calibri"/>
                <w:color w:val="000000"/>
                <w:lang w:val="en-GB"/>
              </w:rPr>
            </w:pPr>
            <w:ins w:id="7433" w:author="tedo gogoladze" w:date="2020-01-05T00:57:00Z">
              <w:r w:rsidRPr="00862023">
                <w:rPr>
                  <w:rFonts w:ascii="Calibri" w:eastAsia="Times New Roman" w:hAnsi="Calibri" w:cs="Calibri"/>
                  <w:color w:val="000000"/>
                  <w:lang w:val="en-GB"/>
                </w:rPr>
                <w:t xml:space="preserve"> sensing</w:t>
              </w:r>
            </w:ins>
          </w:p>
        </w:tc>
      </w:tr>
      <w:tr w:rsidR="00C07ADC" w:rsidRPr="004A4B49" w14:paraId="04D32289" w14:textId="77777777" w:rsidTr="00C07ADC">
        <w:trPr>
          <w:trHeight w:val="300"/>
          <w:ins w:id="7434"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35DAAD3" w14:textId="77777777" w:rsidR="00C07ADC" w:rsidRPr="00862023" w:rsidRDefault="00C07ADC" w:rsidP="00C07ADC">
            <w:pPr>
              <w:spacing w:after="0"/>
              <w:rPr>
                <w:ins w:id="7435" w:author="tedo gogoladze" w:date="2020-01-05T00:57:00Z"/>
                <w:rFonts w:ascii="Calibri" w:eastAsia="Times New Roman" w:hAnsi="Calibri" w:cs="Calibri"/>
                <w:color w:val="000000"/>
                <w:lang w:val="en-GB"/>
              </w:rPr>
            </w:pPr>
            <w:ins w:id="7436" w:author="tedo gogoladze" w:date="2020-01-05T00:57:00Z">
              <w:r w:rsidRPr="00862023">
                <w:rPr>
                  <w:rFonts w:ascii="Calibri" w:eastAsia="Times New Roman" w:hAnsi="Calibri" w:cs="Calibri"/>
                  <w:color w:val="000000"/>
                  <w:lang w:val="en-GB"/>
                </w:rPr>
                <w:t>priority</w:t>
              </w:r>
            </w:ins>
          </w:p>
        </w:tc>
        <w:tc>
          <w:tcPr>
            <w:tcW w:w="1740" w:type="dxa"/>
            <w:tcBorders>
              <w:top w:val="nil"/>
              <w:left w:val="nil"/>
              <w:bottom w:val="single" w:sz="4" w:space="0" w:color="auto"/>
              <w:right w:val="single" w:sz="4" w:space="0" w:color="auto"/>
            </w:tcBorders>
            <w:shd w:val="clear" w:color="auto" w:fill="auto"/>
            <w:noWrap/>
            <w:vAlign w:val="bottom"/>
            <w:hideMark/>
          </w:tcPr>
          <w:p w14:paraId="3B6F0631" w14:textId="77777777" w:rsidR="00C07ADC" w:rsidRPr="00862023" w:rsidRDefault="00C07ADC" w:rsidP="00C07ADC">
            <w:pPr>
              <w:spacing w:after="0"/>
              <w:rPr>
                <w:ins w:id="7437" w:author="tedo gogoladze" w:date="2020-01-05T00:57:00Z"/>
                <w:rFonts w:ascii="Calibri" w:eastAsia="Times New Roman" w:hAnsi="Calibri" w:cs="Calibri"/>
                <w:color w:val="000000"/>
                <w:lang w:val="en-GB"/>
              </w:rPr>
            </w:pPr>
            <w:ins w:id="7438" w:author="tedo gogoladze" w:date="2020-01-05T00:57:00Z">
              <w:r w:rsidRPr="00862023">
                <w:rPr>
                  <w:rFonts w:ascii="Calibri" w:eastAsia="Times New Roman" w:hAnsi="Calibri" w:cs="Calibri"/>
                  <w:color w:val="000000"/>
                  <w:lang w:val="en-GB"/>
                </w:rPr>
                <w:t xml:space="preserve"> low</w:t>
              </w:r>
            </w:ins>
          </w:p>
        </w:tc>
        <w:tc>
          <w:tcPr>
            <w:tcW w:w="2020" w:type="dxa"/>
            <w:tcBorders>
              <w:top w:val="nil"/>
              <w:left w:val="nil"/>
              <w:bottom w:val="single" w:sz="4" w:space="0" w:color="auto"/>
              <w:right w:val="single" w:sz="4" w:space="0" w:color="auto"/>
            </w:tcBorders>
            <w:shd w:val="clear" w:color="auto" w:fill="auto"/>
            <w:noWrap/>
            <w:vAlign w:val="bottom"/>
            <w:hideMark/>
          </w:tcPr>
          <w:p w14:paraId="2D4D5FB7" w14:textId="77777777" w:rsidR="00C07ADC" w:rsidRPr="00862023" w:rsidRDefault="00C07ADC" w:rsidP="00C07ADC">
            <w:pPr>
              <w:spacing w:after="0"/>
              <w:rPr>
                <w:ins w:id="7439" w:author="tedo gogoladze" w:date="2020-01-05T00:57:00Z"/>
                <w:rFonts w:ascii="Calibri" w:eastAsia="Times New Roman" w:hAnsi="Calibri" w:cs="Calibri"/>
                <w:color w:val="000000"/>
                <w:lang w:val="en-GB"/>
              </w:rPr>
            </w:pPr>
            <w:ins w:id="7440" w:author="tedo gogoladze" w:date="2020-01-05T00:57:00Z">
              <w:r w:rsidRPr="00862023">
                <w:rPr>
                  <w:rFonts w:ascii="Calibri" w:eastAsia="Times New Roman" w:hAnsi="Calibri" w:cs="Calibri"/>
                  <w:color w:val="000000"/>
                  <w:lang w:val="en-GB"/>
                </w:rPr>
                <w:t>Perception</w:t>
              </w:r>
            </w:ins>
          </w:p>
        </w:tc>
        <w:tc>
          <w:tcPr>
            <w:tcW w:w="1780" w:type="dxa"/>
            <w:tcBorders>
              <w:top w:val="nil"/>
              <w:left w:val="nil"/>
              <w:bottom w:val="single" w:sz="4" w:space="0" w:color="auto"/>
              <w:right w:val="single" w:sz="4" w:space="0" w:color="auto"/>
            </w:tcBorders>
            <w:shd w:val="clear" w:color="auto" w:fill="auto"/>
            <w:noWrap/>
            <w:vAlign w:val="bottom"/>
            <w:hideMark/>
          </w:tcPr>
          <w:p w14:paraId="0C5DC820" w14:textId="77777777" w:rsidR="00C07ADC" w:rsidRPr="00862023" w:rsidRDefault="00C07ADC" w:rsidP="00C07ADC">
            <w:pPr>
              <w:spacing w:after="0"/>
              <w:rPr>
                <w:ins w:id="7441" w:author="tedo gogoladze" w:date="2020-01-05T00:57:00Z"/>
                <w:rFonts w:ascii="Calibri" w:eastAsia="Times New Roman" w:hAnsi="Calibri" w:cs="Calibri"/>
                <w:color w:val="000000"/>
                <w:lang w:val="en-GB"/>
              </w:rPr>
            </w:pPr>
            <w:ins w:id="7442" w:author="tedo gogoladze" w:date="2020-01-05T00:57:00Z">
              <w:r w:rsidRPr="00862023">
                <w:rPr>
                  <w:rFonts w:ascii="Calibri" w:eastAsia="Times New Roman" w:hAnsi="Calibri" w:cs="Calibri"/>
                  <w:color w:val="000000"/>
                  <w:lang w:val="en-GB"/>
                </w:rPr>
                <w:t xml:space="preserve"> intuitive</w:t>
              </w:r>
            </w:ins>
          </w:p>
        </w:tc>
      </w:tr>
      <w:tr w:rsidR="00C07ADC" w:rsidRPr="004A4B49" w14:paraId="52DF2EA7" w14:textId="77777777" w:rsidTr="00C07ADC">
        <w:trPr>
          <w:trHeight w:val="300"/>
          <w:ins w:id="7443"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2E08A02" w14:textId="77777777" w:rsidR="00C07ADC" w:rsidRPr="00862023" w:rsidRDefault="00C07ADC" w:rsidP="00C07ADC">
            <w:pPr>
              <w:spacing w:after="0"/>
              <w:rPr>
                <w:ins w:id="7444" w:author="tedo gogoladze" w:date="2020-01-05T00:57:00Z"/>
                <w:rFonts w:ascii="Calibri" w:eastAsia="Times New Roman" w:hAnsi="Calibri" w:cs="Calibri"/>
                <w:color w:val="000000"/>
                <w:lang w:val="en-GB"/>
              </w:rPr>
            </w:pPr>
            <w:ins w:id="7445" w:author="tedo gogoladze" w:date="2020-01-05T00:57:00Z">
              <w:r w:rsidRPr="00862023">
                <w:rPr>
                  <w:rFonts w:ascii="Calibri" w:eastAsia="Times New Roman" w:hAnsi="Calibri" w:cs="Calibri"/>
                  <w:color w:val="000000"/>
                  <w:lang w:val="en-GB"/>
                </w:rPr>
                <w:t>time</w:t>
              </w:r>
            </w:ins>
          </w:p>
        </w:tc>
        <w:tc>
          <w:tcPr>
            <w:tcW w:w="1740" w:type="dxa"/>
            <w:tcBorders>
              <w:top w:val="nil"/>
              <w:left w:val="nil"/>
              <w:bottom w:val="single" w:sz="4" w:space="0" w:color="auto"/>
              <w:right w:val="single" w:sz="4" w:space="0" w:color="auto"/>
            </w:tcBorders>
            <w:shd w:val="clear" w:color="auto" w:fill="auto"/>
            <w:noWrap/>
            <w:vAlign w:val="bottom"/>
            <w:hideMark/>
          </w:tcPr>
          <w:p w14:paraId="6B1B36F5" w14:textId="77777777" w:rsidR="00C07ADC" w:rsidRPr="00862023" w:rsidRDefault="00C07ADC" w:rsidP="00C07ADC">
            <w:pPr>
              <w:spacing w:after="0"/>
              <w:rPr>
                <w:ins w:id="7446" w:author="tedo gogoladze" w:date="2020-01-05T00:57:00Z"/>
                <w:rFonts w:ascii="Calibri" w:eastAsia="Times New Roman" w:hAnsi="Calibri" w:cs="Calibri"/>
                <w:color w:val="000000"/>
                <w:lang w:val="en-GB"/>
              </w:rPr>
            </w:pPr>
            <w:ins w:id="7447" w:author="tedo gogoladze" w:date="2020-01-05T00:57:00Z">
              <w:r w:rsidRPr="00862023">
                <w:rPr>
                  <w:rFonts w:ascii="Calibri" w:eastAsia="Times New Roman" w:hAnsi="Calibri" w:cs="Calibri"/>
                  <w:color w:val="000000"/>
                  <w:lang w:val="en-GB"/>
                </w:rPr>
                <w:t xml:space="preserve"> low</w:t>
              </w:r>
            </w:ins>
          </w:p>
        </w:tc>
        <w:tc>
          <w:tcPr>
            <w:tcW w:w="2020" w:type="dxa"/>
            <w:tcBorders>
              <w:top w:val="nil"/>
              <w:left w:val="nil"/>
              <w:bottom w:val="single" w:sz="4" w:space="0" w:color="auto"/>
              <w:right w:val="single" w:sz="4" w:space="0" w:color="auto"/>
            </w:tcBorders>
            <w:shd w:val="clear" w:color="auto" w:fill="auto"/>
            <w:noWrap/>
            <w:vAlign w:val="bottom"/>
            <w:hideMark/>
          </w:tcPr>
          <w:p w14:paraId="0E1832BE" w14:textId="77777777" w:rsidR="00C07ADC" w:rsidRPr="00862023" w:rsidRDefault="00C07ADC" w:rsidP="00C07ADC">
            <w:pPr>
              <w:spacing w:after="0"/>
              <w:rPr>
                <w:ins w:id="7448" w:author="tedo gogoladze" w:date="2020-01-05T00:57:00Z"/>
                <w:rFonts w:ascii="Calibri" w:eastAsia="Times New Roman" w:hAnsi="Calibri" w:cs="Calibri"/>
                <w:color w:val="000000"/>
                <w:lang w:val="en-GB"/>
              </w:rPr>
            </w:pPr>
            <w:ins w:id="7449" w:author="tedo gogoladze" w:date="2020-01-05T00:57:00Z">
              <w:r w:rsidRPr="00862023">
                <w:rPr>
                  <w:rFonts w:ascii="Calibri" w:eastAsia="Times New Roman" w:hAnsi="Calibri" w:cs="Calibri"/>
                  <w:color w:val="000000"/>
                  <w:lang w:val="en-GB"/>
                </w:rPr>
                <w:t>Perception</w:t>
              </w:r>
            </w:ins>
          </w:p>
        </w:tc>
        <w:tc>
          <w:tcPr>
            <w:tcW w:w="1780" w:type="dxa"/>
            <w:tcBorders>
              <w:top w:val="nil"/>
              <w:left w:val="nil"/>
              <w:bottom w:val="single" w:sz="4" w:space="0" w:color="auto"/>
              <w:right w:val="single" w:sz="4" w:space="0" w:color="auto"/>
            </w:tcBorders>
            <w:shd w:val="clear" w:color="auto" w:fill="auto"/>
            <w:noWrap/>
            <w:vAlign w:val="bottom"/>
            <w:hideMark/>
          </w:tcPr>
          <w:p w14:paraId="515F5F7D" w14:textId="77777777" w:rsidR="00C07ADC" w:rsidRPr="00862023" w:rsidRDefault="00C07ADC" w:rsidP="00C07ADC">
            <w:pPr>
              <w:spacing w:after="0"/>
              <w:rPr>
                <w:ins w:id="7450" w:author="tedo gogoladze" w:date="2020-01-05T00:57:00Z"/>
                <w:rFonts w:ascii="Calibri" w:eastAsia="Times New Roman" w:hAnsi="Calibri" w:cs="Calibri"/>
                <w:color w:val="000000"/>
                <w:lang w:val="en-GB"/>
              </w:rPr>
            </w:pPr>
            <w:ins w:id="7451" w:author="tedo gogoladze" w:date="2020-01-05T00:57:00Z">
              <w:r w:rsidRPr="00862023">
                <w:rPr>
                  <w:rFonts w:ascii="Calibri" w:eastAsia="Times New Roman" w:hAnsi="Calibri" w:cs="Calibri"/>
                  <w:color w:val="000000"/>
                  <w:lang w:val="en-GB"/>
                </w:rPr>
                <w:t xml:space="preserve"> intuitive</w:t>
              </w:r>
            </w:ins>
          </w:p>
        </w:tc>
      </w:tr>
      <w:tr w:rsidR="00C07ADC" w:rsidRPr="004A4B49" w14:paraId="36A48D48" w14:textId="77777777" w:rsidTr="00C07ADC">
        <w:trPr>
          <w:trHeight w:val="300"/>
          <w:ins w:id="7452"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70D9A41" w14:textId="77777777" w:rsidR="00C07ADC" w:rsidRPr="00862023" w:rsidRDefault="00C07ADC" w:rsidP="00C07ADC">
            <w:pPr>
              <w:spacing w:after="0"/>
              <w:rPr>
                <w:ins w:id="7453" w:author="tedo gogoladze" w:date="2020-01-05T00:57:00Z"/>
                <w:rFonts w:ascii="Calibri" w:eastAsia="Times New Roman" w:hAnsi="Calibri" w:cs="Calibri"/>
                <w:color w:val="000000"/>
                <w:lang w:val="en-GB"/>
              </w:rPr>
            </w:pPr>
            <w:ins w:id="7454" w:author="tedo gogoladze" w:date="2020-01-05T00:57:00Z">
              <w:r w:rsidRPr="00862023">
                <w:rPr>
                  <w:rFonts w:ascii="Calibri" w:eastAsia="Times New Roman" w:hAnsi="Calibri" w:cs="Calibri"/>
                  <w:color w:val="000000"/>
                  <w:lang w:val="en-GB"/>
                </w:rPr>
                <w:t>time</w:t>
              </w:r>
            </w:ins>
          </w:p>
        </w:tc>
        <w:tc>
          <w:tcPr>
            <w:tcW w:w="1740" w:type="dxa"/>
            <w:tcBorders>
              <w:top w:val="nil"/>
              <w:left w:val="nil"/>
              <w:bottom w:val="single" w:sz="4" w:space="0" w:color="auto"/>
              <w:right w:val="single" w:sz="4" w:space="0" w:color="auto"/>
            </w:tcBorders>
            <w:shd w:val="clear" w:color="auto" w:fill="auto"/>
            <w:noWrap/>
            <w:vAlign w:val="bottom"/>
            <w:hideMark/>
          </w:tcPr>
          <w:p w14:paraId="3FE3846F" w14:textId="77777777" w:rsidR="00C07ADC" w:rsidRPr="00862023" w:rsidRDefault="00C07ADC" w:rsidP="00C07ADC">
            <w:pPr>
              <w:spacing w:after="0"/>
              <w:rPr>
                <w:ins w:id="7455" w:author="tedo gogoladze" w:date="2020-01-05T00:57:00Z"/>
                <w:rFonts w:ascii="Calibri" w:eastAsia="Times New Roman" w:hAnsi="Calibri" w:cs="Calibri"/>
                <w:color w:val="000000"/>
                <w:lang w:val="en-GB"/>
              </w:rPr>
            </w:pPr>
            <w:ins w:id="7456" w:author="tedo gogoladze" w:date="2020-01-05T00:57:00Z">
              <w:r w:rsidRPr="00862023">
                <w:rPr>
                  <w:rFonts w:ascii="Calibri" w:eastAsia="Times New Roman" w:hAnsi="Calibri" w:cs="Calibri"/>
                  <w:color w:val="000000"/>
                  <w:lang w:val="en-GB"/>
                </w:rPr>
                <w:t xml:space="preserve"> high</w:t>
              </w:r>
            </w:ins>
          </w:p>
        </w:tc>
        <w:tc>
          <w:tcPr>
            <w:tcW w:w="2020" w:type="dxa"/>
            <w:tcBorders>
              <w:top w:val="nil"/>
              <w:left w:val="nil"/>
              <w:bottom w:val="single" w:sz="4" w:space="0" w:color="auto"/>
              <w:right w:val="single" w:sz="4" w:space="0" w:color="auto"/>
            </w:tcBorders>
            <w:shd w:val="clear" w:color="auto" w:fill="auto"/>
            <w:noWrap/>
            <w:vAlign w:val="bottom"/>
            <w:hideMark/>
          </w:tcPr>
          <w:p w14:paraId="165C617B" w14:textId="77777777" w:rsidR="00C07ADC" w:rsidRPr="00862023" w:rsidRDefault="00C07ADC" w:rsidP="00C07ADC">
            <w:pPr>
              <w:spacing w:after="0"/>
              <w:rPr>
                <w:ins w:id="7457" w:author="tedo gogoladze" w:date="2020-01-05T00:57:00Z"/>
                <w:rFonts w:ascii="Calibri" w:eastAsia="Times New Roman" w:hAnsi="Calibri" w:cs="Calibri"/>
                <w:color w:val="000000"/>
                <w:lang w:val="en-GB"/>
              </w:rPr>
            </w:pPr>
            <w:ins w:id="7458" w:author="tedo gogoladze" w:date="2020-01-05T00:57:00Z">
              <w:r w:rsidRPr="00862023">
                <w:rPr>
                  <w:rFonts w:ascii="Calibri" w:eastAsia="Times New Roman" w:hAnsi="Calibri" w:cs="Calibri"/>
                  <w:color w:val="000000"/>
                  <w:lang w:val="en-GB"/>
                </w:rPr>
                <w:t>Perception</w:t>
              </w:r>
            </w:ins>
          </w:p>
        </w:tc>
        <w:tc>
          <w:tcPr>
            <w:tcW w:w="1780" w:type="dxa"/>
            <w:tcBorders>
              <w:top w:val="nil"/>
              <w:left w:val="nil"/>
              <w:bottom w:val="single" w:sz="4" w:space="0" w:color="auto"/>
              <w:right w:val="single" w:sz="4" w:space="0" w:color="auto"/>
            </w:tcBorders>
            <w:shd w:val="clear" w:color="auto" w:fill="auto"/>
            <w:noWrap/>
            <w:vAlign w:val="bottom"/>
            <w:hideMark/>
          </w:tcPr>
          <w:p w14:paraId="71146646" w14:textId="77777777" w:rsidR="00C07ADC" w:rsidRPr="00862023" w:rsidRDefault="00C07ADC" w:rsidP="00C07ADC">
            <w:pPr>
              <w:spacing w:after="0"/>
              <w:rPr>
                <w:ins w:id="7459" w:author="tedo gogoladze" w:date="2020-01-05T00:57:00Z"/>
                <w:rFonts w:ascii="Calibri" w:eastAsia="Times New Roman" w:hAnsi="Calibri" w:cs="Calibri"/>
                <w:color w:val="000000"/>
                <w:lang w:val="en-GB"/>
              </w:rPr>
            </w:pPr>
            <w:ins w:id="7460" w:author="tedo gogoladze" w:date="2020-01-05T00:57:00Z">
              <w:r w:rsidRPr="00862023">
                <w:rPr>
                  <w:rFonts w:ascii="Calibri" w:eastAsia="Times New Roman" w:hAnsi="Calibri" w:cs="Calibri"/>
                  <w:color w:val="000000"/>
                  <w:lang w:val="en-GB"/>
                </w:rPr>
                <w:t xml:space="preserve"> sensing</w:t>
              </w:r>
            </w:ins>
          </w:p>
        </w:tc>
      </w:tr>
      <w:tr w:rsidR="00C07ADC" w:rsidRPr="004A4B49" w14:paraId="13C2C94B" w14:textId="77777777" w:rsidTr="00C07ADC">
        <w:trPr>
          <w:trHeight w:val="300"/>
          <w:ins w:id="7461"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1CCD4C0" w14:textId="77777777" w:rsidR="00C07ADC" w:rsidRPr="00862023" w:rsidRDefault="00C07ADC" w:rsidP="00C07ADC">
            <w:pPr>
              <w:spacing w:after="0"/>
              <w:rPr>
                <w:ins w:id="7462" w:author="tedo gogoladze" w:date="2020-01-05T00:57:00Z"/>
                <w:rFonts w:ascii="Calibri" w:eastAsia="Times New Roman" w:hAnsi="Calibri" w:cs="Calibri"/>
                <w:color w:val="000000"/>
                <w:lang w:val="en-GB"/>
              </w:rPr>
            </w:pPr>
            <w:ins w:id="7463" w:author="tedo gogoladze" w:date="2020-01-05T00:57:00Z">
              <w:r w:rsidRPr="00862023">
                <w:rPr>
                  <w:rFonts w:ascii="Calibri" w:eastAsia="Times New Roman" w:hAnsi="Calibri" w:cs="Calibri"/>
                  <w:color w:val="000000"/>
                  <w:lang w:val="en-GB"/>
                </w:rPr>
                <w:t>status</w:t>
              </w:r>
            </w:ins>
          </w:p>
        </w:tc>
        <w:tc>
          <w:tcPr>
            <w:tcW w:w="1740" w:type="dxa"/>
            <w:tcBorders>
              <w:top w:val="nil"/>
              <w:left w:val="nil"/>
              <w:bottom w:val="single" w:sz="4" w:space="0" w:color="auto"/>
              <w:right w:val="single" w:sz="4" w:space="0" w:color="auto"/>
            </w:tcBorders>
            <w:shd w:val="clear" w:color="auto" w:fill="auto"/>
            <w:noWrap/>
            <w:vAlign w:val="bottom"/>
            <w:hideMark/>
          </w:tcPr>
          <w:p w14:paraId="0A0AC28A" w14:textId="77777777" w:rsidR="00C07ADC" w:rsidRPr="00862023" w:rsidRDefault="00C07ADC" w:rsidP="00C07ADC">
            <w:pPr>
              <w:spacing w:after="0"/>
              <w:rPr>
                <w:ins w:id="7464" w:author="tedo gogoladze" w:date="2020-01-05T00:57:00Z"/>
                <w:rFonts w:ascii="Calibri" w:eastAsia="Times New Roman" w:hAnsi="Calibri" w:cs="Calibri"/>
                <w:color w:val="000000"/>
                <w:lang w:val="en-GB"/>
              </w:rPr>
            </w:pPr>
            <w:ins w:id="7465" w:author="tedo gogoladze" w:date="2020-01-05T00:57:00Z">
              <w:r w:rsidRPr="00862023">
                <w:rPr>
                  <w:rFonts w:ascii="Calibri" w:eastAsia="Times New Roman" w:hAnsi="Calibri" w:cs="Calibri"/>
                  <w:color w:val="000000"/>
                  <w:lang w:val="en-GB"/>
                </w:rPr>
                <w:t xml:space="preserve"> done</w:t>
              </w:r>
            </w:ins>
          </w:p>
        </w:tc>
        <w:tc>
          <w:tcPr>
            <w:tcW w:w="2020" w:type="dxa"/>
            <w:tcBorders>
              <w:top w:val="nil"/>
              <w:left w:val="nil"/>
              <w:bottom w:val="single" w:sz="4" w:space="0" w:color="auto"/>
              <w:right w:val="single" w:sz="4" w:space="0" w:color="auto"/>
            </w:tcBorders>
            <w:shd w:val="clear" w:color="auto" w:fill="auto"/>
            <w:noWrap/>
            <w:vAlign w:val="bottom"/>
            <w:hideMark/>
          </w:tcPr>
          <w:p w14:paraId="59D5D41D" w14:textId="77777777" w:rsidR="00C07ADC" w:rsidRPr="00862023" w:rsidRDefault="00C07ADC" w:rsidP="00C07ADC">
            <w:pPr>
              <w:spacing w:after="0"/>
              <w:rPr>
                <w:ins w:id="7466" w:author="tedo gogoladze" w:date="2020-01-05T00:57:00Z"/>
                <w:rFonts w:ascii="Calibri" w:eastAsia="Times New Roman" w:hAnsi="Calibri" w:cs="Calibri"/>
                <w:color w:val="000000"/>
                <w:lang w:val="en-GB"/>
              </w:rPr>
            </w:pPr>
            <w:ins w:id="7467" w:author="tedo gogoladze" w:date="2020-01-05T00:57:00Z">
              <w:r w:rsidRPr="00862023">
                <w:rPr>
                  <w:rFonts w:ascii="Calibri" w:eastAsia="Times New Roman" w:hAnsi="Calibri" w:cs="Calibri"/>
                  <w:color w:val="000000"/>
                  <w:lang w:val="en-GB"/>
                </w:rPr>
                <w:t>Perception</w:t>
              </w:r>
            </w:ins>
          </w:p>
        </w:tc>
        <w:tc>
          <w:tcPr>
            <w:tcW w:w="1780" w:type="dxa"/>
            <w:tcBorders>
              <w:top w:val="nil"/>
              <w:left w:val="nil"/>
              <w:bottom w:val="single" w:sz="4" w:space="0" w:color="auto"/>
              <w:right w:val="single" w:sz="4" w:space="0" w:color="auto"/>
            </w:tcBorders>
            <w:shd w:val="clear" w:color="auto" w:fill="auto"/>
            <w:noWrap/>
            <w:vAlign w:val="bottom"/>
            <w:hideMark/>
          </w:tcPr>
          <w:p w14:paraId="7B374E46" w14:textId="77777777" w:rsidR="00C07ADC" w:rsidRPr="00862023" w:rsidRDefault="00C07ADC" w:rsidP="00C07ADC">
            <w:pPr>
              <w:spacing w:after="0"/>
              <w:rPr>
                <w:ins w:id="7468" w:author="tedo gogoladze" w:date="2020-01-05T00:57:00Z"/>
                <w:rFonts w:ascii="Calibri" w:eastAsia="Times New Roman" w:hAnsi="Calibri" w:cs="Calibri"/>
                <w:color w:val="000000"/>
                <w:lang w:val="en-GB"/>
              </w:rPr>
            </w:pPr>
            <w:ins w:id="7469" w:author="tedo gogoladze" w:date="2020-01-05T00:57:00Z">
              <w:r w:rsidRPr="00862023">
                <w:rPr>
                  <w:rFonts w:ascii="Calibri" w:eastAsia="Times New Roman" w:hAnsi="Calibri" w:cs="Calibri"/>
                  <w:color w:val="000000"/>
                  <w:lang w:val="en-GB"/>
                </w:rPr>
                <w:t xml:space="preserve"> intuitive</w:t>
              </w:r>
            </w:ins>
          </w:p>
        </w:tc>
      </w:tr>
      <w:tr w:rsidR="00C07ADC" w:rsidRPr="004A4B49" w14:paraId="35C1A043" w14:textId="77777777" w:rsidTr="00C07ADC">
        <w:trPr>
          <w:trHeight w:val="300"/>
          <w:ins w:id="7470"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2B11172" w14:textId="77777777" w:rsidR="00C07ADC" w:rsidRPr="00862023" w:rsidRDefault="00C07ADC" w:rsidP="00C07ADC">
            <w:pPr>
              <w:spacing w:after="0"/>
              <w:rPr>
                <w:ins w:id="7471" w:author="tedo gogoladze" w:date="2020-01-05T00:57:00Z"/>
                <w:rFonts w:ascii="Calibri" w:eastAsia="Times New Roman" w:hAnsi="Calibri" w:cs="Calibri"/>
                <w:color w:val="000000"/>
                <w:lang w:val="en-GB"/>
              </w:rPr>
            </w:pPr>
            <w:ins w:id="7472" w:author="tedo gogoladze" w:date="2020-01-05T00:57:00Z">
              <w:r w:rsidRPr="00862023">
                <w:rPr>
                  <w:rFonts w:ascii="Calibri" w:eastAsia="Times New Roman" w:hAnsi="Calibri" w:cs="Calibri"/>
                  <w:color w:val="000000"/>
                  <w:lang w:val="en-GB"/>
                </w:rPr>
                <w:t>Perception</w:t>
              </w:r>
            </w:ins>
          </w:p>
        </w:tc>
        <w:tc>
          <w:tcPr>
            <w:tcW w:w="1740" w:type="dxa"/>
            <w:tcBorders>
              <w:top w:val="nil"/>
              <w:left w:val="nil"/>
              <w:bottom w:val="single" w:sz="4" w:space="0" w:color="auto"/>
              <w:right w:val="single" w:sz="4" w:space="0" w:color="auto"/>
            </w:tcBorders>
            <w:shd w:val="clear" w:color="auto" w:fill="auto"/>
            <w:noWrap/>
            <w:vAlign w:val="bottom"/>
            <w:hideMark/>
          </w:tcPr>
          <w:p w14:paraId="4DF71C07" w14:textId="77777777" w:rsidR="00C07ADC" w:rsidRPr="00862023" w:rsidRDefault="00C07ADC" w:rsidP="00C07ADC">
            <w:pPr>
              <w:spacing w:after="0"/>
              <w:rPr>
                <w:ins w:id="7473" w:author="tedo gogoladze" w:date="2020-01-05T00:57:00Z"/>
                <w:rFonts w:ascii="Calibri" w:eastAsia="Times New Roman" w:hAnsi="Calibri" w:cs="Calibri"/>
                <w:color w:val="000000"/>
                <w:lang w:val="en-GB"/>
              </w:rPr>
            </w:pPr>
            <w:ins w:id="7474" w:author="tedo gogoladze" w:date="2020-01-05T00:57:00Z">
              <w:r w:rsidRPr="00862023">
                <w:rPr>
                  <w:rFonts w:ascii="Calibri" w:eastAsia="Times New Roman" w:hAnsi="Calibri" w:cs="Calibri"/>
                  <w:color w:val="000000"/>
                  <w:lang w:val="en-GB"/>
                </w:rPr>
                <w:t xml:space="preserve"> intuitive</w:t>
              </w:r>
            </w:ins>
          </w:p>
        </w:tc>
        <w:tc>
          <w:tcPr>
            <w:tcW w:w="2020" w:type="dxa"/>
            <w:tcBorders>
              <w:top w:val="nil"/>
              <w:left w:val="nil"/>
              <w:bottom w:val="single" w:sz="4" w:space="0" w:color="auto"/>
              <w:right w:val="single" w:sz="4" w:space="0" w:color="auto"/>
            </w:tcBorders>
            <w:shd w:val="clear" w:color="auto" w:fill="auto"/>
            <w:noWrap/>
            <w:vAlign w:val="bottom"/>
            <w:hideMark/>
          </w:tcPr>
          <w:p w14:paraId="1BFB1BAD" w14:textId="77777777" w:rsidR="00C07ADC" w:rsidRPr="00862023" w:rsidRDefault="00C07ADC" w:rsidP="00C07ADC">
            <w:pPr>
              <w:spacing w:after="0"/>
              <w:rPr>
                <w:ins w:id="7475" w:author="tedo gogoladze" w:date="2020-01-05T00:57:00Z"/>
                <w:rFonts w:ascii="Calibri" w:eastAsia="Times New Roman" w:hAnsi="Calibri" w:cs="Calibri"/>
                <w:color w:val="000000"/>
                <w:lang w:val="en-GB"/>
              </w:rPr>
            </w:pPr>
            <w:ins w:id="7476" w:author="tedo gogoladze" w:date="2020-01-05T00:57:00Z">
              <w:r w:rsidRPr="00862023">
                <w:rPr>
                  <w:rFonts w:ascii="Calibri" w:eastAsia="Times New Roman" w:hAnsi="Calibri" w:cs="Calibri"/>
                  <w:color w:val="000000"/>
                  <w:lang w:val="en-GB"/>
                </w:rPr>
                <w:t>time</w:t>
              </w:r>
            </w:ins>
          </w:p>
        </w:tc>
        <w:tc>
          <w:tcPr>
            <w:tcW w:w="1780" w:type="dxa"/>
            <w:tcBorders>
              <w:top w:val="nil"/>
              <w:left w:val="nil"/>
              <w:bottom w:val="single" w:sz="4" w:space="0" w:color="auto"/>
              <w:right w:val="single" w:sz="4" w:space="0" w:color="auto"/>
            </w:tcBorders>
            <w:shd w:val="clear" w:color="auto" w:fill="auto"/>
            <w:noWrap/>
            <w:vAlign w:val="bottom"/>
            <w:hideMark/>
          </w:tcPr>
          <w:p w14:paraId="0B617B3E" w14:textId="77777777" w:rsidR="00C07ADC" w:rsidRPr="00862023" w:rsidRDefault="00C07ADC" w:rsidP="00C07ADC">
            <w:pPr>
              <w:spacing w:after="0"/>
              <w:rPr>
                <w:ins w:id="7477" w:author="tedo gogoladze" w:date="2020-01-05T00:57:00Z"/>
                <w:rFonts w:ascii="Calibri" w:eastAsia="Times New Roman" w:hAnsi="Calibri" w:cs="Calibri"/>
                <w:color w:val="000000"/>
                <w:lang w:val="en-GB"/>
              </w:rPr>
            </w:pPr>
            <w:ins w:id="7478" w:author="tedo gogoladze" w:date="2020-01-05T00:57:00Z">
              <w:r w:rsidRPr="00862023">
                <w:rPr>
                  <w:rFonts w:ascii="Calibri" w:eastAsia="Times New Roman" w:hAnsi="Calibri" w:cs="Calibri"/>
                  <w:color w:val="000000"/>
                  <w:lang w:val="en-GB"/>
                </w:rPr>
                <w:t xml:space="preserve"> low</w:t>
              </w:r>
            </w:ins>
          </w:p>
        </w:tc>
      </w:tr>
      <w:tr w:rsidR="00C07ADC" w:rsidRPr="004A4B49" w14:paraId="5ECCAFE8" w14:textId="77777777" w:rsidTr="00C07ADC">
        <w:trPr>
          <w:trHeight w:val="300"/>
          <w:ins w:id="7479"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02E00A8" w14:textId="77777777" w:rsidR="00C07ADC" w:rsidRPr="00862023" w:rsidRDefault="00C07ADC" w:rsidP="00C07ADC">
            <w:pPr>
              <w:spacing w:after="0"/>
              <w:rPr>
                <w:ins w:id="7480" w:author="tedo gogoladze" w:date="2020-01-05T00:57:00Z"/>
                <w:rFonts w:ascii="Calibri" w:eastAsia="Times New Roman" w:hAnsi="Calibri" w:cs="Calibri"/>
                <w:color w:val="000000"/>
                <w:lang w:val="en-GB"/>
              </w:rPr>
            </w:pPr>
            <w:ins w:id="7481" w:author="tedo gogoladze" w:date="2020-01-05T00:57:00Z">
              <w:r w:rsidRPr="00862023">
                <w:rPr>
                  <w:rFonts w:ascii="Calibri" w:eastAsia="Times New Roman" w:hAnsi="Calibri" w:cs="Calibri"/>
                  <w:color w:val="000000"/>
                  <w:lang w:val="en-GB"/>
                </w:rPr>
                <w:t>Perception</w:t>
              </w:r>
            </w:ins>
          </w:p>
        </w:tc>
        <w:tc>
          <w:tcPr>
            <w:tcW w:w="1740" w:type="dxa"/>
            <w:tcBorders>
              <w:top w:val="nil"/>
              <w:left w:val="nil"/>
              <w:bottom w:val="single" w:sz="4" w:space="0" w:color="auto"/>
              <w:right w:val="single" w:sz="4" w:space="0" w:color="auto"/>
            </w:tcBorders>
            <w:shd w:val="clear" w:color="auto" w:fill="auto"/>
            <w:noWrap/>
            <w:vAlign w:val="bottom"/>
            <w:hideMark/>
          </w:tcPr>
          <w:p w14:paraId="5FDC1076" w14:textId="77777777" w:rsidR="00C07ADC" w:rsidRPr="00862023" w:rsidRDefault="00C07ADC" w:rsidP="00C07ADC">
            <w:pPr>
              <w:spacing w:after="0"/>
              <w:rPr>
                <w:ins w:id="7482" w:author="tedo gogoladze" w:date="2020-01-05T00:57:00Z"/>
                <w:rFonts w:ascii="Calibri" w:eastAsia="Times New Roman" w:hAnsi="Calibri" w:cs="Calibri"/>
                <w:color w:val="000000"/>
                <w:lang w:val="en-GB"/>
              </w:rPr>
            </w:pPr>
            <w:ins w:id="7483" w:author="tedo gogoladze" w:date="2020-01-05T00:57:00Z">
              <w:r w:rsidRPr="00862023">
                <w:rPr>
                  <w:rFonts w:ascii="Calibri" w:eastAsia="Times New Roman" w:hAnsi="Calibri" w:cs="Calibri"/>
                  <w:color w:val="000000"/>
                  <w:lang w:val="en-GB"/>
                </w:rPr>
                <w:t xml:space="preserve"> intuitive</w:t>
              </w:r>
            </w:ins>
          </w:p>
        </w:tc>
        <w:tc>
          <w:tcPr>
            <w:tcW w:w="2020" w:type="dxa"/>
            <w:tcBorders>
              <w:top w:val="nil"/>
              <w:left w:val="nil"/>
              <w:bottom w:val="single" w:sz="4" w:space="0" w:color="auto"/>
              <w:right w:val="single" w:sz="4" w:space="0" w:color="auto"/>
            </w:tcBorders>
            <w:shd w:val="clear" w:color="auto" w:fill="auto"/>
            <w:noWrap/>
            <w:vAlign w:val="bottom"/>
            <w:hideMark/>
          </w:tcPr>
          <w:p w14:paraId="18705A22" w14:textId="77777777" w:rsidR="00C07ADC" w:rsidRPr="00862023" w:rsidRDefault="00C07ADC" w:rsidP="00C07ADC">
            <w:pPr>
              <w:spacing w:after="0"/>
              <w:rPr>
                <w:ins w:id="7484" w:author="tedo gogoladze" w:date="2020-01-05T00:57:00Z"/>
                <w:rFonts w:ascii="Calibri" w:eastAsia="Times New Roman" w:hAnsi="Calibri" w:cs="Calibri"/>
                <w:color w:val="000000"/>
                <w:lang w:val="en-GB"/>
              </w:rPr>
            </w:pPr>
            <w:ins w:id="7485" w:author="tedo gogoladze" w:date="2020-01-05T00:57:00Z">
              <w:r>
                <w:rPr>
                  <w:rFonts w:ascii="Calibri" w:eastAsia="Times New Roman" w:hAnsi="Calibri" w:cs="Calibri"/>
                  <w:color w:val="000000"/>
                  <w:lang w:val="en-GB"/>
                </w:rPr>
                <w:t xml:space="preserve">Effort </w:t>
              </w:r>
              <w:r w:rsidRPr="00862023">
                <w:rPr>
                  <w:rFonts w:ascii="Calibri" w:eastAsia="Times New Roman" w:hAnsi="Calibri" w:cs="Calibri"/>
                  <w:color w:val="000000"/>
                  <w:lang w:val="en-GB"/>
                </w:rPr>
                <w:t>estimation</w:t>
              </w:r>
            </w:ins>
          </w:p>
        </w:tc>
        <w:tc>
          <w:tcPr>
            <w:tcW w:w="1780" w:type="dxa"/>
            <w:tcBorders>
              <w:top w:val="nil"/>
              <w:left w:val="nil"/>
              <w:bottom w:val="single" w:sz="4" w:space="0" w:color="auto"/>
              <w:right w:val="single" w:sz="4" w:space="0" w:color="auto"/>
            </w:tcBorders>
            <w:shd w:val="clear" w:color="auto" w:fill="auto"/>
            <w:noWrap/>
            <w:vAlign w:val="bottom"/>
            <w:hideMark/>
          </w:tcPr>
          <w:p w14:paraId="293E86F8" w14:textId="77777777" w:rsidR="00C07ADC" w:rsidRPr="00862023" w:rsidRDefault="00C07ADC" w:rsidP="00C07ADC">
            <w:pPr>
              <w:spacing w:after="0"/>
              <w:rPr>
                <w:ins w:id="7486" w:author="tedo gogoladze" w:date="2020-01-05T00:57:00Z"/>
                <w:rFonts w:ascii="Calibri" w:eastAsia="Times New Roman" w:hAnsi="Calibri" w:cs="Calibri"/>
                <w:color w:val="000000"/>
                <w:lang w:val="en-GB"/>
              </w:rPr>
            </w:pPr>
            <w:ins w:id="7487" w:author="tedo gogoladze" w:date="2020-01-05T00:57:00Z">
              <w:r w:rsidRPr="00862023">
                <w:rPr>
                  <w:rFonts w:ascii="Calibri" w:eastAsia="Times New Roman" w:hAnsi="Calibri" w:cs="Calibri"/>
                  <w:color w:val="000000"/>
                  <w:lang w:val="en-GB"/>
                </w:rPr>
                <w:t xml:space="preserve"> high</w:t>
              </w:r>
            </w:ins>
          </w:p>
        </w:tc>
      </w:tr>
      <w:tr w:rsidR="00C07ADC" w:rsidRPr="004A4B49" w14:paraId="4CBDF893" w14:textId="77777777" w:rsidTr="00C07ADC">
        <w:trPr>
          <w:trHeight w:val="300"/>
          <w:ins w:id="7488"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D8552FC" w14:textId="77777777" w:rsidR="00C07ADC" w:rsidRPr="00862023" w:rsidRDefault="00C07ADC" w:rsidP="00C07ADC">
            <w:pPr>
              <w:spacing w:after="0"/>
              <w:rPr>
                <w:ins w:id="7489" w:author="tedo gogoladze" w:date="2020-01-05T00:57:00Z"/>
                <w:rFonts w:ascii="Calibri" w:eastAsia="Times New Roman" w:hAnsi="Calibri" w:cs="Calibri"/>
                <w:color w:val="000000"/>
                <w:lang w:val="en-GB"/>
              </w:rPr>
            </w:pPr>
            <w:ins w:id="7490" w:author="tedo gogoladze" w:date="2020-01-05T00:57:00Z">
              <w:r>
                <w:rPr>
                  <w:rFonts w:ascii="Calibri" w:eastAsia="Times New Roman" w:hAnsi="Calibri" w:cs="Calibri"/>
                  <w:color w:val="000000"/>
                  <w:lang w:val="en-GB"/>
                </w:rPr>
                <w:t xml:space="preserve">Effort </w:t>
              </w:r>
              <w:r w:rsidRPr="00862023">
                <w:rPr>
                  <w:rFonts w:ascii="Calibri" w:eastAsia="Times New Roman" w:hAnsi="Calibri" w:cs="Calibri"/>
                  <w:color w:val="000000"/>
                  <w:lang w:val="en-GB"/>
                </w:rPr>
                <w:t>estimation</w:t>
              </w:r>
            </w:ins>
          </w:p>
        </w:tc>
        <w:tc>
          <w:tcPr>
            <w:tcW w:w="1740" w:type="dxa"/>
            <w:tcBorders>
              <w:top w:val="nil"/>
              <w:left w:val="nil"/>
              <w:bottom w:val="single" w:sz="4" w:space="0" w:color="auto"/>
              <w:right w:val="single" w:sz="4" w:space="0" w:color="auto"/>
            </w:tcBorders>
            <w:shd w:val="clear" w:color="auto" w:fill="auto"/>
            <w:noWrap/>
            <w:vAlign w:val="bottom"/>
            <w:hideMark/>
          </w:tcPr>
          <w:p w14:paraId="2ECD897B" w14:textId="77777777" w:rsidR="00C07ADC" w:rsidRPr="00862023" w:rsidRDefault="00C07ADC" w:rsidP="00C07ADC">
            <w:pPr>
              <w:spacing w:after="0"/>
              <w:rPr>
                <w:ins w:id="7491" w:author="tedo gogoladze" w:date="2020-01-05T00:57:00Z"/>
                <w:rFonts w:ascii="Calibri" w:eastAsia="Times New Roman" w:hAnsi="Calibri" w:cs="Calibri"/>
                <w:color w:val="000000"/>
                <w:lang w:val="en-GB"/>
              </w:rPr>
            </w:pPr>
            <w:ins w:id="7492" w:author="tedo gogoladze" w:date="2020-01-05T00:57:00Z">
              <w:r w:rsidRPr="00862023">
                <w:rPr>
                  <w:rFonts w:ascii="Calibri" w:eastAsia="Times New Roman" w:hAnsi="Calibri" w:cs="Calibri"/>
                  <w:color w:val="000000"/>
                  <w:lang w:val="en-GB"/>
                </w:rPr>
                <w:t xml:space="preserve"> high</w:t>
              </w:r>
            </w:ins>
          </w:p>
        </w:tc>
        <w:tc>
          <w:tcPr>
            <w:tcW w:w="2020" w:type="dxa"/>
            <w:tcBorders>
              <w:top w:val="nil"/>
              <w:left w:val="nil"/>
              <w:bottom w:val="single" w:sz="4" w:space="0" w:color="auto"/>
              <w:right w:val="single" w:sz="4" w:space="0" w:color="auto"/>
            </w:tcBorders>
            <w:shd w:val="clear" w:color="auto" w:fill="auto"/>
            <w:noWrap/>
            <w:vAlign w:val="bottom"/>
            <w:hideMark/>
          </w:tcPr>
          <w:p w14:paraId="1E1FF7F2" w14:textId="77777777" w:rsidR="00C07ADC" w:rsidRPr="00862023" w:rsidRDefault="00C07ADC" w:rsidP="00C07ADC">
            <w:pPr>
              <w:spacing w:after="0"/>
              <w:rPr>
                <w:ins w:id="7493" w:author="tedo gogoladze" w:date="2020-01-05T00:57:00Z"/>
                <w:rFonts w:ascii="Calibri" w:eastAsia="Times New Roman" w:hAnsi="Calibri" w:cs="Calibri"/>
                <w:color w:val="000000"/>
                <w:lang w:val="en-GB"/>
              </w:rPr>
            </w:pPr>
            <w:ins w:id="7494" w:author="tedo gogoladze" w:date="2020-01-05T00:57:00Z">
              <w:r w:rsidRPr="00862023">
                <w:rPr>
                  <w:rFonts w:ascii="Calibri" w:eastAsia="Times New Roman" w:hAnsi="Calibri" w:cs="Calibri"/>
                  <w:color w:val="000000"/>
                  <w:lang w:val="en-GB"/>
                </w:rPr>
                <w:t>Perception</w:t>
              </w:r>
            </w:ins>
          </w:p>
        </w:tc>
        <w:tc>
          <w:tcPr>
            <w:tcW w:w="1780" w:type="dxa"/>
            <w:tcBorders>
              <w:top w:val="nil"/>
              <w:left w:val="nil"/>
              <w:bottom w:val="single" w:sz="4" w:space="0" w:color="auto"/>
              <w:right w:val="single" w:sz="4" w:space="0" w:color="auto"/>
            </w:tcBorders>
            <w:shd w:val="clear" w:color="auto" w:fill="auto"/>
            <w:noWrap/>
            <w:vAlign w:val="bottom"/>
            <w:hideMark/>
          </w:tcPr>
          <w:p w14:paraId="4B77C499" w14:textId="77777777" w:rsidR="00C07ADC" w:rsidRPr="00862023" w:rsidRDefault="00C07ADC" w:rsidP="00C07ADC">
            <w:pPr>
              <w:spacing w:after="0"/>
              <w:rPr>
                <w:ins w:id="7495" w:author="tedo gogoladze" w:date="2020-01-05T00:57:00Z"/>
                <w:rFonts w:ascii="Calibri" w:eastAsia="Times New Roman" w:hAnsi="Calibri" w:cs="Calibri"/>
                <w:color w:val="000000"/>
                <w:lang w:val="en-GB"/>
              </w:rPr>
            </w:pPr>
            <w:ins w:id="7496" w:author="tedo gogoladze" w:date="2020-01-05T00:57:00Z">
              <w:r w:rsidRPr="00862023">
                <w:rPr>
                  <w:rFonts w:ascii="Calibri" w:eastAsia="Times New Roman" w:hAnsi="Calibri" w:cs="Calibri"/>
                  <w:color w:val="000000"/>
                  <w:lang w:val="en-GB"/>
                </w:rPr>
                <w:t xml:space="preserve"> intuitive</w:t>
              </w:r>
            </w:ins>
          </w:p>
        </w:tc>
      </w:tr>
      <w:tr w:rsidR="00C07ADC" w:rsidRPr="004A4B49" w14:paraId="7E1B198A" w14:textId="77777777" w:rsidTr="00C07ADC">
        <w:trPr>
          <w:trHeight w:val="300"/>
          <w:ins w:id="7497"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EF5F4D2" w14:textId="77777777" w:rsidR="00C07ADC" w:rsidRPr="00862023" w:rsidRDefault="00C07ADC" w:rsidP="00C07ADC">
            <w:pPr>
              <w:spacing w:after="0"/>
              <w:rPr>
                <w:ins w:id="7498" w:author="tedo gogoladze" w:date="2020-01-05T00:57:00Z"/>
                <w:rFonts w:ascii="Calibri" w:eastAsia="Times New Roman" w:hAnsi="Calibri" w:cs="Calibri"/>
                <w:color w:val="000000"/>
                <w:lang w:val="en-GB"/>
              </w:rPr>
            </w:pPr>
            <w:ins w:id="7499" w:author="tedo gogoladze" w:date="2020-01-05T00:57:00Z">
              <w:r w:rsidRPr="00862023">
                <w:rPr>
                  <w:rFonts w:ascii="Calibri" w:eastAsia="Times New Roman" w:hAnsi="Calibri" w:cs="Calibri"/>
                  <w:color w:val="000000"/>
                  <w:lang w:val="en-GB"/>
                </w:rPr>
                <w:lastRenderedPageBreak/>
                <w:t>Perception</w:t>
              </w:r>
            </w:ins>
          </w:p>
        </w:tc>
        <w:tc>
          <w:tcPr>
            <w:tcW w:w="1740" w:type="dxa"/>
            <w:tcBorders>
              <w:top w:val="nil"/>
              <w:left w:val="nil"/>
              <w:bottom w:val="single" w:sz="4" w:space="0" w:color="auto"/>
              <w:right w:val="single" w:sz="4" w:space="0" w:color="auto"/>
            </w:tcBorders>
            <w:shd w:val="clear" w:color="auto" w:fill="auto"/>
            <w:noWrap/>
            <w:vAlign w:val="bottom"/>
            <w:hideMark/>
          </w:tcPr>
          <w:p w14:paraId="2CBDF8D4" w14:textId="77777777" w:rsidR="00C07ADC" w:rsidRPr="00862023" w:rsidRDefault="00C07ADC" w:rsidP="00C07ADC">
            <w:pPr>
              <w:spacing w:after="0"/>
              <w:rPr>
                <w:ins w:id="7500" w:author="tedo gogoladze" w:date="2020-01-05T00:57:00Z"/>
                <w:rFonts w:ascii="Calibri" w:eastAsia="Times New Roman" w:hAnsi="Calibri" w:cs="Calibri"/>
                <w:color w:val="000000"/>
                <w:lang w:val="en-GB"/>
              </w:rPr>
            </w:pPr>
            <w:ins w:id="7501" w:author="tedo gogoladze" w:date="2020-01-05T00:57:00Z">
              <w:r w:rsidRPr="00862023">
                <w:rPr>
                  <w:rFonts w:ascii="Calibri" w:eastAsia="Times New Roman" w:hAnsi="Calibri" w:cs="Calibri"/>
                  <w:color w:val="000000"/>
                  <w:lang w:val="en-GB"/>
                </w:rPr>
                <w:t xml:space="preserve"> sensing</w:t>
              </w:r>
            </w:ins>
          </w:p>
        </w:tc>
        <w:tc>
          <w:tcPr>
            <w:tcW w:w="2020" w:type="dxa"/>
            <w:tcBorders>
              <w:top w:val="nil"/>
              <w:left w:val="nil"/>
              <w:bottom w:val="single" w:sz="4" w:space="0" w:color="auto"/>
              <w:right w:val="single" w:sz="4" w:space="0" w:color="auto"/>
            </w:tcBorders>
            <w:shd w:val="clear" w:color="auto" w:fill="auto"/>
            <w:noWrap/>
            <w:vAlign w:val="bottom"/>
            <w:hideMark/>
          </w:tcPr>
          <w:p w14:paraId="0EFF9D02" w14:textId="77777777" w:rsidR="00C07ADC" w:rsidRPr="00862023" w:rsidRDefault="00C07ADC" w:rsidP="00C07ADC">
            <w:pPr>
              <w:spacing w:after="0"/>
              <w:rPr>
                <w:ins w:id="7502" w:author="tedo gogoladze" w:date="2020-01-05T00:57:00Z"/>
                <w:rFonts w:ascii="Calibri" w:eastAsia="Times New Roman" w:hAnsi="Calibri" w:cs="Calibri"/>
                <w:color w:val="000000"/>
                <w:lang w:val="en-GB"/>
              </w:rPr>
            </w:pPr>
            <w:ins w:id="7503" w:author="tedo gogoladze" w:date="2020-01-05T00:57:00Z">
              <w:r w:rsidRPr="00862023">
                <w:rPr>
                  <w:rFonts w:ascii="Calibri" w:eastAsia="Times New Roman" w:hAnsi="Calibri" w:cs="Calibri"/>
                  <w:color w:val="000000"/>
                  <w:lang w:val="en-GB"/>
                </w:rPr>
                <w:t>time</w:t>
              </w:r>
            </w:ins>
          </w:p>
        </w:tc>
        <w:tc>
          <w:tcPr>
            <w:tcW w:w="1780" w:type="dxa"/>
            <w:tcBorders>
              <w:top w:val="nil"/>
              <w:left w:val="nil"/>
              <w:bottom w:val="single" w:sz="4" w:space="0" w:color="auto"/>
              <w:right w:val="single" w:sz="4" w:space="0" w:color="auto"/>
            </w:tcBorders>
            <w:shd w:val="clear" w:color="auto" w:fill="auto"/>
            <w:noWrap/>
            <w:vAlign w:val="bottom"/>
            <w:hideMark/>
          </w:tcPr>
          <w:p w14:paraId="7F370DD8" w14:textId="77777777" w:rsidR="00C07ADC" w:rsidRPr="00862023" w:rsidRDefault="00C07ADC" w:rsidP="00C07ADC">
            <w:pPr>
              <w:spacing w:after="0"/>
              <w:rPr>
                <w:ins w:id="7504" w:author="tedo gogoladze" w:date="2020-01-05T00:57:00Z"/>
                <w:rFonts w:ascii="Calibri" w:eastAsia="Times New Roman" w:hAnsi="Calibri" w:cs="Calibri"/>
                <w:color w:val="000000"/>
                <w:lang w:val="en-GB"/>
              </w:rPr>
            </w:pPr>
            <w:ins w:id="7505" w:author="tedo gogoladze" w:date="2020-01-05T00:57:00Z">
              <w:r w:rsidRPr="00862023">
                <w:rPr>
                  <w:rFonts w:ascii="Calibri" w:eastAsia="Times New Roman" w:hAnsi="Calibri" w:cs="Calibri"/>
                  <w:color w:val="000000"/>
                  <w:lang w:val="en-GB"/>
                </w:rPr>
                <w:t xml:space="preserve"> high</w:t>
              </w:r>
            </w:ins>
          </w:p>
        </w:tc>
      </w:tr>
      <w:tr w:rsidR="00C07ADC" w:rsidRPr="004A4B49" w14:paraId="484A71FE" w14:textId="77777777" w:rsidTr="00C07ADC">
        <w:trPr>
          <w:trHeight w:val="300"/>
          <w:ins w:id="7506"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0AFCFEC" w14:textId="77777777" w:rsidR="00C07ADC" w:rsidRPr="00862023" w:rsidRDefault="00C07ADC" w:rsidP="00C07ADC">
            <w:pPr>
              <w:spacing w:after="0"/>
              <w:rPr>
                <w:ins w:id="7507" w:author="tedo gogoladze" w:date="2020-01-05T00:57:00Z"/>
                <w:rFonts w:ascii="Calibri" w:eastAsia="Times New Roman" w:hAnsi="Calibri" w:cs="Calibri"/>
                <w:color w:val="000000"/>
                <w:lang w:val="en-GB"/>
              </w:rPr>
            </w:pPr>
            <w:ins w:id="7508" w:author="tedo gogoladze" w:date="2020-01-05T00:57:00Z">
              <w:r w:rsidRPr="00862023">
                <w:rPr>
                  <w:rFonts w:ascii="Calibri" w:eastAsia="Times New Roman" w:hAnsi="Calibri" w:cs="Calibri"/>
                  <w:color w:val="000000"/>
                  <w:lang w:val="en-GB"/>
                </w:rPr>
                <w:t>Perception</w:t>
              </w:r>
            </w:ins>
          </w:p>
        </w:tc>
        <w:tc>
          <w:tcPr>
            <w:tcW w:w="1740" w:type="dxa"/>
            <w:tcBorders>
              <w:top w:val="nil"/>
              <w:left w:val="nil"/>
              <w:bottom w:val="single" w:sz="4" w:space="0" w:color="auto"/>
              <w:right w:val="single" w:sz="4" w:space="0" w:color="auto"/>
            </w:tcBorders>
            <w:shd w:val="clear" w:color="auto" w:fill="auto"/>
            <w:noWrap/>
            <w:vAlign w:val="bottom"/>
            <w:hideMark/>
          </w:tcPr>
          <w:p w14:paraId="23C87644" w14:textId="77777777" w:rsidR="00C07ADC" w:rsidRPr="00862023" w:rsidRDefault="00C07ADC" w:rsidP="00C07ADC">
            <w:pPr>
              <w:spacing w:after="0"/>
              <w:rPr>
                <w:ins w:id="7509" w:author="tedo gogoladze" w:date="2020-01-05T00:57:00Z"/>
                <w:rFonts w:ascii="Calibri" w:eastAsia="Times New Roman" w:hAnsi="Calibri" w:cs="Calibri"/>
                <w:color w:val="000000"/>
                <w:lang w:val="en-GB"/>
              </w:rPr>
            </w:pPr>
            <w:ins w:id="7510" w:author="tedo gogoladze" w:date="2020-01-05T00:57:00Z">
              <w:r w:rsidRPr="00862023">
                <w:rPr>
                  <w:rFonts w:ascii="Calibri" w:eastAsia="Times New Roman" w:hAnsi="Calibri" w:cs="Calibri"/>
                  <w:color w:val="000000"/>
                  <w:lang w:val="en-GB"/>
                </w:rPr>
                <w:t xml:space="preserve"> sensing</w:t>
              </w:r>
            </w:ins>
          </w:p>
        </w:tc>
        <w:tc>
          <w:tcPr>
            <w:tcW w:w="2020" w:type="dxa"/>
            <w:tcBorders>
              <w:top w:val="nil"/>
              <w:left w:val="nil"/>
              <w:bottom w:val="single" w:sz="4" w:space="0" w:color="auto"/>
              <w:right w:val="single" w:sz="4" w:space="0" w:color="auto"/>
            </w:tcBorders>
            <w:shd w:val="clear" w:color="auto" w:fill="auto"/>
            <w:noWrap/>
            <w:vAlign w:val="bottom"/>
            <w:hideMark/>
          </w:tcPr>
          <w:p w14:paraId="5C6DC6F9" w14:textId="77777777" w:rsidR="00C07ADC" w:rsidRPr="00862023" w:rsidRDefault="00C07ADC" w:rsidP="00C07ADC">
            <w:pPr>
              <w:spacing w:after="0"/>
              <w:rPr>
                <w:ins w:id="7511" w:author="tedo gogoladze" w:date="2020-01-05T00:57:00Z"/>
                <w:rFonts w:ascii="Calibri" w:eastAsia="Times New Roman" w:hAnsi="Calibri" w:cs="Calibri"/>
                <w:color w:val="000000"/>
                <w:lang w:val="en-GB"/>
              </w:rPr>
            </w:pPr>
            <w:ins w:id="7512" w:author="tedo gogoladze" w:date="2020-01-05T00:57:00Z">
              <w:r>
                <w:rPr>
                  <w:rFonts w:ascii="Calibri" w:eastAsia="Times New Roman" w:hAnsi="Calibri" w:cs="Calibri"/>
                  <w:color w:val="000000"/>
                  <w:lang w:val="en-GB"/>
                </w:rPr>
                <w:t xml:space="preserve">Effort </w:t>
              </w:r>
              <w:r w:rsidRPr="00862023">
                <w:rPr>
                  <w:rFonts w:ascii="Calibri" w:eastAsia="Times New Roman" w:hAnsi="Calibri" w:cs="Calibri"/>
                  <w:color w:val="000000"/>
                  <w:lang w:val="en-GB"/>
                </w:rPr>
                <w:t>estimation</w:t>
              </w:r>
            </w:ins>
          </w:p>
        </w:tc>
        <w:tc>
          <w:tcPr>
            <w:tcW w:w="1780" w:type="dxa"/>
            <w:tcBorders>
              <w:top w:val="nil"/>
              <w:left w:val="nil"/>
              <w:bottom w:val="single" w:sz="4" w:space="0" w:color="auto"/>
              <w:right w:val="single" w:sz="4" w:space="0" w:color="auto"/>
            </w:tcBorders>
            <w:shd w:val="clear" w:color="auto" w:fill="auto"/>
            <w:noWrap/>
            <w:vAlign w:val="bottom"/>
            <w:hideMark/>
          </w:tcPr>
          <w:p w14:paraId="7A77281A" w14:textId="77777777" w:rsidR="00C07ADC" w:rsidRPr="00862023" w:rsidRDefault="00C07ADC" w:rsidP="00C07ADC">
            <w:pPr>
              <w:spacing w:after="0"/>
              <w:rPr>
                <w:ins w:id="7513" w:author="tedo gogoladze" w:date="2020-01-05T00:57:00Z"/>
                <w:rFonts w:ascii="Calibri" w:eastAsia="Times New Roman" w:hAnsi="Calibri" w:cs="Calibri"/>
                <w:color w:val="000000"/>
                <w:lang w:val="en-GB"/>
              </w:rPr>
            </w:pPr>
            <w:ins w:id="7514" w:author="tedo gogoladze" w:date="2020-01-05T00:57:00Z">
              <w:r w:rsidRPr="00862023">
                <w:rPr>
                  <w:rFonts w:ascii="Calibri" w:eastAsia="Times New Roman" w:hAnsi="Calibri" w:cs="Calibri"/>
                  <w:color w:val="000000"/>
                  <w:lang w:val="en-GB"/>
                </w:rPr>
                <w:t xml:space="preserve"> high</w:t>
              </w:r>
            </w:ins>
          </w:p>
        </w:tc>
      </w:tr>
      <w:tr w:rsidR="00C07ADC" w:rsidRPr="004A4B49" w14:paraId="0D695FA1" w14:textId="77777777" w:rsidTr="00C07ADC">
        <w:trPr>
          <w:trHeight w:val="300"/>
          <w:ins w:id="7515"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B04038C" w14:textId="77777777" w:rsidR="00C07ADC" w:rsidRPr="00862023" w:rsidRDefault="00C07ADC" w:rsidP="00C07ADC">
            <w:pPr>
              <w:spacing w:after="0"/>
              <w:rPr>
                <w:ins w:id="7516" w:author="tedo gogoladze" w:date="2020-01-05T00:57:00Z"/>
                <w:rFonts w:ascii="Calibri" w:eastAsia="Times New Roman" w:hAnsi="Calibri" w:cs="Calibri"/>
                <w:color w:val="000000"/>
                <w:lang w:val="en-GB"/>
              </w:rPr>
            </w:pPr>
            <w:ins w:id="7517" w:author="tedo gogoladze" w:date="2020-01-05T00:57:00Z">
              <w:r>
                <w:rPr>
                  <w:rFonts w:ascii="Calibri" w:eastAsia="Times New Roman" w:hAnsi="Calibri" w:cs="Calibri"/>
                  <w:color w:val="000000"/>
                  <w:lang w:val="en-GB"/>
                </w:rPr>
                <w:t xml:space="preserve">Effort </w:t>
              </w:r>
              <w:r w:rsidRPr="00862023">
                <w:rPr>
                  <w:rFonts w:ascii="Calibri" w:eastAsia="Times New Roman" w:hAnsi="Calibri" w:cs="Calibri"/>
                  <w:color w:val="000000"/>
                  <w:lang w:val="en-GB"/>
                </w:rPr>
                <w:t>estimation</w:t>
              </w:r>
            </w:ins>
          </w:p>
        </w:tc>
        <w:tc>
          <w:tcPr>
            <w:tcW w:w="1740" w:type="dxa"/>
            <w:tcBorders>
              <w:top w:val="nil"/>
              <w:left w:val="nil"/>
              <w:bottom w:val="single" w:sz="4" w:space="0" w:color="auto"/>
              <w:right w:val="single" w:sz="4" w:space="0" w:color="auto"/>
            </w:tcBorders>
            <w:shd w:val="clear" w:color="auto" w:fill="auto"/>
            <w:noWrap/>
            <w:vAlign w:val="bottom"/>
            <w:hideMark/>
          </w:tcPr>
          <w:p w14:paraId="14090FBE" w14:textId="77777777" w:rsidR="00C07ADC" w:rsidRPr="00862023" w:rsidRDefault="00C07ADC" w:rsidP="00C07ADC">
            <w:pPr>
              <w:spacing w:after="0"/>
              <w:rPr>
                <w:ins w:id="7518" w:author="tedo gogoladze" w:date="2020-01-05T00:57:00Z"/>
                <w:rFonts w:ascii="Calibri" w:eastAsia="Times New Roman" w:hAnsi="Calibri" w:cs="Calibri"/>
                <w:color w:val="000000"/>
                <w:lang w:val="en-GB"/>
              </w:rPr>
            </w:pPr>
            <w:ins w:id="7519" w:author="tedo gogoladze" w:date="2020-01-05T00:57:00Z">
              <w:r w:rsidRPr="00862023">
                <w:rPr>
                  <w:rFonts w:ascii="Calibri" w:eastAsia="Times New Roman" w:hAnsi="Calibri" w:cs="Calibri"/>
                  <w:color w:val="000000"/>
                  <w:lang w:val="en-GB"/>
                </w:rPr>
                <w:t xml:space="preserve"> high</w:t>
              </w:r>
            </w:ins>
          </w:p>
        </w:tc>
        <w:tc>
          <w:tcPr>
            <w:tcW w:w="2020" w:type="dxa"/>
            <w:tcBorders>
              <w:top w:val="nil"/>
              <w:left w:val="nil"/>
              <w:bottom w:val="single" w:sz="4" w:space="0" w:color="auto"/>
              <w:right w:val="single" w:sz="4" w:space="0" w:color="auto"/>
            </w:tcBorders>
            <w:shd w:val="clear" w:color="auto" w:fill="auto"/>
            <w:noWrap/>
            <w:vAlign w:val="bottom"/>
            <w:hideMark/>
          </w:tcPr>
          <w:p w14:paraId="3AADA57E" w14:textId="77777777" w:rsidR="00C07ADC" w:rsidRPr="00862023" w:rsidRDefault="00C07ADC" w:rsidP="00C07ADC">
            <w:pPr>
              <w:spacing w:after="0"/>
              <w:rPr>
                <w:ins w:id="7520" w:author="tedo gogoladze" w:date="2020-01-05T00:57:00Z"/>
                <w:rFonts w:ascii="Calibri" w:eastAsia="Times New Roman" w:hAnsi="Calibri" w:cs="Calibri"/>
                <w:color w:val="000000"/>
                <w:lang w:val="en-GB"/>
              </w:rPr>
            </w:pPr>
            <w:ins w:id="7521" w:author="tedo gogoladze" w:date="2020-01-05T00:57:00Z">
              <w:r w:rsidRPr="00862023">
                <w:rPr>
                  <w:rFonts w:ascii="Calibri" w:eastAsia="Times New Roman" w:hAnsi="Calibri" w:cs="Calibri"/>
                  <w:color w:val="000000"/>
                  <w:lang w:val="en-GB"/>
                </w:rPr>
                <w:t>Processing</w:t>
              </w:r>
            </w:ins>
          </w:p>
        </w:tc>
        <w:tc>
          <w:tcPr>
            <w:tcW w:w="1780" w:type="dxa"/>
            <w:tcBorders>
              <w:top w:val="nil"/>
              <w:left w:val="nil"/>
              <w:bottom w:val="single" w:sz="4" w:space="0" w:color="auto"/>
              <w:right w:val="single" w:sz="4" w:space="0" w:color="auto"/>
            </w:tcBorders>
            <w:shd w:val="clear" w:color="auto" w:fill="auto"/>
            <w:noWrap/>
            <w:vAlign w:val="bottom"/>
            <w:hideMark/>
          </w:tcPr>
          <w:p w14:paraId="32B2B8D4" w14:textId="77777777" w:rsidR="00C07ADC" w:rsidRPr="00862023" w:rsidRDefault="00C07ADC" w:rsidP="00C07ADC">
            <w:pPr>
              <w:spacing w:after="0"/>
              <w:rPr>
                <w:ins w:id="7522" w:author="tedo gogoladze" w:date="2020-01-05T00:57:00Z"/>
                <w:rFonts w:ascii="Calibri" w:eastAsia="Times New Roman" w:hAnsi="Calibri" w:cs="Calibri"/>
                <w:color w:val="000000"/>
                <w:lang w:val="en-GB"/>
              </w:rPr>
            </w:pPr>
            <w:ins w:id="7523" w:author="tedo gogoladze" w:date="2020-01-05T00:57:00Z">
              <w:r w:rsidRPr="00862023">
                <w:rPr>
                  <w:rFonts w:ascii="Calibri" w:eastAsia="Times New Roman" w:hAnsi="Calibri" w:cs="Calibri"/>
                  <w:color w:val="000000"/>
                  <w:lang w:val="en-GB"/>
                </w:rPr>
                <w:t xml:space="preserve"> active</w:t>
              </w:r>
            </w:ins>
          </w:p>
        </w:tc>
      </w:tr>
      <w:tr w:rsidR="00C07ADC" w:rsidRPr="004A4B49" w14:paraId="734CCCC0" w14:textId="77777777" w:rsidTr="00C07ADC">
        <w:trPr>
          <w:trHeight w:val="300"/>
          <w:ins w:id="7524"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E866953" w14:textId="77777777" w:rsidR="00C07ADC" w:rsidRPr="00862023" w:rsidRDefault="00C07ADC" w:rsidP="00C07ADC">
            <w:pPr>
              <w:spacing w:after="0"/>
              <w:rPr>
                <w:ins w:id="7525" w:author="tedo gogoladze" w:date="2020-01-05T00:57:00Z"/>
                <w:rFonts w:ascii="Calibri" w:eastAsia="Times New Roman" w:hAnsi="Calibri" w:cs="Calibri"/>
                <w:color w:val="000000"/>
                <w:lang w:val="en-GB"/>
              </w:rPr>
            </w:pPr>
            <w:ins w:id="7526" w:author="tedo gogoladze" w:date="2020-01-05T00:57:00Z">
              <w:r w:rsidRPr="00862023">
                <w:rPr>
                  <w:rFonts w:ascii="Calibri" w:eastAsia="Times New Roman" w:hAnsi="Calibri" w:cs="Calibri"/>
                  <w:color w:val="000000"/>
                  <w:lang w:val="en-GB"/>
                </w:rPr>
                <w:t>time</w:t>
              </w:r>
            </w:ins>
          </w:p>
        </w:tc>
        <w:tc>
          <w:tcPr>
            <w:tcW w:w="1740" w:type="dxa"/>
            <w:tcBorders>
              <w:top w:val="nil"/>
              <w:left w:val="nil"/>
              <w:bottom w:val="single" w:sz="4" w:space="0" w:color="auto"/>
              <w:right w:val="single" w:sz="4" w:space="0" w:color="auto"/>
            </w:tcBorders>
            <w:shd w:val="clear" w:color="auto" w:fill="auto"/>
            <w:noWrap/>
            <w:vAlign w:val="bottom"/>
            <w:hideMark/>
          </w:tcPr>
          <w:p w14:paraId="258353B8" w14:textId="77777777" w:rsidR="00C07ADC" w:rsidRPr="00862023" w:rsidRDefault="00C07ADC" w:rsidP="00C07ADC">
            <w:pPr>
              <w:spacing w:after="0"/>
              <w:rPr>
                <w:ins w:id="7527" w:author="tedo gogoladze" w:date="2020-01-05T00:57:00Z"/>
                <w:rFonts w:ascii="Calibri" w:eastAsia="Times New Roman" w:hAnsi="Calibri" w:cs="Calibri"/>
                <w:color w:val="000000"/>
                <w:lang w:val="en-GB"/>
              </w:rPr>
            </w:pPr>
            <w:ins w:id="7528" w:author="tedo gogoladze" w:date="2020-01-05T00:57:00Z">
              <w:r w:rsidRPr="00862023">
                <w:rPr>
                  <w:rFonts w:ascii="Calibri" w:eastAsia="Times New Roman" w:hAnsi="Calibri" w:cs="Calibri"/>
                  <w:color w:val="000000"/>
                  <w:lang w:val="en-GB"/>
                </w:rPr>
                <w:t xml:space="preserve"> low</w:t>
              </w:r>
            </w:ins>
          </w:p>
        </w:tc>
        <w:tc>
          <w:tcPr>
            <w:tcW w:w="2020" w:type="dxa"/>
            <w:tcBorders>
              <w:top w:val="nil"/>
              <w:left w:val="nil"/>
              <w:bottom w:val="single" w:sz="4" w:space="0" w:color="auto"/>
              <w:right w:val="single" w:sz="4" w:space="0" w:color="auto"/>
            </w:tcBorders>
            <w:shd w:val="clear" w:color="auto" w:fill="auto"/>
            <w:noWrap/>
            <w:vAlign w:val="bottom"/>
            <w:hideMark/>
          </w:tcPr>
          <w:p w14:paraId="3A2F8705" w14:textId="77777777" w:rsidR="00C07ADC" w:rsidRPr="00862023" w:rsidRDefault="00C07ADC" w:rsidP="00C07ADC">
            <w:pPr>
              <w:spacing w:after="0"/>
              <w:rPr>
                <w:ins w:id="7529" w:author="tedo gogoladze" w:date="2020-01-05T00:57:00Z"/>
                <w:rFonts w:ascii="Calibri" w:eastAsia="Times New Roman" w:hAnsi="Calibri" w:cs="Calibri"/>
                <w:color w:val="000000"/>
                <w:lang w:val="en-GB"/>
              </w:rPr>
            </w:pPr>
            <w:ins w:id="7530" w:author="tedo gogoladze" w:date="2020-01-05T00:57:00Z">
              <w:r w:rsidRPr="00862023">
                <w:rPr>
                  <w:rFonts w:ascii="Calibri" w:eastAsia="Times New Roman" w:hAnsi="Calibri" w:cs="Calibri"/>
                  <w:color w:val="000000"/>
                  <w:lang w:val="en-GB"/>
                </w:rPr>
                <w:t>Processing</w:t>
              </w:r>
            </w:ins>
          </w:p>
        </w:tc>
        <w:tc>
          <w:tcPr>
            <w:tcW w:w="1780" w:type="dxa"/>
            <w:tcBorders>
              <w:top w:val="nil"/>
              <w:left w:val="nil"/>
              <w:bottom w:val="single" w:sz="4" w:space="0" w:color="auto"/>
              <w:right w:val="single" w:sz="4" w:space="0" w:color="auto"/>
            </w:tcBorders>
            <w:shd w:val="clear" w:color="auto" w:fill="auto"/>
            <w:noWrap/>
            <w:vAlign w:val="bottom"/>
            <w:hideMark/>
          </w:tcPr>
          <w:p w14:paraId="4C5BA81A" w14:textId="77777777" w:rsidR="00C07ADC" w:rsidRPr="00862023" w:rsidRDefault="00C07ADC" w:rsidP="00C07ADC">
            <w:pPr>
              <w:spacing w:after="0"/>
              <w:rPr>
                <w:ins w:id="7531" w:author="tedo gogoladze" w:date="2020-01-05T00:57:00Z"/>
                <w:rFonts w:ascii="Calibri" w:eastAsia="Times New Roman" w:hAnsi="Calibri" w:cs="Calibri"/>
                <w:color w:val="000000"/>
                <w:lang w:val="en-GB"/>
              </w:rPr>
            </w:pPr>
            <w:ins w:id="7532" w:author="tedo gogoladze" w:date="2020-01-05T00:57:00Z">
              <w:r w:rsidRPr="00862023">
                <w:rPr>
                  <w:rFonts w:ascii="Calibri" w:eastAsia="Times New Roman" w:hAnsi="Calibri" w:cs="Calibri"/>
                  <w:color w:val="000000"/>
                  <w:lang w:val="en-GB"/>
                </w:rPr>
                <w:t xml:space="preserve"> active</w:t>
              </w:r>
            </w:ins>
          </w:p>
        </w:tc>
      </w:tr>
      <w:tr w:rsidR="00C07ADC" w:rsidRPr="004A4B49" w14:paraId="22DD73F6" w14:textId="77777777" w:rsidTr="00C07ADC">
        <w:trPr>
          <w:trHeight w:val="300"/>
          <w:ins w:id="7533"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457E3C0" w14:textId="77777777" w:rsidR="00C07ADC" w:rsidRPr="00862023" w:rsidRDefault="00C07ADC" w:rsidP="00C07ADC">
            <w:pPr>
              <w:spacing w:after="0"/>
              <w:rPr>
                <w:ins w:id="7534" w:author="tedo gogoladze" w:date="2020-01-05T00:57:00Z"/>
                <w:rFonts w:ascii="Calibri" w:eastAsia="Times New Roman" w:hAnsi="Calibri" w:cs="Calibri"/>
                <w:color w:val="000000"/>
                <w:lang w:val="en-GB"/>
              </w:rPr>
            </w:pPr>
            <w:ins w:id="7535" w:author="tedo gogoladze" w:date="2020-01-05T00:57:00Z">
              <w:r w:rsidRPr="00862023">
                <w:rPr>
                  <w:rFonts w:ascii="Calibri" w:eastAsia="Times New Roman" w:hAnsi="Calibri" w:cs="Calibri"/>
                  <w:color w:val="000000"/>
                  <w:lang w:val="en-GB"/>
                </w:rPr>
                <w:t>priority</w:t>
              </w:r>
            </w:ins>
          </w:p>
        </w:tc>
        <w:tc>
          <w:tcPr>
            <w:tcW w:w="1740" w:type="dxa"/>
            <w:tcBorders>
              <w:top w:val="nil"/>
              <w:left w:val="nil"/>
              <w:bottom w:val="single" w:sz="4" w:space="0" w:color="auto"/>
              <w:right w:val="single" w:sz="4" w:space="0" w:color="auto"/>
            </w:tcBorders>
            <w:shd w:val="clear" w:color="auto" w:fill="auto"/>
            <w:noWrap/>
            <w:vAlign w:val="bottom"/>
            <w:hideMark/>
          </w:tcPr>
          <w:p w14:paraId="1AC91C49" w14:textId="77777777" w:rsidR="00C07ADC" w:rsidRPr="00862023" w:rsidRDefault="00C07ADC" w:rsidP="00C07ADC">
            <w:pPr>
              <w:spacing w:after="0"/>
              <w:rPr>
                <w:ins w:id="7536" w:author="tedo gogoladze" w:date="2020-01-05T00:57:00Z"/>
                <w:rFonts w:ascii="Calibri" w:eastAsia="Times New Roman" w:hAnsi="Calibri" w:cs="Calibri"/>
                <w:color w:val="000000"/>
                <w:lang w:val="en-GB"/>
              </w:rPr>
            </w:pPr>
            <w:ins w:id="7537" w:author="tedo gogoladze" w:date="2020-01-05T00:57:00Z">
              <w:r w:rsidRPr="00862023">
                <w:rPr>
                  <w:rFonts w:ascii="Calibri" w:eastAsia="Times New Roman" w:hAnsi="Calibri" w:cs="Calibri"/>
                  <w:color w:val="000000"/>
                  <w:lang w:val="en-GB"/>
                </w:rPr>
                <w:t xml:space="preserve"> low</w:t>
              </w:r>
            </w:ins>
          </w:p>
        </w:tc>
        <w:tc>
          <w:tcPr>
            <w:tcW w:w="2020" w:type="dxa"/>
            <w:tcBorders>
              <w:top w:val="nil"/>
              <w:left w:val="nil"/>
              <w:bottom w:val="single" w:sz="4" w:space="0" w:color="auto"/>
              <w:right w:val="single" w:sz="4" w:space="0" w:color="auto"/>
            </w:tcBorders>
            <w:shd w:val="clear" w:color="auto" w:fill="auto"/>
            <w:noWrap/>
            <w:vAlign w:val="bottom"/>
            <w:hideMark/>
          </w:tcPr>
          <w:p w14:paraId="304EE6B3" w14:textId="77777777" w:rsidR="00C07ADC" w:rsidRPr="00862023" w:rsidRDefault="00C07ADC" w:rsidP="00C07ADC">
            <w:pPr>
              <w:spacing w:after="0"/>
              <w:rPr>
                <w:ins w:id="7538" w:author="tedo gogoladze" w:date="2020-01-05T00:57:00Z"/>
                <w:rFonts w:ascii="Calibri" w:eastAsia="Times New Roman" w:hAnsi="Calibri" w:cs="Calibri"/>
                <w:color w:val="000000"/>
                <w:lang w:val="en-GB"/>
              </w:rPr>
            </w:pPr>
            <w:ins w:id="7539" w:author="tedo gogoladze" w:date="2020-01-05T00:57:00Z">
              <w:r w:rsidRPr="00862023">
                <w:rPr>
                  <w:rFonts w:ascii="Calibri" w:eastAsia="Times New Roman" w:hAnsi="Calibri" w:cs="Calibri"/>
                  <w:color w:val="000000"/>
                  <w:lang w:val="en-GB"/>
                </w:rPr>
                <w:t>Processing</w:t>
              </w:r>
            </w:ins>
          </w:p>
        </w:tc>
        <w:tc>
          <w:tcPr>
            <w:tcW w:w="1780" w:type="dxa"/>
            <w:tcBorders>
              <w:top w:val="nil"/>
              <w:left w:val="nil"/>
              <w:bottom w:val="single" w:sz="4" w:space="0" w:color="auto"/>
              <w:right w:val="single" w:sz="4" w:space="0" w:color="auto"/>
            </w:tcBorders>
            <w:shd w:val="clear" w:color="auto" w:fill="auto"/>
            <w:noWrap/>
            <w:vAlign w:val="bottom"/>
            <w:hideMark/>
          </w:tcPr>
          <w:p w14:paraId="5DF5341F" w14:textId="77777777" w:rsidR="00C07ADC" w:rsidRPr="00862023" w:rsidRDefault="00C07ADC" w:rsidP="00C07ADC">
            <w:pPr>
              <w:spacing w:after="0"/>
              <w:rPr>
                <w:ins w:id="7540" w:author="tedo gogoladze" w:date="2020-01-05T00:57:00Z"/>
                <w:rFonts w:ascii="Calibri" w:eastAsia="Times New Roman" w:hAnsi="Calibri" w:cs="Calibri"/>
                <w:color w:val="000000"/>
                <w:lang w:val="en-GB"/>
              </w:rPr>
            </w:pPr>
            <w:ins w:id="7541" w:author="tedo gogoladze" w:date="2020-01-05T00:57:00Z">
              <w:r w:rsidRPr="00862023">
                <w:rPr>
                  <w:rFonts w:ascii="Calibri" w:eastAsia="Times New Roman" w:hAnsi="Calibri" w:cs="Calibri"/>
                  <w:color w:val="000000"/>
                  <w:lang w:val="en-GB"/>
                </w:rPr>
                <w:t xml:space="preserve"> active</w:t>
              </w:r>
            </w:ins>
          </w:p>
        </w:tc>
      </w:tr>
      <w:tr w:rsidR="00C07ADC" w:rsidRPr="004A4B49" w14:paraId="50A49A06" w14:textId="77777777" w:rsidTr="00C07ADC">
        <w:trPr>
          <w:trHeight w:val="300"/>
          <w:ins w:id="7542"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4B67105" w14:textId="77777777" w:rsidR="00C07ADC" w:rsidRPr="00862023" w:rsidRDefault="00C07ADC" w:rsidP="00C07ADC">
            <w:pPr>
              <w:spacing w:after="0"/>
              <w:rPr>
                <w:ins w:id="7543" w:author="tedo gogoladze" w:date="2020-01-05T00:57:00Z"/>
                <w:rFonts w:ascii="Calibri" w:eastAsia="Times New Roman" w:hAnsi="Calibri" w:cs="Calibri"/>
                <w:color w:val="000000"/>
                <w:lang w:val="en-GB"/>
              </w:rPr>
            </w:pPr>
            <w:ins w:id="7544" w:author="tedo gogoladze" w:date="2020-01-05T00:57:00Z">
              <w:r w:rsidRPr="00862023">
                <w:rPr>
                  <w:rFonts w:ascii="Calibri" w:eastAsia="Times New Roman" w:hAnsi="Calibri" w:cs="Calibri"/>
                  <w:color w:val="000000"/>
                  <w:lang w:val="en-GB"/>
                </w:rPr>
                <w:t>Processing</w:t>
              </w:r>
            </w:ins>
          </w:p>
        </w:tc>
        <w:tc>
          <w:tcPr>
            <w:tcW w:w="1740" w:type="dxa"/>
            <w:tcBorders>
              <w:top w:val="nil"/>
              <w:left w:val="nil"/>
              <w:bottom w:val="single" w:sz="4" w:space="0" w:color="auto"/>
              <w:right w:val="single" w:sz="4" w:space="0" w:color="auto"/>
            </w:tcBorders>
            <w:shd w:val="clear" w:color="auto" w:fill="auto"/>
            <w:noWrap/>
            <w:vAlign w:val="bottom"/>
            <w:hideMark/>
          </w:tcPr>
          <w:p w14:paraId="061A9FB1" w14:textId="77777777" w:rsidR="00C07ADC" w:rsidRPr="00862023" w:rsidRDefault="00C07ADC" w:rsidP="00C07ADC">
            <w:pPr>
              <w:spacing w:after="0"/>
              <w:rPr>
                <w:ins w:id="7545" w:author="tedo gogoladze" w:date="2020-01-05T00:57:00Z"/>
                <w:rFonts w:ascii="Calibri" w:eastAsia="Times New Roman" w:hAnsi="Calibri" w:cs="Calibri"/>
                <w:color w:val="000000"/>
                <w:lang w:val="en-GB"/>
              </w:rPr>
            </w:pPr>
            <w:ins w:id="7546" w:author="tedo gogoladze" w:date="2020-01-05T00:57:00Z">
              <w:r w:rsidRPr="00862023">
                <w:rPr>
                  <w:rFonts w:ascii="Calibri" w:eastAsia="Times New Roman" w:hAnsi="Calibri" w:cs="Calibri"/>
                  <w:color w:val="000000"/>
                  <w:lang w:val="en-GB"/>
                </w:rPr>
                <w:t xml:space="preserve"> active</w:t>
              </w:r>
            </w:ins>
          </w:p>
        </w:tc>
        <w:tc>
          <w:tcPr>
            <w:tcW w:w="2020" w:type="dxa"/>
            <w:tcBorders>
              <w:top w:val="nil"/>
              <w:left w:val="nil"/>
              <w:bottom w:val="single" w:sz="4" w:space="0" w:color="auto"/>
              <w:right w:val="single" w:sz="4" w:space="0" w:color="auto"/>
            </w:tcBorders>
            <w:shd w:val="clear" w:color="auto" w:fill="auto"/>
            <w:noWrap/>
            <w:vAlign w:val="bottom"/>
            <w:hideMark/>
          </w:tcPr>
          <w:p w14:paraId="466CF8BB" w14:textId="77777777" w:rsidR="00C07ADC" w:rsidRPr="00862023" w:rsidRDefault="00C07ADC" w:rsidP="00C07ADC">
            <w:pPr>
              <w:spacing w:after="0"/>
              <w:rPr>
                <w:ins w:id="7547" w:author="tedo gogoladze" w:date="2020-01-05T00:57:00Z"/>
                <w:rFonts w:ascii="Calibri" w:eastAsia="Times New Roman" w:hAnsi="Calibri" w:cs="Calibri"/>
                <w:color w:val="000000"/>
                <w:lang w:val="en-GB"/>
              </w:rPr>
            </w:pPr>
            <w:ins w:id="7548" w:author="tedo gogoladze" w:date="2020-01-05T00:57:00Z">
              <w:r w:rsidRPr="00862023">
                <w:rPr>
                  <w:rFonts w:ascii="Calibri" w:eastAsia="Times New Roman" w:hAnsi="Calibri" w:cs="Calibri"/>
                  <w:color w:val="000000"/>
                  <w:lang w:val="en-GB"/>
                </w:rPr>
                <w:t>time</w:t>
              </w:r>
            </w:ins>
          </w:p>
        </w:tc>
        <w:tc>
          <w:tcPr>
            <w:tcW w:w="1780" w:type="dxa"/>
            <w:tcBorders>
              <w:top w:val="nil"/>
              <w:left w:val="nil"/>
              <w:bottom w:val="single" w:sz="4" w:space="0" w:color="auto"/>
              <w:right w:val="single" w:sz="4" w:space="0" w:color="auto"/>
            </w:tcBorders>
            <w:shd w:val="clear" w:color="auto" w:fill="auto"/>
            <w:noWrap/>
            <w:vAlign w:val="bottom"/>
            <w:hideMark/>
          </w:tcPr>
          <w:p w14:paraId="5D8EF6F2" w14:textId="77777777" w:rsidR="00C07ADC" w:rsidRPr="00862023" w:rsidRDefault="00C07ADC" w:rsidP="00C07ADC">
            <w:pPr>
              <w:spacing w:after="0"/>
              <w:rPr>
                <w:ins w:id="7549" w:author="tedo gogoladze" w:date="2020-01-05T00:57:00Z"/>
                <w:rFonts w:ascii="Calibri" w:eastAsia="Times New Roman" w:hAnsi="Calibri" w:cs="Calibri"/>
                <w:color w:val="000000"/>
                <w:lang w:val="en-GB"/>
              </w:rPr>
            </w:pPr>
            <w:ins w:id="7550" w:author="tedo gogoladze" w:date="2020-01-05T00:57:00Z">
              <w:r w:rsidRPr="00862023">
                <w:rPr>
                  <w:rFonts w:ascii="Calibri" w:eastAsia="Times New Roman" w:hAnsi="Calibri" w:cs="Calibri"/>
                  <w:color w:val="000000"/>
                  <w:lang w:val="en-GB"/>
                </w:rPr>
                <w:t xml:space="preserve"> low</w:t>
              </w:r>
            </w:ins>
          </w:p>
        </w:tc>
      </w:tr>
      <w:tr w:rsidR="00C07ADC" w:rsidRPr="004A4B49" w14:paraId="3013D8E2" w14:textId="77777777" w:rsidTr="00C07ADC">
        <w:trPr>
          <w:trHeight w:val="300"/>
          <w:ins w:id="7551"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B5B889" w14:textId="77777777" w:rsidR="00C07ADC" w:rsidRPr="00862023" w:rsidRDefault="00C07ADC" w:rsidP="00C07ADC">
            <w:pPr>
              <w:spacing w:after="0"/>
              <w:rPr>
                <w:ins w:id="7552" w:author="tedo gogoladze" w:date="2020-01-05T00:57:00Z"/>
                <w:rFonts w:ascii="Calibri" w:eastAsia="Times New Roman" w:hAnsi="Calibri" w:cs="Calibri"/>
                <w:color w:val="000000"/>
                <w:lang w:val="en-GB"/>
              </w:rPr>
            </w:pPr>
            <w:ins w:id="7553" w:author="tedo gogoladze" w:date="2020-01-05T00:57:00Z">
              <w:r w:rsidRPr="00862023">
                <w:rPr>
                  <w:rFonts w:ascii="Calibri" w:eastAsia="Times New Roman" w:hAnsi="Calibri" w:cs="Calibri"/>
                  <w:color w:val="000000"/>
                  <w:lang w:val="en-GB"/>
                </w:rPr>
                <w:t>Processing</w:t>
              </w:r>
            </w:ins>
          </w:p>
        </w:tc>
        <w:tc>
          <w:tcPr>
            <w:tcW w:w="1740" w:type="dxa"/>
            <w:tcBorders>
              <w:top w:val="nil"/>
              <w:left w:val="nil"/>
              <w:bottom w:val="single" w:sz="4" w:space="0" w:color="auto"/>
              <w:right w:val="single" w:sz="4" w:space="0" w:color="auto"/>
            </w:tcBorders>
            <w:shd w:val="clear" w:color="auto" w:fill="auto"/>
            <w:noWrap/>
            <w:vAlign w:val="bottom"/>
            <w:hideMark/>
          </w:tcPr>
          <w:p w14:paraId="3775503D" w14:textId="77777777" w:rsidR="00C07ADC" w:rsidRPr="00862023" w:rsidRDefault="00C07ADC" w:rsidP="00C07ADC">
            <w:pPr>
              <w:spacing w:after="0"/>
              <w:rPr>
                <w:ins w:id="7554" w:author="tedo gogoladze" w:date="2020-01-05T00:57:00Z"/>
                <w:rFonts w:ascii="Calibri" w:eastAsia="Times New Roman" w:hAnsi="Calibri" w:cs="Calibri"/>
                <w:color w:val="000000"/>
                <w:lang w:val="en-GB"/>
              </w:rPr>
            </w:pPr>
            <w:ins w:id="7555" w:author="tedo gogoladze" w:date="2020-01-05T00:57:00Z">
              <w:r w:rsidRPr="00862023">
                <w:rPr>
                  <w:rFonts w:ascii="Calibri" w:eastAsia="Times New Roman" w:hAnsi="Calibri" w:cs="Calibri"/>
                  <w:color w:val="000000"/>
                  <w:lang w:val="en-GB"/>
                </w:rPr>
                <w:t xml:space="preserve"> active</w:t>
              </w:r>
            </w:ins>
          </w:p>
        </w:tc>
        <w:tc>
          <w:tcPr>
            <w:tcW w:w="2020" w:type="dxa"/>
            <w:tcBorders>
              <w:top w:val="nil"/>
              <w:left w:val="nil"/>
              <w:bottom w:val="single" w:sz="4" w:space="0" w:color="auto"/>
              <w:right w:val="single" w:sz="4" w:space="0" w:color="auto"/>
            </w:tcBorders>
            <w:shd w:val="clear" w:color="auto" w:fill="auto"/>
            <w:noWrap/>
            <w:vAlign w:val="bottom"/>
            <w:hideMark/>
          </w:tcPr>
          <w:p w14:paraId="2A94004A" w14:textId="77777777" w:rsidR="00C07ADC" w:rsidRPr="00862023" w:rsidRDefault="00C07ADC" w:rsidP="00C07ADC">
            <w:pPr>
              <w:spacing w:after="0"/>
              <w:rPr>
                <w:ins w:id="7556" w:author="tedo gogoladze" w:date="2020-01-05T00:57:00Z"/>
                <w:rFonts w:ascii="Calibri" w:eastAsia="Times New Roman" w:hAnsi="Calibri" w:cs="Calibri"/>
                <w:color w:val="000000"/>
                <w:lang w:val="en-GB"/>
              </w:rPr>
            </w:pPr>
            <w:ins w:id="7557" w:author="tedo gogoladze" w:date="2020-01-05T00:57:00Z">
              <w:r>
                <w:rPr>
                  <w:rFonts w:ascii="Calibri" w:eastAsia="Times New Roman" w:hAnsi="Calibri" w:cs="Calibri"/>
                  <w:color w:val="000000"/>
                  <w:lang w:val="en-GB"/>
                </w:rPr>
                <w:t xml:space="preserve">Effort </w:t>
              </w:r>
              <w:r w:rsidRPr="00862023">
                <w:rPr>
                  <w:rFonts w:ascii="Calibri" w:eastAsia="Times New Roman" w:hAnsi="Calibri" w:cs="Calibri"/>
                  <w:color w:val="000000"/>
                  <w:lang w:val="en-GB"/>
                </w:rPr>
                <w:t>estimation</w:t>
              </w:r>
            </w:ins>
          </w:p>
        </w:tc>
        <w:tc>
          <w:tcPr>
            <w:tcW w:w="1780" w:type="dxa"/>
            <w:tcBorders>
              <w:top w:val="nil"/>
              <w:left w:val="nil"/>
              <w:bottom w:val="single" w:sz="4" w:space="0" w:color="auto"/>
              <w:right w:val="single" w:sz="4" w:space="0" w:color="auto"/>
            </w:tcBorders>
            <w:shd w:val="clear" w:color="auto" w:fill="auto"/>
            <w:noWrap/>
            <w:vAlign w:val="bottom"/>
            <w:hideMark/>
          </w:tcPr>
          <w:p w14:paraId="0ADBDF58" w14:textId="77777777" w:rsidR="00C07ADC" w:rsidRPr="00862023" w:rsidRDefault="00C07ADC" w:rsidP="00C07ADC">
            <w:pPr>
              <w:spacing w:after="0"/>
              <w:rPr>
                <w:ins w:id="7558" w:author="tedo gogoladze" w:date="2020-01-05T00:57:00Z"/>
                <w:rFonts w:ascii="Calibri" w:eastAsia="Times New Roman" w:hAnsi="Calibri" w:cs="Calibri"/>
                <w:color w:val="000000"/>
                <w:lang w:val="en-GB"/>
              </w:rPr>
            </w:pPr>
            <w:ins w:id="7559" w:author="tedo gogoladze" w:date="2020-01-05T00:57:00Z">
              <w:r w:rsidRPr="00862023">
                <w:rPr>
                  <w:rFonts w:ascii="Calibri" w:eastAsia="Times New Roman" w:hAnsi="Calibri" w:cs="Calibri"/>
                  <w:color w:val="000000"/>
                  <w:lang w:val="en-GB"/>
                </w:rPr>
                <w:t xml:space="preserve"> high</w:t>
              </w:r>
            </w:ins>
          </w:p>
        </w:tc>
      </w:tr>
      <w:tr w:rsidR="00C07ADC" w:rsidRPr="004A4B49" w14:paraId="60359659" w14:textId="77777777" w:rsidTr="00C07ADC">
        <w:trPr>
          <w:trHeight w:val="300"/>
          <w:ins w:id="7560"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4742C7F" w14:textId="77777777" w:rsidR="00C07ADC" w:rsidRPr="00862023" w:rsidRDefault="00C07ADC" w:rsidP="00C07ADC">
            <w:pPr>
              <w:spacing w:after="0"/>
              <w:rPr>
                <w:ins w:id="7561" w:author="tedo gogoladze" w:date="2020-01-05T00:57:00Z"/>
                <w:rFonts w:ascii="Calibri" w:eastAsia="Times New Roman" w:hAnsi="Calibri" w:cs="Calibri"/>
                <w:color w:val="000000"/>
                <w:lang w:val="en-GB"/>
              </w:rPr>
            </w:pPr>
            <w:ins w:id="7562" w:author="tedo gogoladze" w:date="2020-01-05T00:57:00Z">
              <w:r w:rsidRPr="00862023">
                <w:rPr>
                  <w:rFonts w:ascii="Calibri" w:eastAsia="Times New Roman" w:hAnsi="Calibri" w:cs="Calibri"/>
                  <w:color w:val="000000"/>
                  <w:lang w:val="en-GB"/>
                </w:rPr>
                <w:t>status</w:t>
              </w:r>
            </w:ins>
          </w:p>
        </w:tc>
        <w:tc>
          <w:tcPr>
            <w:tcW w:w="1740" w:type="dxa"/>
            <w:tcBorders>
              <w:top w:val="nil"/>
              <w:left w:val="nil"/>
              <w:bottom w:val="single" w:sz="4" w:space="0" w:color="auto"/>
              <w:right w:val="single" w:sz="4" w:space="0" w:color="auto"/>
            </w:tcBorders>
            <w:shd w:val="clear" w:color="auto" w:fill="auto"/>
            <w:noWrap/>
            <w:vAlign w:val="bottom"/>
            <w:hideMark/>
          </w:tcPr>
          <w:p w14:paraId="77DBC82B" w14:textId="77777777" w:rsidR="00C07ADC" w:rsidRPr="00862023" w:rsidRDefault="00C07ADC" w:rsidP="00C07ADC">
            <w:pPr>
              <w:spacing w:after="0"/>
              <w:rPr>
                <w:ins w:id="7563" w:author="tedo gogoladze" w:date="2020-01-05T00:57:00Z"/>
                <w:rFonts w:ascii="Calibri" w:eastAsia="Times New Roman" w:hAnsi="Calibri" w:cs="Calibri"/>
                <w:color w:val="000000"/>
                <w:lang w:val="en-GB"/>
              </w:rPr>
            </w:pPr>
            <w:ins w:id="7564" w:author="tedo gogoladze" w:date="2020-01-05T00:57:00Z">
              <w:r w:rsidRPr="00862023">
                <w:rPr>
                  <w:rFonts w:ascii="Calibri" w:eastAsia="Times New Roman" w:hAnsi="Calibri" w:cs="Calibri"/>
                  <w:color w:val="000000"/>
                  <w:lang w:val="en-GB"/>
                </w:rPr>
                <w:t xml:space="preserve"> done</w:t>
              </w:r>
            </w:ins>
          </w:p>
        </w:tc>
        <w:tc>
          <w:tcPr>
            <w:tcW w:w="2020" w:type="dxa"/>
            <w:tcBorders>
              <w:top w:val="nil"/>
              <w:left w:val="nil"/>
              <w:bottom w:val="single" w:sz="4" w:space="0" w:color="auto"/>
              <w:right w:val="single" w:sz="4" w:space="0" w:color="auto"/>
            </w:tcBorders>
            <w:shd w:val="clear" w:color="auto" w:fill="auto"/>
            <w:noWrap/>
            <w:vAlign w:val="bottom"/>
            <w:hideMark/>
          </w:tcPr>
          <w:p w14:paraId="459B1720" w14:textId="77777777" w:rsidR="00C07ADC" w:rsidRPr="00862023" w:rsidRDefault="00C07ADC" w:rsidP="00C07ADC">
            <w:pPr>
              <w:spacing w:after="0"/>
              <w:rPr>
                <w:ins w:id="7565" w:author="tedo gogoladze" w:date="2020-01-05T00:57:00Z"/>
                <w:rFonts w:ascii="Calibri" w:eastAsia="Times New Roman" w:hAnsi="Calibri" w:cs="Calibri"/>
                <w:color w:val="000000"/>
                <w:lang w:val="en-GB"/>
              </w:rPr>
            </w:pPr>
            <w:ins w:id="7566" w:author="tedo gogoladze" w:date="2020-01-05T00:57:00Z">
              <w:r w:rsidRPr="00862023">
                <w:rPr>
                  <w:rFonts w:ascii="Calibri" w:eastAsia="Times New Roman" w:hAnsi="Calibri" w:cs="Calibri"/>
                  <w:color w:val="000000"/>
                  <w:lang w:val="en-GB"/>
                </w:rPr>
                <w:t>Processing</w:t>
              </w:r>
            </w:ins>
          </w:p>
        </w:tc>
        <w:tc>
          <w:tcPr>
            <w:tcW w:w="1780" w:type="dxa"/>
            <w:tcBorders>
              <w:top w:val="nil"/>
              <w:left w:val="nil"/>
              <w:bottom w:val="single" w:sz="4" w:space="0" w:color="auto"/>
              <w:right w:val="single" w:sz="4" w:space="0" w:color="auto"/>
            </w:tcBorders>
            <w:shd w:val="clear" w:color="auto" w:fill="auto"/>
            <w:noWrap/>
            <w:vAlign w:val="bottom"/>
            <w:hideMark/>
          </w:tcPr>
          <w:p w14:paraId="69D30A0D" w14:textId="77777777" w:rsidR="00C07ADC" w:rsidRPr="00862023" w:rsidRDefault="00C07ADC" w:rsidP="00C07ADC">
            <w:pPr>
              <w:spacing w:after="0"/>
              <w:rPr>
                <w:ins w:id="7567" w:author="tedo gogoladze" w:date="2020-01-05T00:57:00Z"/>
                <w:rFonts w:ascii="Calibri" w:eastAsia="Times New Roman" w:hAnsi="Calibri" w:cs="Calibri"/>
                <w:color w:val="000000"/>
                <w:lang w:val="en-GB"/>
              </w:rPr>
            </w:pPr>
            <w:ins w:id="7568" w:author="tedo gogoladze" w:date="2020-01-05T00:57:00Z">
              <w:r w:rsidRPr="00862023">
                <w:rPr>
                  <w:rFonts w:ascii="Calibri" w:eastAsia="Times New Roman" w:hAnsi="Calibri" w:cs="Calibri"/>
                  <w:color w:val="000000"/>
                  <w:lang w:val="en-GB"/>
                </w:rPr>
                <w:t xml:space="preserve"> active</w:t>
              </w:r>
            </w:ins>
          </w:p>
        </w:tc>
      </w:tr>
      <w:tr w:rsidR="00C07ADC" w:rsidRPr="004A4B49" w14:paraId="11744FF0" w14:textId="77777777" w:rsidTr="00C07ADC">
        <w:trPr>
          <w:trHeight w:val="300"/>
          <w:ins w:id="7569"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2D5B751" w14:textId="77777777" w:rsidR="00C07ADC" w:rsidRPr="00862023" w:rsidRDefault="00C07ADC" w:rsidP="00C07ADC">
            <w:pPr>
              <w:spacing w:after="0"/>
              <w:rPr>
                <w:ins w:id="7570" w:author="tedo gogoladze" w:date="2020-01-05T00:57:00Z"/>
                <w:rFonts w:ascii="Calibri" w:eastAsia="Times New Roman" w:hAnsi="Calibri" w:cs="Calibri"/>
                <w:color w:val="000000"/>
                <w:lang w:val="en-GB"/>
              </w:rPr>
            </w:pPr>
            <w:ins w:id="7571" w:author="tedo gogoladze" w:date="2020-01-05T00:57:00Z">
              <w:r w:rsidRPr="00862023">
                <w:rPr>
                  <w:rFonts w:ascii="Calibri" w:eastAsia="Times New Roman" w:hAnsi="Calibri" w:cs="Calibri"/>
                  <w:color w:val="000000"/>
                  <w:lang w:val="en-GB"/>
                </w:rPr>
                <w:t>status</w:t>
              </w:r>
            </w:ins>
          </w:p>
        </w:tc>
        <w:tc>
          <w:tcPr>
            <w:tcW w:w="1740" w:type="dxa"/>
            <w:tcBorders>
              <w:top w:val="nil"/>
              <w:left w:val="nil"/>
              <w:bottom w:val="single" w:sz="4" w:space="0" w:color="auto"/>
              <w:right w:val="single" w:sz="4" w:space="0" w:color="auto"/>
            </w:tcBorders>
            <w:shd w:val="clear" w:color="auto" w:fill="auto"/>
            <w:noWrap/>
            <w:vAlign w:val="bottom"/>
            <w:hideMark/>
          </w:tcPr>
          <w:p w14:paraId="5BE64FE1" w14:textId="77777777" w:rsidR="00C07ADC" w:rsidRPr="00862023" w:rsidRDefault="00C07ADC" w:rsidP="00C07ADC">
            <w:pPr>
              <w:spacing w:after="0"/>
              <w:rPr>
                <w:ins w:id="7572" w:author="tedo gogoladze" w:date="2020-01-05T00:57:00Z"/>
                <w:rFonts w:ascii="Calibri" w:eastAsia="Times New Roman" w:hAnsi="Calibri" w:cs="Calibri"/>
                <w:color w:val="000000"/>
                <w:lang w:val="en-GB"/>
              </w:rPr>
            </w:pPr>
            <w:ins w:id="7573" w:author="tedo gogoladze" w:date="2020-01-05T00:57:00Z">
              <w:r w:rsidRPr="00862023">
                <w:rPr>
                  <w:rFonts w:ascii="Calibri" w:eastAsia="Times New Roman" w:hAnsi="Calibri" w:cs="Calibri"/>
                  <w:color w:val="000000"/>
                  <w:lang w:val="en-GB"/>
                </w:rPr>
                <w:t xml:space="preserve"> </w:t>
              </w:r>
              <w:proofErr w:type="spellStart"/>
              <w:r w:rsidRPr="00862023">
                <w:rPr>
                  <w:rFonts w:ascii="Calibri" w:eastAsia="Times New Roman" w:hAnsi="Calibri" w:cs="Calibri"/>
                  <w:color w:val="000000"/>
                  <w:lang w:val="en-GB"/>
                </w:rPr>
                <w:t>todo</w:t>
              </w:r>
              <w:proofErr w:type="spellEnd"/>
            </w:ins>
          </w:p>
        </w:tc>
        <w:tc>
          <w:tcPr>
            <w:tcW w:w="2020" w:type="dxa"/>
            <w:tcBorders>
              <w:top w:val="nil"/>
              <w:left w:val="nil"/>
              <w:bottom w:val="single" w:sz="4" w:space="0" w:color="auto"/>
              <w:right w:val="single" w:sz="4" w:space="0" w:color="auto"/>
            </w:tcBorders>
            <w:shd w:val="clear" w:color="auto" w:fill="auto"/>
            <w:noWrap/>
            <w:vAlign w:val="bottom"/>
            <w:hideMark/>
          </w:tcPr>
          <w:p w14:paraId="2D934016" w14:textId="77777777" w:rsidR="00C07ADC" w:rsidRPr="00862023" w:rsidRDefault="00C07ADC" w:rsidP="00C07ADC">
            <w:pPr>
              <w:spacing w:after="0"/>
              <w:rPr>
                <w:ins w:id="7574" w:author="tedo gogoladze" w:date="2020-01-05T00:57:00Z"/>
                <w:rFonts w:ascii="Calibri" w:eastAsia="Times New Roman" w:hAnsi="Calibri" w:cs="Calibri"/>
                <w:color w:val="000000"/>
                <w:lang w:val="en-GB"/>
              </w:rPr>
            </w:pPr>
            <w:ins w:id="7575" w:author="tedo gogoladze" w:date="2020-01-05T00:57:00Z">
              <w:r w:rsidRPr="00862023">
                <w:rPr>
                  <w:rFonts w:ascii="Calibri" w:eastAsia="Times New Roman" w:hAnsi="Calibri" w:cs="Calibri"/>
                  <w:color w:val="000000"/>
                  <w:lang w:val="en-GB"/>
                </w:rPr>
                <w:t>Processing</w:t>
              </w:r>
            </w:ins>
          </w:p>
        </w:tc>
        <w:tc>
          <w:tcPr>
            <w:tcW w:w="1780" w:type="dxa"/>
            <w:tcBorders>
              <w:top w:val="nil"/>
              <w:left w:val="nil"/>
              <w:bottom w:val="single" w:sz="4" w:space="0" w:color="auto"/>
              <w:right w:val="single" w:sz="4" w:space="0" w:color="auto"/>
            </w:tcBorders>
            <w:shd w:val="clear" w:color="auto" w:fill="auto"/>
            <w:noWrap/>
            <w:vAlign w:val="bottom"/>
            <w:hideMark/>
          </w:tcPr>
          <w:p w14:paraId="050E5234" w14:textId="77777777" w:rsidR="00C07ADC" w:rsidRPr="00862023" w:rsidRDefault="00C07ADC" w:rsidP="00C07ADC">
            <w:pPr>
              <w:spacing w:after="0"/>
              <w:rPr>
                <w:ins w:id="7576" w:author="tedo gogoladze" w:date="2020-01-05T00:57:00Z"/>
                <w:rFonts w:ascii="Calibri" w:eastAsia="Times New Roman" w:hAnsi="Calibri" w:cs="Calibri"/>
                <w:color w:val="000000"/>
                <w:lang w:val="en-GB"/>
              </w:rPr>
            </w:pPr>
            <w:ins w:id="7577" w:author="tedo gogoladze" w:date="2020-01-05T00:57:00Z">
              <w:r w:rsidRPr="00862023">
                <w:rPr>
                  <w:rFonts w:ascii="Calibri" w:eastAsia="Times New Roman" w:hAnsi="Calibri" w:cs="Calibri"/>
                  <w:color w:val="000000"/>
                  <w:lang w:val="en-GB"/>
                </w:rPr>
                <w:t xml:space="preserve"> active</w:t>
              </w:r>
            </w:ins>
          </w:p>
        </w:tc>
      </w:tr>
      <w:tr w:rsidR="00C07ADC" w:rsidRPr="004A4B49" w14:paraId="09646195" w14:textId="77777777" w:rsidTr="00C07ADC">
        <w:trPr>
          <w:trHeight w:val="300"/>
          <w:ins w:id="7578"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62B62C2" w14:textId="77777777" w:rsidR="00C07ADC" w:rsidRPr="00862023" w:rsidRDefault="00C07ADC" w:rsidP="00C07ADC">
            <w:pPr>
              <w:spacing w:after="0"/>
              <w:rPr>
                <w:ins w:id="7579" w:author="tedo gogoladze" w:date="2020-01-05T00:57:00Z"/>
                <w:rFonts w:ascii="Calibri" w:eastAsia="Times New Roman" w:hAnsi="Calibri" w:cs="Calibri"/>
                <w:color w:val="000000"/>
                <w:lang w:val="en-GB"/>
              </w:rPr>
            </w:pPr>
            <w:ins w:id="7580" w:author="tedo gogoladze" w:date="2020-01-05T00:57:00Z">
              <w:r w:rsidRPr="00862023">
                <w:rPr>
                  <w:rFonts w:ascii="Calibri" w:eastAsia="Times New Roman" w:hAnsi="Calibri" w:cs="Calibri"/>
                  <w:color w:val="000000"/>
                  <w:lang w:val="en-GB"/>
                </w:rPr>
                <w:t>status</w:t>
              </w:r>
            </w:ins>
          </w:p>
        </w:tc>
        <w:tc>
          <w:tcPr>
            <w:tcW w:w="1740" w:type="dxa"/>
            <w:tcBorders>
              <w:top w:val="nil"/>
              <w:left w:val="nil"/>
              <w:bottom w:val="single" w:sz="4" w:space="0" w:color="auto"/>
              <w:right w:val="single" w:sz="4" w:space="0" w:color="auto"/>
            </w:tcBorders>
            <w:shd w:val="clear" w:color="auto" w:fill="auto"/>
            <w:noWrap/>
            <w:vAlign w:val="bottom"/>
            <w:hideMark/>
          </w:tcPr>
          <w:p w14:paraId="39788BA3" w14:textId="77777777" w:rsidR="00C07ADC" w:rsidRPr="00862023" w:rsidRDefault="00C07ADC" w:rsidP="00C07ADC">
            <w:pPr>
              <w:spacing w:after="0"/>
              <w:rPr>
                <w:ins w:id="7581" w:author="tedo gogoladze" w:date="2020-01-05T00:57:00Z"/>
                <w:rFonts w:ascii="Calibri" w:eastAsia="Times New Roman" w:hAnsi="Calibri" w:cs="Calibri"/>
                <w:color w:val="000000"/>
                <w:lang w:val="en-GB"/>
              </w:rPr>
            </w:pPr>
            <w:ins w:id="7582" w:author="tedo gogoladze" w:date="2020-01-05T00:57:00Z">
              <w:r w:rsidRPr="00862023">
                <w:rPr>
                  <w:rFonts w:ascii="Calibri" w:eastAsia="Times New Roman" w:hAnsi="Calibri" w:cs="Calibri"/>
                  <w:color w:val="000000"/>
                  <w:lang w:val="en-GB"/>
                </w:rPr>
                <w:t xml:space="preserve"> </w:t>
              </w:r>
              <w:proofErr w:type="spellStart"/>
              <w:r w:rsidRPr="00862023">
                <w:rPr>
                  <w:rFonts w:ascii="Calibri" w:eastAsia="Times New Roman" w:hAnsi="Calibri" w:cs="Calibri"/>
                  <w:color w:val="000000"/>
                  <w:lang w:val="en-GB"/>
                </w:rPr>
                <w:t>todo</w:t>
              </w:r>
              <w:proofErr w:type="spellEnd"/>
            </w:ins>
          </w:p>
        </w:tc>
        <w:tc>
          <w:tcPr>
            <w:tcW w:w="2020" w:type="dxa"/>
            <w:tcBorders>
              <w:top w:val="nil"/>
              <w:left w:val="nil"/>
              <w:bottom w:val="single" w:sz="4" w:space="0" w:color="auto"/>
              <w:right w:val="single" w:sz="4" w:space="0" w:color="auto"/>
            </w:tcBorders>
            <w:shd w:val="clear" w:color="auto" w:fill="auto"/>
            <w:noWrap/>
            <w:vAlign w:val="bottom"/>
            <w:hideMark/>
          </w:tcPr>
          <w:p w14:paraId="6091B9EA" w14:textId="77777777" w:rsidR="00C07ADC" w:rsidRPr="00862023" w:rsidRDefault="00C07ADC" w:rsidP="00C07ADC">
            <w:pPr>
              <w:spacing w:after="0"/>
              <w:rPr>
                <w:ins w:id="7583" w:author="tedo gogoladze" w:date="2020-01-05T00:57:00Z"/>
                <w:rFonts w:ascii="Calibri" w:eastAsia="Times New Roman" w:hAnsi="Calibri" w:cs="Calibri"/>
                <w:color w:val="000000"/>
                <w:lang w:val="en-GB"/>
              </w:rPr>
            </w:pPr>
            <w:ins w:id="7584" w:author="tedo gogoladze" w:date="2020-01-05T00:57:00Z">
              <w:r w:rsidRPr="00862023">
                <w:rPr>
                  <w:rFonts w:ascii="Calibri" w:eastAsia="Times New Roman" w:hAnsi="Calibri" w:cs="Calibri"/>
                  <w:color w:val="000000"/>
                  <w:lang w:val="en-GB"/>
                </w:rPr>
                <w:t>Processing</w:t>
              </w:r>
            </w:ins>
          </w:p>
        </w:tc>
        <w:tc>
          <w:tcPr>
            <w:tcW w:w="1780" w:type="dxa"/>
            <w:tcBorders>
              <w:top w:val="nil"/>
              <w:left w:val="nil"/>
              <w:bottom w:val="single" w:sz="4" w:space="0" w:color="auto"/>
              <w:right w:val="single" w:sz="4" w:space="0" w:color="auto"/>
            </w:tcBorders>
            <w:shd w:val="clear" w:color="auto" w:fill="auto"/>
            <w:noWrap/>
            <w:vAlign w:val="bottom"/>
            <w:hideMark/>
          </w:tcPr>
          <w:p w14:paraId="51962DB5" w14:textId="77777777" w:rsidR="00C07ADC" w:rsidRPr="00862023" w:rsidRDefault="00C07ADC" w:rsidP="00C07ADC">
            <w:pPr>
              <w:spacing w:after="0"/>
              <w:rPr>
                <w:ins w:id="7585" w:author="tedo gogoladze" w:date="2020-01-05T00:57:00Z"/>
                <w:rFonts w:ascii="Calibri" w:eastAsia="Times New Roman" w:hAnsi="Calibri" w:cs="Calibri"/>
                <w:color w:val="000000"/>
                <w:lang w:val="en-GB"/>
              </w:rPr>
            </w:pPr>
            <w:ins w:id="7586" w:author="tedo gogoladze" w:date="2020-01-05T00:57:00Z">
              <w:r w:rsidRPr="00862023">
                <w:rPr>
                  <w:rFonts w:ascii="Calibri" w:eastAsia="Times New Roman" w:hAnsi="Calibri" w:cs="Calibri"/>
                  <w:color w:val="000000"/>
                  <w:lang w:val="en-GB"/>
                </w:rPr>
                <w:t xml:space="preserve"> reflexive</w:t>
              </w:r>
            </w:ins>
          </w:p>
        </w:tc>
      </w:tr>
      <w:tr w:rsidR="00C07ADC" w:rsidRPr="004A4B49" w14:paraId="755EBAE6" w14:textId="77777777" w:rsidTr="00C07ADC">
        <w:trPr>
          <w:trHeight w:val="300"/>
          <w:ins w:id="7587"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B004906" w14:textId="77777777" w:rsidR="00C07ADC" w:rsidRPr="00862023" w:rsidRDefault="00C07ADC" w:rsidP="00C07ADC">
            <w:pPr>
              <w:spacing w:after="0"/>
              <w:rPr>
                <w:ins w:id="7588" w:author="tedo gogoladze" w:date="2020-01-05T00:57:00Z"/>
                <w:rFonts w:ascii="Calibri" w:eastAsia="Times New Roman" w:hAnsi="Calibri" w:cs="Calibri"/>
                <w:color w:val="000000"/>
                <w:lang w:val="en-GB"/>
              </w:rPr>
            </w:pPr>
            <w:ins w:id="7589" w:author="tedo gogoladze" w:date="2020-01-05T00:57:00Z">
              <w:r w:rsidRPr="00862023">
                <w:rPr>
                  <w:rFonts w:ascii="Calibri" w:eastAsia="Times New Roman" w:hAnsi="Calibri" w:cs="Calibri"/>
                  <w:color w:val="000000"/>
                  <w:lang w:val="en-GB"/>
                </w:rPr>
                <w:t>Processing</w:t>
              </w:r>
            </w:ins>
          </w:p>
        </w:tc>
        <w:tc>
          <w:tcPr>
            <w:tcW w:w="1740" w:type="dxa"/>
            <w:tcBorders>
              <w:top w:val="nil"/>
              <w:left w:val="nil"/>
              <w:bottom w:val="single" w:sz="4" w:space="0" w:color="auto"/>
              <w:right w:val="single" w:sz="4" w:space="0" w:color="auto"/>
            </w:tcBorders>
            <w:shd w:val="clear" w:color="auto" w:fill="auto"/>
            <w:noWrap/>
            <w:vAlign w:val="bottom"/>
            <w:hideMark/>
          </w:tcPr>
          <w:p w14:paraId="04FE585B" w14:textId="77777777" w:rsidR="00C07ADC" w:rsidRPr="00862023" w:rsidRDefault="00C07ADC" w:rsidP="00C07ADC">
            <w:pPr>
              <w:spacing w:after="0"/>
              <w:rPr>
                <w:ins w:id="7590" w:author="tedo gogoladze" w:date="2020-01-05T00:57:00Z"/>
                <w:rFonts w:ascii="Calibri" w:eastAsia="Times New Roman" w:hAnsi="Calibri" w:cs="Calibri"/>
                <w:color w:val="000000"/>
                <w:lang w:val="en-GB"/>
              </w:rPr>
            </w:pPr>
            <w:ins w:id="7591" w:author="tedo gogoladze" w:date="2020-01-05T00:57:00Z">
              <w:r w:rsidRPr="00862023">
                <w:rPr>
                  <w:rFonts w:ascii="Calibri" w:eastAsia="Times New Roman" w:hAnsi="Calibri" w:cs="Calibri"/>
                  <w:color w:val="000000"/>
                  <w:lang w:val="en-GB"/>
                </w:rPr>
                <w:t xml:space="preserve"> reflexive</w:t>
              </w:r>
            </w:ins>
          </w:p>
        </w:tc>
        <w:tc>
          <w:tcPr>
            <w:tcW w:w="2020" w:type="dxa"/>
            <w:tcBorders>
              <w:top w:val="nil"/>
              <w:left w:val="nil"/>
              <w:bottom w:val="single" w:sz="4" w:space="0" w:color="auto"/>
              <w:right w:val="single" w:sz="4" w:space="0" w:color="auto"/>
            </w:tcBorders>
            <w:shd w:val="clear" w:color="auto" w:fill="auto"/>
            <w:noWrap/>
            <w:vAlign w:val="bottom"/>
            <w:hideMark/>
          </w:tcPr>
          <w:p w14:paraId="2C904133" w14:textId="77777777" w:rsidR="00C07ADC" w:rsidRPr="00862023" w:rsidRDefault="00C07ADC" w:rsidP="00C07ADC">
            <w:pPr>
              <w:spacing w:after="0"/>
              <w:rPr>
                <w:ins w:id="7592" w:author="tedo gogoladze" w:date="2020-01-05T00:57:00Z"/>
                <w:rFonts w:ascii="Calibri" w:eastAsia="Times New Roman" w:hAnsi="Calibri" w:cs="Calibri"/>
                <w:color w:val="000000"/>
                <w:lang w:val="en-GB"/>
              </w:rPr>
            </w:pPr>
            <w:ins w:id="7593" w:author="tedo gogoladze" w:date="2020-01-05T00:57:00Z">
              <w:r w:rsidRPr="00862023">
                <w:rPr>
                  <w:rFonts w:ascii="Calibri" w:eastAsia="Times New Roman" w:hAnsi="Calibri" w:cs="Calibri"/>
                  <w:color w:val="000000"/>
                  <w:lang w:val="en-GB"/>
                </w:rPr>
                <w:t>status</w:t>
              </w:r>
            </w:ins>
          </w:p>
        </w:tc>
        <w:tc>
          <w:tcPr>
            <w:tcW w:w="1780" w:type="dxa"/>
            <w:tcBorders>
              <w:top w:val="nil"/>
              <w:left w:val="nil"/>
              <w:bottom w:val="single" w:sz="4" w:space="0" w:color="auto"/>
              <w:right w:val="single" w:sz="4" w:space="0" w:color="auto"/>
            </w:tcBorders>
            <w:shd w:val="clear" w:color="auto" w:fill="auto"/>
            <w:noWrap/>
            <w:vAlign w:val="bottom"/>
            <w:hideMark/>
          </w:tcPr>
          <w:p w14:paraId="35220676" w14:textId="77777777" w:rsidR="00C07ADC" w:rsidRPr="00862023" w:rsidRDefault="00C07ADC" w:rsidP="00C07ADC">
            <w:pPr>
              <w:spacing w:after="0"/>
              <w:rPr>
                <w:ins w:id="7594" w:author="tedo gogoladze" w:date="2020-01-05T00:57:00Z"/>
                <w:rFonts w:ascii="Calibri" w:eastAsia="Times New Roman" w:hAnsi="Calibri" w:cs="Calibri"/>
                <w:color w:val="000000"/>
                <w:lang w:val="en-GB"/>
              </w:rPr>
            </w:pPr>
            <w:ins w:id="7595" w:author="tedo gogoladze" w:date="2020-01-05T00:57:00Z">
              <w:r w:rsidRPr="00862023">
                <w:rPr>
                  <w:rFonts w:ascii="Calibri" w:eastAsia="Times New Roman" w:hAnsi="Calibri" w:cs="Calibri"/>
                  <w:color w:val="000000"/>
                  <w:lang w:val="en-GB"/>
                </w:rPr>
                <w:t xml:space="preserve"> </w:t>
              </w:r>
              <w:proofErr w:type="spellStart"/>
              <w:r w:rsidRPr="00862023">
                <w:rPr>
                  <w:rFonts w:ascii="Calibri" w:eastAsia="Times New Roman" w:hAnsi="Calibri" w:cs="Calibri"/>
                  <w:color w:val="000000"/>
                  <w:lang w:val="en-GB"/>
                </w:rPr>
                <w:t>todo</w:t>
              </w:r>
              <w:proofErr w:type="spellEnd"/>
            </w:ins>
          </w:p>
        </w:tc>
      </w:tr>
      <w:tr w:rsidR="00C07ADC" w:rsidRPr="004A4B49" w14:paraId="153549D1" w14:textId="77777777" w:rsidTr="00C07ADC">
        <w:trPr>
          <w:trHeight w:val="300"/>
          <w:ins w:id="7596"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E35082F" w14:textId="77777777" w:rsidR="00C07ADC" w:rsidRPr="00862023" w:rsidRDefault="00C07ADC" w:rsidP="00C07ADC">
            <w:pPr>
              <w:spacing w:after="0"/>
              <w:rPr>
                <w:ins w:id="7597" w:author="tedo gogoladze" w:date="2020-01-05T00:57:00Z"/>
                <w:rFonts w:ascii="Calibri" w:eastAsia="Times New Roman" w:hAnsi="Calibri" w:cs="Calibri"/>
                <w:color w:val="000000"/>
                <w:lang w:val="en-GB"/>
              </w:rPr>
            </w:pPr>
            <w:ins w:id="7598" w:author="tedo gogoladze" w:date="2020-01-05T00:57:00Z">
              <w:r w:rsidRPr="00862023">
                <w:rPr>
                  <w:rFonts w:ascii="Calibri" w:eastAsia="Times New Roman" w:hAnsi="Calibri" w:cs="Calibri"/>
                  <w:color w:val="000000"/>
                  <w:lang w:val="en-GB"/>
                </w:rPr>
                <w:t>Processing</w:t>
              </w:r>
            </w:ins>
          </w:p>
        </w:tc>
        <w:tc>
          <w:tcPr>
            <w:tcW w:w="1740" w:type="dxa"/>
            <w:tcBorders>
              <w:top w:val="nil"/>
              <w:left w:val="nil"/>
              <w:bottom w:val="single" w:sz="4" w:space="0" w:color="auto"/>
              <w:right w:val="single" w:sz="4" w:space="0" w:color="auto"/>
            </w:tcBorders>
            <w:shd w:val="clear" w:color="auto" w:fill="auto"/>
            <w:noWrap/>
            <w:vAlign w:val="bottom"/>
            <w:hideMark/>
          </w:tcPr>
          <w:p w14:paraId="6387CC03" w14:textId="77777777" w:rsidR="00C07ADC" w:rsidRPr="00862023" w:rsidRDefault="00C07ADC" w:rsidP="00C07ADC">
            <w:pPr>
              <w:spacing w:after="0"/>
              <w:rPr>
                <w:ins w:id="7599" w:author="tedo gogoladze" w:date="2020-01-05T00:57:00Z"/>
                <w:rFonts w:ascii="Calibri" w:eastAsia="Times New Roman" w:hAnsi="Calibri" w:cs="Calibri"/>
                <w:color w:val="000000"/>
                <w:lang w:val="en-GB"/>
              </w:rPr>
            </w:pPr>
            <w:ins w:id="7600" w:author="tedo gogoladze" w:date="2020-01-05T00:57:00Z">
              <w:r w:rsidRPr="00862023">
                <w:rPr>
                  <w:rFonts w:ascii="Calibri" w:eastAsia="Times New Roman" w:hAnsi="Calibri" w:cs="Calibri"/>
                  <w:color w:val="000000"/>
                  <w:lang w:val="en-GB"/>
                </w:rPr>
                <w:t xml:space="preserve"> reflexive</w:t>
              </w:r>
            </w:ins>
          </w:p>
        </w:tc>
        <w:tc>
          <w:tcPr>
            <w:tcW w:w="2020" w:type="dxa"/>
            <w:tcBorders>
              <w:top w:val="nil"/>
              <w:left w:val="nil"/>
              <w:bottom w:val="single" w:sz="4" w:space="0" w:color="auto"/>
              <w:right w:val="single" w:sz="4" w:space="0" w:color="auto"/>
            </w:tcBorders>
            <w:shd w:val="clear" w:color="auto" w:fill="auto"/>
            <w:noWrap/>
            <w:vAlign w:val="bottom"/>
            <w:hideMark/>
          </w:tcPr>
          <w:p w14:paraId="6BAA803B" w14:textId="77777777" w:rsidR="00C07ADC" w:rsidRPr="00862023" w:rsidRDefault="00C07ADC" w:rsidP="00C07ADC">
            <w:pPr>
              <w:spacing w:after="0"/>
              <w:rPr>
                <w:ins w:id="7601" w:author="tedo gogoladze" w:date="2020-01-05T00:57:00Z"/>
                <w:rFonts w:ascii="Calibri" w:eastAsia="Times New Roman" w:hAnsi="Calibri" w:cs="Calibri"/>
                <w:color w:val="000000"/>
                <w:lang w:val="en-GB"/>
              </w:rPr>
            </w:pPr>
            <w:ins w:id="7602" w:author="tedo gogoladze" w:date="2020-01-05T00:57:00Z">
              <w:r>
                <w:rPr>
                  <w:rFonts w:ascii="Calibri" w:eastAsia="Times New Roman" w:hAnsi="Calibri" w:cs="Calibri"/>
                  <w:color w:val="000000"/>
                  <w:lang w:val="en-GB"/>
                </w:rPr>
                <w:t xml:space="preserve">Effort </w:t>
              </w:r>
              <w:r w:rsidRPr="00862023">
                <w:rPr>
                  <w:rFonts w:ascii="Calibri" w:eastAsia="Times New Roman" w:hAnsi="Calibri" w:cs="Calibri"/>
                  <w:color w:val="000000"/>
                  <w:lang w:val="en-GB"/>
                </w:rPr>
                <w:t>estimation</w:t>
              </w:r>
            </w:ins>
          </w:p>
        </w:tc>
        <w:tc>
          <w:tcPr>
            <w:tcW w:w="1780" w:type="dxa"/>
            <w:tcBorders>
              <w:top w:val="nil"/>
              <w:left w:val="nil"/>
              <w:bottom w:val="single" w:sz="4" w:space="0" w:color="auto"/>
              <w:right w:val="single" w:sz="4" w:space="0" w:color="auto"/>
            </w:tcBorders>
            <w:shd w:val="clear" w:color="auto" w:fill="auto"/>
            <w:noWrap/>
            <w:vAlign w:val="bottom"/>
            <w:hideMark/>
          </w:tcPr>
          <w:p w14:paraId="07063BEB" w14:textId="77777777" w:rsidR="00C07ADC" w:rsidRPr="00862023" w:rsidRDefault="00C07ADC" w:rsidP="00C07ADC">
            <w:pPr>
              <w:spacing w:after="0"/>
              <w:rPr>
                <w:ins w:id="7603" w:author="tedo gogoladze" w:date="2020-01-05T00:57:00Z"/>
                <w:rFonts w:ascii="Calibri" w:eastAsia="Times New Roman" w:hAnsi="Calibri" w:cs="Calibri"/>
                <w:color w:val="000000"/>
                <w:lang w:val="en-GB"/>
              </w:rPr>
            </w:pPr>
            <w:ins w:id="7604" w:author="tedo gogoladze" w:date="2020-01-05T00:57:00Z">
              <w:r w:rsidRPr="00862023">
                <w:rPr>
                  <w:rFonts w:ascii="Calibri" w:eastAsia="Times New Roman" w:hAnsi="Calibri" w:cs="Calibri"/>
                  <w:color w:val="000000"/>
                  <w:lang w:val="en-GB"/>
                </w:rPr>
                <w:t xml:space="preserve"> high</w:t>
              </w:r>
            </w:ins>
          </w:p>
        </w:tc>
      </w:tr>
      <w:tr w:rsidR="00C07ADC" w:rsidRPr="004A4B49" w14:paraId="52C350A9" w14:textId="77777777" w:rsidTr="00C07ADC">
        <w:trPr>
          <w:trHeight w:val="300"/>
          <w:ins w:id="7605"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85D872E" w14:textId="77777777" w:rsidR="00C07ADC" w:rsidRPr="00862023" w:rsidRDefault="00C07ADC" w:rsidP="00C07ADC">
            <w:pPr>
              <w:spacing w:after="0"/>
              <w:rPr>
                <w:ins w:id="7606" w:author="tedo gogoladze" w:date="2020-01-05T00:57:00Z"/>
                <w:rFonts w:ascii="Calibri" w:eastAsia="Times New Roman" w:hAnsi="Calibri" w:cs="Calibri"/>
                <w:color w:val="000000"/>
                <w:lang w:val="en-GB"/>
              </w:rPr>
            </w:pPr>
            <w:ins w:id="7607" w:author="tedo gogoladze" w:date="2020-01-05T00:57:00Z">
              <w:r w:rsidRPr="00862023">
                <w:rPr>
                  <w:rFonts w:ascii="Calibri" w:eastAsia="Times New Roman" w:hAnsi="Calibri" w:cs="Calibri"/>
                  <w:color w:val="000000"/>
                  <w:lang w:val="en-GB"/>
                </w:rPr>
                <w:t>status</w:t>
              </w:r>
            </w:ins>
          </w:p>
        </w:tc>
        <w:tc>
          <w:tcPr>
            <w:tcW w:w="1740" w:type="dxa"/>
            <w:tcBorders>
              <w:top w:val="nil"/>
              <w:left w:val="nil"/>
              <w:bottom w:val="single" w:sz="4" w:space="0" w:color="auto"/>
              <w:right w:val="single" w:sz="4" w:space="0" w:color="auto"/>
            </w:tcBorders>
            <w:shd w:val="clear" w:color="auto" w:fill="auto"/>
            <w:noWrap/>
            <w:vAlign w:val="bottom"/>
            <w:hideMark/>
          </w:tcPr>
          <w:p w14:paraId="7717C8A6" w14:textId="77777777" w:rsidR="00C07ADC" w:rsidRPr="00862023" w:rsidRDefault="00C07ADC" w:rsidP="00C07ADC">
            <w:pPr>
              <w:spacing w:after="0"/>
              <w:rPr>
                <w:ins w:id="7608" w:author="tedo gogoladze" w:date="2020-01-05T00:57:00Z"/>
                <w:rFonts w:ascii="Calibri" w:eastAsia="Times New Roman" w:hAnsi="Calibri" w:cs="Calibri"/>
                <w:color w:val="000000"/>
                <w:lang w:val="en-GB"/>
              </w:rPr>
            </w:pPr>
            <w:ins w:id="7609" w:author="tedo gogoladze" w:date="2020-01-05T00:57:00Z">
              <w:r w:rsidRPr="00862023">
                <w:rPr>
                  <w:rFonts w:ascii="Calibri" w:eastAsia="Times New Roman" w:hAnsi="Calibri" w:cs="Calibri"/>
                  <w:color w:val="000000"/>
                  <w:lang w:val="en-GB"/>
                </w:rPr>
                <w:t xml:space="preserve"> done</w:t>
              </w:r>
            </w:ins>
          </w:p>
        </w:tc>
        <w:tc>
          <w:tcPr>
            <w:tcW w:w="2020" w:type="dxa"/>
            <w:tcBorders>
              <w:top w:val="nil"/>
              <w:left w:val="nil"/>
              <w:bottom w:val="single" w:sz="4" w:space="0" w:color="auto"/>
              <w:right w:val="single" w:sz="4" w:space="0" w:color="auto"/>
            </w:tcBorders>
            <w:shd w:val="clear" w:color="auto" w:fill="auto"/>
            <w:noWrap/>
            <w:vAlign w:val="bottom"/>
            <w:hideMark/>
          </w:tcPr>
          <w:p w14:paraId="66797972" w14:textId="77777777" w:rsidR="00C07ADC" w:rsidRPr="00862023" w:rsidRDefault="00C07ADC" w:rsidP="00C07ADC">
            <w:pPr>
              <w:spacing w:after="0"/>
              <w:rPr>
                <w:ins w:id="7610" w:author="tedo gogoladze" w:date="2020-01-05T00:57:00Z"/>
                <w:rFonts w:ascii="Calibri" w:eastAsia="Times New Roman" w:hAnsi="Calibri" w:cs="Calibri"/>
                <w:color w:val="000000"/>
                <w:lang w:val="en-GB"/>
              </w:rPr>
            </w:pPr>
            <w:ins w:id="7611" w:author="tedo gogoladze" w:date="2020-01-05T00:57:00Z">
              <w:r w:rsidRPr="00862023">
                <w:rPr>
                  <w:rFonts w:ascii="Calibri" w:eastAsia="Times New Roman" w:hAnsi="Calibri" w:cs="Calibri"/>
                  <w:color w:val="000000"/>
                  <w:lang w:val="en-GB"/>
                </w:rPr>
                <w:t>Understanding</w:t>
              </w:r>
            </w:ins>
          </w:p>
        </w:tc>
        <w:tc>
          <w:tcPr>
            <w:tcW w:w="1780" w:type="dxa"/>
            <w:tcBorders>
              <w:top w:val="nil"/>
              <w:left w:val="nil"/>
              <w:bottom w:val="single" w:sz="4" w:space="0" w:color="auto"/>
              <w:right w:val="single" w:sz="4" w:space="0" w:color="auto"/>
            </w:tcBorders>
            <w:shd w:val="clear" w:color="auto" w:fill="auto"/>
            <w:noWrap/>
            <w:vAlign w:val="bottom"/>
            <w:hideMark/>
          </w:tcPr>
          <w:p w14:paraId="5D34EF0B" w14:textId="77777777" w:rsidR="00C07ADC" w:rsidRPr="00862023" w:rsidRDefault="00C07ADC" w:rsidP="00C07ADC">
            <w:pPr>
              <w:spacing w:after="0"/>
              <w:rPr>
                <w:ins w:id="7612" w:author="tedo gogoladze" w:date="2020-01-05T00:57:00Z"/>
                <w:rFonts w:ascii="Calibri" w:eastAsia="Times New Roman" w:hAnsi="Calibri" w:cs="Calibri"/>
                <w:color w:val="000000"/>
                <w:lang w:val="en-GB"/>
              </w:rPr>
            </w:pPr>
            <w:ins w:id="7613" w:author="tedo gogoladze" w:date="2020-01-05T00:57:00Z">
              <w:r w:rsidRPr="00862023">
                <w:rPr>
                  <w:rFonts w:ascii="Calibri" w:eastAsia="Times New Roman" w:hAnsi="Calibri" w:cs="Calibri"/>
                  <w:color w:val="000000"/>
                  <w:lang w:val="en-GB"/>
                </w:rPr>
                <w:t xml:space="preserve"> global</w:t>
              </w:r>
            </w:ins>
          </w:p>
        </w:tc>
      </w:tr>
      <w:tr w:rsidR="00C07ADC" w:rsidRPr="004A4B49" w14:paraId="5CE34FE9" w14:textId="77777777" w:rsidTr="00C07ADC">
        <w:trPr>
          <w:trHeight w:val="300"/>
          <w:ins w:id="7614"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9FA512B" w14:textId="77777777" w:rsidR="00C07ADC" w:rsidRPr="00862023" w:rsidRDefault="00C07ADC" w:rsidP="00C07ADC">
            <w:pPr>
              <w:spacing w:after="0"/>
              <w:rPr>
                <w:ins w:id="7615" w:author="tedo gogoladze" w:date="2020-01-05T00:57:00Z"/>
                <w:rFonts w:ascii="Calibri" w:eastAsia="Times New Roman" w:hAnsi="Calibri" w:cs="Calibri"/>
                <w:color w:val="000000"/>
                <w:lang w:val="en-GB"/>
              </w:rPr>
            </w:pPr>
            <w:ins w:id="7616" w:author="tedo gogoladze" w:date="2020-01-05T00:57:00Z">
              <w:r w:rsidRPr="00862023">
                <w:rPr>
                  <w:rFonts w:ascii="Calibri" w:eastAsia="Times New Roman" w:hAnsi="Calibri" w:cs="Calibri"/>
                  <w:color w:val="000000"/>
                  <w:lang w:val="en-GB"/>
                </w:rPr>
                <w:t>status</w:t>
              </w:r>
            </w:ins>
          </w:p>
        </w:tc>
        <w:tc>
          <w:tcPr>
            <w:tcW w:w="1740" w:type="dxa"/>
            <w:tcBorders>
              <w:top w:val="nil"/>
              <w:left w:val="nil"/>
              <w:bottom w:val="single" w:sz="4" w:space="0" w:color="auto"/>
              <w:right w:val="single" w:sz="4" w:space="0" w:color="auto"/>
            </w:tcBorders>
            <w:shd w:val="clear" w:color="auto" w:fill="auto"/>
            <w:noWrap/>
            <w:vAlign w:val="bottom"/>
            <w:hideMark/>
          </w:tcPr>
          <w:p w14:paraId="03089612" w14:textId="77777777" w:rsidR="00C07ADC" w:rsidRPr="00862023" w:rsidRDefault="00C07ADC" w:rsidP="00C07ADC">
            <w:pPr>
              <w:spacing w:after="0"/>
              <w:rPr>
                <w:ins w:id="7617" w:author="tedo gogoladze" w:date="2020-01-05T00:57:00Z"/>
                <w:rFonts w:ascii="Calibri" w:eastAsia="Times New Roman" w:hAnsi="Calibri" w:cs="Calibri"/>
                <w:color w:val="000000"/>
                <w:lang w:val="en-GB"/>
              </w:rPr>
            </w:pPr>
            <w:ins w:id="7618" w:author="tedo gogoladze" w:date="2020-01-05T00:57:00Z">
              <w:r w:rsidRPr="00862023">
                <w:rPr>
                  <w:rFonts w:ascii="Calibri" w:eastAsia="Times New Roman" w:hAnsi="Calibri" w:cs="Calibri"/>
                  <w:color w:val="000000"/>
                  <w:lang w:val="en-GB"/>
                </w:rPr>
                <w:t xml:space="preserve"> </w:t>
              </w:r>
              <w:proofErr w:type="spellStart"/>
              <w:r w:rsidRPr="00862023">
                <w:rPr>
                  <w:rFonts w:ascii="Calibri" w:eastAsia="Times New Roman" w:hAnsi="Calibri" w:cs="Calibri"/>
                  <w:color w:val="000000"/>
                  <w:lang w:val="en-GB"/>
                </w:rPr>
                <w:t>todo</w:t>
              </w:r>
              <w:proofErr w:type="spellEnd"/>
            </w:ins>
          </w:p>
        </w:tc>
        <w:tc>
          <w:tcPr>
            <w:tcW w:w="2020" w:type="dxa"/>
            <w:tcBorders>
              <w:top w:val="nil"/>
              <w:left w:val="nil"/>
              <w:bottom w:val="single" w:sz="4" w:space="0" w:color="auto"/>
              <w:right w:val="single" w:sz="4" w:space="0" w:color="auto"/>
            </w:tcBorders>
            <w:shd w:val="clear" w:color="auto" w:fill="auto"/>
            <w:noWrap/>
            <w:vAlign w:val="bottom"/>
            <w:hideMark/>
          </w:tcPr>
          <w:p w14:paraId="7B71F3E5" w14:textId="77777777" w:rsidR="00C07ADC" w:rsidRPr="00862023" w:rsidRDefault="00C07ADC" w:rsidP="00C07ADC">
            <w:pPr>
              <w:spacing w:after="0"/>
              <w:rPr>
                <w:ins w:id="7619" w:author="tedo gogoladze" w:date="2020-01-05T00:57:00Z"/>
                <w:rFonts w:ascii="Calibri" w:eastAsia="Times New Roman" w:hAnsi="Calibri" w:cs="Calibri"/>
                <w:color w:val="000000"/>
                <w:lang w:val="en-GB"/>
              </w:rPr>
            </w:pPr>
            <w:ins w:id="7620" w:author="tedo gogoladze" w:date="2020-01-05T00:57:00Z">
              <w:r w:rsidRPr="00862023">
                <w:rPr>
                  <w:rFonts w:ascii="Calibri" w:eastAsia="Times New Roman" w:hAnsi="Calibri" w:cs="Calibri"/>
                  <w:color w:val="000000"/>
                  <w:lang w:val="en-GB"/>
                </w:rPr>
                <w:t>Understanding</w:t>
              </w:r>
            </w:ins>
          </w:p>
        </w:tc>
        <w:tc>
          <w:tcPr>
            <w:tcW w:w="1780" w:type="dxa"/>
            <w:tcBorders>
              <w:top w:val="nil"/>
              <w:left w:val="nil"/>
              <w:bottom w:val="single" w:sz="4" w:space="0" w:color="auto"/>
              <w:right w:val="single" w:sz="4" w:space="0" w:color="auto"/>
            </w:tcBorders>
            <w:shd w:val="clear" w:color="auto" w:fill="auto"/>
            <w:noWrap/>
            <w:vAlign w:val="bottom"/>
            <w:hideMark/>
          </w:tcPr>
          <w:p w14:paraId="5DA6A3B5" w14:textId="77777777" w:rsidR="00C07ADC" w:rsidRPr="00862023" w:rsidRDefault="00C07ADC" w:rsidP="00C07ADC">
            <w:pPr>
              <w:spacing w:after="0"/>
              <w:rPr>
                <w:ins w:id="7621" w:author="tedo gogoladze" w:date="2020-01-05T00:57:00Z"/>
                <w:rFonts w:ascii="Calibri" w:eastAsia="Times New Roman" w:hAnsi="Calibri" w:cs="Calibri"/>
                <w:color w:val="000000"/>
                <w:lang w:val="en-GB"/>
              </w:rPr>
            </w:pPr>
            <w:ins w:id="7622" w:author="tedo gogoladze" w:date="2020-01-05T00:57:00Z">
              <w:r w:rsidRPr="00862023">
                <w:rPr>
                  <w:rFonts w:ascii="Calibri" w:eastAsia="Times New Roman" w:hAnsi="Calibri" w:cs="Calibri"/>
                  <w:color w:val="000000"/>
                  <w:lang w:val="en-GB"/>
                </w:rPr>
                <w:t xml:space="preserve"> sequential</w:t>
              </w:r>
            </w:ins>
          </w:p>
        </w:tc>
      </w:tr>
      <w:tr w:rsidR="00C07ADC" w:rsidRPr="004A4B49" w14:paraId="09A8D09F" w14:textId="77777777" w:rsidTr="00C07ADC">
        <w:trPr>
          <w:trHeight w:val="300"/>
          <w:ins w:id="7623"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77D92D6" w14:textId="77777777" w:rsidR="00C07ADC" w:rsidRPr="00862023" w:rsidRDefault="00C07ADC" w:rsidP="00C07ADC">
            <w:pPr>
              <w:spacing w:after="0"/>
              <w:rPr>
                <w:ins w:id="7624" w:author="tedo gogoladze" w:date="2020-01-05T00:57:00Z"/>
                <w:rFonts w:ascii="Calibri" w:eastAsia="Times New Roman" w:hAnsi="Calibri" w:cs="Calibri"/>
                <w:color w:val="000000"/>
                <w:lang w:val="en-GB"/>
              </w:rPr>
            </w:pPr>
            <w:ins w:id="7625" w:author="tedo gogoladze" w:date="2020-01-05T00:57:00Z">
              <w:r w:rsidRPr="00862023">
                <w:rPr>
                  <w:rFonts w:ascii="Calibri" w:eastAsia="Times New Roman" w:hAnsi="Calibri" w:cs="Calibri"/>
                  <w:color w:val="000000"/>
                  <w:lang w:val="en-GB"/>
                </w:rPr>
                <w:t>time</w:t>
              </w:r>
            </w:ins>
          </w:p>
        </w:tc>
        <w:tc>
          <w:tcPr>
            <w:tcW w:w="1740" w:type="dxa"/>
            <w:tcBorders>
              <w:top w:val="nil"/>
              <w:left w:val="nil"/>
              <w:bottom w:val="single" w:sz="4" w:space="0" w:color="auto"/>
              <w:right w:val="single" w:sz="4" w:space="0" w:color="auto"/>
            </w:tcBorders>
            <w:shd w:val="clear" w:color="auto" w:fill="auto"/>
            <w:noWrap/>
            <w:vAlign w:val="bottom"/>
            <w:hideMark/>
          </w:tcPr>
          <w:p w14:paraId="4776D284" w14:textId="77777777" w:rsidR="00C07ADC" w:rsidRPr="00862023" w:rsidRDefault="00C07ADC" w:rsidP="00C07ADC">
            <w:pPr>
              <w:spacing w:after="0"/>
              <w:rPr>
                <w:ins w:id="7626" w:author="tedo gogoladze" w:date="2020-01-05T00:57:00Z"/>
                <w:rFonts w:ascii="Calibri" w:eastAsia="Times New Roman" w:hAnsi="Calibri" w:cs="Calibri"/>
                <w:color w:val="000000"/>
                <w:lang w:val="en-GB"/>
              </w:rPr>
            </w:pPr>
            <w:ins w:id="7627" w:author="tedo gogoladze" w:date="2020-01-05T00:57:00Z">
              <w:r w:rsidRPr="00862023">
                <w:rPr>
                  <w:rFonts w:ascii="Calibri" w:eastAsia="Times New Roman" w:hAnsi="Calibri" w:cs="Calibri"/>
                  <w:color w:val="000000"/>
                  <w:lang w:val="en-GB"/>
                </w:rPr>
                <w:t xml:space="preserve"> low</w:t>
              </w:r>
            </w:ins>
          </w:p>
        </w:tc>
        <w:tc>
          <w:tcPr>
            <w:tcW w:w="2020" w:type="dxa"/>
            <w:tcBorders>
              <w:top w:val="nil"/>
              <w:left w:val="nil"/>
              <w:bottom w:val="single" w:sz="4" w:space="0" w:color="auto"/>
              <w:right w:val="single" w:sz="4" w:space="0" w:color="auto"/>
            </w:tcBorders>
            <w:shd w:val="clear" w:color="auto" w:fill="auto"/>
            <w:noWrap/>
            <w:vAlign w:val="bottom"/>
            <w:hideMark/>
          </w:tcPr>
          <w:p w14:paraId="3476E354" w14:textId="77777777" w:rsidR="00C07ADC" w:rsidRPr="00862023" w:rsidRDefault="00C07ADC" w:rsidP="00C07ADC">
            <w:pPr>
              <w:spacing w:after="0"/>
              <w:rPr>
                <w:ins w:id="7628" w:author="tedo gogoladze" w:date="2020-01-05T00:57:00Z"/>
                <w:rFonts w:ascii="Calibri" w:eastAsia="Times New Roman" w:hAnsi="Calibri" w:cs="Calibri"/>
                <w:color w:val="000000"/>
                <w:lang w:val="en-GB"/>
              </w:rPr>
            </w:pPr>
            <w:ins w:id="7629" w:author="tedo gogoladze" w:date="2020-01-05T00:57:00Z">
              <w:r w:rsidRPr="00862023">
                <w:rPr>
                  <w:rFonts w:ascii="Calibri" w:eastAsia="Times New Roman" w:hAnsi="Calibri" w:cs="Calibri"/>
                  <w:color w:val="000000"/>
                  <w:lang w:val="en-GB"/>
                </w:rPr>
                <w:t>Understanding</w:t>
              </w:r>
            </w:ins>
          </w:p>
        </w:tc>
        <w:tc>
          <w:tcPr>
            <w:tcW w:w="1780" w:type="dxa"/>
            <w:tcBorders>
              <w:top w:val="nil"/>
              <w:left w:val="nil"/>
              <w:bottom w:val="single" w:sz="4" w:space="0" w:color="auto"/>
              <w:right w:val="single" w:sz="4" w:space="0" w:color="auto"/>
            </w:tcBorders>
            <w:shd w:val="clear" w:color="auto" w:fill="auto"/>
            <w:noWrap/>
            <w:vAlign w:val="bottom"/>
            <w:hideMark/>
          </w:tcPr>
          <w:p w14:paraId="4FFBCB08" w14:textId="77777777" w:rsidR="00C07ADC" w:rsidRPr="00862023" w:rsidRDefault="00C07ADC" w:rsidP="00C07ADC">
            <w:pPr>
              <w:spacing w:after="0"/>
              <w:rPr>
                <w:ins w:id="7630" w:author="tedo gogoladze" w:date="2020-01-05T00:57:00Z"/>
                <w:rFonts w:ascii="Calibri" w:eastAsia="Times New Roman" w:hAnsi="Calibri" w:cs="Calibri"/>
                <w:color w:val="000000"/>
                <w:lang w:val="en-GB"/>
              </w:rPr>
            </w:pPr>
            <w:ins w:id="7631" w:author="tedo gogoladze" w:date="2020-01-05T00:57:00Z">
              <w:r w:rsidRPr="00862023">
                <w:rPr>
                  <w:rFonts w:ascii="Calibri" w:eastAsia="Times New Roman" w:hAnsi="Calibri" w:cs="Calibri"/>
                  <w:color w:val="000000"/>
                  <w:lang w:val="en-GB"/>
                </w:rPr>
                <w:t xml:space="preserve"> sequential</w:t>
              </w:r>
            </w:ins>
          </w:p>
        </w:tc>
      </w:tr>
      <w:tr w:rsidR="00C07ADC" w:rsidRPr="004A4B49" w14:paraId="2109D5C0" w14:textId="77777777" w:rsidTr="00C07ADC">
        <w:trPr>
          <w:trHeight w:val="300"/>
          <w:ins w:id="7632"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C5807A7" w14:textId="77777777" w:rsidR="00C07ADC" w:rsidRPr="00862023" w:rsidRDefault="00C07ADC" w:rsidP="00C07ADC">
            <w:pPr>
              <w:spacing w:after="0"/>
              <w:rPr>
                <w:ins w:id="7633" w:author="tedo gogoladze" w:date="2020-01-05T00:57:00Z"/>
                <w:rFonts w:ascii="Calibri" w:eastAsia="Times New Roman" w:hAnsi="Calibri" w:cs="Calibri"/>
                <w:color w:val="000000"/>
                <w:lang w:val="en-GB"/>
              </w:rPr>
            </w:pPr>
            <w:ins w:id="7634" w:author="tedo gogoladze" w:date="2020-01-05T00:57:00Z">
              <w:r w:rsidRPr="00862023">
                <w:rPr>
                  <w:rFonts w:ascii="Calibri" w:eastAsia="Times New Roman" w:hAnsi="Calibri" w:cs="Calibri"/>
                  <w:color w:val="000000"/>
                  <w:lang w:val="en-GB"/>
                </w:rPr>
                <w:t>Understanding</w:t>
              </w:r>
            </w:ins>
          </w:p>
        </w:tc>
        <w:tc>
          <w:tcPr>
            <w:tcW w:w="1740" w:type="dxa"/>
            <w:tcBorders>
              <w:top w:val="nil"/>
              <w:left w:val="nil"/>
              <w:bottom w:val="single" w:sz="4" w:space="0" w:color="auto"/>
              <w:right w:val="single" w:sz="4" w:space="0" w:color="auto"/>
            </w:tcBorders>
            <w:shd w:val="clear" w:color="auto" w:fill="auto"/>
            <w:noWrap/>
            <w:vAlign w:val="bottom"/>
            <w:hideMark/>
          </w:tcPr>
          <w:p w14:paraId="482A6BBB" w14:textId="77777777" w:rsidR="00C07ADC" w:rsidRPr="00862023" w:rsidRDefault="00C07ADC" w:rsidP="00C07ADC">
            <w:pPr>
              <w:spacing w:after="0"/>
              <w:rPr>
                <w:ins w:id="7635" w:author="tedo gogoladze" w:date="2020-01-05T00:57:00Z"/>
                <w:rFonts w:ascii="Calibri" w:eastAsia="Times New Roman" w:hAnsi="Calibri" w:cs="Calibri"/>
                <w:color w:val="000000"/>
                <w:lang w:val="en-GB"/>
              </w:rPr>
            </w:pPr>
            <w:ins w:id="7636" w:author="tedo gogoladze" w:date="2020-01-05T00:57:00Z">
              <w:r w:rsidRPr="00862023">
                <w:rPr>
                  <w:rFonts w:ascii="Calibri" w:eastAsia="Times New Roman" w:hAnsi="Calibri" w:cs="Calibri"/>
                  <w:color w:val="000000"/>
                  <w:lang w:val="en-GB"/>
                </w:rPr>
                <w:t xml:space="preserve"> global</w:t>
              </w:r>
            </w:ins>
          </w:p>
        </w:tc>
        <w:tc>
          <w:tcPr>
            <w:tcW w:w="2020" w:type="dxa"/>
            <w:tcBorders>
              <w:top w:val="nil"/>
              <w:left w:val="nil"/>
              <w:bottom w:val="single" w:sz="4" w:space="0" w:color="auto"/>
              <w:right w:val="single" w:sz="4" w:space="0" w:color="auto"/>
            </w:tcBorders>
            <w:shd w:val="clear" w:color="auto" w:fill="auto"/>
            <w:noWrap/>
            <w:vAlign w:val="bottom"/>
            <w:hideMark/>
          </w:tcPr>
          <w:p w14:paraId="1E73CB83" w14:textId="77777777" w:rsidR="00C07ADC" w:rsidRPr="00862023" w:rsidRDefault="00C07ADC" w:rsidP="00C07ADC">
            <w:pPr>
              <w:spacing w:after="0"/>
              <w:rPr>
                <w:ins w:id="7637" w:author="tedo gogoladze" w:date="2020-01-05T00:57:00Z"/>
                <w:rFonts w:ascii="Calibri" w:eastAsia="Times New Roman" w:hAnsi="Calibri" w:cs="Calibri"/>
                <w:color w:val="000000"/>
                <w:lang w:val="en-GB"/>
              </w:rPr>
            </w:pPr>
            <w:ins w:id="7638" w:author="tedo gogoladze" w:date="2020-01-05T00:57:00Z">
              <w:r w:rsidRPr="00862023">
                <w:rPr>
                  <w:rFonts w:ascii="Calibri" w:eastAsia="Times New Roman" w:hAnsi="Calibri" w:cs="Calibri"/>
                  <w:color w:val="000000"/>
                  <w:lang w:val="en-GB"/>
                </w:rPr>
                <w:t>status</w:t>
              </w:r>
            </w:ins>
          </w:p>
        </w:tc>
        <w:tc>
          <w:tcPr>
            <w:tcW w:w="1780" w:type="dxa"/>
            <w:tcBorders>
              <w:top w:val="nil"/>
              <w:left w:val="nil"/>
              <w:bottom w:val="single" w:sz="4" w:space="0" w:color="auto"/>
              <w:right w:val="single" w:sz="4" w:space="0" w:color="auto"/>
            </w:tcBorders>
            <w:shd w:val="clear" w:color="auto" w:fill="auto"/>
            <w:noWrap/>
            <w:vAlign w:val="bottom"/>
            <w:hideMark/>
          </w:tcPr>
          <w:p w14:paraId="5B532D9D" w14:textId="77777777" w:rsidR="00C07ADC" w:rsidRPr="00862023" w:rsidRDefault="00C07ADC" w:rsidP="00C07ADC">
            <w:pPr>
              <w:spacing w:after="0"/>
              <w:rPr>
                <w:ins w:id="7639" w:author="tedo gogoladze" w:date="2020-01-05T00:57:00Z"/>
                <w:rFonts w:ascii="Calibri" w:eastAsia="Times New Roman" w:hAnsi="Calibri" w:cs="Calibri"/>
                <w:color w:val="000000"/>
                <w:lang w:val="en-GB"/>
              </w:rPr>
            </w:pPr>
            <w:ins w:id="7640" w:author="tedo gogoladze" w:date="2020-01-05T00:57:00Z">
              <w:r w:rsidRPr="00862023">
                <w:rPr>
                  <w:rFonts w:ascii="Calibri" w:eastAsia="Times New Roman" w:hAnsi="Calibri" w:cs="Calibri"/>
                  <w:color w:val="000000"/>
                  <w:lang w:val="en-GB"/>
                </w:rPr>
                <w:t xml:space="preserve"> done</w:t>
              </w:r>
            </w:ins>
          </w:p>
        </w:tc>
      </w:tr>
      <w:tr w:rsidR="00C07ADC" w:rsidRPr="004A4B49" w14:paraId="02B6C294" w14:textId="77777777" w:rsidTr="00C07ADC">
        <w:trPr>
          <w:trHeight w:val="300"/>
          <w:ins w:id="7641"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159E7F1" w14:textId="77777777" w:rsidR="00C07ADC" w:rsidRPr="00862023" w:rsidRDefault="00C07ADC" w:rsidP="00C07ADC">
            <w:pPr>
              <w:spacing w:after="0"/>
              <w:rPr>
                <w:ins w:id="7642" w:author="tedo gogoladze" w:date="2020-01-05T00:57:00Z"/>
                <w:rFonts w:ascii="Calibri" w:eastAsia="Times New Roman" w:hAnsi="Calibri" w:cs="Calibri"/>
                <w:color w:val="000000"/>
                <w:lang w:val="en-GB"/>
              </w:rPr>
            </w:pPr>
            <w:ins w:id="7643" w:author="tedo gogoladze" w:date="2020-01-05T00:57:00Z">
              <w:r w:rsidRPr="00862023">
                <w:rPr>
                  <w:rFonts w:ascii="Calibri" w:eastAsia="Times New Roman" w:hAnsi="Calibri" w:cs="Calibri"/>
                  <w:color w:val="000000"/>
                  <w:lang w:val="en-GB"/>
                </w:rPr>
                <w:t>Understanding</w:t>
              </w:r>
            </w:ins>
          </w:p>
        </w:tc>
        <w:tc>
          <w:tcPr>
            <w:tcW w:w="1740" w:type="dxa"/>
            <w:tcBorders>
              <w:top w:val="nil"/>
              <w:left w:val="nil"/>
              <w:bottom w:val="single" w:sz="4" w:space="0" w:color="auto"/>
              <w:right w:val="single" w:sz="4" w:space="0" w:color="auto"/>
            </w:tcBorders>
            <w:shd w:val="clear" w:color="auto" w:fill="auto"/>
            <w:noWrap/>
            <w:vAlign w:val="bottom"/>
            <w:hideMark/>
          </w:tcPr>
          <w:p w14:paraId="4123BD13" w14:textId="77777777" w:rsidR="00C07ADC" w:rsidRPr="00862023" w:rsidRDefault="00C07ADC" w:rsidP="00C07ADC">
            <w:pPr>
              <w:spacing w:after="0"/>
              <w:rPr>
                <w:ins w:id="7644" w:author="tedo gogoladze" w:date="2020-01-05T00:57:00Z"/>
                <w:rFonts w:ascii="Calibri" w:eastAsia="Times New Roman" w:hAnsi="Calibri" w:cs="Calibri"/>
                <w:color w:val="000000"/>
                <w:lang w:val="en-GB"/>
              </w:rPr>
            </w:pPr>
            <w:ins w:id="7645" w:author="tedo gogoladze" w:date="2020-01-05T00:57:00Z">
              <w:r w:rsidRPr="00862023">
                <w:rPr>
                  <w:rFonts w:ascii="Calibri" w:eastAsia="Times New Roman" w:hAnsi="Calibri" w:cs="Calibri"/>
                  <w:color w:val="000000"/>
                  <w:lang w:val="en-GB"/>
                </w:rPr>
                <w:t xml:space="preserve"> global</w:t>
              </w:r>
            </w:ins>
          </w:p>
        </w:tc>
        <w:tc>
          <w:tcPr>
            <w:tcW w:w="2020" w:type="dxa"/>
            <w:tcBorders>
              <w:top w:val="nil"/>
              <w:left w:val="nil"/>
              <w:bottom w:val="single" w:sz="4" w:space="0" w:color="auto"/>
              <w:right w:val="single" w:sz="4" w:space="0" w:color="auto"/>
            </w:tcBorders>
            <w:shd w:val="clear" w:color="auto" w:fill="auto"/>
            <w:noWrap/>
            <w:vAlign w:val="bottom"/>
            <w:hideMark/>
          </w:tcPr>
          <w:p w14:paraId="13196868" w14:textId="77777777" w:rsidR="00C07ADC" w:rsidRPr="00862023" w:rsidRDefault="00C07ADC" w:rsidP="00C07ADC">
            <w:pPr>
              <w:spacing w:after="0"/>
              <w:rPr>
                <w:ins w:id="7646" w:author="tedo gogoladze" w:date="2020-01-05T00:57:00Z"/>
                <w:rFonts w:ascii="Calibri" w:eastAsia="Times New Roman" w:hAnsi="Calibri" w:cs="Calibri"/>
                <w:color w:val="000000"/>
                <w:lang w:val="en-GB"/>
              </w:rPr>
            </w:pPr>
            <w:ins w:id="7647" w:author="tedo gogoladze" w:date="2020-01-05T00:57:00Z">
              <w:r>
                <w:rPr>
                  <w:rFonts w:ascii="Calibri" w:eastAsia="Times New Roman" w:hAnsi="Calibri" w:cs="Calibri"/>
                  <w:color w:val="000000"/>
                  <w:lang w:val="en-GB"/>
                </w:rPr>
                <w:t xml:space="preserve">Effort </w:t>
              </w:r>
              <w:r w:rsidRPr="00862023">
                <w:rPr>
                  <w:rFonts w:ascii="Calibri" w:eastAsia="Times New Roman" w:hAnsi="Calibri" w:cs="Calibri"/>
                  <w:color w:val="000000"/>
                  <w:lang w:val="en-GB"/>
                </w:rPr>
                <w:t>estimation</w:t>
              </w:r>
            </w:ins>
          </w:p>
        </w:tc>
        <w:tc>
          <w:tcPr>
            <w:tcW w:w="1780" w:type="dxa"/>
            <w:tcBorders>
              <w:top w:val="nil"/>
              <w:left w:val="nil"/>
              <w:bottom w:val="single" w:sz="4" w:space="0" w:color="auto"/>
              <w:right w:val="single" w:sz="4" w:space="0" w:color="auto"/>
            </w:tcBorders>
            <w:shd w:val="clear" w:color="auto" w:fill="auto"/>
            <w:noWrap/>
            <w:vAlign w:val="bottom"/>
            <w:hideMark/>
          </w:tcPr>
          <w:p w14:paraId="50C723D7" w14:textId="77777777" w:rsidR="00C07ADC" w:rsidRPr="00862023" w:rsidRDefault="00C07ADC" w:rsidP="00C07ADC">
            <w:pPr>
              <w:spacing w:after="0"/>
              <w:rPr>
                <w:ins w:id="7648" w:author="tedo gogoladze" w:date="2020-01-05T00:57:00Z"/>
                <w:rFonts w:ascii="Calibri" w:eastAsia="Times New Roman" w:hAnsi="Calibri" w:cs="Calibri"/>
                <w:color w:val="000000"/>
                <w:lang w:val="en-GB"/>
              </w:rPr>
            </w:pPr>
            <w:ins w:id="7649" w:author="tedo gogoladze" w:date="2020-01-05T00:57:00Z">
              <w:r w:rsidRPr="00862023">
                <w:rPr>
                  <w:rFonts w:ascii="Calibri" w:eastAsia="Times New Roman" w:hAnsi="Calibri" w:cs="Calibri"/>
                  <w:color w:val="000000"/>
                  <w:lang w:val="en-GB"/>
                </w:rPr>
                <w:t xml:space="preserve"> high</w:t>
              </w:r>
            </w:ins>
          </w:p>
        </w:tc>
      </w:tr>
      <w:tr w:rsidR="00C07ADC" w:rsidRPr="004A4B49" w14:paraId="57243A2C" w14:textId="77777777" w:rsidTr="00C07ADC">
        <w:trPr>
          <w:trHeight w:val="300"/>
          <w:ins w:id="7650"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8536894" w14:textId="77777777" w:rsidR="00C07ADC" w:rsidRPr="00862023" w:rsidRDefault="00C07ADC" w:rsidP="00C07ADC">
            <w:pPr>
              <w:spacing w:after="0"/>
              <w:rPr>
                <w:ins w:id="7651" w:author="tedo gogoladze" w:date="2020-01-05T00:57:00Z"/>
                <w:rFonts w:ascii="Calibri" w:eastAsia="Times New Roman" w:hAnsi="Calibri" w:cs="Calibri"/>
                <w:color w:val="000000"/>
                <w:lang w:val="en-GB"/>
              </w:rPr>
            </w:pPr>
            <w:ins w:id="7652" w:author="tedo gogoladze" w:date="2020-01-05T00:57:00Z">
              <w:r w:rsidRPr="00862023">
                <w:rPr>
                  <w:rFonts w:ascii="Calibri" w:eastAsia="Times New Roman" w:hAnsi="Calibri" w:cs="Calibri"/>
                  <w:color w:val="000000"/>
                  <w:lang w:val="en-GB"/>
                </w:rPr>
                <w:t>priority</w:t>
              </w:r>
            </w:ins>
          </w:p>
        </w:tc>
        <w:tc>
          <w:tcPr>
            <w:tcW w:w="1740" w:type="dxa"/>
            <w:tcBorders>
              <w:top w:val="nil"/>
              <w:left w:val="nil"/>
              <w:bottom w:val="single" w:sz="4" w:space="0" w:color="auto"/>
              <w:right w:val="single" w:sz="4" w:space="0" w:color="auto"/>
            </w:tcBorders>
            <w:shd w:val="clear" w:color="auto" w:fill="auto"/>
            <w:noWrap/>
            <w:vAlign w:val="bottom"/>
            <w:hideMark/>
          </w:tcPr>
          <w:p w14:paraId="72DFD42D" w14:textId="77777777" w:rsidR="00C07ADC" w:rsidRPr="00862023" w:rsidRDefault="00C07ADC" w:rsidP="00C07ADC">
            <w:pPr>
              <w:spacing w:after="0"/>
              <w:rPr>
                <w:ins w:id="7653" w:author="tedo gogoladze" w:date="2020-01-05T00:57:00Z"/>
                <w:rFonts w:ascii="Calibri" w:eastAsia="Times New Roman" w:hAnsi="Calibri" w:cs="Calibri"/>
                <w:color w:val="000000"/>
                <w:lang w:val="en-GB"/>
              </w:rPr>
            </w:pPr>
            <w:ins w:id="7654" w:author="tedo gogoladze" w:date="2020-01-05T00:57:00Z">
              <w:r w:rsidRPr="00862023">
                <w:rPr>
                  <w:rFonts w:ascii="Calibri" w:eastAsia="Times New Roman" w:hAnsi="Calibri" w:cs="Calibri"/>
                  <w:color w:val="000000"/>
                  <w:lang w:val="en-GB"/>
                </w:rPr>
                <w:t xml:space="preserve"> low</w:t>
              </w:r>
            </w:ins>
          </w:p>
        </w:tc>
        <w:tc>
          <w:tcPr>
            <w:tcW w:w="2020" w:type="dxa"/>
            <w:tcBorders>
              <w:top w:val="nil"/>
              <w:left w:val="nil"/>
              <w:bottom w:val="single" w:sz="4" w:space="0" w:color="auto"/>
              <w:right w:val="single" w:sz="4" w:space="0" w:color="auto"/>
            </w:tcBorders>
            <w:shd w:val="clear" w:color="auto" w:fill="auto"/>
            <w:noWrap/>
            <w:vAlign w:val="bottom"/>
            <w:hideMark/>
          </w:tcPr>
          <w:p w14:paraId="0FDBAE19" w14:textId="77777777" w:rsidR="00C07ADC" w:rsidRPr="00862023" w:rsidRDefault="00C07ADC" w:rsidP="00C07ADC">
            <w:pPr>
              <w:spacing w:after="0"/>
              <w:rPr>
                <w:ins w:id="7655" w:author="tedo gogoladze" w:date="2020-01-05T00:57:00Z"/>
                <w:rFonts w:ascii="Calibri" w:eastAsia="Times New Roman" w:hAnsi="Calibri" w:cs="Calibri"/>
                <w:color w:val="000000"/>
                <w:lang w:val="en-GB"/>
              </w:rPr>
            </w:pPr>
            <w:ins w:id="7656" w:author="tedo gogoladze" w:date="2020-01-05T00:57:00Z">
              <w:r w:rsidRPr="00862023">
                <w:rPr>
                  <w:rFonts w:ascii="Calibri" w:eastAsia="Times New Roman" w:hAnsi="Calibri" w:cs="Calibri"/>
                  <w:color w:val="000000"/>
                  <w:lang w:val="en-GB"/>
                </w:rPr>
                <w:t>Understanding</w:t>
              </w:r>
            </w:ins>
          </w:p>
        </w:tc>
        <w:tc>
          <w:tcPr>
            <w:tcW w:w="1780" w:type="dxa"/>
            <w:tcBorders>
              <w:top w:val="nil"/>
              <w:left w:val="nil"/>
              <w:bottom w:val="single" w:sz="4" w:space="0" w:color="auto"/>
              <w:right w:val="single" w:sz="4" w:space="0" w:color="auto"/>
            </w:tcBorders>
            <w:shd w:val="clear" w:color="auto" w:fill="auto"/>
            <w:noWrap/>
            <w:vAlign w:val="bottom"/>
            <w:hideMark/>
          </w:tcPr>
          <w:p w14:paraId="79B2B059" w14:textId="77777777" w:rsidR="00C07ADC" w:rsidRPr="00862023" w:rsidRDefault="00C07ADC" w:rsidP="00C07ADC">
            <w:pPr>
              <w:spacing w:after="0"/>
              <w:rPr>
                <w:ins w:id="7657" w:author="tedo gogoladze" w:date="2020-01-05T00:57:00Z"/>
                <w:rFonts w:ascii="Calibri" w:eastAsia="Times New Roman" w:hAnsi="Calibri" w:cs="Calibri"/>
                <w:color w:val="000000"/>
                <w:lang w:val="en-GB"/>
              </w:rPr>
            </w:pPr>
            <w:ins w:id="7658" w:author="tedo gogoladze" w:date="2020-01-05T00:57:00Z">
              <w:r w:rsidRPr="00862023">
                <w:rPr>
                  <w:rFonts w:ascii="Calibri" w:eastAsia="Times New Roman" w:hAnsi="Calibri" w:cs="Calibri"/>
                  <w:color w:val="000000"/>
                  <w:lang w:val="en-GB"/>
                </w:rPr>
                <w:t xml:space="preserve"> sequential</w:t>
              </w:r>
            </w:ins>
          </w:p>
        </w:tc>
      </w:tr>
      <w:tr w:rsidR="00C07ADC" w:rsidRPr="004A4B49" w14:paraId="4B346D03" w14:textId="77777777" w:rsidTr="00C07ADC">
        <w:trPr>
          <w:trHeight w:val="300"/>
          <w:ins w:id="7659"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3D87CEF" w14:textId="77777777" w:rsidR="00C07ADC" w:rsidRPr="00862023" w:rsidRDefault="00C07ADC" w:rsidP="00C07ADC">
            <w:pPr>
              <w:spacing w:after="0"/>
              <w:rPr>
                <w:ins w:id="7660" w:author="tedo gogoladze" w:date="2020-01-05T00:57:00Z"/>
                <w:rFonts w:ascii="Calibri" w:eastAsia="Times New Roman" w:hAnsi="Calibri" w:cs="Calibri"/>
                <w:color w:val="000000"/>
                <w:lang w:val="en-GB"/>
              </w:rPr>
            </w:pPr>
            <w:ins w:id="7661" w:author="tedo gogoladze" w:date="2020-01-05T00:57:00Z">
              <w:r w:rsidRPr="00862023">
                <w:rPr>
                  <w:rFonts w:ascii="Calibri" w:eastAsia="Times New Roman" w:hAnsi="Calibri" w:cs="Calibri"/>
                  <w:color w:val="000000"/>
                  <w:lang w:val="en-GB"/>
                </w:rPr>
                <w:t>Understanding</w:t>
              </w:r>
            </w:ins>
          </w:p>
        </w:tc>
        <w:tc>
          <w:tcPr>
            <w:tcW w:w="1740" w:type="dxa"/>
            <w:tcBorders>
              <w:top w:val="nil"/>
              <w:left w:val="nil"/>
              <w:bottom w:val="single" w:sz="4" w:space="0" w:color="auto"/>
              <w:right w:val="single" w:sz="4" w:space="0" w:color="auto"/>
            </w:tcBorders>
            <w:shd w:val="clear" w:color="auto" w:fill="auto"/>
            <w:noWrap/>
            <w:vAlign w:val="bottom"/>
            <w:hideMark/>
          </w:tcPr>
          <w:p w14:paraId="433D9339" w14:textId="77777777" w:rsidR="00C07ADC" w:rsidRPr="00862023" w:rsidRDefault="00C07ADC" w:rsidP="00C07ADC">
            <w:pPr>
              <w:spacing w:after="0"/>
              <w:rPr>
                <w:ins w:id="7662" w:author="tedo gogoladze" w:date="2020-01-05T00:57:00Z"/>
                <w:rFonts w:ascii="Calibri" w:eastAsia="Times New Roman" w:hAnsi="Calibri" w:cs="Calibri"/>
                <w:color w:val="000000"/>
                <w:lang w:val="en-GB"/>
              </w:rPr>
            </w:pPr>
            <w:ins w:id="7663" w:author="tedo gogoladze" w:date="2020-01-05T00:57:00Z">
              <w:r w:rsidRPr="00862023">
                <w:rPr>
                  <w:rFonts w:ascii="Calibri" w:eastAsia="Times New Roman" w:hAnsi="Calibri" w:cs="Calibri"/>
                  <w:color w:val="000000"/>
                  <w:lang w:val="en-GB"/>
                </w:rPr>
                <w:t xml:space="preserve"> sequential</w:t>
              </w:r>
            </w:ins>
          </w:p>
        </w:tc>
        <w:tc>
          <w:tcPr>
            <w:tcW w:w="2020" w:type="dxa"/>
            <w:tcBorders>
              <w:top w:val="nil"/>
              <w:left w:val="nil"/>
              <w:bottom w:val="single" w:sz="4" w:space="0" w:color="auto"/>
              <w:right w:val="single" w:sz="4" w:space="0" w:color="auto"/>
            </w:tcBorders>
            <w:shd w:val="clear" w:color="auto" w:fill="auto"/>
            <w:noWrap/>
            <w:vAlign w:val="bottom"/>
            <w:hideMark/>
          </w:tcPr>
          <w:p w14:paraId="2C45C69A" w14:textId="77777777" w:rsidR="00C07ADC" w:rsidRPr="00862023" w:rsidRDefault="00C07ADC" w:rsidP="00C07ADC">
            <w:pPr>
              <w:spacing w:after="0"/>
              <w:rPr>
                <w:ins w:id="7664" w:author="tedo gogoladze" w:date="2020-01-05T00:57:00Z"/>
                <w:rFonts w:ascii="Calibri" w:eastAsia="Times New Roman" w:hAnsi="Calibri" w:cs="Calibri"/>
                <w:color w:val="000000"/>
                <w:lang w:val="en-GB"/>
              </w:rPr>
            </w:pPr>
            <w:ins w:id="7665" w:author="tedo gogoladze" w:date="2020-01-05T00:57:00Z">
              <w:r w:rsidRPr="00862023">
                <w:rPr>
                  <w:rFonts w:ascii="Calibri" w:eastAsia="Times New Roman" w:hAnsi="Calibri" w:cs="Calibri"/>
                  <w:color w:val="000000"/>
                  <w:lang w:val="en-GB"/>
                </w:rPr>
                <w:t>status</w:t>
              </w:r>
            </w:ins>
          </w:p>
        </w:tc>
        <w:tc>
          <w:tcPr>
            <w:tcW w:w="1780" w:type="dxa"/>
            <w:tcBorders>
              <w:top w:val="nil"/>
              <w:left w:val="nil"/>
              <w:bottom w:val="single" w:sz="4" w:space="0" w:color="auto"/>
              <w:right w:val="single" w:sz="4" w:space="0" w:color="auto"/>
            </w:tcBorders>
            <w:shd w:val="clear" w:color="auto" w:fill="auto"/>
            <w:noWrap/>
            <w:vAlign w:val="bottom"/>
            <w:hideMark/>
          </w:tcPr>
          <w:p w14:paraId="0BE0D412" w14:textId="77777777" w:rsidR="00C07ADC" w:rsidRPr="00862023" w:rsidRDefault="00C07ADC" w:rsidP="00C07ADC">
            <w:pPr>
              <w:spacing w:after="0"/>
              <w:rPr>
                <w:ins w:id="7666" w:author="tedo gogoladze" w:date="2020-01-05T00:57:00Z"/>
                <w:rFonts w:ascii="Calibri" w:eastAsia="Times New Roman" w:hAnsi="Calibri" w:cs="Calibri"/>
                <w:color w:val="000000"/>
                <w:lang w:val="en-GB"/>
              </w:rPr>
            </w:pPr>
            <w:ins w:id="7667" w:author="tedo gogoladze" w:date="2020-01-05T00:57:00Z">
              <w:r w:rsidRPr="00862023">
                <w:rPr>
                  <w:rFonts w:ascii="Calibri" w:eastAsia="Times New Roman" w:hAnsi="Calibri" w:cs="Calibri"/>
                  <w:color w:val="000000"/>
                  <w:lang w:val="en-GB"/>
                </w:rPr>
                <w:t xml:space="preserve"> </w:t>
              </w:r>
              <w:proofErr w:type="spellStart"/>
              <w:r w:rsidRPr="00862023">
                <w:rPr>
                  <w:rFonts w:ascii="Calibri" w:eastAsia="Times New Roman" w:hAnsi="Calibri" w:cs="Calibri"/>
                  <w:color w:val="000000"/>
                  <w:lang w:val="en-GB"/>
                </w:rPr>
                <w:t>todo</w:t>
              </w:r>
              <w:proofErr w:type="spellEnd"/>
            </w:ins>
          </w:p>
        </w:tc>
      </w:tr>
      <w:tr w:rsidR="00C07ADC" w:rsidRPr="004A4B49" w14:paraId="5D6F7EF7" w14:textId="77777777" w:rsidTr="00C07ADC">
        <w:trPr>
          <w:trHeight w:val="300"/>
          <w:ins w:id="7668"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546E7F4" w14:textId="77777777" w:rsidR="00C07ADC" w:rsidRPr="00862023" w:rsidRDefault="00C07ADC" w:rsidP="00C07ADC">
            <w:pPr>
              <w:spacing w:after="0"/>
              <w:rPr>
                <w:ins w:id="7669" w:author="tedo gogoladze" w:date="2020-01-05T00:57:00Z"/>
                <w:rFonts w:ascii="Calibri" w:eastAsia="Times New Roman" w:hAnsi="Calibri" w:cs="Calibri"/>
                <w:color w:val="000000"/>
                <w:lang w:val="en-GB"/>
              </w:rPr>
            </w:pPr>
            <w:ins w:id="7670" w:author="tedo gogoladze" w:date="2020-01-05T00:57:00Z">
              <w:r w:rsidRPr="00862023">
                <w:rPr>
                  <w:rFonts w:ascii="Calibri" w:eastAsia="Times New Roman" w:hAnsi="Calibri" w:cs="Calibri"/>
                  <w:color w:val="000000"/>
                  <w:lang w:val="en-GB"/>
                </w:rPr>
                <w:t>Understanding</w:t>
              </w:r>
            </w:ins>
          </w:p>
        </w:tc>
        <w:tc>
          <w:tcPr>
            <w:tcW w:w="1740" w:type="dxa"/>
            <w:tcBorders>
              <w:top w:val="nil"/>
              <w:left w:val="nil"/>
              <w:bottom w:val="single" w:sz="4" w:space="0" w:color="auto"/>
              <w:right w:val="single" w:sz="4" w:space="0" w:color="auto"/>
            </w:tcBorders>
            <w:shd w:val="clear" w:color="auto" w:fill="auto"/>
            <w:noWrap/>
            <w:vAlign w:val="bottom"/>
            <w:hideMark/>
          </w:tcPr>
          <w:p w14:paraId="7C3D49A3" w14:textId="77777777" w:rsidR="00C07ADC" w:rsidRPr="00862023" w:rsidRDefault="00C07ADC" w:rsidP="00C07ADC">
            <w:pPr>
              <w:spacing w:after="0"/>
              <w:rPr>
                <w:ins w:id="7671" w:author="tedo gogoladze" w:date="2020-01-05T00:57:00Z"/>
                <w:rFonts w:ascii="Calibri" w:eastAsia="Times New Roman" w:hAnsi="Calibri" w:cs="Calibri"/>
                <w:color w:val="000000"/>
                <w:lang w:val="en-GB"/>
              </w:rPr>
            </w:pPr>
            <w:ins w:id="7672" w:author="tedo gogoladze" w:date="2020-01-05T00:57:00Z">
              <w:r w:rsidRPr="00862023">
                <w:rPr>
                  <w:rFonts w:ascii="Calibri" w:eastAsia="Times New Roman" w:hAnsi="Calibri" w:cs="Calibri"/>
                  <w:color w:val="000000"/>
                  <w:lang w:val="en-GB"/>
                </w:rPr>
                <w:t xml:space="preserve"> sequential</w:t>
              </w:r>
            </w:ins>
          </w:p>
        </w:tc>
        <w:tc>
          <w:tcPr>
            <w:tcW w:w="2020" w:type="dxa"/>
            <w:tcBorders>
              <w:top w:val="nil"/>
              <w:left w:val="nil"/>
              <w:bottom w:val="single" w:sz="4" w:space="0" w:color="auto"/>
              <w:right w:val="single" w:sz="4" w:space="0" w:color="auto"/>
            </w:tcBorders>
            <w:shd w:val="clear" w:color="auto" w:fill="auto"/>
            <w:noWrap/>
            <w:vAlign w:val="bottom"/>
            <w:hideMark/>
          </w:tcPr>
          <w:p w14:paraId="563EF5CA" w14:textId="77777777" w:rsidR="00C07ADC" w:rsidRPr="00862023" w:rsidRDefault="00C07ADC" w:rsidP="00C07ADC">
            <w:pPr>
              <w:spacing w:after="0"/>
              <w:rPr>
                <w:ins w:id="7673" w:author="tedo gogoladze" w:date="2020-01-05T00:57:00Z"/>
                <w:rFonts w:ascii="Calibri" w:eastAsia="Times New Roman" w:hAnsi="Calibri" w:cs="Calibri"/>
                <w:color w:val="000000"/>
                <w:lang w:val="en-GB"/>
              </w:rPr>
            </w:pPr>
            <w:ins w:id="7674" w:author="tedo gogoladze" w:date="2020-01-05T00:57:00Z">
              <w:r w:rsidRPr="00862023">
                <w:rPr>
                  <w:rFonts w:ascii="Calibri" w:eastAsia="Times New Roman" w:hAnsi="Calibri" w:cs="Calibri"/>
                  <w:color w:val="000000"/>
                  <w:lang w:val="en-GB"/>
                </w:rPr>
                <w:t>time</w:t>
              </w:r>
            </w:ins>
          </w:p>
        </w:tc>
        <w:tc>
          <w:tcPr>
            <w:tcW w:w="1780" w:type="dxa"/>
            <w:tcBorders>
              <w:top w:val="nil"/>
              <w:left w:val="nil"/>
              <w:bottom w:val="single" w:sz="4" w:space="0" w:color="auto"/>
              <w:right w:val="single" w:sz="4" w:space="0" w:color="auto"/>
            </w:tcBorders>
            <w:shd w:val="clear" w:color="auto" w:fill="auto"/>
            <w:noWrap/>
            <w:vAlign w:val="bottom"/>
            <w:hideMark/>
          </w:tcPr>
          <w:p w14:paraId="48681EB9" w14:textId="77777777" w:rsidR="00C07ADC" w:rsidRPr="00862023" w:rsidRDefault="00C07ADC" w:rsidP="00C07ADC">
            <w:pPr>
              <w:spacing w:after="0"/>
              <w:rPr>
                <w:ins w:id="7675" w:author="tedo gogoladze" w:date="2020-01-05T00:57:00Z"/>
                <w:rFonts w:ascii="Calibri" w:eastAsia="Times New Roman" w:hAnsi="Calibri" w:cs="Calibri"/>
                <w:color w:val="000000"/>
                <w:lang w:val="en-GB"/>
              </w:rPr>
            </w:pPr>
            <w:ins w:id="7676" w:author="tedo gogoladze" w:date="2020-01-05T00:57:00Z">
              <w:r w:rsidRPr="00862023">
                <w:rPr>
                  <w:rFonts w:ascii="Calibri" w:eastAsia="Times New Roman" w:hAnsi="Calibri" w:cs="Calibri"/>
                  <w:color w:val="000000"/>
                  <w:lang w:val="en-GB"/>
                </w:rPr>
                <w:t xml:space="preserve"> low</w:t>
              </w:r>
            </w:ins>
          </w:p>
        </w:tc>
      </w:tr>
      <w:tr w:rsidR="00C07ADC" w:rsidRPr="004A4B49" w14:paraId="642A7AB9" w14:textId="77777777" w:rsidTr="00C07ADC">
        <w:trPr>
          <w:trHeight w:val="300"/>
          <w:ins w:id="7677"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966A8D1" w14:textId="77777777" w:rsidR="00C07ADC" w:rsidRPr="00862023" w:rsidRDefault="00C07ADC" w:rsidP="00C07ADC">
            <w:pPr>
              <w:spacing w:after="0"/>
              <w:rPr>
                <w:ins w:id="7678" w:author="tedo gogoladze" w:date="2020-01-05T00:57:00Z"/>
                <w:rFonts w:ascii="Calibri" w:eastAsia="Times New Roman" w:hAnsi="Calibri" w:cs="Calibri"/>
                <w:color w:val="000000"/>
                <w:lang w:val="en-GB"/>
              </w:rPr>
            </w:pPr>
            <w:ins w:id="7679" w:author="tedo gogoladze" w:date="2020-01-05T00:57:00Z">
              <w:r w:rsidRPr="00862023">
                <w:rPr>
                  <w:rFonts w:ascii="Calibri" w:eastAsia="Times New Roman" w:hAnsi="Calibri" w:cs="Calibri"/>
                  <w:color w:val="000000"/>
                  <w:lang w:val="en-GB"/>
                </w:rPr>
                <w:t>Understanding</w:t>
              </w:r>
            </w:ins>
          </w:p>
        </w:tc>
        <w:tc>
          <w:tcPr>
            <w:tcW w:w="1740" w:type="dxa"/>
            <w:tcBorders>
              <w:top w:val="nil"/>
              <w:left w:val="nil"/>
              <w:bottom w:val="single" w:sz="4" w:space="0" w:color="auto"/>
              <w:right w:val="single" w:sz="4" w:space="0" w:color="auto"/>
            </w:tcBorders>
            <w:shd w:val="clear" w:color="auto" w:fill="auto"/>
            <w:noWrap/>
            <w:vAlign w:val="bottom"/>
            <w:hideMark/>
          </w:tcPr>
          <w:p w14:paraId="126720A9" w14:textId="77777777" w:rsidR="00C07ADC" w:rsidRPr="00862023" w:rsidRDefault="00C07ADC" w:rsidP="00C07ADC">
            <w:pPr>
              <w:spacing w:after="0"/>
              <w:rPr>
                <w:ins w:id="7680" w:author="tedo gogoladze" w:date="2020-01-05T00:57:00Z"/>
                <w:rFonts w:ascii="Calibri" w:eastAsia="Times New Roman" w:hAnsi="Calibri" w:cs="Calibri"/>
                <w:color w:val="000000"/>
                <w:lang w:val="en-GB"/>
              </w:rPr>
            </w:pPr>
            <w:ins w:id="7681" w:author="tedo gogoladze" w:date="2020-01-05T00:57:00Z">
              <w:r w:rsidRPr="00862023">
                <w:rPr>
                  <w:rFonts w:ascii="Calibri" w:eastAsia="Times New Roman" w:hAnsi="Calibri" w:cs="Calibri"/>
                  <w:color w:val="000000"/>
                  <w:lang w:val="en-GB"/>
                </w:rPr>
                <w:t xml:space="preserve"> sequential</w:t>
              </w:r>
            </w:ins>
          </w:p>
        </w:tc>
        <w:tc>
          <w:tcPr>
            <w:tcW w:w="2020" w:type="dxa"/>
            <w:tcBorders>
              <w:top w:val="nil"/>
              <w:left w:val="nil"/>
              <w:bottom w:val="single" w:sz="4" w:space="0" w:color="auto"/>
              <w:right w:val="single" w:sz="4" w:space="0" w:color="auto"/>
            </w:tcBorders>
            <w:shd w:val="clear" w:color="auto" w:fill="auto"/>
            <w:noWrap/>
            <w:vAlign w:val="bottom"/>
            <w:hideMark/>
          </w:tcPr>
          <w:p w14:paraId="195CB8DB" w14:textId="77777777" w:rsidR="00C07ADC" w:rsidRPr="00862023" w:rsidRDefault="00C07ADC" w:rsidP="00C07ADC">
            <w:pPr>
              <w:spacing w:after="0"/>
              <w:rPr>
                <w:ins w:id="7682" w:author="tedo gogoladze" w:date="2020-01-05T00:57:00Z"/>
                <w:rFonts w:ascii="Calibri" w:eastAsia="Times New Roman" w:hAnsi="Calibri" w:cs="Calibri"/>
                <w:color w:val="000000"/>
                <w:lang w:val="en-GB"/>
              </w:rPr>
            </w:pPr>
            <w:ins w:id="7683" w:author="tedo gogoladze" w:date="2020-01-05T00:57:00Z">
              <w:r>
                <w:rPr>
                  <w:rFonts w:ascii="Calibri" w:eastAsia="Times New Roman" w:hAnsi="Calibri" w:cs="Calibri"/>
                  <w:color w:val="000000"/>
                  <w:lang w:val="en-GB"/>
                </w:rPr>
                <w:t xml:space="preserve">Effort </w:t>
              </w:r>
              <w:r w:rsidRPr="00862023">
                <w:rPr>
                  <w:rFonts w:ascii="Calibri" w:eastAsia="Times New Roman" w:hAnsi="Calibri" w:cs="Calibri"/>
                  <w:color w:val="000000"/>
                  <w:lang w:val="en-GB"/>
                </w:rPr>
                <w:t>estimation</w:t>
              </w:r>
            </w:ins>
          </w:p>
        </w:tc>
        <w:tc>
          <w:tcPr>
            <w:tcW w:w="1780" w:type="dxa"/>
            <w:tcBorders>
              <w:top w:val="nil"/>
              <w:left w:val="nil"/>
              <w:bottom w:val="single" w:sz="4" w:space="0" w:color="auto"/>
              <w:right w:val="single" w:sz="4" w:space="0" w:color="auto"/>
            </w:tcBorders>
            <w:shd w:val="clear" w:color="auto" w:fill="auto"/>
            <w:noWrap/>
            <w:vAlign w:val="bottom"/>
            <w:hideMark/>
          </w:tcPr>
          <w:p w14:paraId="152C6BA6" w14:textId="77777777" w:rsidR="00C07ADC" w:rsidRPr="00862023" w:rsidRDefault="00C07ADC" w:rsidP="00C07ADC">
            <w:pPr>
              <w:spacing w:after="0"/>
              <w:rPr>
                <w:ins w:id="7684" w:author="tedo gogoladze" w:date="2020-01-05T00:57:00Z"/>
                <w:rFonts w:ascii="Calibri" w:eastAsia="Times New Roman" w:hAnsi="Calibri" w:cs="Calibri"/>
                <w:color w:val="000000"/>
                <w:lang w:val="en-GB"/>
              </w:rPr>
            </w:pPr>
            <w:ins w:id="7685" w:author="tedo gogoladze" w:date="2020-01-05T00:57:00Z">
              <w:r w:rsidRPr="00862023">
                <w:rPr>
                  <w:rFonts w:ascii="Calibri" w:eastAsia="Times New Roman" w:hAnsi="Calibri" w:cs="Calibri"/>
                  <w:color w:val="000000"/>
                  <w:lang w:val="en-GB"/>
                </w:rPr>
                <w:t xml:space="preserve"> high</w:t>
              </w:r>
            </w:ins>
          </w:p>
        </w:tc>
      </w:tr>
      <w:tr w:rsidR="00C07ADC" w:rsidRPr="004A4B49" w14:paraId="0B3ACC3F" w14:textId="77777777" w:rsidTr="00C07ADC">
        <w:trPr>
          <w:trHeight w:val="300"/>
          <w:ins w:id="7686" w:author="tedo gogoladze" w:date="2020-01-05T00:57: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CB2E69E" w14:textId="77777777" w:rsidR="00C07ADC" w:rsidRPr="00862023" w:rsidRDefault="00C07ADC" w:rsidP="00C07ADC">
            <w:pPr>
              <w:spacing w:after="0"/>
              <w:rPr>
                <w:ins w:id="7687" w:author="tedo gogoladze" w:date="2020-01-05T00:57:00Z"/>
                <w:rFonts w:ascii="Calibri" w:eastAsia="Times New Roman" w:hAnsi="Calibri" w:cs="Calibri"/>
                <w:color w:val="000000"/>
                <w:lang w:val="en-GB"/>
              </w:rPr>
            </w:pPr>
            <w:ins w:id="7688" w:author="tedo gogoladze" w:date="2020-01-05T00:57:00Z">
              <w:r w:rsidRPr="00862023">
                <w:rPr>
                  <w:rFonts w:ascii="Calibri" w:eastAsia="Times New Roman" w:hAnsi="Calibri" w:cs="Calibri"/>
                  <w:color w:val="000000"/>
                  <w:lang w:val="en-GB"/>
                </w:rPr>
                <w:t>priority</w:t>
              </w:r>
            </w:ins>
          </w:p>
        </w:tc>
        <w:tc>
          <w:tcPr>
            <w:tcW w:w="1740" w:type="dxa"/>
            <w:tcBorders>
              <w:top w:val="nil"/>
              <w:left w:val="nil"/>
              <w:bottom w:val="single" w:sz="4" w:space="0" w:color="auto"/>
              <w:right w:val="single" w:sz="4" w:space="0" w:color="auto"/>
            </w:tcBorders>
            <w:shd w:val="clear" w:color="auto" w:fill="auto"/>
            <w:noWrap/>
            <w:vAlign w:val="bottom"/>
            <w:hideMark/>
          </w:tcPr>
          <w:p w14:paraId="06462C52" w14:textId="77777777" w:rsidR="00C07ADC" w:rsidRPr="00862023" w:rsidRDefault="00C07ADC" w:rsidP="00C07ADC">
            <w:pPr>
              <w:spacing w:after="0"/>
              <w:rPr>
                <w:ins w:id="7689" w:author="tedo gogoladze" w:date="2020-01-05T00:57:00Z"/>
                <w:rFonts w:ascii="Calibri" w:eastAsia="Times New Roman" w:hAnsi="Calibri" w:cs="Calibri"/>
                <w:color w:val="000000"/>
                <w:lang w:val="en-GB"/>
              </w:rPr>
            </w:pPr>
            <w:ins w:id="7690" w:author="tedo gogoladze" w:date="2020-01-05T00:57:00Z">
              <w:r w:rsidRPr="00862023">
                <w:rPr>
                  <w:rFonts w:ascii="Calibri" w:eastAsia="Times New Roman" w:hAnsi="Calibri" w:cs="Calibri"/>
                  <w:color w:val="000000"/>
                  <w:lang w:val="en-GB"/>
                </w:rPr>
                <w:t xml:space="preserve"> high</w:t>
              </w:r>
            </w:ins>
          </w:p>
        </w:tc>
        <w:tc>
          <w:tcPr>
            <w:tcW w:w="2020" w:type="dxa"/>
            <w:tcBorders>
              <w:top w:val="nil"/>
              <w:left w:val="nil"/>
              <w:bottom w:val="single" w:sz="4" w:space="0" w:color="auto"/>
              <w:right w:val="single" w:sz="4" w:space="0" w:color="auto"/>
            </w:tcBorders>
            <w:shd w:val="clear" w:color="auto" w:fill="auto"/>
            <w:noWrap/>
            <w:vAlign w:val="bottom"/>
            <w:hideMark/>
          </w:tcPr>
          <w:p w14:paraId="4D1EEF00" w14:textId="77777777" w:rsidR="00C07ADC" w:rsidRPr="00862023" w:rsidRDefault="00C07ADC" w:rsidP="00C07ADC">
            <w:pPr>
              <w:spacing w:after="0"/>
              <w:rPr>
                <w:ins w:id="7691" w:author="tedo gogoladze" w:date="2020-01-05T00:57:00Z"/>
                <w:rFonts w:ascii="Calibri" w:eastAsia="Times New Roman" w:hAnsi="Calibri" w:cs="Calibri"/>
                <w:color w:val="000000"/>
                <w:lang w:val="en-GB"/>
              </w:rPr>
            </w:pPr>
            <w:ins w:id="7692" w:author="tedo gogoladze" w:date="2020-01-05T00:57:00Z">
              <w:r w:rsidRPr="00862023">
                <w:rPr>
                  <w:rFonts w:ascii="Calibri" w:eastAsia="Times New Roman" w:hAnsi="Calibri" w:cs="Calibri"/>
                  <w:color w:val="000000"/>
                  <w:lang w:val="en-GB"/>
                </w:rPr>
                <w:t>Understanding</w:t>
              </w:r>
            </w:ins>
          </w:p>
        </w:tc>
        <w:tc>
          <w:tcPr>
            <w:tcW w:w="1780" w:type="dxa"/>
            <w:tcBorders>
              <w:top w:val="nil"/>
              <w:left w:val="nil"/>
              <w:bottom w:val="single" w:sz="4" w:space="0" w:color="auto"/>
              <w:right w:val="single" w:sz="4" w:space="0" w:color="auto"/>
            </w:tcBorders>
            <w:shd w:val="clear" w:color="auto" w:fill="auto"/>
            <w:noWrap/>
            <w:vAlign w:val="bottom"/>
            <w:hideMark/>
          </w:tcPr>
          <w:p w14:paraId="36C3A918" w14:textId="77777777" w:rsidR="00C07ADC" w:rsidRPr="00862023" w:rsidRDefault="00C07ADC" w:rsidP="00C07ADC">
            <w:pPr>
              <w:spacing w:after="0"/>
              <w:rPr>
                <w:ins w:id="7693" w:author="tedo gogoladze" w:date="2020-01-05T00:57:00Z"/>
                <w:rFonts w:ascii="Calibri" w:eastAsia="Times New Roman" w:hAnsi="Calibri" w:cs="Calibri"/>
                <w:color w:val="000000"/>
                <w:lang w:val="en-GB"/>
              </w:rPr>
            </w:pPr>
            <w:ins w:id="7694" w:author="tedo gogoladze" w:date="2020-01-05T00:57:00Z">
              <w:r w:rsidRPr="00862023">
                <w:rPr>
                  <w:rFonts w:ascii="Calibri" w:eastAsia="Times New Roman" w:hAnsi="Calibri" w:cs="Calibri"/>
                  <w:color w:val="000000"/>
                  <w:lang w:val="en-GB"/>
                </w:rPr>
                <w:t xml:space="preserve"> sequential</w:t>
              </w:r>
            </w:ins>
          </w:p>
        </w:tc>
      </w:tr>
    </w:tbl>
    <w:p w14:paraId="28E6F5A3" w14:textId="7E6C9A49" w:rsidR="00E06172" w:rsidRDefault="00E06172" w:rsidP="00C07ADC">
      <w:pPr>
        <w:rPr>
          <w:ins w:id="7695" w:author="tedo gogoladze" w:date="2020-01-06T13:09:00Z"/>
          <w:rFonts w:cstheme="minorHAnsi"/>
          <w:lang w:val="en-GB"/>
        </w:rPr>
      </w:pPr>
      <w:ins w:id="7696" w:author="tedo gogoladze" w:date="2020-01-06T13:09:00Z">
        <w:r w:rsidRPr="00862023">
          <w:rPr>
            <w:rFonts w:cstheme="minorHAnsi"/>
            <w:lang w:val="en-GB"/>
          </w:rPr>
          <w:t xml:space="preserve">Table 20. </w:t>
        </w:r>
        <w:r>
          <w:rPr>
            <w:rFonts w:cstheme="minorHAnsi"/>
            <w:lang w:val="en-GB"/>
          </w:rPr>
          <w:t>Relevant association rules between software development metrics and the FSLSM (adapted from Scott et. Al [1]).</w:t>
        </w:r>
      </w:ins>
    </w:p>
    <w:p w14:paraId="7394DAC6" w14:textId="1B42DD0E" w:rsidR="00C07ADC" w:rsidRPr="00862023" w:rsidRDefault="00E06172" w:rsidP="00C07ADC">
      <w:pPr>
        <w:rPr>
          <w:ins w:id="7697" w:author="tedo gogoladze" w:date="2020-01-05T00:57:00Z"/>
          <w:rFonts w:cstheme="minorHAnsi"/>
          <w:lang w:val="en-GB"/>
        </w:rPr>
      </w:pPr>
      <w:ins w:id="7698" w:author="tedo gogoladze" w:date="2020-01-06T13:10:00Z">
        <w:r>
          <w:rPr>
            <w:rFonts w:cstheme="minorHAnsi"/>
            <w:lang w:val="en-GB"/>
          </w:rPr>
          <w:t xml:space="preserve">In a different study, </w:t>
        </w:r>
        <w:proofErr w:type="spellStart"/>
        <w:r w:rsidRPr="00862023">
          <w:rPr>
            <w:rFonts w:cstheme="minorHAnsi"/>
            <w:lang w:val="en-GB"/>
          </w:rPr>
          <w:t>Siddiquei</w:t>
        </w:r>
        <w:proofErr w:type="spellEnd"/>
        <w:r w:rsidRPr="00862023">
          <w:rPr>
            <w:rFonts w:cstheme="minorHAnsi"/>
            <w:lang w:val="en-GB"/>
          </w:rPr>
          <w:t xml:space="preserve"> </w:t>
        </w:r>
        <w:r>
          <w:rPr>
            <w:rFonts w:cstheme="minorHAnsi"/>
            <w:lang w:val="en-GB"/>
          </w:rPr>
          <w:t xml:space="preserve">et. Al [8] found that the FSLSM and the Big 5 model are related. The authors </w:t>
        </w:r>
        <w:r w:rsidRPr="00862023">
          <w:rPr>
            <w:rFonts w:cstheme="minorHAnsi"/>
            <w:lang w:val="en-GB"/>
          </w:rPr>
          <w:t>stud</w:t>
        </w:r>
        <w:r>
          <w:rPr>
            <w:rFonts w:cstheme="minorHAnsi"/>
            <w:lang w:val="en-GB"/>
          </w:rPr>
          <w:t>ied</w:t>
        </w:r>
        <w:r w:rsidRPr="00862023">
          <w:rPr>
            <w:rFonts w:cstheme="minorHAnsi"/>
            <w:lang w:val="en-GB"/>
          </w:rPr>
          <w:t xml:space="preserve"> the correlation between</w:t>
        </w:r>
        <w:r>
          <w:rPr>
            <w:rFonts w:cstheme="minorHAnsi"/>
            <w:lang w:val="en-GB"/>
          </w:rPr>
          <w:t xml:space="preserve"> these two models and found several correlations, which are shown in Table 21.</w:t>
        </w:r>
      </w:ins>
    </w:p>
    <w:tbl>
      <w:tblPr>
        <w:tblW w:w="8095" w:type="dxa"/>
        <w:tblLook w:val="04A0" w:firstRow="1" w:lastRow="0" w:firstColumn="1" w:lastColumn="0" w:noHBand="0" w:noVBand="1"/>
      </w:tblPr>
      <w:tblGrid>
        <w:gridCol w:w="1860"/>
        <w:gridCol w:w="1148"/>
        <w:gridCol w:w="1860"/>
        <w:gridCol w:w="1248"/>
        <w:gridCol w:w="1979"/>
      </w:tblGrid>
      <w:tr w:rsidR="00C07ADC" w:rsidRPr="004A4B49" w14:paraId="3898C196" w14:textId="77777777" w:rsidTr="00C07ADC">
        <w:trPr>
          <w:trHeight w:val="300"/>
          <w:ins w:id="7699" w:author="tedo gogoladze" w:date="2020-01-05T00:57:00Z"/>
        </w:trPr>
        <w:tc>
          <w:tcPr>
            <w:tcW w:w="1860" w:type="dxa"/>
            <w:tcBorders>
              <w:top w:val="single" w:sz="4" w:space="0" w:color="auto"/>
              <w:left w:val="single" w:sz="4" w:space="0" w:color="auto"/>
              <w:bottom w:val="nil"/>
              <w:right w:val="single" w:sz="4" w:space="0" w:color="auto"/>
            </w:tcBorders>
            <w:shd w:val="clear" w:color="000000" w:fill="BFBFBF"/>
            <w:noWrap/>
            <w:vAlign w:val="bottom"/>
            <w:hideMark/>
          </w:tcPr>
          <w:p w14:paraId="3099CABA" w14:textId="77777777" w:rsidR="00C07ADC" w:rsidRPr="00862023" w:rsidRDefault="00C07ADC" w:rsidP="00C07ADC">
            <w:pPr>
              <w:spacing w:after="0"/>
              <w:rPr>
                <w:ins w:id="7700" w:author="tedo gogoladze" w:date="2020-01-05T00:57:00Z"/>
                <w:rFonts w:ascii="Calibri" w:eastAsia="Times New Roman" w:hAnsi="Calibri" w:cs="Calibri"/>
                <w:b/>
                <w:bCs/>
                <w:color w:val="000000"/>
                <w:u w:val="single"/>
                <w:lang w:val="en-GB"/>
              </w:rPr>
            </w:pPr>
            <w:ins w:id="7701" w:author="tedo gogoladze" w:date="2020-01-05T00:57:00Z">
              <w:r w:rsidRPr="00862023">
                <w:rPr>
                  <w:rFonts w:ascii="Calibri" w:eastAsia="Times New Roman" w:hAnsi="Calibri" w:cs="Calibri"/>
                  <w:b/>
                  <w:bCs/>
                  <w:color w:val="000000"/>
                  <w:u w:val="single"/>
                  <w:lang w:val="en-GB"/>
                </w:rPr>
                <w:t>Variable</w:t>
              </w:r>
            </w:ins>
          </w:p>
        </w:tc>
        <w:tc>
          <w:tcPr>
            <w:tcW w:w="1148" w:type="dxa"/>
            <w:tcBorders>
              <w:top w:val="single" w:sz="4" w:space="0" w:color="auto"/>
              <w:left w:val="nil"/>
              <w:bottom w:val="nil"/>
              <w:right w:val="single" w:sz="4" w:space="0" w:color="auto"/>
            </w:tcBorders>
            <w:shd w:val="clear" w:color="000000" w:fill="BFBFBF"/>
            <w:noWrap/>
            <w:vAlign w:val="bottom"/>
            <w:hideMark/>
          </w:tcPr>
          <w:p w14:paraId="17031186" w14:textId="77777777" w:rsidR="00C07ADC" w:rsidRPr="00862023" w:rsidRDefault="00C07ADC" w:rsidP="00C07ADC">
            <w:pPr>
              <w:spacing w:after="0"/>
              <w:rPr>
                <w:ins w:id="7702" w:author="tedo gogoladze" w:date="2020-01-05T00:57:00Z"/>
                <w:rFonts w:ascii="Calibri" w:eastAsia="Times New Roman" w:hAnsi="Calibri" w:cs="Calibri"/>
                <w:b/>
                <w:bCs/>
                <w:color w:val="000000"/>
                <w:u w:val="single"/>
                <w:lang w:val="en-GB"/>
              </w:rPr>
            </w:pPr>
            <w:ins w:id="7703" w:author="tedo gogoladze" w:date="2020-01-05T00:57:00Z">
              <w:r w:rsidRPr="00862023">
                <w:rPr>
                  <w:rFonts w:ascii="Calibri" w:eastAsia="Times New Roman" w:hAnsi="Calibri" w:cs="Calibri"/>
                  <w:b/>
                  <w:bCs/>
                  <w:color w:val="000000"/>
                  <w:u w:val="single"/>
                  <w:lang w:val="en-GB"/>
                </w:rPr>
                <w:t>Value</w:t>
              </w:r>
            </w:ins>
          </w:p>
        </w:tc>
        <w:tc>
          <w:tcPr>
            <w:tcW w:w="1860" w:type="dxa"/>
            <w:tcBorders>
              <w:top w:val="single" w:sz="4" w:space="0" w:color="auto"/>
              <w:left w:val="nil"/>
              <w:bottom w:val="nil"/>
              <w:right w:val="single" w:sz="4" w:space="0" w:color="auto"/>
            </w:tcBorders>
            <w:shd w:val="clear" w:color="000000" w:fill="BFBFBF"/>
            <w:noWrap/>
            <w:vAlign w:val="bottom"/>
            <w:hideMark/>
          </w:tcPr>
          <w:p w14:paraId="6BC3EDE3" w14:textId="77777777" w:rsidR="00C07ADC" w:rsidRPr="00862023" w:rsidRDefault="00C07ADC" w:rsidP="00C07ADC">
            <w:pPr>
              <w:spacing w:after="0"/>
              <w:rPr>
                <w:ins w:id="7704" w:author="tedo gogoladze" w:date="2020-01-05T00:57:00Z"/>
                <w:rFonts w:ascii="Calibri" w:eastAsia="Times New Roman" w:hAnsi="Calibri" w:cs="Calibri"/>
                <w:b/>
                <w:bCs/>
                <w:color w:val="000000"/>
                <w:u w:val="single"/>
                <w:lang w:val="en-GB"/>
              </w:rPr>
            </w:pPr>
            <w:ins w:id="7705" w:author="tedo gogoladze" w:date="2020-01-05T00:57:00Z">
              <w:r w:rsidRPr="00862023">
                <w:rPr>
                  <w:rFonts w:ascii="Calibri" w:eastAsia="Times New Roman" w:hAnsi="Calibri" w:cs="Calibri"/>
                  <w:b/>
                  <w:bCs/>
                  <w:color w:val="000000"/>
                  <w:u w:val="single"/>
                  <w:lang w:val="en-GB"/>
                </w:rPr>
                <w:t>Trait</w:t>
              </w:r>
            </w:ins>
          </w:p>
        </w:tc>
        <w:tc>
          <w:tcPr>
            <w:tcW w:w="1248" w:type="dxa"/>
            <w:tcBorders>
              <w:top w:val="single" w:sz="4" w:space="0" w:color="auto"/>
              <w:left w:val="nil"/>
              <w:bottom w:val="nil"/>
              <w:right w:val="single" w:sz="4" w:space="0" w:color="auto"/>
            </w:tcBorders>
            <w:shd w:val="clear" w:color="000000" w:fill="BFBFBF"/>
            <w:noWrap/>
            <w:vAlign w:val="bottom"/>
            <w:hideMark/>
          </w:tcPr>
          <w:p w14:paraId="5689FDBF" w14:textId="77777777" w:rsidR="00C07ADC" w:rsidRPr="00862023" w:rsidRDefault="00C07ADC" w:rsidP="00C07ADC">
            <w:pPr>
              <w:spacing w:after="0"/>
              <w:rPr>
                <w:ins w:id="7706" w:author="tedo gogoladze" w:date="2020-01-05T00:57:00Z"/>
                <w:rFonts w:ascii="Calibri" w:eastAsia="Times New Roman" w:hAnsi="Calibri" w:cs="Calibri"/>
                <w:b/>
                <w:bCs/>
                <w:color w:val="000000"/>
                <w:u w:val="single"/>
                <w:lang w:val="en-GB"/>
              </w:rPr>
            </w:pPr>
            <w:ins w:id="7707" w:author="tedo gogoladze" w:date="2020-01-05T00:57:00Z">
              <w:r w:rsidRPr="00862023">
                <w:rPr>
                  <w:rFonts w:ascii="Calibri" w:eastAsia="Times New Roman" w:hAnsi="Calibri" w:cs="Calibri"/>
                  <w:b/>
                  <w:bCs/>
                  <w:color w:val="000000"/>
                  <w:u w:val="single"/>
                  <w:lang w:val="en-GB"/>
                </w:rPr>
                <w:t>Correlation</w:t>
              </w:r>
            </w:ins>
          </w:p>
        </w:tc>
        <w:tc>
          <w:tcPr>
            <w:tcW w:w="1979" w:type="dxa"/>
            <w:tcBorders>
              <w:top w:val="single" w:sz="4" w:space="0" w:color="auto"/>
              <w:left w:val="nil"/>
              <w:bottom w:val="nil"/>
              <w:right w:val="single" w:sz="4" w:space="0" w:color="auto"/>
            </w:tcBorders>
            <w:shd w:val="clear" w:color="000000" w:fill="BFBFBF"/>
            <w:noWrap/>
            <w:vAlign w:val="bottom"/>
            <w:hideMark/>
          </w:tcPr>
          <w:p w14:paraId="06D871F7" w14:textId="77777777" w:rsidR="00C07ADC" w:rsidRPr="00862023" w:rsidRDefault="00C07ADC" w:rsidP="00C07ADC">
            <w:pPr>
              <w:spacing w:after="0"/>
              <w:rPr>
                <w:ins w:id="7708" w:author="tedo gogoladze" w:date="2020-01-05T00:57:00Z"/>
                <w:rFonts w:ascii="Calibri" w:eastAsia="Times New Roman" w:hAnsi="Calibri" w:cs="Calibri"/>
                <w:b/>
                <w:bCs/>
                <w:color w:val="000000"/>
                <w:u w:val="single"/>
                <w:lang w:val="en-GB"/>
              </w:rPr>
            </w:pPr>
            <w:ins w:id="7709" w:author="tedo gogoladze" w:date="2020-01-05T00:57:00Z">
              <w:r w:rsidRPr="00862023">
                <w:rPr>
                  <w:rFonts w:ascii="Calibri" w:eastAsia="Times New Roman" w:hAnsi="Calibri" w:cs="Calibri"/>
                  <w:b/>
                  <w:bCs/>
                  <w:color w:val="000000"/>
                  <w:u w:val="single"/>
                  <w:lang w:val="en-GB"/>
                </w:rPr>
                <w:t>Correlation value</w:t>
              </w:r>
            </w:ins>
          </w:p>
        </w:tc>
      </w:tr>
      <w:tr w:rsidR="00C07ADC" w:rsidRPr="004A4B49" w14:paraId="29DBFC18" w14:textId="77777777" w:rsidTr="00C07ADC">
        <w:trPr>
          <w:trHeight w:val="300"/>
          <w:ins w:id="7710" w:author="tedo gogoladze" w:date="2020-01-05T00:57:00Z"/>
        </w:trPr>
        <w:tc>
          <w:tcPr>
            <w:tcW w:w="1860" w:type="dxa"/>
            <w:tcBorders>
              <w:top w:val="single" w:sz="4" w:space="0" w:color="auto"/>
              <w:left w:val="single" w:sz="4" w:space="0" w:color="auto"/>
              <w:bottom w:val="nil"/>
              <w:right w:val="single" w:sz="4" w:space="0" w:color="auto"/>
            </w:tcBorders>
            <w:shd w:val="clear" w:color="000000" w:fill="F2F2F2"/>
            <w:noWrap/>
            <w:vAlign w:val="bottom"/>
            <w:hideMark/>
          </w:tcPr>
          <w:p w14:paraId="57475B73" w14:textId="77777777" w:rsidR="00C07ADC" w:rsidRPr="00862023" w:rsidRDefault="00C07ADC" w:rsidP="00C07ADC">
            <w:pPr>
              <w:spacing w:after="0"/>
              <w:rPr>
                <w:ins w:id="7711" w:author="tedo gogoladze" w:date="2020-01-05T00:57:00Z"/>
                <w:rFonts w:ascii="Calibri" w:eastAsia="Times New Roman" w:hAnsi="Calibri" w:cs="Calibri"/>
                <w:color w:val="000000"/>
                <w:lang w:val="en-GB"/>
              </w:rPr>
            </w:pPr>
            <w:ins w:id="7712" w:author="tedo gogoladze" w:date="2020-01-05T00:57:00Z">
              <w:r w:rsidRPr="00862023">
                <w:rPr>
                  <w:rFonts w:ascii="Calibri" w:eastAsia="Times New Roman" w:hAnsi="Calibri" w:cs="Calibri"/>
                  <w:color w:val="000000"/>
                  <w:lang w:val="en-GB"/>
                </w:rPr>
                <w:t>Perception</w:t>
              </w:r>
            </w:ins>
          </w:p>
        </w:tc>
        <w:tc>
          <w:tcPr>
            <w:tcW w:w="1148" w:type="dxa"/>
            <w:tcBorders>
              <w:top w:val="single" w:sz="4" w:space="0" w:color="auto"/>
              <w:left w:val="nil"/>
              <w:bottom w:val="nil"/>
              <w:right w:val="single" w:sz="4" w:space="0" w:color="auto"/>
            </w:tcBorders>
            <w:shd w:val="clear" w:color="000000" w:fill="F2F2F2"/>
            <w:noWrap/>
            <w:vAlign w:val="bottom"/>
            <w:hideMark/>
          </w:tcPr>
          <w:p w14:paraId="678C4150" w14:textId="77777777" w:rsidR="00C07ADC" w:rsidRPr="00862023" w:rsidRDefault="00C07ADC" w:rsidP="00C07ADC">
            <w:pPr>
              <w:spacing w:after="0"/>
              <w:rPr>
                <w:ins w:id="7713" w:author="tedo gogoladze" w:date="2020-01-05T00:57:00Z"/>
                <w:rFonts w:ascii="Calibri" w:eastAsia="Times New Roman" w:hAnsi="Calibri" w:cs="Calibri"/>
                <w:color w:val="000000"/>
                <w:lang w:val="en-GB"/>
              </w:rPr>
            </w:pPr>
            <w:ins w:id="7714" w:author="tedo gogoladze" w:date="2020-01-05T00:57:00Z">
              <w:r w:rsidRPr="00862023">
                <w:rPr>
                  <w:rFonts w:ascii="Calibri" w:eastAsia="Times New Roman" w:hAnsi="Calibri" w:cs="Calibri"/>
                  <w:color w:val="000000"/>
                  <w:lang w:val="en-GB"/>
                </w:rPr>
                <w:t>intuitive</w:t>
              </w:r>
            </w:ins>
          </w:p>
        </w:tc>
        <w:tc>
          <w:tcPr>
            <w:tcW w:w="1860" w:type="dxa"/>
            <w:tcBorders>
              <w:top w:val="single" w:sz="4" w:space="0" w:color="auto"/>
              <w:left w:val="nil"/>
              <w:bottom w:val="nil"/>
              <w:right w:val="single" w:sz="4" w:space="0" w:color="auto"/>
            </w:tcBorders>
            <w:shd w:val="clear" w:color="000000" w:fill="F2F2F2"/>
            <w:noWrap/>
            <w:vAlign w:val="bottom"/>
            <w:hideMark/>
          </w:tcPr>
          <w:p w14:paraId="0AB2818B" w14:textId="77777777" w:rsidR="00C07ADC" w:rsidRPr="00862023" w:rsidRDefault="00C07ADC" w:rsidP="00C07ADC">
            <w:pPr>
              <w:spacing w:after="0"/>
              <w:rPr>
                <w:ins w:id="7715" w:author="tedo gogoladze" w:date="2020-01-05T00:57:00Z"/>
                <w:rFonts w:ascii="Calibri" w:eastAsia="Times New Roman" w:hAnsi="Calibri" w:cs="Calibri"/>
                <w:color w:val="000000"/>
                <w:lang w:val="en-GB"/>
              </w:rPr>
            </w:pPr>
            <w:ins w:id="7716" w:author="tedo gogoladze" w:date="2020-01-05T00:57:00Z">
              <w:r w:rsidRPr="00862023">
                <w:rPr>
                  <w:rFonts w:ascii="Calibri" w:eastAsia="Times New Roman" w:hAnsi="Calibri" w:cs="Calibri"/>
                  <w:color w:val="000000"/>
                  <w:lang w:val="en-GB"/>
                </w:rPr>
                <w:t>Agreeableness</w:t>
              </w:r>
            </w:ins>
          </w:p>
        </w:tc>
        <w:tc>
          <w:tcPr>
            <w:tcW w:w="1248" w:type="dxa"/>
            <w:tcBorders>
              <w:top w:val="single" w:sz="4" w:space="0" w:color="auto"/>
              <w:left w:val="nil"/>
              <w:bottom w:val="nil"/>
              <w:right w:val="single" w:sz="4" w:space="0" w:color="auto"/>
            </w:tcBorders>
            <w:shd w:val="clear" w:color="000000" w:fill="F2F2F2"/>
            <w:noWrap/>
            <w:vAlign w:val="bottom"/>
            <w:hideMark/>
          </w:tcPr>
          <w:p w14:paraId="7D205F0D" w14:textId="77777777" w:rsidR="00C07ADC" w:rsidRPr="00862023" w:rsidRDefault="00C07ADC" w:rsidP="00C07ADC">
            <w:pPr>
              <w:spacing w:after="0"/>
              <w:rPr>
                <w:ins w:id="7717" w:author="tedo gogoladze" w:date="2020-01-05T00:57:00Z"/>
                <w:rFonts w:ascii="Calibri" w:eastAsia="Times New Roman" w:hAnsi="Calibri" w:cs="Calibri"/>
                <w:color w:val="000000"/>
                <w:lang w:val="en-GB"/>
              </w:rPr>
            </w:pPr>
            <w:ins w:id="7718" w:author="tedo gogoladze" w:date="2020-01-05T00:57:00Z">
              <w:r w:rsidRPr="00862023">
                <w:rPr>
                  <w:rFonts w:ascii="Calibri" w:eastAsia="Times New Roman" w:hAnsi="Calibri" w:cs="Calibri"/>
                  <w:color w:val="000000"/>
                  <w:lang w:val="en-GB"/>
                </w:rPr>
                <w:t>Negative</w:t>
              </w:r>
            </w:ins>
          </w:p>
        </w:tc>
        <w:tc>
          <w:tcPr>
            <w:tcW w:w="1979" w:type="dxa"/>
            <w:tcBorders>
              <w:top w:val="single" w:sz="4" w:space="0" w:color="auto"/>
              <w:left w:val="nil"/>
              <w:bottom w:val="nil"/>
              <w:right w:val="single" w:sz="4" w:space="0" w:color="auto"/>
            </w:tcBorders>
            <w:shd w:val="clear" w:color="000000" w:fill="F2F2F2"/>
            <w:noWrap/>
            <w:vAlign w:val="bottom"/>
            <w:hideMark/>
          </w:tcPr>
          <w:p w14:paraId="5DEB6058" w14:textId="77777777" w:rsidR="00C07ADC" w:rsidRPr="00862023" w:rsidRDefault="00C07ADC" w:rsidP="00C07ADC">
            <w:pPr>
              <w:spacing w:after="0"/>
              <w:jc w:val="right"/>
              <w:rPr>
                <w:ins w:id="7719" w:author="tedo gogoladze" w:date="2020-01-05T00:57:00Z"/>
                <w:rFonts w:ascii="Calibri" w:eastAsia="Times New Roman" w:hAnsi="Calibri" w:cs="Calibri"/>
                <w:color w:val="000000"/>
                <w:lang w:val="en-GB"/>
              </w:rPr>
            </w:pPr>
            <w:ins w:id="7720" w:author="tedo gogoladze" w:date="2020-01-05T00:57:00Z">
              <w:r w:rsidRPr="00862023">
                <w:rPr>
                  <w:rFonts w:ascii="Calibri" w:eastAsia="Times New Roman" w:hAnsi="Calibri" w:cs="Calibri"/>
                  <w:color w:val="000000"/>
                  <w:lang w:val="en-GB"/>
                </w:rPr>
                <w:t>-0.268</w:t>
              </w:r>
            </w:ins>
          </w:p>
        </w:tc>
      </w:tr>
      <w:tr w:rsidR="00C07ADC" w:rsidRPr="004A4B49" w14:paraId="2FE3835A" w14:textId="77777777" w:rsidTr="00C07ADC">
        <w:trPr>
          <w:trHeight w:val="300"/>
          <w:ins w:id="7721" w:author="tedo gogoladze" w:date="2020-01-05T00:57:00Z"/>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7762DC50" w14:textId="77777777" w:rsidR="00C07ADC" w:rsidRPr="00862023" w:rsidRDefault="00C07ADC" w:rsidP="00C07ADC">
            <w:pPr>
              <w:spacing w:after="0"/>
              <w:rPr>
                <w:ins w:id="7722" w:author="tedo gogoladze" w:date="2020-01-05T00:57:00Z"/>
                <w:rFonts w:ascii="Calibri" w:eastAsia="Times New Roman" w:hAnsi="Calibri" w:cs="Calibri"/>
                <w:color w:val="000000"/>
                <w:lang w:val="en-GB"/>
              </w:rPr>
            </w:pPr>
            <w:ins w:id="7723" w:author="tedo gogoladze" w:date="2020-01-05T00:57:00Z">
              <w:r w:rsidRPr="00862023">
                <w:rPr>
                  <w:rFonts w:ascii="Calibri" w:eastAsia="Times New Roman" w:hAnsi="Calibri" w:cs="Calibri"/>
                  <w:color w:val="000000"/>
                  <w:lang w:val="en-GB"/>
                </w:rPr>
                <w:t>Perception</w:t>
              </w:r>
            </w:ins>
          </w:p>
        </w:tc>
        <w:tc>
          <w:tcPr>
            <w:tcW w:w="1148" w:type="dxa"/>
            <w:tcBorders>
              <w:top w:val="nil"/>
              <w:left w:val="nil"/>
              <w:bottom w:val="single" w:sz="4" w:space="0" w:color="auto"/>
              <w:right w:val="single" w:sz="4" w:space="0" w:color="auto"/>
            </w:tcBorders>
            <w:shd w:val="clear" w:color="000000" w:fill="F2F2F2"/>
            <w:noWrap/>
            <w:vAlign w:val="bottom"/>
            <w:hideMark/>
          </w:tcPr>
          <w:p w14:paraId="26AAE0BA" w14:textId="77777777" w:rsidR="00C07ADC" w:rsidRPr="00862023" w:rsidRDefault="00C07ADC" w:rsidP="00C07ADC">
            <w:pPr>
              <w:spacing w:after="0"/>
              <w:rPr>
                <w:ins w:id="7724" w:author="tedo gogoladze" w:date="2020-01-05T00:57:00Z"/>
                <w:rFonts w:ascii="Calibri" w:eastAsia="Times New Roman" w:hAnsi="Calibri" w:cs="Calibri"/>
                <w:color w:val="000000"/>
                <w:lang w:val="en-GB"/>
              </w:rPr>
            </w:pPr>
            <w:ins w:id="7725" w:author="tedo gogoladze" w:date="2020-01-05T00:57:00Z">
              <w:r w:rsidRPr="00862023">
                <w:rPr>
                  <w:rFonts w:ascii="Calibri" w:eastAsia="Times New Roman" w:hAnsi="Calibri" w:cs="Calibri"/>
                  <w:color w:val="000000"/>
                  <w:lang w:val="en-GB"/>
                </w:rPr>
                <w:t>intuitive</w:t>
              </w:r>
            </w:ins>
          </w:p>
        </w:tc>
        <w:tc>
          <w:tcPr>
            <w:tcW w:w="1860" w:type="dxa"/>
            <w:tcBorders>
              <w:top w:val="nil"/>
              <w:left w:val="nil"/>
              <w:bottom w:val="single" w:sz="4" w:space="0" w:color="auto"/>
              <w:right w:val="single" w:sz="4" w:space="0" w:color="auto"/>
            </w:tcBorders>
            <w:shd w:val="clear" w:color="000000" w:fill="F2F2F2"/>
            <w:noWrap/>
            <w:vAlign w:val="bottom"/>
            <w:hideMark/>
          </w:tcPr>
          <w:p w14:paraId="047BF632" w14:textId="77777777" w:rsidR="00C07ADC" w:rsidRPr="00862023" w:rsidRDefault="00C07ADC" w:rsidP="00C07ADC">
            <w:pPr>
              <w:spacing w:after="0"/>
              <w:rPr>
                <w:ins w:id="7726" w:author="tedo gogoladze" w:date="2020-01-05T00:57:00Z"/>
                <w:rFonts w:ascii="Calibri" w:eastAsia="Times New Roman" w:hAnsi="Calibri" w:cs="Calibri"/>
                <w:color w:val="000000"/>
                <w:lang w:val="en-GB"/>
              </w:rPr>
            </w:pPr>
            <w:ins w:id="7727" w:author="tedo gogoladze" w:date="2020-01-05T00:57:00Z">
              <w:r w:rsidRPr="00862023">
                <w:rPr>
                  <w:rFonts w:ascii="Calibri" w:eastAsia="Times New Roman" w:hAnsi="Calibri" w:cs="Calibri"/>
                  <w:color w:val="000000"/>
                  <w:lang w:val="en-GB"/>
                </w:rPr>
                <w:t>Conscientiousness</w:t>
              </w:r>
            </w:ins>
          </w:p>
        </w:tc>
        <w:tc>
          <w:tcPr>
            <w:tcW w:w="1248" w:type="dxa"/>
            <w:tcBorders>
              <w:top w:val="nil"/>
              <w:left w:val="nil"/>
              <w:bottom w:val="single" w:sz="4" w:space="0" w:color="auto"/>
              <w:right w:val="single" w:sz="4" w:space="0" w:color="auto"/>
            </w:tcBorders>
            <w:shd w:val="clear" w:color="000000" w:fill="F2F2F2"/>
            <w:noWrap/>
            <w:vAlign w:val="bottom"/>
            <w:hideMark/>
          </w:tcPr>
          <w:p w14:paraId="22A09F9A" w14:textId="77777777" w:rsidR="00C07ADC" w:rsidRPr="00862023" w:rsidRDefault="00C07ADC" w:rsidP="00C07ADC">
            <w:pPr>
              <w:spacing w:after="0"/>
              <w:rPr>
                <w:ins w:id="7728" w:author="tedo gogoladze" w:date="2020-01-05T00:57:00Z"/>
                <w:rFonts w:ascii="Calibri" w:eastAsia="Times New Roman" w:hAnsi="Calibri" w:cs="Calibri"/>
                <w:color w:val="000000"/>
                <w:lang w:val="en-GB"/>
              </w:rPr>
            </w:pPr>
            <w:ins w:id="7729" w:author="tedo gogoladze" w:date="2020-01-05T00:57:00Z">
              <w:r w:rsidRPr="00862023">
                <w:rPr>
                  <w:rFonts w:ascii="Calibri" w:eastAsia="Times New Roman" w:hAnsi="Calibri" w:cs="Calibri"/>
                  <w:color w:val="000000"/>
                  <w:lang w:val="en-GB"/>
                </w:rPr>
                <w:t>Positive</w:t>
              </w:r>
            </w:ins>
          </w:p>
        </w:tc>
        <w:tc>
          <w:tcPr>
            <w:tcW w:w="1979" w:type="dxa"/>
            <w:tcBorders>
              <w:top w:val="nil"/>
              <w:left w:val="nil"/>
              <w:bottom w:val="single" w:sz="4" w:space="0" w:color="auto"/>
              <w:right w:val="single" w:sz="4" w:space="0" w:color="auto"/>
            </w:tcBorders>
            <w:shd w:val="clear" w:color="000000" w:fill="F2F2F2"/>
            <w:noWrap/>
            <w:vAlign w:val="bottom"/>
            <w:hideMark/>
          </w:tcPr>
          <w:p w14:paraId="07179CB5" w14:textId="77777777" w:rsidR="00C07ADC" w:rsidRPr="00862023" w:rsidRDefault="00C07ADC" w:rsidP="00C07ADC">
            <w:pPr>
              <w:spacing w:after="0"/>
              <w:jc w:val="right"/>
              <w:rPr>
                <w:ins w:id="7730" w:author="tedo gogoladze" w:date="2020-01-05T00:57:00Z"/>
                <w:rFonts w:ascii="Calibri" w:eastAsia="Times New Roman" w:hAnsi="Calibri" w:cs="Calibri"/>
                <w:color w:val="000000"/>
                <w:lang w:val="en-GB"/>
              </w:rPr>
            </w:pPr>
            <w:ins w:id="7731" w:author="tedo gogoladze" w:date="2020-01-05T00:57:00Z">
              <w:r w:rsidRPr="00862023">
                <w:rPr>
                  <w:rFonts w:ascii="Calibri" w:eastAsia="Times New Roman" w:hAnsi="Calibri" w:cs="Calibri"/>
                  <w:color w:val="000000"/>
                  <w:lang w:val="en-GB"/>
                </w:rPr>
                <w:t>0.247</w:t>
              </w:r>
            </w:ins>
          </w:p>
        </w:tc>
      </w:tr>
      <w:tr w:rsidR="00C07ADC" w:rsidRPr="004A4B49" w14:paraId="3F86AD81" w14:textId="77777777" w:rsidTr="00C07ADC">
        <w:trPr>
          <w:trHeight w:val="300"/>
          <w:ins w:id="7732" w:author="tedo gogoladze" w:date="2020-01-05T00:57:00Z"/>
        </w:trPr>
        <w:tc>
          <w:tcPr>
            <w:tcW w:w="1860" w:type="dxa"/>
            <w:tcBorders>
              <w:top w:val="nil"/>
              <w:left w:val="single" w:sz="4" w:space="0" w:color="auto"/>
              <w:bottom w:val="nil"/>
              <w:right w:val="single" w:sz="4" w:space="0" w:color="auto"/>
            </w:tcBorders>
            <w:shd w:val="clear" w:color="000000" w:fill="D9D9D9"/>
            <w:noWrap/>
            <w:vAlign w:val="bottom"/>
            <w:hideMark/>
          </w:tcPr>
          <w:p w14:paraId="4632E4FE" w14:textId="77777777" w:rsidR="00C07ADC" w:rsidRPr="00862023" w:rsidRDefault="00C07ADC" w:rsidP="00C07ADC">
            <w:pPr>
              <w:spacing w:after="0"/>
              <w:rPr>
                <w:ins w:id="7733" w:author="tedo gogoladze" w:date="2020-01-05T00:57:00Z"/>
                <w:rFonts w:ascii="Calibri" w:eastAsia="Times New Roman" w:hAnsi="Calibri" w:cs="Calibri"/>
                <w:color w:val="000000"/>
                <w:lang w:val="en-GB"/>
              </w:rPr>
            </w:pPr>
            <w:ins w:id="7734" w:author="tedo gogoladze" w:date="2020-01-05T00:57:00Z">
              <w:r w:rsidRPr="00862023">
                <w:rPr>
                  <w:rFonts w:ascii="Calibri" w:eastAsia="Times New Roman" w:hAnsi="Calibri" w:cs="Calibri"/>
                  <w:color w:val="000000"/>
                  <w:lang w:val="en-GB"/>
                </w:rPr>
                <w:t>Perception</w:t>
              </w:r>
            </w:ins>
          </w:p>
        </w:tc>
        <w:tc>
          <w:tcPr>
            <w:tcW w:w="1148" w:type="dxa"/>
            <w:tcBorders>
              <w:top w:val="nil"/>
              <w:left w:val="nil"/>
              <w:bottom w:val="nil"/>
              <w:right w:val="single" w:sz="4" w:space="0" w:color="auto"/>
            </w:tcBorders>
            <w:shd w:val="clear" w:color="000000" w:fill="D9D9D9"/>
            <w:noWrap/>
            <w:vAlign w:val="bottom"/>
            <w:hideMark/>
          </w:tcPr>
          <w:p w14:paraId="2987C130" w14:textId="77777777" w:rsidR="00C07ADC" w:rsidRPr="00862023" w:rsidRDefault="00C07ADC" w:rsidP="00C07ADC">
            <w:pPr>
              <w:spacing w:after="0"/>
              <w:rPr>
                <w:ins w:id="7735" w:author="tedo gogoladze" w:date="2020-01-05T00:57:00Z"/>
                <w:rFonts w:ascii="Calibri" w:eastAsia="Times New Roman" w:hAnsi="Calibri" w:cs="Calibri"/>
                <w:color w:val="000000"/>
                <w:lang w:val="en-GB"/>
              </w:rPr>
            </w:pPr>
            <w:ins w:id="7736" w:author="tedo gogoladze" w:date="2020-01-05T00:57:00Z">
              <w:r w:rsidRPr="00862023">
                <w:rPr>
                  <w:rFonts w:ascii="Calibri" w:eastAsia="Times New Roman" w:hAnsi="Calibri" w:cs="Calibri"/>
                  <w:color w:val="000000"/>
                  <w:lang w:val="en-GB"/>
                </w:rPr>
                <w:t>sensing</w:t>
              </w:r>
            </w:ins>
          </w:p>
        </w:tc>
        <w:tc>
          <w:tcPr>
            <w:tcW w:w="1860" w:type="dxa"/>
            <w:tcBorders>
              <w:top w:val="nil"/>
              <w:left w:val="nil"/>
              <w:bottom w:val="nil"/>
              <w:right w:val="single" w:sz="4" w:space="0" w:color="auto"/>
            </w:tcBorders>
            <w:shd w:val="clear" w:color="000000" w:fill="D9D9D9"/>
            <w:noWrap/>
            <w:vAlign w:val="bottom"/>
            <w:hideMark/>
          </w:tcPr>
          <w:p w14:paraId="580B0AE7" w14:textId="77777777" w:rsidR="00C07ADC" w:rsidRPr="00862023" w:rsidRDefault="00C07ADC" w:rsidP="00C07ADC">
            <w:pPr>
              <w:spacing w:after="0"/>
              <w:rPr>
                <w:ins w:id="7737" w:author="tedo gogoladze" w:date="2020-01-05T00:57:00Z"/>
                <w:rFonts w:ascii="Calibri" w:eastAsia="Times New Roman" w:hAnsi="Calibri" w:cs="Calibri"/>
                <w:color w:val="000000"/>
                <w:lang w:val="en-GB"/>
              </w:rPr>
            </w:pPr>
            <w:ins w:id="7738" w:author="tedo gogoladze" w:date="2020-01-05T00:57:00Z">
              <w:r w:rsidRPr="00862023">
                <w:rPr>
                  <w:rFonts w:ascii="Calibri" w:eastAsia="Times New Roman" w:hAnsi="Calibri" w:cs="Calibri"/>
                  <w:color w:val="000000"/>
                  <w:lang w:val="en-GB"/>
                </w:rPr>
                <w:t>Agreeableness</w:t>
              </w:r>
            </w:ins>
          </w:p>
        </w:tc>
        <w:tc>
          <w:tcPr>
            <w:tcW w:w="1248" w:type="dxa"/>
            <w:tcBorders>
              <w:top w:val="nil"/>
              <w:left w:val="nil"/>
              <w:bottom w:val="nil"/>
              <w:right w:val="single" w:sz="4" w:space="0" w:color="auto"/>
            </w:tcBorders>
            <w:shd w:val="clear" w:color="000000" w:fill="D9D9D9"/>
            <w:noWrap/>
            <w:vAlign w:val="bottom"/>
            <w:hideMark/>
          </w:tcPr>
          <w:p w14:paraId="3AAE3029" w14:textId="77777777" w:rsidR="00C07ADC" w:rsidRPr="00862023" w:rsidRDefault="00C07ADC" w:rsidP="00C07ADC">
            <w:pPr>
              <w:spacing w:after="0"/>
              <w:rPr>
                <w:ins w:id="7739" w:author="tedo gogoladze" w:date="2020-01-05T00:57:00Z"/>
                <w:rFonts w:ascii="Calibri" w:eastAsia="Times New Roman" w:hAnsi="Calibri" w:cs="Calibri"/>
                <w:color w:val="000000"/>
                <w:lang w:val="en-GB"/>
              </w:rPr>
            </w:pPr>
            <w:ins w:id="7740" w:author="tedo gogoladze" w:date="2020-01-05T00:57:00Z">
              <w:r w:rsidRPr="00862023">
                <w:rPr>
                  <w:rFonts w:ascii="Calibri" w:eastAsia="Times New Roman" w:hAnsi="Calibri" w:cs="Calibri"/>
                  <w:color w:val="000000"/>
                  <w:lang w:val="en-GB"/>
                </w:rPr>
                <w:t>Positive</w:t>
              </w:r>
            </w:ins>
          </w:p>
        </w:tc>
        <w:tc>
          <w:tcPr>
            <w:tcW w:w="1979" w:type="dxa"/>
            <w:tcBorders>
              <w:top w:val="nil"/>
              <w:left w:val="nil"/>
              <w:bottom w:val="nil"/>
              <w:right w:val="single" w:sz="4" w:space="0" w:color="auto"/>
            </w:tcBorders>
            <w:shd w:val="clear" w:color="000000" w:fill="D9D9D9"/>
            <w:noWrap/>
            <w:vAlign w:val="bottom"/>
            <w:hideMark/>
          </w:tcPr>
          <w:p w14:paraId="477A727B" w14:textId="77777777" w:rsidR="00C07ADC" w:rsidRPr="00862023" w:rsidRDefault="00C07ADC" w:rsidP="00C07ADC">
            <w:pPr>
              <w:spacing w:after="0"/>
              <w:jc w:val="right"/>
              <w:rPr>
                <w:ins w:id="7741" w:author="tedo gogoladze" w:date="2020-01-05T00:57:00Z"/>
                <w:rFonts w:ascii="Calibri" w:eastAsia="Times New Roman" w:hAnsi="Calibri" w:cs="Calibri"/>
                <w:color w:val="000000"/>
                <w:lang w:val="en-GB"/>
              </w:rPr>
            </w:pPr>
            <w:ins w:id="7742" w:author="tedo gogoladze" w:date="2020-01-05T00:57:00Z">
              <w:r w:rsidRPr="00862023">
                <w:rPr>
                  <w:rFonts w:ascii="Calibri" w:eastAsia="Times New Roman" w:hAnsi="Calibri" w:cs="Calibri"/>
                  <w:color w:val="000000"/>
                  <w:lang w:val="en-GB"/>
                </w:rPr>
                <w:t>0.261</w:t>
              </w:r>
            </w:ins>
          </w:p>
        </w:tc>
      </w:tr>
      <w:tr w:rsidR="00C07ADC" w:rsidRPr="004A4B49" w14:paraId="22370CFC" w14:textId="77777777" w:rsidTr="00C07ADC">
        <w:trPr>
          <w:trHeight w:val="300"/>
          <w:ins w:id="7743" w:author="tedo gogoladze" w:date="2020-01-05T00:57:00Z"/>
        </w:trPr>
        <w:tc>
          <w:tcPr>
            <w:tcW w:w="1860" w:type="dxa"/>
            <w:tcBorders>
              <w:top w:val="nil"/>
              <w:left w:val="single" w:sz="4" w:space="0" w:color="auto"/>
              <w:bottom w:val="single" w:sz="4" w:space="0" w:color="auto"/>
              <w:right w:val="single" w:sz="4" w:space="0" w:color="auto"/>
            </w:tcBorders>
            <w:shd w:val="clear" w:color="000000" w:fill="D9D9D9"/>
            <w:noWrap/>
            <w:vAlign w:val="bottom"/>
            <w:hideMark/>
          </w:tcPr>
          <w:p w14:paraId="2CBAF905" w14:textId="77777777" w:rsidR="00C07ADC" w:rsidRPr="00862023" w:rsidRDefault="00C07ADC" w:rsidP="00C07ADC">
            <w:pPr>
              <w:spacing w:after="0"/>
              <w:rPr>
                <w:ins w:id="7744" w:author="tedo gogoladze" w:date="2020-01-05T00:57:00Z"/>
                <w:rFonts w:ascii="Calibri" w:eastAsia="Times New Roman" w:hAnsi="Calibri" w:cs="Calibri"/>
                <w:color w:val="000000"/>
                <w:lang w:val="en-GB"/>
              </w:rPr>
            </w:pPr>
            <w:ins w:id="7745" w:author="tedo gogoladze" w:date="2020-01-05T00:57:00Z">
              <w:r w:rsidRPr="00862023">
                <w:rPr>
                  <w:rFonts w:ascii="Calibri" w:eastAsia="Times New Roman" w:hAnsi="Calibri" w:cs="Calibri"/>
                  <w:color w:val="000000"/>
                  <w:lang w:val="en-GB"/>
                </w:rPr>
                <w:lastRenderedPageBreak/>
                <w:t>Perception</w:t>
              </w:r>
            </w:ins>
          </w:p>
        </w:tc>
        <w:tc>
          <w:tcPr>
            <w:tcW w:w="1148" w:type="dxa"/>
            <w:tcBorders>
              <w:top w:val="nil"/>
              <w:left w:val="nil"/>
              <w:bottom w:val="single" w:sz="4" w:space="0" w:color="auto"/>
              <w:right w:val="single" w:sz="4" w:space="0" w:color="auto"/>
            </w:tcBorders>
            <w:shd w:val="clear" w:color="000000" w:fill="D9D9D9"/>
            <w:noWrap/>
            <w:vAlign w:val="bottom"/>
            <w:hideMark/>
          </w:tcPr>
          <w:p w14:paraId="1BEFEF6A" w14:textId="77777777" w:rsidR="00C07ADC" w:rsidRPr="00862023" w:rsidRDefault="00C07ADC" w:rsidP="00C07ADC">
            <w:pPr>
              <w:spacing w:after="0"/>
              <w:rPr>
                <w:ins w:id="7746" w:author="tedo gogoladze" w:date="2020-01-05T00:57:00Z"/>
                <w:rFonts w:ascii="Calibri" w:eastAsia="Times New Roman" w:hAnsi="Calibri" w:cs="Calibri"/>
                <w:color w:val="000000"/>
                <w:lang w:val="en-GB"/>
              </w:rPr>
            </w:pPr>
            <w:ins w:id="7747" w:author="tedo gogoladze" w:date="2020-01-05T00:57:00Z">
              <w:r w:rsidRPr="00862023">
                <w:rPr>
                  <w:rFonts w:ascii="Calibri" w:eastAsia="Times New Roman" w:hAnsi="Calibri" w:cs="Calibri"/>
                  <w:color w:val="000000"/>
                  <w:lang w:val="en-GB"/>
                </w:rPr>
                <w:t>sensing</w:t>
              </w:r>
            </w:ins>
          </w:p>
        </w:tc>
        <w:tc>
          <w:tcPr>
            <w:tcW w:w="1860" w:type="dxa"/>
            <w:tcBorders>
              <w:top w:val="nil"/>
              <w:left w:val="nil"/>
              <w:bottom w:val="single" w:sz="4" w:space="0" w:color="auto"/>
              <w:right w:val="single" w:sz="4" w:space="0" w:color="auto"/>
            </w:tcBorders>
            <w:shd w:val="clear" w:color="000000" w:fill="D9D9D9"/>
            <w:noWrap/>
            <w:vAlign w:val="bottom"/>
            <w:hideMark/>
          </w:tcPr>
          <w:p w14:paraId="5EC06AA1" w14:textId="77777777" w:rsidR="00C07ADC" w:rsidRPr="00862023" w:rsidRDefault="00C07ADC" w:rsidP="00C07ADC">
            <w:pPr>
              <w:spacing w:after="0"/>
              <w:rPr>
                <w:ins w:id="7748" w:author="tedo gogoladze" w:date="2020-01-05T00:57:00Z"/>
                <w:rFonts w:ascii="Calibri" w:eastAsia="Times New Roman" w:hAnsi="Calibri" w:cs="Calibri"/>
                <w:color w:val="000000"/>
                <w:lang w:val="en-GB"/>
              </w:rPr>
            </w:pPr>
            <w:ins w:id="7749" w:author="tedo gogoladze" w:date="2020-01-05T00:57:00Z">
              <w:r w:rsidRPr="00862023">
                <w:rPr>
                  <w:rFonts w:ascii="Calibri" w:eastAsia="Times New Roman" w:hAnsi="Calibri" w:cs="Calibri"/>
                  <w:color w:val="000000"/>
                  <w:lang w:val="en-GB"/>
                </w:rPr>
                <w:t>Conscientiousness</w:t>
              </w:r>
            </w:ins>
          </w:p>
        </w:tc>
        <w:tc>
          <w:tcPr>
            <w:tcW w:w="1248" w:type="dxa"/>
            <w:tcBorders>
              <w:top w:val="nil"/>
              <w:left w:val="nil"/>
              <w:bottom w:val="single" w:sz="4" w:space="0" w:color="auto"/>
              <w:right w:val="single" w:sz="4" w:space="0" w:color="auto"/>
            </w:tcBorders>
            <w:shd w:val="clear" w:color="000000" w:fill="D9D9D9"/>
            <w:noWrap/>
            <w:vAlign w:val="bottom"/>
            <w:hideMark/>
          </w:tcPr>
          <w:p w14:paraId="16C79A60" w14:textId="77777777" w:rsidR="00C07ADC" w:rsidRPr="00862023" w:rsidRDefault="00C07ADC" w:rsidP="00C07ADC">
            <w:pPr>
              <w:spacing w:after="0"/>
              <w:rPr>
                <w:ins w:id="7750" w:author="tedo gogoladze" w:date="2020-01-05T00:57:00Z"/>
                <w:rFonts w:ascii="Calibri" w:eastAsia="Times New Roman" w:hAnsi="Calibri" w:cs="Calibri"/>
                <w:color w:val="000000"/>
                <w:lang w:val="en-GB"/>
              </w:rPr>
            </w:pPr>
            <w:ins w:id="7751" w:author="tedo gogoladze" w:date="2020-01-05T00:57:00Z">
              <w:r w:rsidRPr="00862023">
                <w:rPr>
                  <w:rFonts w:ascii="Calibri" w:eastAsia="Times New Roman" w:hAnsi="Calibri" w:cs="Calibri"/>
                  <w:color w:val="000000"/>
                  <w:lang w:val="en-GB"/>
                </w:rPr>
                <w:t>Positive</w:t>
              </w:r>
            </w:ins>
          </w:p>
        </w:tc>
        <w:tc>
          <w:tcPr>
            <w:tcW w:w="1979" w:type="dxa"/>
            <w:tcBorders>
              <w:top w:val="nil"/>
              <w:left w:val="nil"/>
              <w:bottom w:val="single" w:sz="4" w:space="0" w:color="auto"/>
              <w:right w:val="single" w:sz="4" w:space="0" w:color="auto"/>
            </w:tcBorders>
            <w:shd w:val="clear" w:color="000000" w:fill="D9D9D9"/>
            <w:noWrap/>
            <w:vAlign w:val="bottom"/>
            <w:hideMark/>
          </w:tcPr>
          <w:p w14:paraId="027A2055" w14:textId="77777777" w:rsidR="00C07ADC" w:rsidRPr="00862023" w:rsidRDefault="00C07ADC" w:rsidP="00C07ADC">
            <w:pPr>
              <w:spacing w:after="0"/>
              <w:jc w:val="right"/>
              <w:rPr>
                <w:ins w:id="7752" w:author="tedo gogoladze" w:date="2020-01-05T00:57:00Z"/>
                <w:rFonts w:ascii="Calibri" w:eastAsia="Times New Roman" w:hAnsi="Calibri" w:cs="Calibri"/>
                <w:color w:val="000000"/>
                <w:lang w:val="en-GB"/>
              </w:rPr>
            </w:pPr>
            <w:ins w:id="7753" w:author="tedo gogoladze" w:date="2020-01-05T00:57:00Z">
              <w:r w:rsidRPr="00862023">
                <w:rPr>
                  <w:rFonts w:ascii="Calibri" w:eastAsia="Times New Roman" w:hAnsi="Calibri" w:cs="Calibri"/>
                  <w:color w:val="000000"/>
                  <w:lang w:val="en-GB"/>
                </w:rPr>
                <w:t>0.239</w:t>
              </w:r>
            </w:ins>
          </w:p>
        </w:tc>
      </w:tr>
      <w:tr w:rsidR="00C07ADC" w:rsidRPr="004A4B49" w14:paraId="708DE43E" w14:textId="77777777" w:rsidTr="00C07ADC">
        <w:trPr>
          <w:trHeight w:val="300"/>
          <w:ins w:id="7754" w:author="tedo gogoladze" w:date="2020-01-05T00:57:00Z"/>
        </w:trPr>
        <w:tc>
          <w:tcPr>
            <w:tcW w:w="1860" w:type="dxa"/>
            <w:tcBorders>
              <w:top w:val="nil"/>
              <w:left w:val="single" w:sz="4" w:space="0" w:color="auto"/>
              <w:bottom w:val="nil"/>
              <w:right w:val="single" w:sz="4" w:space="0" w:color="auto"/>
            </w:tcBorders>
            <w:shd w:val="clear" w:color="000000" w:fill="F2F2F2"/>
            <w:noWrap/>
            <w:vAlign w:val="bottom"/>
            <w:hideMark/>
          </w:tcPr>
          <w:p w14:paraId="34F9EA8E" w14:textId="77777777" w:rsidR="00C07ADC" w:rsidRPr="00862023" w:rsidRDefault="00C07ADC" w:rsidP="00C07ADC">
            <w:pPr>
              <w:spacing w:after="0"/>
              <w:rPr>
                <w:ins w:id="7755" w:author="tedo gogoladze" w:date="2020-01-05T00:57:00Z"/>
                <w:rFonts w:ascii="Calibri" w:eastAsia="Times New Roman" w:hAnsi="Calibri" w:cs="Calibri"/>
                <w:color w:val="000000"/>
                <w:lang w:val="en-GB"/>
              </w:rPr>
            </w:pPr>
            <w:ins w:id="7756" w:author="tedo gogoladze" w:date="2020-01-05T00:57:00Z">
              <w:r w:rsidRPr="00862023">
                <w:rPr>
                  <w:rFonts w:ascii="Calibri" w:eastAsia="Times New Roman" w:hAnsi="Calibri" w:cs="Calibri"/>
                  <w:color w:val="000000"/>
                  <w:lang w:val="en-GB"/>
                </w:rPr>
                <w:t>Processing</w:t>
              </w:r>
            </w:ins>
          </w:p>
        </w:tc>
        <w:tc>
          <w:tcPr>
            <w:tcW w:w="1148" w:type="dxa"/>
            <w:tcBorders>
              <w:top w:val="nil"/>
              <w:left w:val="nil"/>
              <w:bottom w:val="nil"/>
              <w:right w:val="single" w:sz="4" w:space="0" w:color="auto"/>
            </w:tcBorders>
            <w:shd w:val="clear" w:color="000000" w:fill="F2F2F2"/>
            <w:noWrap/>
            <w:vAlign w:val="bottom"/>
            <w:hideMark/>
          </w:tcPr>
          <w:p w14:paraId="72A80D3E" w14:textId="77777777" w:rsidR="00C07ADC" w:rsidRPr="00862023" w:rsidRDefault="00C07ADC" w:rsidP="00C07ADC">
            <w:pPr>
              <w:spacing w:after="0"/>
              <w:rPr>
                <w:ins w:id="7757" w:author="tedo gogoladze" w:date="2020-01-05T00:57:00Z"/>
                <w:rFonts w:ascii="Calibri" w:eastAsia="Times New Roman" w:hAnsi="Calibri" w:cs="Calibri"/>
                <w:color w:val="000000"/>
                <w:lang w:val="en-GB"/>
              </w:rPr>
            </w:pPr>
            <w:ins w:id="7758" w:author="tedo gogoladze" w:date="2020-01-05T00:57:00Z">
              <w:r w:rsidRPr="00862023">
                <w:rPr>
                  <w:rFonts w:ascii="Calibri" w:eastAsia="Times New Roman" w:hAnsi="Calibri" w:cs="Calibri"/>
                  <w:color w:val="000000"/>
                  <w:lang w:val="en-GB"/>
                </w:rPr>
                <w:t>active</w:t>
              </w:r>
            </w:ins>
          </w:p>
        </w:tc>
        <w:tc>
          <w:tcPr>
            <w:tcW w:w="1860" w:type="dxa"/>
            <w:tcBorders>
              <w:top w:val="nil"/>
              <w:left w:val="nil"/>
              <w:bottom w:val="nil"/>
              <w:right w:val="single" w:sz="4" w:space="0" w:color="auto"/>
            </w:tcBorders>
            <w:shd w:val="clear" w:color="000000" w:fill="F2F2F2"/>
            <w:noWrap/>
            <w:vAlign w:val="bottom"/>
            <w:hideMark/>
          </w:tcPr>
          <w:p w14:paraId="3411048D" w14:textId="77777777" w:rsidR="00C07ADC" w:rsidRPr="00862023" w:rsidRDefault="00C07ADC" w:rsidP="00C07ADC">
            <w:pPr>
              <w:spacing w:after="0"/>
              <w:rPr>
                <w:ins w:id="7759" w:author="tedo gogoladze" w:date="2020-01-05T00:57:00Z"/>
                <w:rFonts w:ascii="Calibri" w:eastAsia="Times New Roman" w:hAnsi="Calibri" w:cs="Calibri"/>
                <w:color w:val="000000"/>
                <w:lang w:val="en-GB"/>
              </w:rPr>
            </w:pPr>
            <w:ins w:id="7760" w:author="tedo gogoladze" w:date="2020-01-05T00:57:00Z">
              <w:r w:rsidRPr="00862023">
                <w:rPr>
                  <w:rFonts w:ascii="Calibri" w:eastAsia="Times New Roman" w:hAnsi="Calibri" w:cs="Calibri"/>
                  <w:color w:val="000000"/>
                  <w:lang w:val="en-GB"/>
                </w:rPr>
                <w:t>Extraversion</w:t>
              </w:r>
            </w:ins>
          </w:p>
        </w:tc>
        <w:tc>
          <w:tcPr>
            <w:tcW w:w="1248" w:type="dxa"/>
            <w:tcBorders>
              <w:top w:val="nil"/>
              <w:left w:val="nil"/>
              <w:bottom w:val="nil"/>
              <w:right w:val="single" w:sz="4" w:space="0" w:color="auto"/>
            </w:tcBorders>
            <w:shd w:val="clear" w:color="000000" w:fill="F2F2F2"/>
            <w:noWrap/>
            <w:vAlign w:val="bottom"/>
            <w:hideMark/>
          </w:tcPr>
          <w:p w14:paraId="0BE866F9" w14:textId="77777777" w:rsidR="00C07ADC" w:rsidRPr="00862023" w:rsidRDefault="00C07ADC" w:rsidP="00C07ADC">
            <w:pPr>
              <w:spacing w:after="0"/>
              <w:rPr>
                <w:ins w:id="7761" w:author="tedo gogoladze" w:date="2020-01-05T00:57:00Z"/>
                <w:rFonts w:ascii="Calibri" w:eastAsia="Times New Roman" w:hAnsi="Calibri" w:cs="Calibri"/>
                <w:color w:val="000000"/>
                <w:lang w:val="en-GB"/>
              </w:rPr>
            </w:pPr>
            <w:ins w:id="7762" w:author="tedo gogoladze" w:date="2020-01-05T00:57:00Z">
              <w:r w:rsidRPr="00862023">
                <w:rPr>
                  <w:rFonts w:ascii="Calibri" w:eastAsia="Times New Roman" w:hAnsi="Calibri" w:cs="Calibri"/>
                  <w:color w:val="000000"/>
                  <w:lang w:val="en-GB"/>
                </w:rPr>
                <w:t>Positive</w:t>
              </w:r>
            </w:ins>
          </w:p>
        </w:tc>
        <w:tc>
          <w:tcPr>
            <w:tcW w:w="1979" w:type="dxa"/>
            <w:tcBorders>
              <w:top w:val="nil"/>
              <w:left w:val="nil"/>
              <w:bottom w:val="nil"/>
              <w:right w:val="single" w:sz="4" w:space="0" w:color="auto"/>
            </w:tcBorders>
            <w:shd w:val="clear" w:color="000000" w:fill="F2F2F2"/>
            <w:noWrap/>
            <w:vAlign w:val="bottom"/>
            <w:hideMark/>
          </w:tcPr>
          <w:p w14:paraId="6DC31873" w14:textId="77777777" w:rsidR="00C07ADC" w:rsidRPr="00862023" w:rsidRDefault="00C07ADC" w:rsidP="00C07ADC">
            <w:pPr>
              <w:spacing w:after="0"/>
              <w:jc w:val="right"/>
              <w:rPr>
                <w:ins w:id="7763" w:author="tedo gogoladze" w:date="2020-01-05T00:57:00Z"/>
                <w:rFonts w:ascii="Calibri" w:eastAsia="Times New Roman" w:hAnsi="Calibri" w:cs="Calibri"/>
                <w:color w:val="000000"/>
                <w:lang w:val="en-GB"/>
              </w:rPr>
            </w:pPr>
            <w:ins w:id="7764" w:author="tedo gogoladze" w:date="2020-01-05T00:57:00Z">
              <w:r w:rsidRPr="00862023">
                <w:rPr>
                  <w:rFonts w:ascii="Calibri" w:eastAsia="Times New Roman" w:hAnsi="Calibri" w:cs="Calibri"/>
                  <w:color w:val="000000"/>
                  <w:lang w:val="en-GB"/>
                </w:rPr>
                <w:t>0.228</w:t>
              </w:r>
            </w:ins>
          </w:p>
        </w:tc>
      </w:tr>
      <w:tr w:rsidR="00C07ADC" w:rsidRPr="004A4B49" w14:paraId="1D544599" w14:textId="77777777" w:rsidTr="00C07ADC">
        <w:trPr>
          <w:trHeight w:val="300"/>
          <w:ins w:id="7765" w:author="tedo gogoladze" w:date="2020-01-05T00:57:00Z"/>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0E7A1118" w14:textId="77777777" w:rsidR="00C07ADC" w:rsidRPr="00862023" w:rsidRDefault="00C07ADC" w:rsidP="00C07ADC">
            <w:pPr>
              <w:spacing w:after="0"/>
              <w:rPr>
                <w:ins w:id="7766" w:author="tedo gogoladze" w:date="2020-01-05T00:57:00Z"/>
                <w:rFonts w:ascii="Calibri" w:eastAsia="Times New Roman" w:hAnsi="Calibri" w:cs="Calibri"/>
                <w:color w:val="000000"/>
                <w:lang w:val="en-GB"/>
              </w:rPr>
            </w:pPr>
            <w:ins w:id="7767" w:author="tedo gogoladze" w:date="2020-01-05T00:57:00Z">
              <w:r w:rsidRPr="00862023">
                <w:rPr>
                  <w:rFonts w:ascii="Calibri" w:eastAsia="Times New Roman" w:hAnsi="Calibri" w:cs="Calibri"/>
                  <w:color w:val="000000"/>
                  <w:lang w:val="en-GB"/>
                </w:rPr>
                <w:t>Processing</w:t>
              </w:r>
            </w:ins>
          </w:p>
        </w:tc>
        <w:tc>
          <w:tcPr>
            <w:tcW w:w="1148" w:type="dxa"/>
            <w:tcBorders>
              <w:top w:val="nil"/>
              <w:left w:val="nil"/>
              <w:bottom w:val="single" w:sz="4" w:space="0" w:color="auto"/>
              <w:right w:val="single" w:sz="4" w:space="0" w:color="auto"/>
            </w:tcBorders>
            <w:shd w:val="clear" w:color="000000" w:fill="F2F2F2"/>
            <w:noWrap/>
            <w:vAlign w:val="bottom"/>
            <w:hideMark/>
          </w:tcPr>
          <w:p w14:paraId="7BEE6EDA" w14:textId="77777777" w:rsidR="00C07ADC" w:rsidRPr="00862023" w:rsidRDefault="00C07ADC" w:rsidP="00C07ADC">
            <w:pPr>
              <w:spacing w:after="0"/>
              <w:rPr>
                <w:ins w:id="7768" w:author="tedo gogoladze" w:date="2020-01-05T00:57:00Z"/>
                <w:rFonts w:ascii="Calibri" w:eastAsia="Times New Roman" w:hAnsi="Calibri" w:cs="Calibri"/>
                <w:color w:val="000000"/>
                <w:lang w:val="en-GB"/>
              </w:rPr>
            </w:pPr>
            <w:ins w:id="7769" w:author="tedo gogoladze" w:date="2020-01-05T00:57:00Z">
              <w:r w:rsidRPr="00862023">
                <w:rPr>
                  <w:rFonts w:ascii="Calibri" w:eastAsia="Times New Roman" w:hAnsi="Calibri" w:cs="Calibri"/>
                  <w:color w:val="000000"/>
                  <w:lang w:val="en-GB"/>
                </w:rPr>
                <w:t>active</w:t>
              </w:r>
            </w:ins>
          </w:p>
        </w:tc>
        <w:tc>
          <w:tcPr>
            <w:tcW w:w="1860" w:type="dxa"/>
            <w:tcBorders>
              <w:top w:val="nil"/>
              <w:left w:val="nil"/>
              <w:bottom w:val="single" w:sz="4" w:space="0" w:color="auto"/>
              <w:right w:val="single" w:sz="4" w:space="0" w:color="auto"/>
            </w:tcBorders>
            <w:shd w:val="clear" w:color="000000" w:fill="F2F2F2"/>
            <w:noWrap/>
            <w:vAlign w:val="bottom"/>
            <w:hideMark/>
          </w:tcPr>
          <w:p w14:paraId="051F96B0" w14:textId="77777777" w:rsidR="00C07ADC" w:rsidRPr="00862023" w:rsidRDefault="00C07ADC" w:rsidP="00C07ADC">
            <w:pPr>
              <w:spacing w:after="0"/>
              <w:rPr>
                <w:ins w:id="7770" w:author="tedo gogoladze" w:date="2020-01-05T00:57:00Z"/>
                <w:rFonts w:ascii="Calibri" w:eastAsia="Times New Roman" w:hAnsi="Calibri" w:cs="Calibri"/>
                <w:color w:val="000000"/>
                <w:lang w:val="en-GB"/>
              </w:rPr>
            </w:pPr>
            <w:ins w:id="7771" w:author="tedo gogoladze" w:date="2020-01-05T00:57:00Z">
              <w:r w:rsidRPr="00862023">
                <w:rPr>
                  <w:rFonts w:ascii="Calibri" w:eastAsia="Times New Roman" w:hAnsi="Calibri" w:cs="Calibri"/>
                  <w:color w:val="000000"/>
                  <w:lang w:val="en-GB"/>
                </w:rPr>
                <w:t>Openness</w:t>
              </w:r>
            </w:ins>
          </w:p>
        </w:tc>
        <w:tc>
          <w:tcPr>
            <w:tcW w:w="1248" w:type="dxa"/>
            <w:tcBorders>
              <w:top w:val="nil"/>
              <w:left w:val="nil"/>
              <w:bottom w:val="single" w:sz="4" w:space="0" w:color="auto"/>
              <w:right w:val="single" w:sz="4" w:space="0" w:color="auto"/>
            </w:tcBorders>
            <w:shd w:val="clear" w:color="000000" w:fill="F2F2F2"/>
            <w:noWrap/>
            <w:vAlign w:val="bottom"/>
            <w:hideMark/>
          </w:tcPr>
          <w:p w14:paraId="27E48A39" w14:textId="77777777" w:rsidR="00C07ADC" w:rsidRPr="00862023" w:rsidRDefault="00C07ADC" w:rsidP="00C07ADC">
            <w:pPr>
              <w:spacing w:after="0"/>
              <w:rPr>
                <w:ins w:id="7772" w:author="tedo gogoladze" w:date="2020-01-05T00:57:00Z"/>
                <w:rFonts w:ascii="Calibri" w:eastAsia="Times New Roman" w:hAnsi="Calibri" w:cs="Calibri"/>
                <w:color w:val="000000"/>
                <w:lang w:val="en-GB"/>
              </w:rPr>
            </w:pPr>
            <w:ins w:id="7773" w:author="tedo gogoladze" w:date="2020-01-05T00:57:00Z">
              <w:r w:rsidRPr="00862023">
                <w:rPr>
                  <w:rFonts w:ascii="Calibri" w:eastAsia="Times New Roman" w:hAnsi="Calibri" w:cs="Calibri"/>
                  <w:color w:val="000000"/>
                  <w:lang w:val="en-GB"/>
                </w:rPr>
                <w:t>Positive</w:t>
              </w:r>
            </w:ins>
          </w:p>
        </w:tc>
        <w:tc>
          <w:tcPr>
            <w:tcW w:w="1979" w:type="dxa"/>
            <w:tcBorders>
              <w:top w:val="nil"/>
              <w:left w:val="nil"/>
              <w:bottom w:val="single" w:sz="4" w:space="0" w:color="auto"/>
              <w:right w:val="single" w:sz="4" w:space="0" w:color="auto"/>
            </w:tcBorders>
            <w:shd w:val="clear" w:color="000000" w:fill="F2F2F2"/>
            <w:noWrap/>
            <w:vAlign w:val="bottom"/>
            <w:hideMark/>
          </w:tcPr>
          <w:p w14:paraId="05976D99" w14:textId="77777777" w:rsidR="00C07ADC" w:rsidRPr="00862023" w:rsidRDefault="00C07ADC" w:rsidP="00C07ADC">
            <w:pPr>
              <w:spacing w:after="0"/>
              <w:jc w:val="right"/>
              <w:rPr>
                <w:ins w:id="7774" w:author="tedo gogoladze" w:date="2020-01-05T00:57:00Z"/>
                <w:rFonts w:ascii="Calibri" w:eastAsia="Times New Roman" w:hAnsi="Calibri" w:cs="Calibri"/>
                <w:color w:val="000000"/>
                <w:lang w:val="en-GB"/>
              </w:rPr>
            </w:pPr>
            <w:ins w:id="7775" w:author="tedo gogoladze" w:date="2020-01-05T00:57:00Z">
              <w:r w:rsidRPr="00862023">
                <w:rPr>
                  <w:rFonts w:ascii="Calibri" w:eastAsia="Times New Roman" w:hAnsi="Calibri" w:cs="Calibri"/>
                  <w:color w:val="000000"/>
                  <w:lang w:val="en-GB"/>
                </w:rPr>
                <w:t>0.234</w:t>
              </w:r>
            </w:ins>
          </w:p>
        </w:tc>
      </w:tr>
      <w:tr w:rsidR="00C07ADC" w:rsidRPr="004A4B49" w14:paraId="7D0C4F46" w14:textId="77777777" w:rsidTr="00C07ADC">
        <w:trPr>
          <w:trHeight w:val="300"/>
          <w:ins w:id="7776" w:author="tedo gogoladze" w:date="2020-01-05T00:57:00Z"/>
        </w:trPr>
        <w:tc>
          <w:tcPr>
            <w:tcW w:w="1860" w:type="dxa"/>
            <w:tcBorders>
              <w:top w:val="nil"/>
              <w:left w:val="single" w:sz="4" w:space="0" w:color="auto"/>
              <w:bottom w:val="nil"/>
              <w:right w:val="single" w:sz="4" w:space="0" w:color="auto"/>
            </w:tcBorders>
            <w:shd w:val="clear" w:color="000000" w:fill="D9D9D9"/>
            <w:noWrap/>
            <w:vAlign w:val="bottom"/>
            <w:hideMark/>
          </w:tcPr>
          <w:p w14:paraId="44FECF34" w14:textId="77777777" w:rsidR="00C07ADC" w:rsidRPr="00862023" w:rsidRDefault="00C07ADC" w:rsidP="00C07ADC">
            <w:pPr>
              <w:spacing w:after="0"/>
              <w:rPr>
                <w:ins w:id="7777" w:author="tedo gogoladze" w:date="2020-01-05T00:57:00Z"/>
                <w:rFonts w:ascii="Calibri" w:eastAsia="Times New Roman" w:hAnsi="Calibri" w:cs="Calibri"/>
                <w:color w:val="000000"/>
                <w:lang w:val="en-GB"/>
              </w:rPr>
            </w:pPr>
            <w:ins w:id="7778" w:author="tedo gogoladze" w:date="2020-01-05T00:57:00Z">
              <w:r w:rsidRPr="00862023">
                <w:rPr>
                  <w:rFonts w:ascii="Calibri" w:eastAsia="Times New Roman" w:hAnsi="Calibri" w:cs="Calibri"/>
                  <w:color w:val="000000"/>
                  <w:lang w:val="en-GB"/>
                </w:rPr>
                <w:t>Processing</w:t>
              </w:r>
            </w:ins>
          </w:p>
        </w:tc>
        <w:tc>
          <w:tcPr>
            <w:tcW w:w="1148" w:type="dxa"/>
            <w:tcBorders>
              <w:top w:val="nil"/>
              <w:left w:val="nil"/>
              <w:bottom w:val="nil"/>
              <w:right w:val="single" w:sz="4" w:space="0" w:color="auto"/>
            </w:tcBorders>
            <w:shd w:val="clear" w:color="000000" w:fill="D9D9D9"/>
            <w:noWrap/>
            <w:vAlign w:val="bottom"/>
            <w:hideMark/>
          </w:tcPr>
          <w:p w14:paraId="7E5FE8CF" w14:textId="77777777" w:rsidR="00C07ADC" w:rsidRPr="00862023" w:rsidRDefault="00C07ADC" w:rsidP="00C07ADC">
            <w:pPr>
              <w:spacing w:after="0"/>
              <w:rPr>
                <w:ins w:id="7779" w:author="tedo gogoladze" w:date="2020-01-05T00:57:00Z"/>
                <w:rFonts w:ascii="Calibri" w:eastAsia="Times New Roman" w:hAnsi="Calibri" w:cs="Calibri"/>
                <w:color w:val="000000"/>
                <w:lang w:val="en-GB"/>
              </w:rPr>
            </w:pPr>
            <w:ins w:id="7780" w:author="tedo gogoladze" w:date="2020-01-05T00:57:00Z">
              <w:r w:rsidRPr="00862023">
                <w:rPr>
                  <w:rFonts w:ascii="Calibri" w:eastAsia="Times New Roman" w:hAnsi="Calibri" w:cs="Calibri"/>
                  <w:color w:val="000000"/>
                  <w:lang w:val="en-GB"/>
                </w:rPr>
                <w:t>reflexive</w:t>
              </w:r>
            </w:ins>
          </w:p>
        </w:tc>
        <w:tc>
          <w:tcPr>
            <w:tcW w:w="1860" w:type="dxa"/>
            <w:tcBorders>
              <w:top w:val="nil"/>
              <w:left w:val="nil"/>
              <w:bottom w:val="nil"/>
              <w:right w:val="single" w:sz="4" w:space="0" w:color="auto"/>
            </w:tcBorders>
            <w:shd w:val="clear" w:color="000000" w:fill="D9D9D9"/>
            <w:noWrap/>
            <w:vAlign w:val="bottom"/>
            <w:hideMark/>
          </w:tcPr>
          <w:p w14:paraId="4073551F" w14:textId="77777777" w:rsidR="00C07ADC" w:rsidRPr="00862023" w:rsidRDefault="00C07ADC" w:rsidP="00C07ADC">
            <w:pPr>
              <w:spacing w:after="0"/>
              <w:rPr>
                <w:ins w:id="7781" w:author="tedo gogoladze" w:date="2020-01-05T00:57:00Z"/>
                <w:rFonts w:ascii="Calibri" w:eastAsia="Times New Roman" w:hAnsi="Calibri" w:cs="Calibri"/>
                <w:color w:val="000000"/>
                <w:lang w:val="en-GB"/>
              </w:rPr>
            </w:pPr>
            <w:ins w:id="7782" w:author="tedo gogoladze" w:date="2020-01-05T00:57:00Z">
              <w:r w:rsidRPr="00862023">
                <w:rPr>
                  <w:rFonts w:ascii="Calibri" w:eastAsia="Times New Roman" w:hAnsi="Calibri" w:cs="Calibri"/>
                  <w:color w:val="000000"/>
                  <w:lang w:val="en-GB"/>
                </w:rPr>
                <w:t>Extraversion</w:t>
              </w:r>
            </w:ins>
          </w:p>
        </w:tc>
        <w:tc>
          <w:tcPr>
            <w:tcW w:w="1248" w:type="dxa"/>
            <w:tcBorders>
              <w:top w:val="nil"/>
              <w:left w:val="nil"/>
              <w:bottom w:val="nil"/>
              <w:right w:val="single" w:sz="4" w:space="0" w:color="auto"/>
            </w:tcBorders>
            <w:shd w:val="clear" w:color="000000" w:fill="D9D9D9"/>
            <w:noWrap/>
            <w:vAlign w:val="bottom"/>
            <w:hideMark/>
          </w:tcPr>
          <w:p w14:paraId="23954CEC" w14:textId="77777777" w:rsidR="00C07ADC" w:rsidRPr="00862023" w:rsidRDefault="00C07ADC" w:rsidP="00C07ADC">
            <w:pPr>
              <w:spacing w:after="0"/>
              <w:rPr>
                <w:ins w:id="7783" w:author="tedo gogoladze" w:date="2020-01-05T00:57:00Z"/>
                <w:rFonts w:ascii="Calibri" w:eastAsia="Times New Roman" w:hAnsi="Calibri" w:cs="Calibri"/>
                <w:color w:val="000000"/>
                <w:lang w:val="en-GB"/>
              </w:rPr>
            </w:pPr>
            <w:ins w:id="7784" w:author="tedo gogoladze" w:date="2020-01-05T00:57:00Z">
              <w:r w:rsidRPr="00862023">
                <w:rPr>
                  <w:rFonts w:ascii="Calibri" w:eastAsia="Times New Roman" w:hAnsi="Calibri" w:cs="Calibri"/>
                  <w:color w:val="000000"/>
                  <w:lang w:val="en-GB"/>
                </w:rPr>
                <w:t>Positive</w:t>
              </w:r>
            </w:ins>
          </w:p>
        </w:tc>
        <w:tc>
          <w:tcPr>
            <w:tcW w:w="1979" w:type="dxa"/>
            <w:tcBorders>
              <w:top w:val="nil"/>
              <w:left w:val="nil"/>
              <w:bottom w:val="nil"/>
              <w:right w:val="single" w:sz="4" w:space="0" w:color="auto"/>
            </w:tcBorders>
            <w:shd w:val="clear" w:color="000000" w:fill="D9D9D9"/>
            <w:noWrap/>
            <w:vAlign w:val="bottom"/>
            <w:hideMark/>
          </w:tcPr>
          <w:p w14:paraId="31B4B83A" w14:textId="77777777" w:rsidR="00C07ADC" w:rsidRPr="00862023" w:rsidRDefault="00C07ADC" w:rsidP="00C07ADC">
            <w:pPr>
              <w:spacing w:after="0"/>
              <w:jc w:val="right"/>
              <w:rPr>
                <w:ins w:id="7785" w:author="tedo gogoladze" w:date="2020-01-05T00:57:00Z"/>
                <w:rFonts w:ascii="Calibri" w:eastAsia="Times New Roman" w:hAnsi="Calibri" w:cs="Calibri"/>
                <w:color w:val="000000"/>
                <w:lang w:val="en-GB"/>
              </w:rPr>
            </w:pPr>
            <w:ins w:id="7786" w:author="tedo gogoladze" w:date="2020-01-05T00:57:00Z">
              <w:r w:rsidRPr="00862023">
                <w:rPr>
                  <w:rFonts w:ascii="Calibri" w:eastAsia="Times New Roman" w:hAnsi="Calibri" w:cs="Calibri"/>
                  <w:color w:val="000000"/>
                  <w:lang w:val="en-GB"/>
                </w:rPr>
                <w:t>0.236</w:t>
              </w:r>
            </w:ins>
          </w:p>
        </w:tc>
      </w:tr>
      <w:tr w:rsidR="00C07ADC" w:rsidRPr="004A4B49" w14:paraId="0A365889" w14:textId="77777777" w:rsidTr="00C07ADC">
        <w:trPr>
          <w:trHeight w:val="300"/>
          <w:ins w:id="7787" w:author="tedo gogoladze" w:date="2020-01-05T00:57:00Z"/>
        </w:trPr>
        <w:tc>
          <w:tcPr>
            <w:tcW w:w="1860" w:type="dxa"/>
            <w:tcBorders>
              <w:top w:val="nil"/>
              <w:left w:val="single" w:sz="4" w:space="0" w:color="auto"/>
              <w:bottom w:val="single" w:sz="4" w:space="0" w:color="auto"/>
              <w:right w:val="single" w:sz="4" w:space="0" w:color="auto"/>
            </w:tcBorders>
            <w:shd w:val="clear" w:color="000000" w:fill="D9D9D9"/>
            <w:noWrap/>
            <w:vAlign w:val="bottom"/>
            <w:hideMark/>
          </w:tcPr>
          <w:p w14:paraId="5C4A3833" w14:textId="77777777" w:rsidR="00C07ADC" w:rsidRPr="00862023" w:rsidRDefault="00C07ADC" w:rsidP="00C07ADC">
            <w:pPr>
              <w:spacing w:after="0"/>
              <w:rPr>
                <w:ins w:id="7788" w:author="tedo gogoladze" w:date="2020-01-05T00:57:00Z"/>
                <w:rFonts w:ascii="Calibri" w:eastAsia="Times New Roman" w:hAnsi="Calibri" w:cs="Calibri"/>
                <w:color w:val="000000"/>
                <w:lang w:val="en-GB"/>
              </w:rPr>
            </w:pPr>
            <w:ins w:id="7789" w:author="tedo gogoladze" w:date="2020-01-05T00:57:00Z">
              <w:r w:rsidRPr="00862023">
                <w:rPr>
                  <w:rFonts w:ascii="Calibri" w:eastAsia="Times New Roman" w:hAnsi="Calibri" w:cs="Calibri"/>
                  <w:color w:val="000000"/>
                  <w:lang w:val="en-GB"/>
                </w:rPr>
                <w:t>Processing</w:t>
              </w:r>
            </w:ins>
          </w:p>
        </w:tc>
        <w:tc>
          <w:tcPr>
            <w:tcW w:w="1148" w:type="dxa"/>
            <w:tcBorders>
              <w:top w:val="nil"/>
              <w:left w:val="nil"/>
              <w:bottom w:val="single" w:sz="4" w:space="0" w:color="auto"/>
              <w:right w:val="single" w:sz="4" w:space="0" w:color="auto"/>
            </w:tcBorders>
            <w:shd w:val="clear" w:color="000000" w:fill="D9D9D9"/>
            <w:noWrap/>
            <w:vAlign w:val="bottom"/>
            <w:hideMark/>
          </w:tcPr>
          <w:p w14:paraId="265ADB77" w14:textId="77777777" w:rsidR="00C07ADC" w:rsidRPr="00862023" w:rsidRDefault="00C07ADC" w:rsidP="00C07ADC">
            <w:pPr>
              <w:spacing w:after="0"/>
              <w:rPr>
                <w:ins w:id="7790" w:author="tedo gogoladze" w:date="2020-01-05T00:57:00Z"/>
                <w:rFonts w:ascii="Calibri" w:eastAsia="Times New Roman" w:hAnsi="Calibri" w:cs="Calibri"/>
                <w:color w:val="000000"/>
                <w:lang w:val="en-GB"/>
              </w:rPr>
            </w:pPr>
            <w:ins w:id="7791" w:author="tedo gogoladze" w:date="2020-01-05T00:57:00Z">
              <w:r w:rsidRPr="00862023">
                <w:rPr>
                  <w:rFonts w:ascii="Calibri" w:eastAsia="Times New Roman" w:hAnsi="Calibri" w:cs="Calibri"/>
                  <w:color w:val="000000"/>
                  <w:lang w:val="en-GB"/>
                </w:rPr>
                <w:t>reflexive</w:t>
              </w:r>
            </w:ins>
          </w:p>
        </w:tc>
        <w:tc>
          <w:tcPr>
            <w:tcW w:w="1860" w:type="dxa"/>
            <w:tcBorders>
              <w:top w:val="nil"/>
              <w:left w:val="nil"/>
              <w:bottom w:val="single" w:sz="4" w:space="0" w:color="auto"/>
              <w:right w:val="single" w:sz="4" w:space="0" w:color="auto"/>
            </w:tcBorders>
            <w:shd w:val="clear" w:color="000000" w:fill="D9D9D9"/>
            <w:noWrap/>
            <w:vAlign w:val="bottom"/>
            <w:hideMark/>
          </w:tcPr>
          <w:p w14:paraId="06A21D08" w14:textId="77777777" w:rsidR="00C07ADC" w:rsidRPr="00862023" w:rsidRDefault="00C07ADC" w:rsidP="00C07ADC">
            <w:pPr>
              <w:spacing w:after="0"/>
              <w:rPr>
                <w:ins w:id="7792" w:author="tedo gogoladze" w:date="2020-01-05T00:57:00Z"/>
                <w:rFonts w:ascii="Calibri" w:eastAsia="Times New Roman" w:hAnsi="Calibri" w:cs="Calibri"/>
                <w:color w:val="000000"/>
                <w:lang w:val="en-GB"/>
              </w:rPr>
            </w:pPr>
            <w:ins w:id="7793" w:author="tedo gogoladze" w:date="2020-01-05T00:57:00Z">
              <w:r w:rsidRPr="00862023">
                <w:rPr>
                  <w:rFonts w:ascii="Calibri" w:eastAsia="Times New Roman" w:hAnsi="Calibri" w:cs="Calibri"/>
                  <w:color w:val="000000"/>
                  <w:lang w:val="en-GB"/>
                </w:rPr>
                <w:t>Openness</w:t>
              </w:r>
            </w:ins>
          </w:p>
        </w:tc>
        <w:tc>
          <w:tcPr>
            <w:tcW w:w="1248" w:type="dxa"/>
            <w:tcBorders>
              <w:top w:val="nil"/>
              <w:left w:val="nil"/>
              <w:bottom w:val="single" w:sz="4" w:space="0" w:color="auto"/>
              <w:right w:val="single" w:sz="4" w:space="0" w:color="auto"/>
            </w:tcBorders>
            <w:shd w:val="clear" w:color="000000" w:fill="D9D9D9"/>
            <w:noWrap/>
            <w:vAlign w:val="bottom"/>
            <w:hideMark/>
          </w:tcPr>
          <w:p w14:paraId="1440633F" w14:textId="77777777" w:rsidR="00C07ADC" w:rsidRPr="00862023" w:rsidRDefault="00C07ADC" w:rsidP="00C07ADC">
            <w:pPr>
              <w:spacing w:after="0"/>
              <w:rPr>
                <w:ins w:id="7794" w:author="tedo gogoladze" w:date="2020-01-05T00:57:00Z"/>
                <w:rFonts w:ascii="Calibri" w:eastAsia="Times New Roman" w:hAnsi="Calibri" w:cs="Calibri"/>
                <w:color w:val="000000"/>
                <w:lang w:val="en-GB"/>
              </w:rPr>
            </w:pPr>
            <w:ins w:id="7795" w:author="tedo gogoladze" w:date="2020-01-05T00:57:00Z">
              <w:r w:rsidRPr="00862023">
                <w:rPr>
                  <w:rFonts w:ascii="Calibri" w:eastAsia="Times New Roman" w:hAnsi="Calibri" w:cs="Calibri"/>
                  <w:color w:val="000000"/>
                  <w:lang w:val="en-GB"/>
                </w:rPr>
                <w:t>Negative</w:t>
              </w:r>
            </w:ins>
          </w:p>
        </w:tc>
        <w:tc>
          <w:tcPr>
            <w:tcW w:w="1979" w:type="dxa"/>
            <w:tcBorders>
              <w:top w:val="nil"/>
              <w:left w:val="nil"/>
              <w:bottom w:val="single" w:sz="4" w:space="0" w:color="auto"/>
              <w:right w:val="single" w:sz="4" w:space="0" w:color="auto"/>
            </w:tcBorders>
            <w:shd w:val="clear" w:color="000000" w:fill="D9D9D9"/>
            <w:noWrap/>
            <w:vAlign w:val="bottom"/>
            <w:hideMark/>
          </w:tcPr>
          <w:p w14:paraId="052C293A" w14:textId="77777777" w:rsidR="00C07ADC" w:rsidRPr="00862023" w:rsidRDefault="00C07ADC" w:rsidP="00C07ADC">
            <w:pPr>
              <w:spacing w:after="0"/>
              <w:jc w:val="right"/>
              <w:rPr>
                <w:ins w:id="7796" w:author="tedo gogoladze" w:date="2020-01-05T00:57:00Z"/>
                <w:rFonts w:ascii="Calibri" w:eastAsia="Times New Roman" w:hAnsi="Calibri" w:cs="Calibri"/>
                <w:color w:val="000000"/>
                <w:lang w:val="en-GB"/>
              </w:rPr>
            </w:pPr>
            <w:ins w:id="7797" w:author="tedo gogoladze" w:date="2020-01-05T00:57:00Z">
              <w:r w:rsidRPr="00862023">
                <w:rPr>
                  <w:rFonts w:ascii="Calibri" w:eastAsia="Times New Roman" w:hAnsi="Calibri" w:cs="Calibri"/>
                  <w:color w:val="000000"/>
                  <w:lang w:val="en-GB"/>
                </w:rPr>
                <w:t>-0.243</w:t>
              </w:r>
            </w:ins>
          </w:p>
        </w:tc>
      </w:tr>
      <w:tr w:rsidR="00C07ADC" w:rsidRPr="004A4B49" w14:paraId="34D415CF" w14:textId="77777777" w:rsidTr="00C07ADC">
        <w:trPr>
          <w:trHeight w:val="300"/>
          <w:ins w:id="7798" w:author="tedo gogoladze" w:date="2020-01-05T00:57:00Z"/>
        </w:trPr>
        <w:tc>
          <w:tcPr>
            <w:tcW w:w="1860" w:type="dxa"/>
            <w:tcBorders>
              <w:top w:val="nil"/>
              <w:left w:val="single" w:sz="4" w:space="0" w:color="auto"/>
              <w:bottom w:val="nil"/>
              <w:right w:val="single" w:sz="4" w:space="0" w:color="auto"/>
            </w:tcBorders>
            <w:shd w:val="clear" w:color="000000" w:fill="F2F2F2"/>
            <w:noWrap/>
            <w:vAlign w:val="bottom"/>
            <w:hideMark/>
          </w:tcPr>
          <w:p w14:paraId="61EF37AA" w14:textId="77777777" w:rsidR="00C07ADC" w:rsidRPr="00862023" w:rsidRDefault="00C07ADC" w:rsidP="00C07ADC">
            <w:pPr>
              <w:spacing w:after="0"/>
              <w:rPr>
                <w:ins w:id="7799" w:author="tedo gogoladze" w:date="2020-01-05T00:57:00Z"/>
                <w:rFonts w:ascii="Calibri" w:eastAsia="Times New Roman" w:hAnsi="Calibri" w:cs="Calibri"/>
                <w:color w:val="000000"/>
                <w:lang w:val="en-GB"/>
              </w:rPr>
            </w:pPr>
            <w:ins w:id="7800" w:author="tedo gogoladze" w:date="2020-01-05T00:57:00Z">
              <w:r w:rsidRPr="00862023">
                <w:rPr>
                  <w:rFonts w:ascii="Calibri" w:eastAsia="Times New Roman" w:hAnsi="Calibri" w:cs="Calibri"/>
                  <w:color w:val="000000"/>
                  <w:lang w:val="en-GB"/>
                </w:rPr>
                <w:t>Understanding</w:t>
              </w:r>
            </w:ins>
          </w:p>
        </w:tc>
        <w:tc>
          <w:tcPr>
            <w:tcW w:w="1148" w:type="dxa"/>
            <w:tcBorders>
              <w:top w:val="nil"/>
              <w:left w:val="nil"/>
              <w:bottom w:val="nil"/>
              <w:right w:val="single" w:sz="4" w:space="0" w:color="auto"/>
            </w:tcBorders>
            <w:shd w:val="clear" w:color="000000" w:fill="F2F2F2"/>
            <w:noWrap/>
            <w:vAlign w:val="bottom"/>
            <w:hideMark/>
          </w:tcPr>
          <w:p w14:paraId="313761EE" w14:textId="77777777" w:rsidR="00C07ADC" w:rsidRPr="00862023" w:rsidRDefault="00C07ADC" w:rsidP="00C07ADC">
            <w:pPr>
              <w:spacing w:after="0"/>
              <w:rPr>
                <w:ins w:id="7801" w:author="tedo gogoladze" w:date="2020-01-05T00:57:00Z"/>
                <w:rFonts w:ascii="Calibri" w:eastAsia="Times New Roman" w:hAnsi="Calibri" w:cs="Calibri"/>
                <w:color w:val="000000"/>
                <w:lang w:val="en-GB"/>
              </w:rPr>
            </w:pPr>
            <w:ins w:id="7802" w:author="tedo gogoladze" w:date="2020-01-05T00:57:00Z">
              <w:r w:rsidRPr="00862023">
                <w:rPr>
                  <w:rFonts w:ascii="Calibri" w:eastAsia="Times New Roman" w:hAnsi="Calibri" w:cs="Calibri"/>
                  <w:color w:val="000000"/>
                  <w:lang w:val="en-GB"/>
                </w:rPr>
                <w:t>sequential</w:t>
              </w:r>
            </w:ins>
          </w:p>
        </w:tc>
        <w:tc>
          <w:tcPr>
            <w:tcW w:w="1860" w:type="dxa"/>
            <w:tcBorders>
              <w:top w:val="nil"/>
              <w:left w:val="nil"/>
              <w:bottom w:val="nil"/>
              <w:right w:val="single" w:sz="4" w:space="0" w:color="auto"/>
            </w:tcBorders>
            <w:shd w:val="clear" w:color="000000" w:fill="F2F2F2"/>
            <w:noWrap/>
            <w:vAlign w:val="bottom"/>
            <w:hideMark/>
          </w:tcPr>
          <w:p w14:paraId="34B4B3E4" w14:textId="77777777" w:rsidR="00C07ADC" w:rsidRPr="00862023" w:rsidRDefault="00C07ADC" w:rsidP="00C07ADC">
            <w:pPr>
              <w:spacing w:after="0"/>
              <w:rPr>
                <w:ins w:id="7803" w:author="tedo gogoladze" w:date="2020-01-05T00:57:00Z"/>
                <w:rFonts w:ascii="Calibri" w:eastAsia="Times New Roman" w:hAnsi="Calibri" w:cs="Calibri"/>
                <w:color w:val="000000"/>
                <w:lang w:val="en-GB"/>
              </w:rPr>
            </w:pPr>
            <w:ins w:id="7804" w:author="tedo gogoladze" w:date="2020-01-05T00:57:00Z">
              <w:r w:rsidRPr="00862023">
                <w:rPr>
                  <w:rFonts w:ascii="Calibri" w:eastAsia="Times New Roman" w:hAnsi="Calibri" w:cs="Calibri"/>
                  <w:color w:val="000000"/>
                  <w:lang w:val="en-GB"/>
                </w:rPr>
                <w:t>Neurotic</w:t>
              </w:r>
              <w:r>
                <w:rPr>
                  <w:rFonts w:ascii="Calibri" w:eastAsia="Times New Roman" w:hAnsi="Calibri" w:cs="Calibri"/>
                  <w:color w:val="000000"/>
                  <w:lang w:val="en-GB"/>
                </w:rPr>
                <w:t>ism</w:t>
              </w:r>
            </w:ins>
          </w:p>
        </w:tc>
        <w:tc>
          <w:tcPr>
            <w:tcW w:w="1248" w:type="dxa"/>
            <w:tcBorders>
              <w:top w:val="nil"/>
              <w:left w:val="nil"/>
              <w:bottom w:val="nil"/>
              <w:right w:val="single" w:sz="4" w:space="0" w:color="auto"/>
            </w:tcBorders>
            <w:shd w:val="clear" w:color="000000" w:fill="F2F2F2"/>
            <w:noWrap/>
            <w:vAlign w:val="bottom"/>
            <w:hideMark/>
          </w:tcPr>
          <w:p w14:paraId="1365EFCC" w14:textId="77777777" w:rsidR="00C07ADC" w:rsidRPr="00862023" w:rsidRDefault="00C07ADC" w:rsidP="00C07ADC">
            <w:pPr>
              <w:spacing w:after="0"/>
              <w:rPr>
                <w:ins w:id="7805" w:author="tedo gogoladze" w:date="2020-01-05T00:57:00Z"/>
                <w:rFonts w:ascii="Calibri" w:eastAsia="Times New Roman" w:hAnsi="Calibri" w:cs="Calibri"/>
                <w:color w:val="000000"/>
                <w:lang w:val="en-GB"/>
              </w:rPr>
            </w:pPr>
            <w:ins w:id="7806" w:author="tedo gogoladze" w:date="2020-01-05T00:57:00Z">
              <w:r w:rsidRPr="00862023">
                <w:rPr>
                  <w:rFonts w:ascii="Calibri" w:eastAsia="Times New Roman" w:hAnsi="Calibri" w:cs="Calibri"/>
                  <w:color w:val="000000"/>
                  <w:lang w:val="en-GB"/>
                </w:rPr>
                <w:t>Negative</w:t>
              </w:r>
            </w:ins>
          </w:p>
        </w:tc>
        <w:tc>
          <w:tcPr>
            <w:tcW w:w="1979" w:type="dxa"/>
            <w:tcBorders>
              <w:top w:val="nil"/>
              <w:left w:val="nil"/>
              <w:bottom w:val="nil"/>
              <w:right w:val="single" w:sz="4" w:space="0" w:color="auto"/>
            </w:tcBorders>
            <w:shd w:val="clear" w:color="000000" w:fill="F2F2F2"/>
            <w:noWrap/>
            <w:vAlign w:val="bottom"/>
            <w:hideMark/>
          </w:tcPr>
          <w:p w14:paraId="48AD20E7" w14:textId="77777777" w:rsidR="00C07ADC" w:rsidRPr="00862023" w:rsidRDefault="00C07ADC" w:rsidP="00C07ADC">
            <w:pPr>
              <w:spacing w:after="0"/>
              <w:jc w:val="right"/>
              <w:rPr>
                <w:ins w:id="7807" w:author="tedo gogoladze" w:date="2020-01-05T00:57:00Z"/>
                <w:rFonts w:ascii="Calibri" w:eastAsia="Times New Roman" w:hAnsi="Calibri" w:cs="Calibri"/>
                <w:color w:val="000000"/>
                <w:lang w:val="en-GB"/>
              </w:rPr>
            </w:pPr>
            <w:ins w:id="7808" w:author="tedo gogoladze" w:date="2020-01-05T00:57:00Z">
              <w:r w:rsidRPr="00862023">
                <w:rPr>
                  <w:rFonts w:ascii="Calibri" w:eastAsia="Times New Roman" w:hAnsi="Calibri" w:cs="Calibri"/>
                  <w:color w:val="000000"/>
                  <w:lang w:val="en-GB"/>
                </w:rPr>
                <w:t>-0.199</w:t>
              </w:r>
            </w:ins>
          </w:p>
        </w:tc>
      </w:tr>
      <w:tr w:rsidR="00C07ADC" w:rsidRPr="004A4B49" w14:paraId="1785762E" w14:textId="77777777" w:rsidTr="00C07ADC">
        <w:trPr>
          <w:trHeight w:val="300"/>
          <w:ins w:id="7809" w:author="tedo gogoladze" w:date="2020-01-05T00:57:00Z"/>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47558283" w14:textId="77777777" w:rsidR="00C07ADC" w:rsidRPr="00862023" w:rsidRDefault="00C07ADC" w:rsidP="00C07ADC">
            <w:pPr>
              <w:spacing w:after="0"/>
              <w:rPr>
                <w:ins w:id="7810" w:author="tedo gogoladze" w:date="2020-01-05T00:57:00Z"/>
                <w:rFonts w:ascii="Calibri" w:eastAsia="Times New Roman" w:hAnsi="Calibri" w:cs="Calibri"/>
                <w:color w:val="000000"/>
                <w:lang w:val="en-GB"/>
              </w:rPr>
            </w:pPr>
            <w:ins w:id="7811" w:author="tedo gogoladze" w:date="2020-01-05T00:57:00Z">
              <w:r w:rsidRPr="00862023">
                <w:rPr>
                  <w:rFonts w:ascii="Calibri" w:eastAsia="Times New Roman" w:hAnsi="Calibri" w:cs="Calibri"/>
                  <w:color w:val="000000"/>
                  <w:lang w:val="en-GB"/>
                </w:rPr>
                <w:t>Understanding</w:t>
              </w:r>
            </w:ins>
          </w:p>
        </w:tc>
        <w:tc>
          <w:tcPr>
            <w:tcW w:w="1148" w:type="dxa"/>
            <w:tcBorders>
              <w:top w:val="nil"/>
              <w:left w:val="nil"/>
              <w:bottom w:val="single" w:sz="4" w:space="0" w:color="auto"/>
              <w:right w:val="single" w:sz="4" w:space="0" w:color="auto"/>
            </w:tcBorders>
            <w:shd w:val="clear" w:color="000000" w:fill="F2F2F2"/>
            <w:noWrap/>
            <w:vAlign w:val="bottom"/>
            <w:hideMark/>
          </w:tcPr>
          <w:p w14:paraId="367CAD0A" w14:textId="77777777" w:rsidR="00C07ADC" w:rsidRPr="00862023" w:rsidRDefault="00C07ADC" w:rsidP="00C07ADC">
            <w:pPr>
              <w:spacing w:after="0"/>
              <w:rPr>
                <w:ins w:id="7812" w:author="tedo gogoladze" w:date="2020-01-05T00:57:00Z"/>
                <w:rFonts w:ascii="Calibri" w:eastAsia="Times New Roman" w:hAnsi="Calibri" w:cs="Calibri"/>
                <w:color w:val="000000"/>
                <w:lang w:val="en-GB"/>
              </w:rPr>
            </w:pPr>
            <w:ins w:id="7813" w:author="tedo gogoladze" w:date="2020-01-05T00:57:00Z">
              <w:r w:rsidRPr="00862023">
                <w:rPr>
                  <w:rFonts w:ascii="Calibri" w:eastAsia="Times New Roman" w:hAnsi="Calibri" w:cs="Calibri"/>
                  <w:color w:val="000000"/>
                  <w:lang w:val="en-GB"/>
                </w:rPr>
                <w:t>global</w:t>
              </w:r>
            </w:ins>
          </w:p>
        </w:tc>
        <w:tc>
          <w:tcPr>
            <w:tcW w:w="1860" w:type="dxa"/>
            <w:tcBorders>
              <w:top w:val="nil"/>
              <w:left w:val="nil"/>
              <w:bottom w:val="single" w:sz="4" w:space="0" w:color="auto"/>
              <w:right w:val="single" w:sz="4" w:space="0" w:color="auto"/>
            </w:tcBorders>
            <w:shd w:val="clear" w:color="000000" w:fill="F2F2F2"/>
            <w:noWrap/>
            <w:vAlign w:val="bottom"/>
            <w:hideMark/>
          </w:tcPr>
          <w:p w14:paraId="68071D1D" w14:textId="77777777" w:rsidR="00C07ADC" w:rsidRPr="00862023" w:rsidRDefault="00C07ADC" w:rsidP="00C07ADC">
            <w:pPr>
              <w:spacing w:after="0"/>
              <w:rPr>
                <w:ins w:id="7814" w:author="tedo gogoladze" w:date="2020-01-05T00:57:00Z"/>
                <w:rFonts w:ascii="Calibri" w:eastAsia="Times New Roman" w:hAnsi="Calibri" w:cs="Calibri"/>
                <w:color w:val="000000"/>
                <w:lang w:val="en-GB"/>
              </w:rPr>
            </w:pPr>
            <w:ins w:id="7815" w:author="tedo gogoladze" w:date="2020-01-05T00:57:00Z">
              <w:r w:rsidRPr="00862023">
                <w:rPr>
                  <w:rFonts w:ascii="Calibri" w:eastAsia="Times New Roman" w:hAnsi="Calibri" w:cs="Calibri"/>
                  <w:color w:val="000000"/>
                  <w:lang w:val="en-GB"/>
                </w:rPr>
                <w:t>Neurotic</w:t>
              </w:r>
              <w:r>
                <w:rPr>
                  <w:rFonts w:ascii="Calibri" w:eastAsia="Times New Roman" w:hAnsi="Calibri" w:cs="Calibri"/>
                  <w:color w:val="000000"/>
                  <w:lang w:val="en-GB"/>
                </w:rPr>
                <w:t>ism</w:t>
              </w:r>
            </w:ins>
          </w:p>
        </w:tc>
        <w:tc>
          <w:tcPr>
            <w:tcW w:w="1248" w:type="dxa"/>
            <w:tcBorders>
              <w:top w:val="nil"/>
              <w:left w:val="nil"/>
              <w:bottom w:val="single" w:sz="4" w:space="0" w:color="auto"/>
              <w:right w:val="single" w:sz="4" w:space="0" w:color="auto"/>
            </w:tcBorders>
            <w:shd w:val="clear" w:color="000000" w:fill="F2F2F2"/>
            <w:noWrap/>
            <w:vAlign w:val="bottom"/>
            <w:hideMark/>
          </w:tcPr>
          <w:p w14:paraId="73F4E27C" w14:textId="77777777" w:rsidR="00C07ADC" w:rsidRPr="00862023" w:rsidRDefault="00C07ADC" w:rsidP="00C07ADC">
            <w:pPr>
              <w:spacing w:after="0"/>
              <w:rPr>
                <w:ins w:id="7816" w:author="tedo gogoladze" w:date="2020-01-05T00:57:00Z"/>
                <w:rFonts w:ascii="Calibri" w:eastAsia="Times New Roman" w:hAnsi="Calibri" w:cs="Calibri"/>
                <w:color w:val="000000"/>
                <w:lang w:val="en-GB"/>
              </w:rPr>
            </w:pPr>
            <w:ins w:id="7817" w:author="tedo gogoladze" w:date="2020-01-05T00:57:00Z">
              <w:r w:rsidRPr="00862023">
                <w:rPr>
                  <w:rFonts w:ascii="Calibri" w:eastAsia="Times New Roman" w:hAnsi="Calibri" w:cs="Calibri"/>
                  <w:color w:val="000000"/>
                  <w:lang w:val="en-GB"/>
                </w:rPr>
                <w:t>Positive</w:t>
              </w:r>
            </w:ins>
          </w:p>
        </w:tc>
        <w:tc>
          <w:tcPr>
            <w:tcW w:w="1979" w:type="dxa"/>
            <w:tcBorders>
              <w:top w:val="nil"/>
              <w:left w:val="nil"/>
              <w:bottom w:val="single" w:sz="4" w:space="0" w:color="auto"/>
              <w:right w:val="single" w:sz="4" w:space="0" w:color="auto"/>
            </w:tcBorders>
            <w:shd w:val="clear" w:color="000000" w:fill="F2F2F2"/>
            <w:noWrap/>
            <w:vAlign w:val="bottom"/>
            <w:hideMark/>
          </w:tcPr>
          <w:p w14:paraId="14A1A00B" w14:textId="77777777" w:rsidR="00C07ADC" w:rsidRPr="00862023" w:rsidRDefault="00C07ADC" w:rsidP="00C07ADC">
            <w:pPr>
              <w:spacing w:after="0"/>
              <w:jc w:val="right"/>
              <w:rPr>
                <w:ins w:id="7818" w:author="tedo gogoladze" w:date="2020-01-05T00:57:00Z"/>
                <w:rFonts w:ascii="Calibri" w:eastAsia="Times New Roman" w:hAnsi="Calibri" w:cs="Calibri"/>
                <w:color w:val="000000"/>
                <w:lang w:val="en-GB"/>
              </w:rPr>
            </w:pPr>
            <w:ins w:id="7819" w:author="tedo gogoladze" w:date="2020-01-05T00:57:00Z">
              <w:r w:rsidRPr="00862023">
                <w:rPr>
                  <w:rFonts w:ascii="Calibri" w:eastAsia="Times New Roman" w:hAnsi="Calibri" w:cs="Calibri"/>
                  <w:color w:val="000000"/>
                  <w:lang w:val="en-GB"/>
                </w:rPr>
                <w:t>0.199</w:t>
              </w:r>
            </w:ins>
          </w:p>
        </w:tc>
      </w:tr>
    </w:tbl>
    <w:p w14:paraId="76136E51" w14:textId="10FEF130" w:rsidR="00C07ADC" w:rsidRPr="00862023" w:rsidRDefault="00C07ADC" w:rsidP="00C07ADC">
      <w:pPr>
        <w:rPr>
          <w:ins w:id="7820" w:author="tedo gogoladze" w:date="2020-01-05T00:57:00Z"/>
          <w:rFonts w:cstheme="minorHAnsi"/>
          <w:lang w:val="en-GB"/>
        </w:rPr>
      </w:pPr>
      <w:ins w:id="7821" w:author="tedo gogoladze" w:date="2020-01-05T00:57:00Z">
        <w:r w:rsidRPr="00862023">
          <w:rPr>
            <w:rFonts w:cstheme="minorHAnsi"/>
            <w:lang w:val="en-GB"/>
          </w:rPr>
          <w:t xml:space="preserve">Table 21. Correlated </w:t>
        </w:r>
      </w:ins>
      <w:ins w:id="7822" w:author="tedo gogoladze" w:date="2020-01-06T14:52:00Z">
        <w:r w:rsidR="00D50DD0">
          <w:rPr>
            <w:rFonts w:cstheme="minorHAnsi"/>
            <w:lang w:val="en-GB"/>
          </w:rPr>
          <w:t>FSLSM</w:t>
        </w:r>
      </w:ins>
      <w:ins w:id="7823" w:author="tedo gogoladze" w:date="2020-01-05T00:57:00Z">
        <w:r w:rsidRPr="00862023">
          <w:rPr>
            <w:rFonts w:cstheme="minorHAnsi"/>
            <w:lang w:val="en-GB"/>
          </w:rPr>
          <w:t xml:space="preserve"> and Big 5 personality traits</w:t>
        </w:r>
      </w:ins>
    </w:p>
    <w:p w14:paraId="059AA61C" w14:textId="7BBB7CD4" w:rsidR="00E06172" w:rsidRDefault="00E06172" w:rsidP="00E06172">
      <w:pPr>
        <w:rPr>
          <w:ins w:id="7824" w:author="tedo gogoladze" w:date="2020-01-06T13:06:00Z"/>
          <w:rFonts w:cstheme="minorHAnsi"/>
          <w:lang w:val="en-GB"/>
        </w:rPr>
      </w:pPr>
      <w:ins w:id="7825" w:author="tedo gogoladze" w:date="2020-01-06T13:06:00Z">
        <w:r w:rsidRPr="00862023">
          <w:rPr>
            <w:rFonts w:cstheme="minorHAnsi"/>
            <w:lang w:val="en-GB"/>
          </w:rPr>
          <w:t xml:space="preserve">Based on these two </w:t>
        </w:r>
        <w:r>
          <w:rPr>
            <w:rFonts w:cstheme="minorHAnsi"/>
            <w:lang w:val="en-GB"/>
          </w:rPr>
          <w:t>studies</w:t>
        </w:r>
        <w:r w:rsidRPr="00862023">
          <w:rPr>
            <w:rFonts w:cstheme="minorHAnsi"/>
            <w:lang w:val="en-GB"/>
          </w:rPr>
          <w:t>,</w:t>
        </w:r>
        <w:r>
          <w:rPr>
            <w:rFonts w:cstheme="minorHAnsi"/>
            <w:lang w:val="en-GB"/>
          </w:rPr>
          <w:t xml:space="preserve"> a comparison between the results obtained from RQ1 and the findings from Scott et. al [</w:t>
        </w:r>
      </w:ins>
      <w:ins w:id="7826" w:author="tedo gogoladze" w:date="2020-01-06T13:10:00Z">
        <w:r>
          <w:rPr>
            <w:rFonts w:cstheme="minorHAnsi"/>
            <w:lang w:val="en-GB"/>
          </w:rPr>
          <w:t>1</w:t>
        </w:r>
      </w:ins>
      <w:ins w:id="7827" w:author="tedo gogoladze" w:date="2020-01-06T13:06:00Z">
        <w:r>
          <w:rPr>
            <w:rFonts w:cstheme="minorHAnsi"/>
            <w:lang w:val="en-GB"/>
          </w:rPr>
          <w:t xml:space="preserve">] was conducted. In order to make the results comparable, the relationship between the FSLSM and the Big5 model is given by the correlations found by </w:t>
        </w:r>
        <w:proofErr w:type="spellStart"/>
        <w:r w:rsidRPr="00CF11F0">
          <w:rPr>
            <w:rFonts w:cstheme="minorHAnsi"/>
            <w:lang w:val="en-GB"/>
          </w:rPr>
          <w:t>Siddiquei</w:t>
        </w:r>
        <w:proofErr w:type="spellEnd"/>
        <w:r w:rsidRPr="00CF11F0">
          <w:rPr>
            <w:rFonts w:cstheme="minorHAnsi"/>
            <w:lang w:val="en-GB"/>
          </w:rPr>
          <w:t xml:space="preserve"> </w:t>
        </w:r>
        <w:r>
          <w:rPr>
            <w:rFonts w:cstheme="minorHAnsi"/>
            <w:lang w:val="en-GB"/>
          </w:rPr>
          <w:t>et. al [</w:t>
        </w:r>
      </w:ins>
      <w:ins w:id="7828" w:author="tedo gogoladze" w:date="2020-01-06T13:10:00Z">
        <w:r>
          <w:rPr>
            <w:rFonts w:cstheme="minorHAnsi"/>
            <w:lang w:val="en-GB"/>
          </w:rPr>
          <w:t>8</w:t>
        </w:r>
      </w:ins>
      <w:ins w:id="7829" w:author="tedo gogoladze" w:date="2020-01-06T13:06:00Z">
        <w:r>
          <w:rPr>
            <w:rFonts w:cstheme="minorHAnsi"/>
            <w:lang w:val="en-GB"/>
          </w:rPr>
          <w:t xml:space="preserve">]. Therefore, an association rule is consistent with the previous study of it is a logical consequence of the premises given by the previous studies. More formally, the rule </w:t>
        </w:r>
        <w:r w:rsidRPr="006F1040">
          <w:rPr>
            <w:rFonts w:cstheme="minorHAnsi" w:hint="eastAsia"/>
            <w:lang w:val="en-GB"/>
          </w:rPr>
          <w:t>x</w:t>
        </w:r>
        <w:r w:rsidRPr="006F1040">
          <w:rPr>
            <w:rFonts w:cstheme="minorHAnsi" w:hint="eastAsia"/>
            <w:lang w:val="en-GB"/>
          </w:rPr>
          <w:t>→</w:t>
        </w:r>
        <w:r w:rsidRPr="006F1040">
          <w:rPr>
            <w:rFonts w:cstheme="minorHAnsi" w:hint="eastAsia"/>
            <w:lang w:val="en-GB"/>
          </w:rPr>
          <w:t>z</w:t>
        </w:r>
        <w:r>
          <w:rPr>
            <w:rFonts w:cstheme="minorHAnsi"/>
            <w:lang w:val="en-GB"/>
          </w:rPr>
          <w:t xml:space="preserve"> is consistent with previous studies if it is entailed by the premises </w:t>
        </w:r>
        <w:r w:rsidRPr="006F1040">
          <w:rPr>
            <w:rFonts w:cstheme="minorHAnsi" w:hint="eastAsia"/>
            <w:lang w:val="en-GB"/>
          </w:rPr>
          <w:t>x</w:t>
        </w:r>
        <w:r w:rsidRPr="006F1040">
          <w:rPr>
            <w:rFonts w:cstheme="minorHAnsi" w:hint="eastAsia"/>
            <w:lang w:val="en-GB"/>
          </w:rPr>
          <w:t>→</w:t>
        </w:r>
        <w:r>
          <w:rPr>
            <w:rFonts w:cstheme="minorHAnsi"/>
            <w:lang w:val="en-GB"/>
          </w:rPr>
          <w:t xml:space="preserve">y (c.f. Scott et al. []) and </w:t>
        </w:r>
        <w:r w:rsidRPr="006F1040">
          <w:rPr>
            <w:rFonts w:cstheme="minorHAnsi" w:hint="eastAsia"/>
            <w:lang w:val="en-GB"/>
          </w:rPr>
          <w:t>y</w:t>
        </w:r>
        <w:r w:rsidRPr="006F1040">
          <w:rPr>
            <w:rFonts w:cstheme="minorHAnsi" w:hint="eastAsia"/>
            <w:lang w:val="en-GB"/>
          </w:rPr>
          <w:t>↔</w:t>
        </w:r>
        <w:r w:rsidRPr="006F1040">
          <w:rPr>
            <w:rFonts w:cstheme="minorHAnsi" w:hint="eastAsia"/>
            <w:lang w:val="en-GB"/>
          </w:rPr>
          <w:t>z</w:t>
        </w:r>
        <w:r>
          <w:rPr>
            <w:rFonts w:cstheme="minorHAnsi"/>
            <w:lang w:val="en-GB"/>
          </w:rPr>
          <w:t xml:space="preserve"> (c.f. </w:t>
        </w:r>
        <w:proofErr w:type="spellStart"/>
        <w:r>
          <w:rPr>
            <w:rFonts w:cstheme="minorHAnsi"/>
            <w:lang w:val="en-GB"/>
          </w:rPr>
          <w:t>Siddiquei</w:t>
        </w:r>
        <w:proofErr w:type="spellEnd"/>
        <w:r>
          <w:rPr>
            <w:rFonts w:cstheme="minorHAnsi"/>
            <w:lang w:val="en-GB"/>
          </w:rPr>
          <w:t xml:space="preserve"> et al.). (See eq. 1)</w:t>
        </w:r>
      </w:ins>
    </w:p>
    <w:p w14:paraId="58C1F0B4" w14:textId="799D3C2B" w:rsidR="00E06172" w:rsidRDefault="00E06172" w:rsidP="00E06172">
      <w:pPr>
        <w:rPr>
          <w:ins w:id="7830" w:author="tedo gogoladze" w:date="2020-01-06T13:27:00Z"/>
          <w:rFonts w:cstheme="minorHAnsi"/>
          <w:lang w:val="en-GB"/>
        </w:rPr>
      </w:pPr>
      <w:ins w:id="7831" w:author="tedo gogoladze" w:date="2020-01-06T13:06:00Z">
        <w:r>
          <w:rPr>
            <w:rFonts w:cstheme="minorHAnsi"/>
            <w:lang w:val="en-GB"/>
          </w:rPr>
          <w:t xml:space="preserve">Eq. </w:t>
        </w:r>
        <w:proofErr w:type="gramStart"/>
        <w:r>
          <w:rPr>
            <w:rFonts w:cstheme="minorHAnsi"/>
            <w:lang w:val="en-GB"/>
          </w:rPr>
          <w:t>1 :</w:t>
        </w:r>
        <w:proofErr w:type="gramEnd"/>
        <w:r>
          <w:rPr>
            <w:rFonts w:cstheme="minorHAnsi"/>
            <w:lang w:val="en-GB"/>
          </w:rPr>
          <w:t xml:space="preserve"> </w:t>
        </w:r>
        <w:r w:rsidRPr="006F1040">
          <w:rPr>
            <w:rFonts w:cstheme="minorHAnsi" w:hint="eastAsia"/>
            <w:lang w:val="en-GB"/>
          </w:rPr>
          <w:t>x</w:t>
        </w:r>
        <w:r w:rsidRPr="006F1040">
          <w:rPr>
            <w:rFonts w:cstheme="minorHAnsi" w:hint="eastAsia"/>
            <w:lang w:val="en-GB"/>
          </w:rPr>
          <w:t>→</w:t>
        </w:r>
        <w:r w:rsidRPr="006F1040">
          <w:rPr>
            <w:rFonts w:cstheme="minorHAnsi" w:hint="eastAsia"/>
            <w:lang w:val="en-GB"/>
          </w:rPr>
          <w:t>y, y</w:t>
        </w:r>
        <w:r w:rsidRPr="006F1040">
          <w:rPr>
            <w:rFonts w:cstheme="minorHAnsi" w:hint="eastAsia"/>
            <w:lang w:val="en-GB"/>
          </w:rPr>
          <w:t>↔</w:t>
        </w:r>
        <w:r w:rsidRPr="006F1040">
          <w:rPr>
            <w:rFonts w:cstheme="minorHAnsi" w:hint="eastAsia"/>
            <w:lang w:val="en-GB"/>
          </w:rPr>
          <w:t xml:space="preserve">z </w:t>
        </w:r>
        <w:r w:rsidRPr="00862023">
          <w:rPr>
            <w:rFonts w:cstheme="minorHAnsi"/>
            <w:b/>
            <w:lang w:val="en-GB"/>
          </w:rPr>
          <w:t xml:space="preserve"> </w:t>
        </w:r>
        <w:r w:rsidRPr="00862023">
          <w:rPr>
            <w:rFonts w:ascii="Cambria Math" w:hAnsi="Cambria Math" w:cs="Cambria Math"/>
            <w:iCs/>
            <w:color w:val="222222"/>
            <w:sz w:val="21"/>
            <w:szCs w:val="21"/>
            <w:shd w:val="clear" w:color="auto" w:fill="FFFFFF"/>
          </w:rPr>
          <w:t>⊧</w:t>
        </w:r>
        <w:r w:rsidRPr="00862023">
          <w:rPr>
            <w:rFonts w:cstheme="minorHAnsi"/>
            <w:b/>
            <w:lang w:val="en-GB"/>
          </w:rPr>
          <w:t xml:space="preserve"> </w:t>
        </w:r>
        <w:r>
          <w:rPr>
            <w:rFonts w:cstheme="minorHAnsi"/>
            <w:lang w:val="en-GB"/>
          </w:rPr>
          <w:t xml:space="preserve"> </w:t>
        </w:r>
        <w:r w:rsidRPr="006F1040">
          <w:rPr>
            <w:rFonts w:cstheme="minorHAnsi" w:hint="eastAsia"/>
            <w:lang w:val="en-GB"/>
          </w:rPr>
          <w:t>x</w:t>
        </w:r>
        <w:r w:rsidRPr="006F1040">
          <w:rPr>
            <w:rFonts w:cstheme="minorHAnsi" w:hint="eastAsia"/>
            <w:lang w:val="en-GB"/>
          </w:rPr>
          <w:t>→</w:t>
        </w:r>
        <w:r w:rsidRPr="006F1040">
          <w:rPr>
            <w:rFonts w:cstheme="minorHAnsi" w:hint="eastAsia"/>
            <w:lang w:val="en-GB"/>
          </w:rPr>
          <w:t>z</w:t>
        </w:r>
      </w:ins>
    </w:p>
    <w:tbl>
      <w:tblPr>
        <w:tblStyle w:val="TableGrid"/>
        <w:tblW w:w="8784" w:type="dxa"/>
        <w:tblLook w:val="04A0" w:firstRow="1" w:lastRow="0" w:firstColumn="1" w:lastColumn="0" w:noHBand="0" w:noVBand="1"/>
      </w:tblPr>
      <w:tblGrid>
        <w:gridCol w:w="2196"/>
        <w:gridCol w:w="2196"/>
        <w:gridCol w:w="2196"/>
        <w:gridCol w:w="2196"/>
        <w:tblGridChange w:id="7832">
          <w:tblGrid>
            <w:gridCol w:w="2196"/>
            <w:gridCol w:w="2196"/>
            <w:gridCol w:w="2196"/>
            <w:gridCol w:w="2196"/>
          </w:tblGrid>
        </w:tblGridChange>
      </w:tblGrid>
      <w:tr w:rsidR="00E50A44" w14:paraId="7550B7CE" w14:textId="77777777" w:rsidTr="00D50DD0">
        <w:trPr>
          <w:ins w:id="7833" w:author="tedo gogoladze" w:date="2020-01-06T13:27:00Z"/>
        </w:trPr>
        <w:tc>
          <w:tcPr>
            <w:tcW w:w="2196" w:type="dxa"/>
          </w:tcPr>
          <w:p w14:paraId="2610E406" w14:textId="77777777" w:rsidR="00E50A44" w:rsidRDefault="00E50A44" w:rsidP="00D50DD0">
            <w:pPr>
              <w:rPr>
                <w:ins w:id="7834" w:author="tedo gogoladze" w:date="2020-01-06T13:27:00Z"/>
                <w:rFonts w:cstheme="minorHAnsi"/>
                <w:lang w:val="en-GB"/>
              </w:rPr>
            </w:pPr>
            <w:ins w:id="7835" w:author="tedo gogoladze" w:date="2020-01-06T13:27:00Z">
              <w:r>
                <w:rPr>
                  <w:rFonts w:cstheme="minorHAnsi"/>
                  <w:lang w:val="en-GB"/>
                </w:rPr>
                <w:t>Findings related to the FSLSM [Scott et. al]</w:t>
              </w:r>
            </w:ins>
          </w:p>
        </w:tc>
        <w:tc>
          <w:tcPr>
            <w:tcW w:w="2196" w:type="dxa"/>
          </w:tcPr>
          <w:p w14:paraId="71088841" w14:textId="77777777" w:rsidR="00E50A44" w:rsidRDefault="00E50A44" w:rsidP="00D50DD0">
            <w:pPr>
              <w:rPr>
                <w:ins w:id="7836" w:author="tedo gogoladze" w:date="2020-01-06T13:27:00Z"/>
                <w:rFonts w:cstheme="minorHAnsi"/>
                <w:lang w:val="en-GB"/>
              </w:rPr>
            </w:pPr>
            <w:ins w:id="7837" w:author="tedo gogoladze" w:date="2020-01-06T13:27:00Z">
              <w:r>
                <w:rPr>
                  <w:rFonts w:cstheme="minorHAnsi"/>
                  <w:lang w:val="en-GB"/>
                </w:rPr>
                <w:t>Big5 and FSLSM correlation [</w:t>
              </w:r>
              <w:proofErr w:type="spellStart"/>
              <w:r>
                <w:rPr>
                  <w:rFonts w:cstheme="minorHAnsi"/>
                  <w:lang w:val="en-GB"/>
                </w:rPr>
                <w:t>Siddiquei</w:t>
              </w:r>
              <w:proofErr w:type="spellEnd"/>
              <w:r>
                <w:rPr>
                  <w:rFonts w:cstheme="minorHAnsi"/>
                  <w:lang w:val="en-GB"/>
                </w:rPr>
                <w:t xml:space="preserve"> et. al]</w:t>
              </w:r>
            </w:ins>
          </w:p>
        </w:tc>
        <w:tc>
          <w:tcPr>
            <w:tcW w:w="2196" w:type="dxa"/>
          </w:tcPr>
          <w:p w14:paraId="6F6009CA" w14:textId="77777777" w:rsidR="00E50A44" w:rsidRDefault="00E50A44" w:rsidP="00D50DD0">
            <w:pPr>
              <w:rPr>
                <w:ins w:id="7838" w:author="tedo gogoladze" w:date="2020-01-06T13:27:00Z"/>
                <w:rFonts w:cstheme="minorHAnsi"/>
                <w:lang w:val="en-GB"/>
              </w:rPr>
            </w:pPr>
            <w:ins w:id="7839" w:author="tedo gogoladze" w:date="2020-01-06T13:27:00Z">
              <w:r>
                <w:rPr>
                  <w:rFonts w:cstheme="minorHAnsi"/>
                  <w:lang w:val="en-GB"/>
                </w:rPr>
                <w:t>Findings related to Big5 (RQ1)</w:t>
              </w:r>
            </w:ins>
          </w:p>
        </w:tc>
        <w:tc>
          <w:tcPr>
            <w:tcW w:w="2196" w:type="dxa"/>
          </w:tcPr>
          <w:p w14:paraId="5264850A" w14:textId="77777777" w:rsidR="00E50A44" w:rsidRDefault="00E50A44" w:rsidP="00D50DD0">
            <w:pPr>
              <w:rPr>
                <w:ins w:id="7840" w:author="tedo gogoladze" w:date="2020-01-06T13:27:00Z"/>
                <w:rFonts w:cstheme="minorHAnsi"/>
                <w:lang w:val="en-GB"/>
              </w:rPr>
            </w:pPr>
            <w:ins w:id="7841" w:author="tedo gogoladze" w:date="2020-01-06T13:27:00Z">
              <w:r>
                <w:rPr>
                  <w:rFonts w:cstheme="minorHAnsi"/>
                  <w:lang w:val="en-GB"/>
                </w:rPr>
                <w:t>Conclusion</w:t>
              </w:r>
            </w:ins>
          </w:p>
        </w:tc>
      </w:tr>
      <w:tr w:rsidR="00E50A44" w14:paraId="2493285F" w14:textId="77777777" w:rsidTr="00D50DD0">
        <w:trPr>
          <w:ins w:id="7842" w:author="tedo gogoladze" w:date="2020-01-06T13:27:00Z"/>
        </w:trPr>
        <w:tc>
          <w:tcPr>
            <w:tcW w:w="2196" w:type="dxa"/>
          </w:tcPr>
          <w:p w14:paraId="34A85E9C" w14:textId="77777777" w:rsidR="00E50A44" w:rsidRDefault="00E50A44" w:rsidP="00D50DD0">
            <w:pPr>
              <w:rPr>
                <w:ins w:id="7843" w:author="tedo gogoladze" w:date="2020-01-06T13:27:00Z"/>
                <w:rFonts w:cstheme="minorHAnsi"/>
                <w:lang w:val="en-GB"/>
              </w:rPr>
            </w:pPr>
            <w:ins w:id="7844" w:author="tedo gogoladze" w:date="2020-01-06T13:27:00Z">
              <w:r>
                <w:rPr>
                  <w:rFonts w:cstheme="minorHAnsi"/>
                  <w:lang w:val="en-GB"/>
                </w:rPr>
                <w:t xml:space="preserve">X </w:t>
              </w:r>
              <w:r w:rsidRPr="00BF740D">
                <w:rPr>
                  <w:rFonts w:cstheme="minorHAnsi"/>
                  <w:lang w:val="en-GB"/>
                </w:rPr>
                <w:sym w:font="Wingdings" w:char="F0E0"/>
              </w:r>
              <w:r>
                <w:rPr>
                  <w:rFonts w:cstheme="minorHAnsi"/>
                  <w:lang w:val="en-GB"/>
                </w:rPr>
                <w:t xml:space="preserve"> Z</w:t>
              </w:r>
            </w:ins>
          </w:p>
        </w:tc>
        <w:tc>
          <w:tcPr>
            <w:tcW w:w="2196" w:type="dxa"/>
          </w:tcPr>
          <w:p w14:paraId="3A425B6B" w14:textId="77777777" w:rsidR="00E50A44" w:rsidRDefault="00E50A44" w:rsidP="00D50DD0">
            <w:pPr>
              <w:rPr>
                <w:ins w:id="7845" w:author="tedo gogoladze" w:date="2020-01-06T13:27:00Z"/>
                <w:rFonts w:cstheme="minorHAnsi"/>
                <w:lang w:val="en-GB"/>
              </w:rPr>
            </w:pPr>
            <w:ins w:id="7846" w:author="tedo gogoladze" w:date="2020-01-06T13:27:00Z">
              <w:r>
                <w:rPr>
                  <w:rFonts w:cstheme="minorHAnsi"/>
                  <w:lang w:val="en-GB"/>
                </w:rPr>
                <w:t xml:space="preserve">Y </w:t>
              </w:r>
              <w:r>
                <w:rPr>
                  <w:rFonts w:cs="Times New Roman"/>
                  <w:lang w:val="en-GB"/>
                </w:rPr>
                <w:t>↔</w:t>
              </w:r>
              <w:r>
                <w:rPr>
                  <w:rFonts w:cstheme="minorHAnsi"/>
                  <w:lang w:val="en-GB"/>
                </w:rPr>
                <w:t xml:space="preserve"> Z</w:t>
              </w:r>
            </w:ins>
          </w:p>
        </w:tc>
        <w:tc>
          <w:tcPr>
            <w:tcW w:w="2196" w:type="dxa"/>
          </w:tcPr>
          <w:p w14:paraId="1EB9DC0F" w14:textId="77777777" w:rsidR="00E50A44" w:rsidRDefault="00E50A44" w:rsidP="00D50DD0">
            <w:pPr>
              <w:rPr>
                <w:ins w:id="7847" w:author="tedo gogoladze" w:date="2020-01-06T13:27:00Z"/>
                <w:rFonts w:cstheme="minorHAnsi"/>
                <w:lang w:val="en-GB"/>
              </w:rPr>
            </w:pPr>
            <w:ins w:id="7848" w:author="tedo gogoladze" w:date="2020-01-06T13:27:00Z">
              <w:r>
                <w:rPr>
                  <w:rFonts w:cstheme="minorHAnsi"/>
                  <w:lang w:val="en-GB"/>
                </w:rPr>
                <w:t xml:space="preserve">X </w:t>
              </w:r>
              <w:r w:rsidRPr="00BF740D">
                <w:rPr>
                  <w:rFonts w:cstheme="minorHAnsi"/>
                  <w:lang w:val="en-GB"/>
                </w:rPr>
                <w:sym w:font="Wingdings" w:char="F0E0"/>
              </w:r>
              <w:r>
                <w:rPr>
                  <w:rFonts w:cstheme="minorHAnsi"/>
                  <w:lang w:val="en-GB"/>
                </w:rPr>
                <w:t xml:space="preserve"> Y</w:t>
              </w:r>
            </w:ins>
          </w:p>
        </w:tc>
        <w:tc>
          <w:tcPr>
            <w:tcW w:w="2196" w:type="dxa"/>
          </w:tcPr>
          <w:p w14:paraId="5B3BEA2A" w14:textId="77777777" w:rsidR="00E50A44" w:rsidRDefault="00E50A44" w:rsidP="00D50DD0">
            <w:pPr>
              <w:rPr>
                <w:ins w:id="7849" w:author="tedo gogoladze" w:date="2020-01-06T13:27:00Z"/>
                <w:rFonts w:cstheme="minorHAnsi"/>
                <w:lang w:val="en-GB"/>
              </w:rPr>
            </w:pPr>
            <w:ins w:id="7850" w:author="tedo gogoladze" w:date="2020-01-06T13:27:00Z">
              <w:r>
                <w:rPr>
                  <w:rFonts w:cstheme="minorHAnsi"/>
                  <w:lang w:val="en-GB"/>
                </w:rPr>
                <w:t>Consistent / Inconsistent</w:t>
              </w:r>
            </w:ins>
          </w:p>
        </w:tc>
      </w:tr>
    </w:tbl>
    <w:p w14:paraId="070CEE63" w14:textId="3DC99CAE" w:rsidR="00C07ADC" w:rsidRPr="00AE0C4D" w:rsidRDefault="00D12BBF" w:rsidP="00876C37">
      <w:pPr>
        <w:rPr>
          <w:ins w:id="7851" w:author="tedo gogoladze" w:date="2020-01-04T23:53:00Z"/>
          <w:rFonts w:cstheme="minorHAnsi"/>
          <w:lang w:val="en-GB"/>
          <w:rPrChange w:id="7852" w:author="tedo gogoladze" w:date="2020-01-06T13:13:00Z">
            <w:rPr>
              <w:ins w:id="7853" w:author="tedo gogoladze" w:date="2020-01-04T23:53:00Z"/>
              <w:rFonts w:cs="Times New Roman"/>
              <w:lang w:val="en-GB"/>
            </w:rPr>
          </w:rPrChange>
        </w:rPr>
      </w:pPr>
      <w:ins w:id="7854" w:author="tedo gogoladze" w:date="2020-01-05T01:18:00Z">
        <w:r w:rsidRPr="00862023">
          <w:rPr>
            <w:rFonts w:cstheme="minorHAnsi"/>
            <w:lang w:val="en-GB"/>
          </w:rPr>
          <w:t>Within th</w:t>
        </w:r>
      </w:ins>
      <w:ins w:id="7855" w:author="tedo gogoladze" w:date="2020-01-05T01:19:00Z">
        <w:r>
          <w:rPr>
            <w:rFonts w:cstheme="minorHAnsi"/>
            <w:lang w:val="en-GB"/>
          </w:rPr>
          <w:t xml:space="preserve">e RQ2 </w:t>
        </w:r>
      </w:ins>
      <w:ins w:id="7856" w:author="tedo gogoladze" w:date="2020-01-05T01:18:00Z">
        <w:r w:rsidRPr="00862023">
          <w:rPr>
            <w:rFonts w:cstheme="minorHAnsi"/>
            <w:lang w:val="en-GB"/>
          </w:rPr>
          <w:t xml:space="preserve">validation, the same association rules were used, as discussed </w:t>
        </w:r>
      </w:ins>
      <w:ins w:id="7857" w:author="tedo gogoladze" w:date="2020-01-05T01:19:00Z">
        <w:r>
          <w:rPr>
            <w:rFonts w:cstheme="minorHAnsi"/>
            <w:lang w:val="en-GB"/>
          </w:rPr>
          <w:t>for the RQ1</w:t>
        </w:r>
      </w:ins>
      <w:ins w:id="7858" w:author="tedo gogoladze" w:date="2020-01-05T01:18:00Z">
        <w:r w:rsidRPr="00862023">
          <w:rPr>
            <w:rFonts w:cstheme="minorHAnsi"/>
            <w:lang w:val="en-GB"/>
          </w:rPr>
          <w:t>. Only difference is, that here, for the proper data representation, minimum frequency threshold value has been decreased, due to the fact that more than half of the dataset records are related to only one specific metric (status). Minimum value of support and confidence have been altered respectively, and then performed the same association rules mini</w:t>
        </w:r>
        <w:r>
          <w:rPr>
            <w:rFonts w:cstheme="minorHAnsi"/>
            <w:lang w:val="en-GB"/>
          </w:rPr>
          <w:t>n</w:t>
        </w:r>
        <w:r w:rsidRPr="00862023">
          <w:rPr>
            <w:rFonts w:cstheme="minorHAnsi"/>
            <w:lang w:val="en-GB"/>
          </w:rPr>
          <w:t xml:space="preserve">g techniques as in the previous chapters. As the result, the association rules function checks the association rules that was generated respectively from the original rules </w:t>
        </w:r>
      </w:ins>
      <w:ins w:id="7859" w:author="tedo gogoladze" w:date="2020-01-06T13:13:00Z">
        <w:r w:rsidR="00AE0C4D">
          <w:rPr>
            <w:rFonts w:cstheme="minorHAnsi"/>
            <w:lang w:val="en-GB"/>
          </w:rPr>
          <w:t xml:space="preserve">of Scott et. al [1] </w:t>
        </w:r>
      </w:ins>
      <w:ins w:id="7860" w:author="tedo gogoladze" w:date="2020-01-05T01:18:00Z">
        <w:r w:rsidRPr="00862023">
          <w:rPr>
            <w:rFonts w:cstheme="minorHAnsi"/>
            <w:lang w:val="en-GB"/>
          </w:rPr>
          <w:t xml:space="preserve">and </w:t>
        </w:r>
      </w:ins>
      <w:ins w:id="7861" w:author="tedo gogoladze" w:date="2020-01-05T02:37:00Z">
        <w:r w:rsidR="009462B6">
          <w:rPr>
            <w:rFonts w:cstheme="minorHAnsi"/>
            <w:lang w:val="en-GB"/>
          </w:rPr>
          <w:t>N</w:t>
        </w:r>
      </w:ins>
      <w:ins w:id="7862" w:author="tedo gogoladze" w:date="2020-01-05T01:18:00Z">
        <w:r w:rsidRPr="00862023">
          <w:rPr>
            <w:rFonts w:cstheme="minorHAnsi"/>
            <w:lang w:val="en-GB"/>
          </w:rPr>
          <w:t>.</w:t>
        </w:r>
      </w:ins>
      <w:ins w:id="7863" w:author="tedo gogoladze" w:date="2020-01-05T02:37:00Z">
        <w:r w:rsidR="009462B6">
          <w:rPr>
            <w:rFonts w:cstheme="minorHAnsi"/>
            <w:lang w:val="en-GB"/>
          </w:rPr>
          <w:t xml:space="preserve"> </w:t>
        </w:r>
      </w:ins>
      <w:proofErr w:type="spellStart"/>
      <w:ins w:id="7864" w:author="tedo gogoladze" w:date="2020-01-05T01:18:00Z">
        <w:r w:rsidRPr="00862023">
          <w:rPr>
            <w:rFonts w:cstheme="minorHAnsi"/>
            <w:lang w:val="en-GB"/>
          </w:rPr>
          <w:t>Siddiquei</w:t>
        </w:r>
      </w:ins>
      <w:proofErr w:type="spellEnd"/>
      <w:ins w:id="7865" w:author="tedo gogoladze" w:date="2020-01-06T13:13:00Z">
        <w:r w:rsidR="00AE0C4D">
          <w:rPr>
            <w:rFonts w:cstheme="minorHAnsi"/>
            <w:lang w:val="en-GB"/>
          </w:rPr>
          <w:t xml:space="preserve"> et. </w:t>
        </w:r>
        <w:r w:rsidR="003C3929">
          <w:rPr>
            <w:rFonts w:cstheme="minorHAnsi"/>
            <w:lang w:val="en-GB"/>
          </w:rPr>
          <w:t>al</w:t>
        </w:r>
        <w:r w:rsidR="00C80AE6">
          <w:rPr>
            <w:rFonts w:cstheme="minorHAnsi"/>
            <w:lang w:val="en-GB"/>
          </w:rPr>
          <w:t xml:space="preserve"> </w:t>
        </w:r>
        <w:r w:rsidR="00AE0C4D">
          <w:rPr>
            <w:rFonts w:cstheme="minorHAnsi"/>
            <w:lang w:val="en-GB"/>
          </w:rPr>
          <w:t>[8]</w:t>
        </w:r>
      </w:ins>
      <w:ins w:id="7866" w:author="tedo gogoladze" w:date="2020-01-05T01:18:00Z">
        <w:r w:rsidRPr="00862023">
          <w:rPr>
            <w:rFonts w:cstheme="minorHAnsi"/>
            <w:lang w:val="en-GB"/>
          </w:rPr>
          <w:t>.</w:t>
        </w:r>
      </w:ins>
    </w:p>
    <w:p w14:paraId="37E66A34" w14:textId="77777777" w:rsidR="00B47688" w:rsidRDefault="00B47688" w:rsidP="00B47688">
      <w:pPr>
        <w:rPr>
          <w:ins w:id="7867" w:author="tedo gogoladze" w:date="2020-01-04T23:53:00Z"/>
          <w:lang w:val="en-US"/>
        </w:rPr>
      </w:pPr>
      <w:ins w:id="7868" w:author="tedo gogoladze" w:date="2020-01-04T23:53:00Z">
        <w:r>
          <w:rPr>
            <w:lang w:val="en-US"/>
          </w:rPr>
          <w:t>During the association rules mining, a package `</w:t>
        </w:r>
        <w:proofErr w:type="spellStart"/>
        <w:r>
          <w:rPr>
            <w:lang w:val="en-US"/>
          </w:rPr>
          <w:t>apyori</w:t>
        </w:r>
        <w:proofErr w:type="spellEnd"/>
        <w:r>
          <w:rPr>
            <w:lang w:val="en-US"/>
          </w:rPr>
          <w:t xml:space="preserve">` was used to analyze interesting patterns. </w:t>
        </w:r>
        <w:proofErr w:type="spellStart"/>
        <w:r>
          <w:rPr>
            <w:lang w:val="en-US"/>
          </w:rPr>
          <w:t>apyori</w:t>
        </w:r>
        <w:proofErr w:type="spellEnd"/>
        <w:r>
          <w:rPr>
            <w:lang w:val="en-US"/>
          </w:rPr>
          <w:t xml:space="preserve"> is an open-source distributed package for Python programming language, that uses </w:t>
        </w:r>
        <w:proofErr w:type="spellStart"/>
        <w:r>
          <w:rPr>
            <w:lang w:val="en-US"/>
          </w:rPr>
          <w:t>apriori</w:t>
        </w:r>
        <w:proofErr w:type="spellEnd"/>
        <w:r>
          <w:rPr>
            <w:lang w:val="en-US"/>
          </w:rPr>
          <w:t xml:space="preserve"> algorithm and provides API and command line interface. Package description is available on the Python Package Index website: </w:t>
        </w:r>
        <w:r>
          <w:fldChar w:fldCharType="begin"/>
        </w:r>
        <w:r>
          <w:instrText xml:space="preserve"> HYPERLINK "https://pypi.org/project/apyori/" </w:instrText>
        </w:r>
        <w:r>
          <w:fldChar w:fldCharType="separate"/>
        </w:r>
        <w:r>
          <w:rPr>
            <w:rStyle w:val="Hyperlink"/>
          </w:rPr>
          <w:t>https://pypi.org/project/apyori/</w:t>
        </w:r>
        <w:r>
          <w:fldChar w:fldCharType="end"/>
        </w:r>
        <w:r>
          <w:t>.</w:t>
        </w:r>
      </w:ins>
    </w:p>
    <w:p w14:paraId="1D8514F9" w14:textId="66C5CAB5" w:rsidR="00B47688" w:rsidRDefault="00B47688" w:rsidP="00B47688">
      <w:pPr>
        <w:rPr>
          <w:ins w:id="7869" w:author="tedo gogoladze" w:date="2020-01-05T00:03:00Z"/>
          <w:lang w:val="en-GB"/>
        </w:rPr>
      </w:pPr>
      <w:proofErr w:type="spellStart"/>
      <w:ins w:id="7870" w:author="tedo gogoladze" w:date="2020-01-04T23:53:00Z">
        <w:r>
          <w:rPr>
            <w:lang w:val="en-US"/>
          </w:rPr>
          <w:t>apyori</w:t>
        </w:r>
        <w:proofErr w:type="spellEnd"/>
        <w:r>
          <w:rPr>
            <w:lang w:val="en-US"/>
          </w:rPr>
          <w:t xml:space="preserve"> package provides the function `</w:t>
        </w:r>
        <w:proofErr w:type="spellStart"/>
        <w:r>
          <w:rPr>
            <w:lang w:val="en-US"/>
          </w:rPr>
          <w:t>apriori</w:t>
        </w:r>
        <w:proofErr w:type="spellEnd"/>
        <w:r>
          <w:rPr>
            <w:lang w:val="en-US"/>
          </w:rPr>
          <w:t xml:space="preserve">` that requires items, minimum support and confidence as the input, and provides the list of rules on the base of the common </w:t>
        </w:r>
        <w:proofErr w:type="spellStart"/>
        <w:r>
          <w:rPr>
            <w:lang w:val="en-US"/>
          </w:rPr>
          <w:t>apriori</w:t>
        </w:r>
        <w:proofErr w:type="spellEnd"/>
        <w:r>
          <w:rPr>
            <w:lang w:val="en-US"/>
          </w:rPr>
          <w:t xml:space="preserve"> algorithm functionality</w:t>
        </w:r>
        <w:commentRangeStart w:id="7871"/>
        <w:r w:rsidRPr="004A4B49">
          <w:rPr>
            <w:lang w:val="en-GB"/>
          </w:rPr>
          <w:t xml:space="preserve">. In a frequent pattern mining, </w:t>
        </w:r>
        <w:proofErr w:type="spellStart"/>
        <w:r w:rsidRPr="004A4B49">
          <w:rPr>
            <w:lang w:val="en-GB"/>
          </w:rPr>
          <w:t>apriori</w:t>
        </w:r>
        <w:proofErr w:type="spellEnd"/>
        <w:r w:rsidRPr="004A4B49">
          <w:rPr>
            <w:lang w:val="en-GB"/>
          </w:rPr>
          <w:t xml:space="preserve"> algorithm uses the fact that any subset of a frequent itemset is also frequent, and that way, algorithm excludes the </w:t>
        </w:r>
        <w:proofErr w:type="spellStart"/>
        <w:r w:rsidRPr="004A4B49">
          <w:rPr>
            <w:lang w:val="en-GB"/>
          </w:rPr>
          <w:t>itemsets</w:t>
        </w:r>
        <w:proofErr w:type="spellEnd"/>
        <w:r w:rsidRPr="004A4B49">
          <w:rPr>
            <w:lang w:val="en-GB"/>
          </w:rPr>
          <w:t xml:space="preserve">, whose support is less than the minimum support, and therefore, it excludes all of their </w:t>
        </w:r>
        <w:r w:rsidRPr="004A4B49">
          <w:rPr>
            <w:lang w:val="en-GB"/>
          </w:rPr>
          <w:lastRenderedPageBreak/>
          <w:t xml:space="preserve">supersets as well. </w:t>
        </w:r>
        <w:proofErr w:type="spellStart"/>
        <w:r w:rsidRPr="004A4B49">
          <w:rPr>
            <w:lang w:val="en-GB"/>
          </w:rPr>
          <w:t>Apriori</w:t>
        </w:r>
        <w:proofErr w:type="spellEnd"/>
        <w:r w:rsidRPr="004A4B49">
          <w:rPr>
            <w:lang w:val="en-GB"/>
          </w:rPr>
          <w:t xml:space="preserve"> algorithm returns </w:t>
        </w:r>
        <w:proofErr w:type="spellStart"/>
        <w:r w:rsidRPr="004A4B49">
          <w:rPr>
            <w:lang w:val="en-GB"/>
          </w:rPr>
          <w:t>frozenset</w:t>
        </w:r>
        <w:proofErr w:type="spellEnd"/>
        <w:r w:rsidRPr="004A4B49">
          <w:rPr>
            <w:lang w:val="en-GB"/>
          </w:rPr>
          <w:t xml:space="preserve"> results formatted as JSON, then JSON output is parsed and stored the antecedent, consequent, support, confidence and lift variables into the working </w:t>
        </w:r>
        <w:proofErr w:type="spellStart"/>
        <w:r w:rsidRPr="004A4B49">
          <w:rPr>
            <w:lang w:val="en-GB"/>
          </w:rPr>
          <w:t>dataframe</w:t>
        </w:r>
        <w:proofErr w:type="spellEnd"/>
        <w:r w:rsidRPr="004A4B49">
          <w:rPr>
            <w:lang w:val="en-GB"/>
          </w:rPr>
          <w:t xml:space="preserve">. </w:t>
        </w:r>
        <w:commentRangeEnd w:id="7871"/>
        <w:r>
          <w:rPr>
            <w:rStyle w:val="CommentReference"/>
          </w:rPr>
          <w:commentReference w:id="7871"/>
        </w:r>
      </w:ins>
    </w:p>
    <w:p w14:paraId="0E83F73C" w14:textId="1DA2F9E2" w:rsidR="00DF5A99" w:rsidRDefault="00DF5A99" w:rsidP="00DF5A99">
      <w:pPr>
        <w:pStyle w:val="Heading2"/>
        <w:numPr>
          <w:ilvl w:val="2"/>
          <w:numId w:val="76"/>
        </w:numPr>
        <w:rPr>
          <w:ins w:id="7872" w:author="tedo gogoladze" w:date="2020-01-05T00:15:00Z"/>
          <w:rStyle w:val="Heading3Char"/>
          <w:b/>
          <w:bCs/>
          <w:lang w:val="en-GB"/>
        </w:rPr>
      </w:pPr>
      <w:bookmarkStart w:id="7873" w:name="_Toc29215307"/>
      <w:ins w:id="7874" w:author="tedo gogoladze" w:date="2020-01-05T00:03:00Z">
        <w:r w:rsidRPr="00DF5A99">
          <w:rPr>
            <w:rStyle w:val="Heading3Char"/>
            <w:b/>
            <w:bCs/>
            <w:lang w:val="en-GB"/>
            <w:rPrChange w:id="7875" w:author="tedo gogoladze" w:date="2020-01-05T00:03:00Z">
              <w:rPr/>
            </w:rPrChange>
          </w:rPr>
          <w:t>Results</w:t>
        </w:r>
      </w:ins>
      <w:bookmarkEnd w:id="7873"/>
    </w:p>
    <w:p w14:paraId="105904B5" w14:textId="63E0E4DE" w:rsidR="00AD6012" w:rsidRPr="00AD6012" w:rsidRDefault="00AD6012" w:rsidP="00AD6012">
      <w:pPr>
        <w:rPr>
          <w:ins w:id="7876" w:author="tedo gogoladze" w:date="2020-01-05T00:03:00Z"/>
          <w:lang w:val="en-GB"/>
          <w:rPrChange w:id="7877" w:author="tedo gogoladze" w:date="2020-01-05T00:15:00Z">
            <w:rPr>
              <w:ins w:id="7878" w:author="tedo gogoladze" w:date="2020-01-05T00:03:00Z"/>
              <w:lang w:val="en-GB"/>
            </w:rPr>
          </w:rPrChange>
        </w:rPr>
        <w:pPrChange w:id="7879" w:author="tedo gogoladze" w:date="2020-01-05T00:15:00Z">
          <w:pPr/>
        </w:pPrChange>
      </w:pPr>
      <w:ins w:id="7880" w:author="tedo gogoladze" w:date="2020-01-05T00:16:00Z">
        <w:r>
          <w:rPr>
            <w:lang w:val="en-GB"/>
          </w:rPr>
          <w:t xml:space="preserve">In order to answer the RQ1: </w:t>
        </w:r>
        <w:r>
          <w:t xml:space="preserve">The relationship between the personality traits and the software development metrics, association </w:t>
        </w:r>
      </w:ins>
      <w:ins w:id="7881" w:author="tedo gogoladze" w:date="2020-01-05T00:17:00Z">
        <w:r>
          <w:t xml:space="preserve">rule results are analyzed. </w:t>
        </w:r>
      </w:ins>
      <w:ins w:id="7882" w:author="tedo gogoladze" w:date="2020-01-05T00:18:00Z">
        <w:r>
          <w:t>Following chapter</w:t>
        </w:r>
      </w:ins>
      <w:ins w:id="7883" w:author="tedo gogoladze" w:date="2020-01-05T00:21:00Z">
        <w:r>
          <w:t>s</w:t>
        </w:r>
      </w:ins>
      <w:ins w:id="7884" w:author="tedo gogoladze" w:date="2020-01-05T00:18:00Z">
        <w:r>
          <w:t xml:space="preserve"> are describing the relationship </w:t>
        </w:r>
      </w:ins>
      <w:ins w:id="7885" w:author="tedo gogoladze" w:date="2020-01-05T00:20:00Z">
        <w:r>
          <w:t xml:space="preserve">of the avilable 100 developers </w:t>
        </w:r>
      </w:ins>
      <w:ins w:id="7886" w:author="tedo gogoladze" w:date="2020-01-05T00:18:00Z">
        <w:r>
          <w:t>personality trait</w:t>
        </w:r>
      </w:ins>
      <w:ins w:id="7887" w:author="tedo gogoladze" w:date="2020-01-05T00:20:00Z">
        <w:r>
          <w:t>s</w:t>
        </w:r>
      </w:ins>
      <w:ins w:id="7888" w:author="tedo gogoladze" w:date="2020-01-05T00:19:00Z">
        <w:r>
          <w:t xml:space="preserve"> </w:t>
        </w:r>
      </w:ins>
      <w:ins w:id="7889" w:author="tedo gogoladze" w:date="2020-01-05T00:20:00Z">
        <w:r>
          <w:t>and fo</w:t>
        </w:r>
      </w:ins>
      <w:ins w:id="7890" w:author="tedo gogoladze" w:date="2020-01-05T00:21:00Z">
        <w:r>
          <w:t xml:space="preserve">ur </w:t>
        </w:r>
      </w:ins>
      <w:ins w:id="7891" w:author="tedo gogoladze" w:date="2020-01-05T00:19:00Z">
        <w:r>
          <w:t>metric</w:t>
        </w:r>
      </w:ins>
      <w:ins w:id="7892" w:author="tedo gogoladze" w:date="2020-01-05T00:20:00Z">
        <w:r>
          <w:t>s</w:t>
        </w:r>
      </w:ins>
      <w:ins w:id="7893" w:author="tedo gogoladze" w:date="2020-01-05T00:21:00Z">
        <w:r>
          <w:t xml:space="preserve"> in the context </w:t>
        </w:r>
      </w:ins>
      <w:ins w:id="7894" w:author="tedo gogoladze" w:date="2020-01-05T00:22:00Z">
        <w:r>
          <w:t xml:space="preserve">of all big five </w:t>
        </w:r>
      </w:ins>
      <w:ins w:id="7895" w:author="tedo gogoladze" w:date="2020-01-05T00:21:00Z">
        <w:r>
          <w:t>personality trait</w:t>
        </w:r>
      </w:ins>
      <w:ins w:id="7896" w:author="tedo gogoladze" w:date="2020-01-05T00:22:00Z">
        <w:r>
          <w:t>s separately</w:t>
        </w:r>
      </w:ins>
      <w:ins w:id="7897" w:author="tedo gogoladze" w:date="2020-01-05T00:27:00Z">
        <w:r w:rsidR="0012743C">
          <w:t xml:space="preserve">, therefore, the </w:t>
        </w:r>
      </w:ins>
      <w:ins w:id="7898" w:author="tedo gogoladze" w:date="2020-01-05T00:28:00Z">
        <w:r w:rsidR="0012743C">
          <w:t>following five chapters answer the RQ1 in the context of openness, conscientiousness, extraversion, agreeableness, neuroticism</w:t>
        </w:r>
      </w:ins>
      <w:ins w:id="7899" w:author="tedo gogoladze" w:date="2020-01-05T00:29:00Z">
        <w:r w:rsidR="0012743C">
          <w:t xml:space="preserve"> separately.</w:t>
        </w:r>
      </w:ins>
    </w:p>
    <w:p w14:paraId="52AD9331" w14:textId="5EBA5328" w:rsidR="00DF5A99" w:rsidRPr="00862023" w:rsidRDefault="00DF5A99" w:rsidP="00DF5A99">
      <w:pPr>
        <w:rPr>
          <w:ins w:id="7900" w:author="tedo gogoladze" w:date="2020-01-05T00:03:00Z"/>
          <w:rFonts w:ascii="Sylfaen" w:hAnsi="Sylfaen" w:cs="Times New Roman"/>
          <w:lang w:val="en-GB"/>
        </w:rPr>
      </w:pPr>
      <w:ins w:id="7901" w:author="tedo gogoladze" w:date="2020-01-05T00:03:00Z">
        <w:r w:rsidRPr="008A1EBF">
          <w:rPr>
            <w:rFonts w:cs="Times New Roman"/>
            <w:lang w:val="en-GB"/>
          </w:rPr>
          <w:t xml:space="preserve">The association rule graphs in the next five chapters show only the frequent </w:t>
        </w:r>
        <w:proofErr w:type="spellStart"/>
        <w:r w:rsidRPr="008A1EBF">
          <w:rPr>
            <w:rFonts w:cs="Times New Roman"/>
            <w:lang w:val="en-GB"/>
          </w:rPr>
          <w:t>itemsets</w:t>
        </w:r>
        <w:proofErr w:type="spellEnd"/>
        <w:r w:rsidRPr="008A1EBF">
          <w:rPr>
            <w:rFonts w:cs="Times New Roman"/>
            <w:lang w:val="en-GB"/>
          </w:rPr>
          <w:t>` association rules with support, confidence and lift in the context of each personality trait</w:t>
        </w:r>
      </w:ins>
      <w:ins w:id="7902" w:author="tedo gogoladze" w:date="2020-01-05T00:25:00Z">
        <w:r w:rsidR="00EC3C41">
          <w:rPr>
            <w:rFonts w:cs="Times New Roman"/>
            <w:lang w:val="en-GB"/>
          </w:rPr>
          <w:t>, to show only the reliable relationship between the variables of</w:t>
        </w:r>
      </w:ins>
      <w:ins w:id="7903" w:author="tedo gogoladze" w:date="2020-01-05T00:26:00Z">
        <w:r w:rsidR="00EC3C41">
          <w:rPr>
            <w:rFonts w:cs="Times New Roman"/>
            <w:lang w:val="en-GB"/>
          </w:rPr>
          <w:t xml:space="preserve"> RQ1.</w:t>
        </w:r>
      </w:ins>
      <w:ins w:id="7904" w:author="tedo gogoladze" w:date="2020-01-05T00:03:00Z">
        <w:r w:rsidRPr="008A1EBF">
          <w:rPr>
            <w:rFonts w:cs="Times New Roman"/>
            <w:lang w:val="en-GB"/>
          </w:rPr>
          <w:t xml:space="preserve"> The</w:t>
        </w:r>
        <w:r w:rsidRPr="00862023">
          <w:rPr>
            <w:rFonts w:cs="Times New Roman"/>
            <w:lang w:val="en-GB"/>
          </w:rPr>
          <w:t xml:space="preserve"> filter criteria of the rule significance </w:t>
        </w:r>
        <w:proofErr w:type="gramStart"/>
        <w:r w:rsidRPr="00862023">
          <w:rPr>
            <w:rFonts w:cs="Times New Roman"/>
            <w:lang w:val="en-GB"/>
          </w:rPr>
          <w:t>is</w:t>
        </w:r>
        <w:proofErr w:type="gramEnd"/>
        <w:r w:rsidRPr="00862023">
          <w:rPr>
            <w:rFonts w:cs="Times New Roman"/>
            <w:lang w:val="en-GB"/>
          </w:rPr>
          <w:t xml:space="preserve"> applied as descri</w:t>
        </w:r>
        <w:r>
          <w:rPr>
            <w:rFonts w:cs="Times New Roman"/>
            <w:lang w:val="en-GB"/>
          </w:rPr>
          <w:t>b</w:t>
        </w:r>
        <w:r w:rsidRPr="00862023">
          <w:rPr>
            <w:rFonts w:cs="Times New Roman"/>
            <w:lang w:val="en-GB"/>
          </w:rPr>
          <w:t>ed in the former chapter.</w:t>
        </w:r>
      </w:ins>
    </w:p>
    <w:p w14:paraId="10206896" w14:textId="7640F1A0" w:rsidR="00DF5A99" w:rsidRPr="00DF5A99" w:rsidRDefault="00DF5A99" w:rsidP="00DF5A99">
      <w:pPr>
        <w:pStyle w:val="Heading2"/>
        <w:numPr>
          <w:ilvl w:val="3"/>
          <w:numId w:val="76"/>
        </w:numPr>
        <w:rPr>
          <w:ins w:id="7905" w:author="tedo gogoladze" w:date="2020-01-05T00:04:00Z"/>
          <w:rStyle w:val="Heading3Char"/>
          <w:b/>
          <w:bCs/>
          <w:lang w:val="en-GB"/>
          <w:rPrChange w:id="7906" w:author="tedo gogoladze" w:date="2020-01-05T00:05:00Z">
            <w:rPr>
              <w:ins w:id="7907" w:author="tedo gogoladze" w:date="2020-01-05T00:04:00Z"/>
              <w:rFonts w:ascii="Times New Roman" w:hAnsi="Times New Roman" w:cs="Times New Roman"/>
              <w:lang w:val="en-GB"/>
            </w:rPr>
          </w:rPrChange>
        </w:rPr>
        <w:pPrChange w:id="7908" w:author="tedo gogoladze" w:date="2020-01-05T00:07:00Z">
          <w:pPr>
            <w:pStyle w:val="Heading4"/>
          </w:pPr>
        </w:pPrChange>
      </w:pPr>
      <w:bookmarkStart w:id="7909" w:name="_Toc29215308"/>
      <w:ins w:id="7910" w:author="tedo gogoladze" w:date="2020-01-05T00:04:00Z">
        <w:r w:rsidRPr="00DF5A99">
          <w:rPr>
            <w:rStyle w:val="Heading3Char"/>
            <w:b/>
            <w:bCs/>
            <w:lang w:val="en-GB"/>
            <w:rPrChange w:id="7911" w:author="tedo gogoladze" w:date="2020-01-05T00:05:00Z">
              <w:rPr>
                <w:rFonts w:ascii="Times New Roman" w:hAnsi="Times New Roman" w:cs="Times New Roman"/>
                <w:lang w:val="en-GB"/>
              </w:rPr>
            </w:rPrChange>
          </w:rPr>
          <w:t>Openness</w:t>
        </w:r>
        <w:bookmarkEnd w:id="7909"/>
      </w:ins>
    </w:p>
    <w:p w14:paraId="4658E99B" w14:textId="00FE8CC4" w:rsidR="00DF5A99" w:rsidRPr="00862023" w:rsidRDefault="00DF5A99" w:rsidP="00DF5A99">
      <w:pPr>
        <w:rPr>
          <w:ins w:id="7912" w:author="tedo gogoladze" w:date="2020-01-05T00:04:00Z"/>
          <w:rFonts w:cs="Times New Roman"/>
          <w:noProof/>
          <w:lang w:val="en-GB"/>
        </w:rPr>
      </w:pPr>
      <w:ins w:id="7913" w:author="tedo gogoladze" w:date="2020-01-05T00:04:00Z">
        <w:r w:rsidRPr="00862023">
          <w:rPr>
            <w:rFonts w:cs="Times New Roman"/>
            <w:noProof/>
            <w:lang w:val="en-GB"/>
          </w:rPr>
          <w:t xml:space="preserve">Figure 9 show the association rules of the Openness personality trait. Open developers usually give low </w:t>
        </w:r>
        <w:r>
          <w:rPr>
            <w:rFonts w:cs="Times New Roman"/>
            <w:noProof/>
            <w:lang w:val="en-GB"/>
          </w:rPr>
          <w:t xml:space="preserve">effort </w:t>
        </w:r>
        <w:r w:rsidRPr="00862023">
          <w:rPr>
            <w:rFonts w:cs="Times New Roman"/>
            <w:noProof/>
            <w:lang w:val="en-GB"/>
          </w:rPr>
          <w:t>estimation to their tasks and mark the tasks done (</w:t>
        </w:r>
      </w:ins>
      <w:ins w:id="7914" w:author="tedo gogoladze" w:date="2020-01-05T00:31:00Z">
        <w:r w:rsidR="003B7784">
          <w:rPr>
            <w:rFonts w:cs="Times New Roman"/>
            <w:noProof/>
            <w:lang w:val="en-GB"/>
          </w:rPr>
          <w:t>openness:Positive</w:t>
        </w:r>
      </w:ins>
      <w:ins w:id="7915" w:author="tedo gogoladze" w:date="2020-01-05T00:04:00Z">
        <w:r w:rsidRPr="00862023">
          <w:rPr>
            <w:rFonts w:cs="Times New Roman"/>
            <w:noProof/>
            <w:lang w:val="en-GB"/>
          </w:rPr>
          <w:t xml:space="preserve"> =&gt; </w:t>
        </w:r>
        <w:r>
          <w:rPr>
            <w:rFonts w:cs="Times New Roman"/>
            <w:noProof/>
            <w:lang w:val="en-GB"/>
          </w:rPr>
          <w:t xml:space="preserve">effort </w:t>
        </w:r>
        <w:r w:rsidRPr="00862023">
          <w:rPr>
            <w:rFonts w:cs="Times New Roman"/>
            <w:noProof/>
            <w:lang w:val="en-GB"/>
          </w:rPr>
          <w:t xml:space="preserve">estimation:low, </w:t>
        </w:r>
      </w:ins>
      <w:ins w:id="7916" w:author="tedo gogoladze" w:date="2020-01-05T00:31:00Z">
        <w:r w:rsidR="003B7784">
          <w:rPr>
            <w:rFonts w:cs="Times New Roman"/>
            <w:noProof/>
            <w:lang w:val="en-GB"/>
          </w:rPr>
          <w:t>openness:Positive</w:t>
        </w:r>
      </w:ins>
      <w:ins w:id="7917" w:author="tedo gogoladze" w:date="2020-01-05T00:04:00Z">
        <w:r w:rsidRPr="00862023">
          <w:rPr>
            <w:rFonts w:cs="Times New Roman"/>
            <w:noProof/>
            <w:lang w:val="en-GB"/>
          </w:rPr>
          <w:t xml:space="preserve"> =&gt; status:done), while the less open developers tend to spend low time on actual development and also mark the task status to done (</w:t>
        </w:r>
      </w:ins>
      <w:ins w:id="7918" w:author="tedo gogoladze" w:date="2020-01-05T00:32:00Z">
        <w:r w:rsidR="003B7784">
          <w:rPr>
            <w:rFonts w:cs="Times New Roman"/>
            <w:noProof/>
            <w:lang w:val="en-GB"/>
          </w:rPr>
          <w:t>openness:Negative</w:t>
        </w:r>
      </w:ins>
      <w:ins w:id="7919" w:author="tedo gogoladze" w:date="2020-01-05T00:04:00Z">
        <w:r w:rsidRPr="00862023">
          <w:rPr>
            <w:rFonts w:cs="Times New Roman"/>
            <w:noProof/>
            <w:lang w:val="en-GB"/>
          </w:rPr>
          <w:t xml:space="preserve"> =&gt; development time: low, </w:t>
        </w:r>
      </w:ins>
      <w:ins w:id="7920" w:author="tedo gogoladze" w:date="2020-01-05T00:32:00Z">
        <w:r w:rsidR="003B7784">
          <w:rPr>
            <w:rFonts w:cs="Times New Roman"/>
            <w:noProof/>
            <w:lang w:val="en-GB"/>
          </w:rPr>
          <w:t>openness:Negative</w:t>
        </w:r>
      </w:ins>
      <w:ins w:id="7921" w:author="tedo gogoladze" w:date="2020-01-05T00:04:00Z">
        <w:r w:rsidRPr="00862023">
          <w:rPr>
            <w:rFonts w:cs="Times New Roman"/>
            <w:noProof/>
            <w:lang w:val="en-GB"/>
          </w:rPr>
          <w:t>=&gt; status:done). The rules show that open developers tend to take the tasks that are less complex, also this pair has the significant evidence on the inversive as well (</w:t>
        </w:r>
        <w:r>
          <w:rPr>
            <w:rFonts w:cs="Times New Roman"/>
            <w:noProof/>
            <w:lang w:val="en-GB"/>
          </w:rPr>
          <w:t xml:space="preserve">effort </w:t>
        </w:r>
        <w:r w:rsidRPr="00862023">
          <w:rPr>
            <w:rFonts w:cs="Times New Roman"/>
            <w:noProof/>
            <w:lang w:val="en-GB"/>
          </w:rPr>
          <w:t xml:space="preserve">estimation:low =&gt; </w:t>
        </w:r>
      </w:ins>
      <w:ins w:id="7922" w:author="tedo gogoladze" w:date="2020-01-05T00:31:00Z">
        <w:r w:rsidR="003B7784">
          <w:rPr>
            <w:rFonts w:cs="Times New Roman"/>
            <w:noProof/>
            <w:lang w:val="en-GB"/>
          </w:rPr>
          <w:t>openness:Positive</w:t>
        </w:r>
      </w:ins>
      <w:ins w:id="7923" w:author="tedo gogoladze" w:date="2020-01-05T00:04:00Z">
        <w:r w:rsidRPr="00862023">
          <w:rPr>
            <w:rFonts w:cs="Times New Roman"/>
            <w:noProof/>
            <w:lang w:val="en-GB"/>
          </w:rPr>
          <w:t xml:space="preserve">), furthermore, the confidence of both, nominal and inversive rule is high enough to conider it reliable, and finally, the lift value is positive and high, meaning that low </w:t>
        </w:r>
        <w:r>
          <w:rPr>
            <w:rFonts w:cs="Times New Roman"/>
            <w:noProof/>
            <w:lang w:val="en-GB"/>
          </w:rPr>
          <w:t xml:space="preserve">effort </w:t>
        </w:r>
        <w:r w:rsidRPr="00862023">
          <w:rPr>
            <w:rFonts w:cs="Times New Roman"/>
            <w:noProof/>
            <w:lang w:val="en-GB"/>
          </w:rPr>
          <w:t>estimation and openness trait are positively correlated. But in the contrary, less open developers are the ones that actually spend less time for the development on the tasks, and similarly to the former one, the respective inverse rule (</w:t>
        </w:r>
      </w:ins>
      <w:ins w:id="7924" w:author="tedo gogoladze" w:date="2020-01-05T00:32:00Z">
        <w:r w:rsidR="003B7784">
          <w:rPr>
            <w:rFonts w:cs="Times New Roman"/>
            <w:noProof/>
            <w:lang w:val="en-GB"/>
          </w:rPr>
          <w:t>openness:Negative</w:t>
        </w:r>
      </w:ins>
      <w:ins w:id="7925" w:author="tedo gogoladze" w:date="2020-01-05T00:04:00Z">
        <w:r w:rsidRPr="00862023">
          <w:rPr>
            <w:rFonts w:cs="Times New Roman"/>
            <w:noProof/>
            <w:lang w:val="en-GB"/>
          </w:rPr>
          <w:t xml:space="preserve"> =&gt; development time: low) also has the sufficient support and confidence for the trustworthyness of the rule. Notably, here the lift value is very close to 1, yelding the independence of the former two variables.</w:t>
        </w:r>
      </w:ins>
    </w:p>
    <w:p w14:paraId="5C06B21A" w14:textId="61AF56BE" w:rsidR="00DF5A99" w:rsidRPr="00862023" w:rsidRDefault="00DF5A99" w:rsidP="00DF5A99">
      <w:pPr>
        <w:rPr>
          <w:ins w:id="7926" w:author="tedo gogoladze" w:date="2020-01-05T00:04:00Z"/>
          <w:rFonts w:cs="Times New Roman"/>
          <w:noProof/>
          <w:lang w:val="en-GB"/>
        </w:rPr>
      </w:pPr>
      <w:ins w:id="7927" w:author="tedo gogoladze" w:date="2020-01-05T00:04:00Z">
        <w:r w:rsidRPr="00862023">
          <w:rPr>
            <w:rFonts w:cs="Times New Roman"/>
            <w:noProof/>
            <w:lang w:val="en-GB"/>
          </w:rPr>
          <w:t xml:space="preserve">Both of these developer subgroups – open and not open, fall into the main class of developers that finish the tasks with the done status, however, among the rules with done status as the antecedent, non-open developers are the ones that have sufficient confidence to be on the consequent side (status:done =&gt; </w:t>
        </w:r>
      </w:ins>
      <w:ins w:id="7928" w:author="tedo gogoladze" w:date="2020-01-05T00:32:00Z">
        <w:r w:rsidR="003B7784">
          <w:rPr>
            <w:rFonts w:cs="Times New Roman"/>
            <w:noProof/>
            <w:lang w:val="en-GB"/>
          </w:rPr>
          <w:t>openness:Negative</w:t>
        </w:r>
      </w:ins>
      <w:ins w:id="7929" w:author="tedo gogoladze" w:date="2020-01-05T00:04:00Z">
        <w:r w:rsidRPr="00862023">
          <w:rPr>
            <w:rFonts w:cs="Times New Roman"/>
            <w:noProof/>
            <w:lang w:val="en-GB"/>
          </w:rPr>
          <w:t>).</w:t>
        </w:r>
      </w:ins>
    </w:p>
    <w:p w14:paraId="0F41B07E" w14:textId="48947B51" w:rsidR="00D411DB" w:rsidRDefault="00DF5A99" w:rsidP="00150C5A">
      <w:pPr>
        <w:rPr>
          <w:ins w:id="7930" w:author="tedo gogoladze" w:date="2020-01-06T13:18:00Z"/>
          <w:rFonts w:cs="Times New Roman"/>
          <w:noProof/>
          <w:lang w:val="en-GB"/>
        </w:rPr>
      </w:pPr>
      <w:ins w:id="7931" w:author="tedo gogoladze" w:date="2020-01-05T00:04:00Z">
        <w:r w:rsidRPr="00862023">
          <w:rPr>
            <w:rFonts w:cs="Times New Roman"/>
            <w:noProof/>
            <w:lang w:val="en-GB"/>
          </w:rPr>
          <w:t xml:space="preserve">Among the other significant </w:t>
        </w:r>
      </w:ins>
      <w:ins w:id="7932" w:author="tedo gogoladze" w:date="2020-01-05T00:27:00Z">
        <w:r w:rsidR="00235842">
          <w:rPr>
            <w:rFonts w:cs="Times New Roman"/>
            <w:noProof/>
            <w:lang w:val="en-GB"/>
          </w:rPr>
          <w:t>relationships</w:t>
        </w:r>
      </w:ins>
      <w:ins w:id="7933" w:author="tedo gogoladze" w:date="2020-01-05T00:04:00Z">
        <w:r w:rsidRPr="00862023">
          <w:rPr>
            <w:rFonts w:cs="Times New Roman"/>
            <w:noProof/>
            <w:lang w:val="en-GB"/>
          </w:rPr>
          <w:t>, the notable is rule priority:high=&gt;</w:t>
        </w:r>
      </w:ins>
      <w:ins w:id="7934" w:author="tedo gogoladze" w:date="2020-01-05T00:32:00Z">
        <w:r w:rsidR="003B7784">
          <w:rPr>
            <w:rFonts w:cs="Times New Roman"/>
            <w:noProof/>
            <w:lang w:val="en-GB"/>
          </w:rPr>
          <w:t>openness:Negative</w:t>
        </w:r>
      </w:ins>
      <w:ins w:id="7935" w:author="tedo gogoladze" w:date="2020-01-05T00:04:00Z">
        <w:r w:rsidRPr="00862023">
          <w:rPr>
            <w:rFonts w:cs="Times New Roman"/>
            <w:noProof/>
            <w:lang w:val="en-GB"/>
          </w:rPr>
          <w:t>, meaning  that developers that set the task priority to high, are less open people.</w:t>
        </w:r>
      </w:ins>
    </w:p>
    <w:p w14:paraId="034BB26A" w14:textId="77777777" w:rsidR="00150C5A" w:rsidRDefault="00150C5A" w:rsidP="00150C5A">
      <w:pPr>
        <w:rPr>
          <w:ins w:id="7936" w:author="tedo gogoladze" w:date="2020-01-06T12:00:00Z"/>
          <w:rFonts w:ascii="Sylfaen" w:hAnsi="Sylfaen"/>
          <w:noProof/>
          <w:lang w:val="en-GB"/>
        </w:rPr>
        <w:pPrChange w:id="7937" w:author="tedo gogoladze" w:date="2020-01-06T13:18:00Z">
          <w:pPr>
            <w:jc w:val="center"/>
          </w:pPr>
        </w:pPrChange>
      </w:pPr>
    </w:p>
    <w:p w14:paraId="020CB36C" w14:textId="424940A4" w:rsidR="00D411DB" w:rsidRDefault="00D411DB" w:rsidP="00D411DB">
      <w:pPr>
        <w:jc w:val="center"/>
        <w:rPr>
          <w:ins w:id="7938" w:author="tedo gogoladze" w:date="2020-01-06T11:59:00Z"/>
          <w:rFonts w:ascii="Sylfaen" w:hAnsi="Sylfaen"/>
          <w:noProof/>
          <w:lang w:val="en-GB"/>
        </w:rPr>
        <w:pPrChange w:id="7939" w:author="tedo gogoladze" w:date="2020-01-06T12:00:00Z">
          <w:pPr/>
        </w:pPrChange>
      </w:pPr>
      <w:ins w:id="7940" w:author="tedo gogoladze" w:date="2020-01-06T11:59:00Z">
        <w:r>
          <w:rPr>
            <w:rFonts w:ascii="Sylfaen" w:hAnsi="Sylfaen"/>
            <w:noProof/>
            <w:lang w:val="en-GB"/>
          </w:rPr>
          <w:lastRenderedPageBreak/>
          <w:drawing>
            <wp:inline distT="0" distB="0" distL="0" distR="0" wp14:anchorId="17D58643" wp14:editId="1C6A3A6D">
              <wp:extent cx="4543425" cy="85043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t="10226" r="10663" b="2156"/>
                      <a:stretch/>
                    </pic:blipFill>
                    <pic:spPr bwMode="auto">
                      <a:xfrm>
                        <a:off x="0" y="0"/>
                        <a:ext cx="4587387" cy="8586613"/>
                      </a:xfrm>
                      <a:prstGeom prst="rect">
                        <a:avLst/>
                      </a:prstGeom>
                      <a:noFill/>
                      <a:ln>
                        <a:noFill/>
                      </a:ln>
                      <a:extLst>
                        <a:ext uri="{53640926-AAD7-44D8-BBD7-CCE9431645EC}">
                          <a14:shadowObscured xmlns:a14="http://schemas.microsoft.com/office/drawing/2010/main"/>
                        </a:ext>
                      </a:extLst>
                    </pic:spPr>
                  </pic:pic>
                </a:graphicData>
              </a:graphic>
            </wp:inline>
          </w:drawing>
        </w:r>
      </w:ins>
    </w:p>
    <w:p w14:paraId="19773929" w14:textId="0427B30D" w:rsidR="00DF5A99" w:rsidRPr="00862023" w:rsidRDefault="00DF5A99" w:rsidP="00DF5A99">
      <w:pPr>
        <w:rPr>
          <w:ins w:id="7941" w:author="tedo gogoladze" w:date="2020-01-05T00:04:00Z"/>
          <w:rFonts w:ascii="Sylfaen" w:hAnsi="Sylfaen"/>
          <w:noProof/>
          <w:lang w:val="en-GB"/>
        </w:rPr>
      </w:pPr>
      <w:ins w:id="7942" w:author="tedo gogoladze" w:date="2020-01-05T00:04:00Z">
        <w:r w:rsidRPr="00862023">
          <w:rPr>
            <w:rFonts w:ascii="Sylfaen" w:hAnsi="Sylfaen"/>
            <w:noProof/>
            <w:lang w:val="en-GB"/>
          </w:rPr>
          <w:t>Figure 9: Openness personality trait and related assocaition rules.</w:t>
        </w:r>
      </w:ins>
    </w:p>
    <w:p w14:paraId="0DD89311" w14:textId="77777777" w:rsidR="00DF5A99" w:rsidRPr="00862023" w:rsidRDefault="00DF5A99" w:rsidP="00DF5A99">
      <w:pPr>
        <w:rPr>
          <w:ins w:id="7943" w:author="tedo gogoladze" w:date="2020-01-05T00:04:00Z"/>
          <w:rFonts w:ascii="Sylfaen" w:hAnsi="Sylfaen"/>
          <w:noProof/>
          <w:lang w:val="en-GB"/>
        </w:rPr>
      </w:pPr>
    </w:p>
    <w:p w14:paraId="488EBD5B" w14:textId="361AEE58" w:rsidR="00DF5A99" w:rsidRPr="00DF5A99" w:rsidRDefault="00DF5A99" w:rsidP="00DF5A99">
      <w:pPr>
        <w:pStyle w:val="Heading2"/>
        <w:numPr>
          <w:ilvl w:val="3"/>
          <w:numId w:val="76"/>
        </w:numPr>
        <w:rPr>
          <w:ins w:id="7944" w:author="tedo gogoladze" w:date="2020-01-05T00:04:00Z"/>
          <w:rStyle w:val="Heading3Char"/>
          <w:b/>
          <w:bCs/>
          <w:lang w:val="en-GB"/>
          <w:rPrChange w:id="7945" w:author="tedo gogoladze" w:date="2020-01-05T00:07:00Z">
            <w:rPr>
              <w:ins w:id="7946" w:author="tedo gogoladze" w:date="2020-01-05T00:04:00Z"/>
              <w:lang w:val="en-GB"/>
            </w:rPr>
          </w:rPrChange>
        </w:rPr>
        <w:pPrChange w:id="7947" w:author="tedo gogoladze" w:date="2020-01-05T00:07:00Z">
          <w:pPr>
            <w:pStyle w:val="Heading4"/>
          </w:pPr>
        </w:pPrChange>
      </w:pPr>
      <w:bookmarkStart w:id="7948" w:name="_Toc29215309"/>
      <w:ins w:id="7949" w:author="tedo gogoladze" w:date="2020-01-05T00:04:00Z">
        <w:r w:rsidRPr="00DF5A99">
          <w:rPr>
            <w:rStyle w:val="Heading3Char"/>
            <w:b/>
            <w:bCs/>
            <w:lang w:val="en-GB"/>
            <w:rPrChange w:id="7950" w:author="tedo gogoladze" w:date="2020-01-05T00:07:00Z">
              <w:rPr>
                <w:lang w:val="en-GB"/>
              </w:rPr>
            </w:rPrChange>
          </w:rPr>
          <w:t>Conscientiousness</w:t>
        </w:r>
        <w:bookmarkEnd w:id="7948"/>
      </w:ins>
    </w:p>
    <w:p w14:paraId="27031F28" w14:textId="0E4956A5" w:rsidR="00DF5A99" w:rsidRPr="00862023" w:rsidRDefault="00150C5A" w:rsidP="00DF5A99">
      <w:pPr>
        <w:rPr>
          <w:ins w:id="7951" w:author="tedo gogoladze" w:date="2020-01-05T00:04:00Z"/>
          <w:rFonts w:cs="Times New Roman"/>
          <w:noProof/>
          <w:lang w:val="en-GB"/>
        </w:rPr>
      </w:pPr>
      <w:ins w:id="7952" w:author="tedo gogoladze" w:date="2020-01-06T13:19:00Z">
        <w:r w:rsidRPr="00862023">
          <w:rPr>
            <w:rFonts w:cs="Times New Roman"/>
            <w:noProof/>
            <w:lang w:val="en-GB"/>
          </w:rPr>
          <w:t xml:space="preserve">Association rules </w:t>
        </w:r>
        <w:r>
          <w:rPr>
            <w:rFonts w:cs="Times New Roman"/>
            <w:noProof/>
            <w:lang w:val="en-GB"/>
          </w:rPr>
          <w:t>related to</w:t>
        </w:r>
        <w:r w:rsidRPr="00862023">
          <w:rPr>
            <w:rFonts w:cs="Times New Roman"/>
            <w:noProof/>
            <w:lang w:val="en-GB"/>
          </w:rPr>
          <w:t xml:space="preserve"> Conscientiousness is show</w:t>
        </w:r>
        <w:r>
          <w:rPr>
            <w:rFonts w:cs="Times New Roman"/>
            <w:noProof/>
            <w:lang w:val="en-GB"/>
          </w:rPr>
          <w:t>n in</w:t>
        </w:r>
        <w:r w:rsidRPr="00862023">
          <w:rPr>
            <w:rFonts w:cs="Times New Roman"/>
            <w:noProof/>
            <w:lang w:val="en-GB"/>
          </w:rPr>
          <w:t xml:space="preserve"> the </w:t>
        </w:r>
        <w:r>
          <w:rPr>
            <w:rFonts w:cs="Times New Roman"/>
            <w:noProof/>
            <w:lang w:val="en-GB"/>
          </w:rPr>
          <w:t>F</w:t>
        </w:r>
        <w:r w:rsidRPr="00862023">
          <w:rPr>
            <w:rFonts w:cs="Times New Roman"/>
            <w:noProof/>
            <w:lang w:val="en-GB"/>
          </w:rPr>
          <w:t>igure 10</w:t>
        </w:r>
      </w:ins>
      <w:ins w:id="7953" w:author="tedo gogoladze" w:date="2020-01-05T00:04:00Z">
        <w:r w:rsidR="00DF5A99" w:rsidRPr="00862023">
          <w:rPr>
            <w:rFonts w:cs="Times New Roman"/>
            <w:noProof/>
            <w:lang w:val="en-GB"/>
          </w:rPr>
          <w:t xml:space="preserve">. Likewise the openness trait, on one hand, conscientiousness is also associated with low </w:t>
        </w:r>
        <w:r w:rsidR="00DF5A99">
          <w:rPr>
            <w:rFonts w:cs="Times New Roman"/>
            <w:noProof/>
            <w:lang w:val="en-GB"/>
          </w:rPr>
          <w:t xml:space="preserve">effort </w:t>
        </w:r>
        <w:r w:rsidR="00DF5A99" w:rsidRPr="00862023">
          <w:rPr>
            <w:rFonts w:cs="Times New Roman"/>
            <w:noProof/>
            <w:lang w:val="en-GB"/>
          </w:rPr>
          <w:t>estimation and done task status (</w:t>
        </w:r>
      </w:ins>
      <w:ins w:id="7954" w:author="tedo gogoladze" w:date="2020-01-05T00:47:00Z">
        <w:r w:rsidR="0000772F">
          <w:rPr>
            <w:rFonts w:cs="Times New Roman"/>
            <w:noProof/>
            <w:lang w:val="en-GB"/>
          </w:rPr>
          <w:t>conscientiousness:Positive</w:t>
        </w:r>
      </w:ins>
      <w:ins w:id="7955" w:author="tedo gogoladze" w:date="2020-01-05T00:04:00Z">
        <w:r w:rsidR="00DF5A99" w:rsidRPr="00862023">
          <w:rPr>
            <w:rFonts w:cs="Times New Roman"/>
            <w:noProof/>
            <w:lang w:val="en-GB"/>
          </w:rPr>
          <w:t xml:space="preserve"> =&gt; </w:t>
        </w:r>
        <w:r w:rsidR="00DF5A99">
          <w:rPr>
            <w:rFonts w:cs="Times New Roman"/>
            <w:noProof/>
            <w:lang w:val="en-GB"/>
          </w:rPr>
          <w:t xml:space="preserve">effort </w:t>
        </w:r>
        <w:r w:rsidR="00DF5A99" w:rsidRPr="00862023">
          <w:rPr>
            <w:rFonts w:cs="Times New Roman"/>
            <w:noProof/>
            <w:lang w:val="en-GB"/>
          </w:rPr>
          <w:t xml:space="preserve">estimation:low, </w:t>
        </w:r>
      </w:ins>
      <w:ins w:id="7956" w:author="tedo gogoladze" w:date="2020-01-05T00:47:00Z">
        <w:r w:rsidR="0000772F">
          <w:rPr>
            <w:rFonts w:cs="Times New Roman"/>
            <w:noProof/>
            <w:lang w:val="en-GB"/>
          </w:rPr>
          <w:t>conscientiousness:Positive</w:t>
        </w:r>
      </w:ins>
      <w:ins w:id="7957" w:author="tedo gogoladze" w:date="2020-01-05T00:04:00Z">
        <w:r w:rsidR="00DF5A99" w:rsidRPr="00862023">
          <w:rPr>
            <w:rFonts w:cs="Times New Roman"/>
            <w:noProof/>
            <w:lang w:val="en-GB"/>
          </w:rPr>
          <w:t xml:space="preserve"> =&gt; status:done), additionally, positive value of this personality trait has significant association with low development time. These relations show, that more conscientious developers assign low number of story points to the tasks, spent low time on them, and tend to mark them done at the end, that is quite a valid relation considering the definition of the conscientiousness. The inversive rule of the above mentioned </w:t>
        </w:r>
      </w:ins>
      <w:ins w:id="7958" w:author="tedo gogoladze" w:date="2020-01-05T00:47:00Z">
        <w:r w:rsidR="0000772F">
          <w:rPr>
            <w:rFonts w:cs="Times New Roman"/>
            <w:noProof/>
            <w:lang w:val="en-GB"/>
          </w:rPr>
          <w:t>conscientiousness:Positive</w:t>
        </w:r>
      </w:ins>
      <w:ins w:id="7959" w:author="tedo gogoladze" w:date="2020-01-05T00:04:00Z">
        <w:r w:rsidR="00DF5A99" w:rsidRPr="00862023">
          <w:rPr>
            <w:rFonts w:cs="Times New Roman"/>
            <w:noProof/>
            <w:lang w:val="en-GB"/>
          </w:rPr>
          <w:t xml:space="preserve"> =&gt; </w:t>
        </w:r>
        <w:r w:rsidR="00DF5A99">
          <w:rPr>
            <w:rFonts w:cs="Times New Roman"/>
            <w:noProof/>
            <w:lang w:val="en-GB"/>
          </w:rPr>
          <w:t xml:space="preserve">effort </w:t>
        </w:r>
        <w:r w:rsidR="00DF5A99" w:rsidRPr="00862023">
          <w:rPr>
            <w:rFonts w:cs="Times New Roman"/>
            <w:noProof/>
            <w:lang w:val="en-GB"/>
          </w:rPr>
          <w:t xml:space="preserve">estimation:low has also satisfactory support and confidence to be considered as the frequent and reliable, moreover, the lift value shows that there is a positive correlation between the former two variables, while the </w:t>
        </w:r>
      </w:ins>
      <w:ins w:id="7960" w:author="tedo gogoladze" w:date="2020-01-05T00:47:00Z">
        <w:r w:rsidR="0000772F">
          <w:rPr>
            <w:rFonts w:cs="Times New Roman"/>
            <w:noProof/>
            <w:lang w:val="en-GB"/>
          </w:rPr>
          <w:t>conscientiousness:Positive</w:t>
        </w:r>
      </w:ins>
      <w:ins w:id="7961" w:author="tedo gogoladze" w:date="2020-01-05T00:04:00Z">
        <w:r w:rsidR="00DF5A99" w:rsidRPr="00862023">
          <w:rPr>
            <w:rFonts w:cs="Times New Roman"/>
            <w:noProof/>
            <w:lang w:val="en-GB"/>
          </w:rPr>
          <w:t xml:space="preserve"> =&gt; development time:low has not enough confirmation to be considered as reliable.</w:t>
        </w:r>
      </w:ins>
    </w:p>
    <w:p w14:paraId="3DCF05DE" w14:textId="7CE16821" w:rsidR="00DF5A99" w:rsidRPr="00862023" w:rsidRDefault="00DF5A99" w:rsidP="00DF5A99">
      <w:pPr>
        <w:rPr>
          <w:ins w:id="7962" w:author="tedo gogoladze" w:date="2020-01-05T00:04:00Z"/>
          <w:rFonts w:ascii="Sylfaen" w:hAnsi="Sylfaen"/>
          <w:lang w:val="en-GB"/>
        </w:rPr>
      </w:pPr>
      <w:ins w:id="7963" w:author="tedo gogoladze" w:date="2020-01-05T00:04:00Z">
        <w:r w:rsidRPr="00862023">
          <w:rPr>
            <w:rFonts w:cs="Times New Roman"/>
            <w:noProof/>
            <w:lang w:val="en-GB"/>
          </w:rPr>
          <w:t>On the other hand, less conscientious developers also set high priority, spend low time and mark done status on the development of the tasks, alike the negative valued variable of former personality trait. All these three rules have the sufficiently supported inversive rule as well.</w:t>
        </w:r>
        <w:r w:rsidRPr="00862023">
          <w:rPr>
            <w:rFonts w:ascii="Sylfaen" w:hAnsi="Sylfaen"/>
            <w:lang w:val="en-GB"/>
          </w:rPr>
          <w:br w:type="page"/>
        </w:r>
      </w:ins>
    </w:p>
    <w:p w14:paraId="68F12201" w14:textId="77777777" w:rsidR="00D411DB" w:rsidRDefault="00D411DB" w:rsidP="00DF5A99">
      <w:pPr>
        <w:rPr>
          <w:ins w:id="7964" w:author="tedo gogoladze" w:date="2020-01-06T12:05:00Z"/>
          <w:rFonts w:cs="Times New Roman"/>
          <w:noProof/>
          <w:lang w:val="en-GB"/>
        </w:rPr>
      </w:pPr>
    </w:p>
    <w:p w14:paraId="48E8DA05" w14:textId="50FF306A" w:rsidR="00D411DB" w:rsidRDefault="00D411DB" w:rsidP="00D411DB">
      <w:pPr>
        <w:jc w:val="center"/>
        <w:rPr>
          <w:ins w:id="7965" w:author="tedo gogoladze" w:date="2020-01-06T12:04:00Z"/>
          <w:rFonts w:cs="Times New Roman"/>
          <w:noProof/>
          <w:lang w:val="en-GB"/>
        </w:rPr>
        <w:pPrChange w:id="7966" w:author="tedo gogoladze" w:date="2020-01-06T12:06:00Z">
          <w:pPr/>
        </w:pPrChange>
      </w:pPr>
      <w:ins w:id="7967" w:author="tedo gogoladze" w:date="2020-01-06T12:05:00Z">
        <w:r>
          <w:rPr>
            <w:rFonts w:cs="Times New Roman"/>
            <w:noProof/>
            <w:lang w:val="en-GB"/>
          </w:rPr>
          <w:drawing>
            <wp:inline distT="0" distB="0" distL="0" distR="0" wp14:anchorId="00C8BEC5" wp14:editId="107B93E9">
              <wp:extent cx="4171950" cy="8324670"/>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t="10549" b="753"/>
                      <a:stretch/>
                    </pic:blipFill>
                    <pic:spPr bwMode="auto">
                      <a:xfrm>
                        <a:off x="0" y="0"/>
                        <a:ext cx="4194112" cy="8368891"/>
                      </a:xfrm>
                      <a:prstGeom prst="rect">
                        <a:avLst/>
                      </a:prstGeom>
                      <a:noFill/>
                      <a:ln>
                        <a:noFill/>
                      </a:ln>
                      <a:extLst>
                        <a:ext uri="{53640926-AAD7-44D8-BBD7-CCE9431645EC}">
                          <a14:shadowObscured xmlns:a14="http://schemas.microsoft.com/office/drawing/2010/main"/>
                        </a:ext>
                      </a:extLst>
                    </pic:spPr>
                  </pic:pic>
                </a:graphicData>
              </a:graphic>
            </wp:inline>
          </w:drawing>
        </w:r>
      </w:ins>
    </w:p>
    <w:p w14:paraId="4A20E24D" w14:textId="32502D5B" w:rsidR="00DF5A99" w:rsidRPr="00862023" w:rsidRDefault="00DF5A99" w:rsidP="00DF5A99">
      <w:pPr>
        <w:rPr>
          <w:ins w:id="7968" w:author="tedo gogoladze" w:date="2020-01-05T00:04:00Z"/>
          <w:rFonts w:ascii="Sylfaen" w:hAnsi="Sylfaen"/>
          <w:noProof/>
          <w:lang w:val="en-GB"/>
        </w:rPr>
      </w:pPr>
      <w:ins w:id="7969" w:author="tedo gogoladze" w:date="2020-01-05T00:04:00Z">
        <w:r w:rsidRPr="00862023">
          <w:rPr>
            <w:rFonts w:cs="Times New Roman"/>
            <w:noProof/>
            <w:lang w:val="en-GB"/>
          </w:rPr>
          <w:t>Figure 10: Conscientiousness personality trait and related assocaition rules.</w:t>
        </w:r>
      </w:ins>
    </w:p>
    <w:p w14:paraId="6A9676D7" w14:textId="77777777" w:rsidR="00DF5A99" w:rsidRPr="00862023" w:rsidRDefault="00DF5A99" w:rsidP="00DF5A99">
      <w:pPr>
        <w:rPr>
          <w:ins w:id="7970" w:author="tedo gogoladze" w:date="2020-01-05T00:04:00Z"/>
          <w:rFonts w:ascii="Sylfaen" w:hAnsi="Sylfaen"/>
          <w:lang w:val="en-GB"/>
        </w:rPr>
      </w:pPr>
    </w:p>
    <w:p w14:paraId="295A1243" w14:textId="6A026104" w:rsidR="00DF5A99" w:rsidRPr="00DF5A99" w:rsidRDefault="00DF5A99" w:rsidP="00DF5A99">
      <w:pPr>
        <w:pStyle w:val="Heading2"/>
        <w:numPr>
          <w:ilvl w:val="3"/>
          <w:numId w:val="76"/>
        </w:numPr>
        <w:rPr>
          <w:ins w:id="7971" w:author="tedo gogoladze" w:date="2020-01-05T00:04:00Z"/>
          <w:rStyle w:val="Heading3Char"/>
          <w:b/>
          <w:bCs/>
          <w:lang w:val="en-GB"/>
          <w:rPrChange w:id="7972" w:author="tedo gogoladze" w:date="2020-01-05T00:07:00Z">
            <w:rPr>
              <w:ins w:id="7973" w:author="tedo gogoladze" w:date="2020-01-05T00:04:00Z"/>
              <w:lang w:val="en-GB"/>
            </w:rPr>
          </w:rPrChange>
        </w:rPr>
        <w:pPrChange w:id="7974" w:author="tedo gogoladze" w:date="2020-01-05T00:07:00Z">
          <w:pPr>
            <w:pStyle w:val="Heading4"/>
          </w:pPr>
        </w:pPrChange>
      </w:pPr>
      <w:bookmarkStart w:id="7975" w:name="_Toc29215310"/>
      <w:ins w:id="7976" w:author="tedo gogoladze" w:date="2020-01-05T00:04:00Z">
        <w:r w:rsidRPr="00DF5A99">
          <w:rPr>
            <w:rStyle w:val="Heading3Char"/>
            <w:b/>
            <w:bCs/>
            <w:lang w:val="en-GB"/>
            <w:rPrChange w:id="7977" w:author="tedo gogoladze" w:date="2020-01-05T00:07:00Z">
              <w:rPr>
                <w:lang w:val="en-GB"/>
              </w:rPr>
            </w:rPrChange>
          </w:rPr>
          <w:t>Extraversion</w:t>
        </w:r>
        <w:bookmarkEnd w:id="7975"/>
      </w:ins>
    </w:p>
    <w:p w14:paraId="7F7B6D5A" w14:textId="77777777" w:rsidR="00DF5A99" w:rsidRPr="00862023" w:rsidRDefault="00DF5A99" w:rsidP="00DF5A99">
      <w:pPr>
        <w:rPr>
          <w:ins w:id="7978" w:author="tedo gogoladze" w:date="2020-01-05T00:04:00Z"/>
          <w:rFonts w:cs="Times New Roman"/>
          <w:noProof/>
          <w:lang w:val="en-GB"/>
        </w:rPr>
      </w:pPr>
      <w:ins w:id="7979" w:author="tedo gogoladze" w:date="2020-01-05T00:04:00Z">
        <w:r w:rsidRPr="00862023">
          <w:rPr>
            <w:rFonts w:cs="Times New Roman"/>
            <w:noProof/>
            <w:lang w:val="en-GB"/>
          </w:rPr>
          <w:t xml:space="preserve">As the figure 11 shows, the association rules of Extraversion personality trait are very similar to the ones within Conscientiousness trait – positive valued variable of the trait Extraversion is associated with low </w:t>
        </w:r>
        <w:r>
          <w:rPr>
            <w:rFonts w:cs="Times New Roman"/>
            <w:noProof/>
            <w:lang w:val="en-GB"/>
          </w:rPr>
          <w:t xml:space="preserve">effort </w:t>
        </w:r>
        <w:r w:rsidRPr="00862023">
          <w:rPr>
            <w:rFonts w:cs="Times New Roman"/>
            <w:noProof/>
            <w:lang w:val="en-GB"/>
          </w:rPr>
          <w:t>estimation, low development time and done task status, while the negative value of the Extraversion trait is related to high prioritization, low development time and done task status. The support, confidence and lift values are also similar to the ones from Conscientiousness personality trait (no more than 0.01 difference in support, no more than 0.05 difference in confidence and lift).</w:t>
        </w:r>
      </w:ins>
    </w:p>
    <w:p w14:paraId="3D1F0DCE" w14:textId="2FE98E1C" w:rsidR="00DF5A99" w:rsidRDefault="00DF5A99" w:rsidP="00DF5A99">
      <w:pPr>
        <w:rPr>
          <w:ins w:id="7980" w:author="tedo gogoladze" w:date="2020-01-06T12:07:00Z"/>
          <w:rFonts w:cs="Times New Roman"/>
          <w:noProof/>
          <w:lang w:val="en-GB"/>
        </w:rPr>
      </w:pPr>
      <w:ins w:id="7981" w:author="tedo gogoladze" w:date="2020-01-05T00:04:00Z">
        <w:r w:rsidRPr="00862023">
          <w:rPr>
            <w:rFonts w:cs="Times New Roman"/>
            <w:noProof/>
            <w:lang w:val="en-GB"/>
          </w:rPr>
          <w:t xml:space="preserve">Apart from the similarities, there is one rule regarding the extraversion that is not present within conscientiousness trait – </w:t>
        </w:r>
        <w:r>
          <w:rPr>
            <w:rFonts w:cs="Times New Roman"/>
            <w:noProof/>
            <w:lang w:val="en-GB"/>
          </w:rPr>
          <w:t xml:space="preserve">effort </w:t>
        </w:r>
        <w:r w:rsidRPr="00862023">
          <w:rPr>
            <w:rFonts w:cs="Times New Roman"/>
            <w:noProof/>
            <w:lang w:val="en-GB"/>
          </w:rPr>
          <w:t xml:space="preserve">estimation:medium =&gt; </w:t>
        </w:r>
      </w:ins>
      <w:ins w:id="7982" w:author="tedo gogoladze" w:date="2020-01-05T00:48:00Z">
        <w:r w:rsidR="0000772F">
          <w:rPr>
            <w:rFonts w:cs="Times New Roman"/>
            <w:noProof/>
            <w:lang w:val="en-GB"/>
          </w:rPr>
          <w:t>extraversion:Negative</w:t>
        </w:r>
      </w:ins>
      <w:ins w:id="7983" w:author="tedo gogoladze" w:date="2020-01-05T00:04:00Z">
        <w:r w:rsidRPr="00862023">
          <w:rPr>
            <w:rFonts w:cs="Times New Roman"/>
            <w:noProof/>
            <w:lang w:val="en-GB"/>
          </w:rPr>
          <w:t xml:space="preserve">, meaning that among the developers that estimate </w:t>
        </w:r>
        <w:r>
          <w:rPr>
            <w:rFonts w:cs="Times New Roman"/>
            <w:noProof/>
            <w:lang w:val="en-GB"/>
          </w:rPr>
          <w:t xml:space="preserve">efforts on </w:t>
        </w:r>
        <w:r w:rsidRPr="00862023">
          <w:rPr>
            <w:rFonts w:cs="Times New Roman"/>
            <w:noProof/>
            <w:lang w:val="en-GB"/>
          </w:rPr>
          <w:t xml:space="preserve">task </w:t>
        </w:r>
        <w:r>
          <w:rPr>
            <w:rFonts w:cs="Times New Roman"/>
            <w:noProof/>
            <w:lang w:val="en-GB"/>
          </w:rPr>
          <w:t xml:space="preserve">as </w:t>
        </w:r>
        <w:r w:rsidRPr="00862023">
          <w:rPr>
            <w:rFonts w:cs="Times New Roman"/>
            <w:noProof/>
            <w:lang w:val="en-GB"/>
          </w:rPr>
          <w:t>medium, mainly there are introversive people. This could also mean that introversive developers are trying to keep the balance and choosing to give their tasks the medium range story points.</w:t>
        </w:r>
      </w:ins>
    </w:p>
    <w:p w14:paraId="0D1C709A" w14:textId="77777777" w:rsidR="008C669F" w:rsidRDefault="008C669F" w:rsidP="00DF5A99">
      <w:pPr>
        <w:rPr>
          <w:ins w:id="7984" w:author="tedo gogoladze" w:date="2020-01-06T12:09:00Z"/>
          <w:rFonts w:cs="Times New Roman"/>
          <w:noProof/>
          <w:lang w:val="en-GB"/>
        </w:rPr>
      </w:pPr>
    </w:p>
    <w:p w14:paraId="6B617844" w14:textId="1718795F" w:rsidR="00DF5A99" w:rsidRPr="008C669F" w:rsidRDefault="008C669F" w:rsidP="008C669F">
      <w:pPr>
        <w:jc w:val="center"/>
        <w:rPr>
          <w:ins w:id="7985" w:author="tedo gogoladze" w:date="2020-01-05T00:04:00Z"/>
          <w:rFonts w:cs="Times New Roman"/>
          <w:noProof/>
          <w:lang w:val="en-GB"/>
          <w:rPrChange w:id="7986" w:author="tedo gogoladze" w:date="2020-01-06T12:09:00Z">
            <w:rPr>
              <w:ins w:id="7987" w:author="tedo gogoladze" w:date="2020-01-05T00:04:00Z"/>
              <w:rFonts w:ascii="Sylfaen" w:hAnsi="Sylfaen"/>
              <w:lang w:val="en-GB"/>
            </w:rPr>
          </w:rPrChange>
        </w:rPr>
        <w:pPrChange w:id="7988" w:author="tedo gogoladze" w:date="2020-01-06T12:10:00Z">
          <w:pPr/>
        </w:pPrChange>
      </w:pPr>
      <w:ins w:id="7989" w:author="tedo gogoladze" w:date="2020-01-06T12:08:00Z">
        <w:r>
          <w:rPr>
            <w:rFonts w:cs="Times New Roman"/>
            <w:noProof/>
            <w:lang w:val="en-GB"/>
          </w:rPr>
          <w:lastRenderedPageBreak/>
          <w:drawing>
            <wp:inline distT="0" distB="0" distL="0" distR="0" wp14:anchorId="3B02E727" wp14:editId="45434AFE">
              <wp:extent cx="4362450" cy="84512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t="10549" b="1938"/>
                      <a:stretch/>
                    </pic:blipFill>
                    <pic:spPr bwMode="auto">
                      <a:xfrm>
                        <a:off x="0" y="0"/>
                        <a:ext cx="4367813" cy="8461605"/>
                      </a:xfrm>
                      <a:prstGeom prst="rect">
                        <a:avLst/>
                      </a:prstGeom>
                      <a:noFill/>
                      <a:ln>
                        <a:noFill/>
                      </a:ln>
                      <a:extLst>
                        <a:ext uri="{53640926-AAD7-44D8-BBD7-CCE9431645EC}">
                          <a14:shadowObscured xmlns:a14="http://schemas.microsoft.com/office/drawing/2010/main"/>
                        </a:ext>
                      </a:extLst>
                    </pic:spPr>
                  </pic:pic>
                </a:graphicData>
              </a:graphic>
            </wp:inline>
          </w:drawing>
        </w:r>
      </w:ins>
    </w:p>
    <w:p w14:paraId="154FC024" w14:textId="77777777" w:rsidR="00DF5A99" w:rsidRPr="00862023" w:rsidRDefault="00DF5A99" w:rsidP="00DF5A99">
      <w:pPr>
        <w:rPr>
          <w:ins w:id="7990" w:author="tedo gogoladze" w:date="2020-01-05T00:04:00Z"/>
          <w:rFonts w:cs="Times New Roman"/>
          <w:noProof/>
          <w:lang w:val="en-GB"/>
        </w:rPr>
      </w:pPr>
      <w:ins w:id="7991" w:author="tedo gogoladze" w:date="2020-01-05T00:04:00Z">
        <w:r w:rsidRPr="00862023">
          <w:rPr>
            <w:rFonts w:cs="Times New Roman"/>
            <w:noProof/>
            <w:lang w:val="en-GB"/>
          </w:rPr>
          <w:t>Figure 11: Extraversion personality trait and related assocaition rules.</w:t>
        </w:r>
      </w:ins>
    </w:p>
    <w:p w14:paraId="2F8AED3C" w14:textId="77777777" w:rsidR="00DF5A99" w:rsidRPr="00862023" w:rsidRDefault="00DF5A99" w:rsidP="00DF5A99">
      <w:pPr>
        <w:rPr>
          <w:ins w:id="7992" w:author="tedo gogoladze" w:date="2020-01-05T00:04:00Z"/>
          <w:rFonts w:ascii="Sylfaen" w:hAnsi="Sylfaen"/>
          <w:lang w:val="en-GB"/>
        </w:rPr>
      </w:pPr>
    </w:p>
    <w:p w14:paraId="7FBBED8F" w14:textId="6C0971F7" w:rsidR="00DF5A99" w:rsidRPr="00DF5A99" w:rsidRDefault="00DF5A99" w:rsidP="00DF5A99">
      <w:pPr>
        <w:pStyle w:val="Heading2"/>
        <w:numPr>
          <w:ilvl w:val="3"/>
          <w:numId w:val="76"/>
        </w:numPr>
        <w:rPr>
          <w:ins w:id="7993" w:author="tedo gogoladze" w:date="2020-01-05T00:04:00Z"/>
          <w:rStyle w:val="Heading3Char"/>
          <w:b/>
          <w:bCs/>
          <w:lang w:val="en-GB"/>
          <w:rPrChange w:id="7994" w:author="tedo gogoladze" w:date="2020-01-05T00:07:00Z">
            <w:rPr>
              <w:ins w:id="7995" w:author="tedo gogoladze" w:date="2020-01-05T00:04:00Z"/>
              <w:lang w:val="en-GB"/>
            </w:rPr>
          </w:rPrChange>
        </w:rPr>
        <w:pPrChange w:id="7996" w:author="tedo gogoladze" w:date="2020-01-05T00:07:00Z">
          <w:pPr>
            <w:pStyle w:val="Heading4"/>
          </w:pPr>
        </w:pPrChange>
      </w:pPr>
      <w:bookmarkStart w:id="7997" w:name="_Toc29215311"/>
      <w:ins w:id="7998" w:author="tedo gogoladze" w:date="2020-01-05T00:04:00Z">
        <w:r w:rsidRPr="00DF5A99">
          <w:rPr>
            <w:rStyle w:val="Heading3Char"/>
            <w:b/>
            <w:bCs/>
            <w:lang w:val="en-GB"/>
            <w:rPrChange w:id="7999" w:author="tedo gogoladze" w:date="2020-01-05T00:07:00Z">
              <w:rPr>
                <w:lang w:val="en-GB"/>
              </w:rPr>
            </w:rPrChange>
          </w:rPr>
          <w:t>Agreeableness</w:t>
        </w:r>
        <w:bookmarkEnd w:id="7997"/>
      </w:ins>
    </w:p>
    <w:p w14:paraId="67959430" w14:textId="701D4A8F" w:rsidR="00DF5A99" w:rsidRPr="00862023" w:rsidRDefault="00DF5A99" w:rsidP="00DF5A99">
      <w:pPr>
        <w:rPr>
          <w:ins w:id="8000" w:author="tedo gogoladze" w:date="2020-01-05T00:04:00Z"/>
          <w:lang w:val="en-GB"/>
        </w:rPr>
      </w:pPr>
      <w:ins w:id="8001" w:author="tedo gogoladze" w:date="2020-01-05T00:04:00Z">
        <w:r w:rsidRPr="00862023">
          <w:rPr>
            <w:lang w:val="en-GB"/>
          </w:rPr>
          <w:t>Figure 12 shows the association rules related to agreeableness personality trait. Agreeable developers tend to set the low story points to their issues (</w:t>
        </w:r>
      </w:ins>
      <w:proofErr w:type="spellStart"/>
      <w:proofErr w:type="gramStart"/>
      <w:ins w:id="8002" w:author="tedo gogoladze" w:date="2020-01-05T00:49:00Z">
        <w:r w:rsidR="0000772F">
          <w:rPr>
            <w:lang w:val="en-GB"/>
          </w:rPr>
          <w:t>agreeableness:Positive</w:t>
        </w:r>
      </w:ins>
      <w:proofErr w:type="spellEnd"/>
      <w:proofErr w:type="gramEnd"/>
      <w:ins w:id="8003" w:author="tedo gogoladze" w:date="2020-01-05T00:04:00Z">
        <w:r w:rsidRPr="00862023">
          <w:rPr>
            <w:lang w:val="en-GB"/>
          </w:rPr>
          <w:t xml:space="preserve"> =&gt; </w:t>
        </w:r>
        <w:r>
          <w:rPr>
            <w:lang w:val="en-GB"/>
          </w:rPr>
          <w:t xml:space="preserve">effort </w:t>
        </w:r>
        <w:r w:rsidRPr="00862023">
          <w:rPr>
            <w:lang w:val="en-GB"/>
          </w:rPr>
          <w:t>estimation: low) and mark them done afterwards (</w:t>
        </w:r>
      </w:ins>
      <w:proofErr w:type="spellStart"/>
      <w:ins w:id="8004" w:author="tedo gogoladze" w:date="2020-01-05T00:49:00Z">
        <w:r w:rsidR="0000772F">
          <w:rPr>
            <w:lang w:val="en-GB"/>
          </w:rPr>
          <w:t>agreeableness:Positive</w:t>
        </w:r>
      </w:ins>
      <w:proofErr w:type="spellEnd"/>
      <w:ins w:id="8005" w:author="tedo gogoladze" w:date="2020-01-05T00:04:00Z">
        <w:r w:rsidRPr="00862023">
          <w:rPr>
            <w:lang w:val="en-GB"/>
          </w:rPr>
          <w:t xml:space="preserve"> =&gt; </w:t>
        </w:r>
        <w:proofErr w:type="spellStart"/>
        <w:r w:rsidRPr="00862023">
          <w:rPr>
            <w:lang w:val="en-GB"/>
          </w:rPr>
          <w:t>status:done</w:t>
        </w:r>
        <w:proofErr w:type="spellEnd"/>
        <w:r w:rsidRPr="00862023">
          <w:rPr>
            <w:lang w:val="en-GB"/>
          </w:rPr>
          <w:t>). The first mentioned rule has also significant inversive rule, while the lift value is high enough to consider these two variables as positively correlated.</w:t>
        </w:r>
      </w:ins>
    </w:p>
    <w:p w14:paraId="7062DE69" w14:textId="19CC8C46" w:rsidR="00DF5A99" w:rsidRPr="00862023" w:rsidRDefault="00DF5A99" w:rsidP="00DF5A99">
      <w:pPr>
        <w:rPr>
          <w:ins w:id="8006" w:author="tedo gogoladze" w:date="2020-01-05T00:04:00Z"/>
          <w:lang w:val="en-GB"/>
        </w:rPr>
      </w:pPr>
      <w:ins w:id="8007" w:author="tedo gogoladze" w:date="2020-01-05T00:04:00Z">
        <w:r w:rsidRPr="00862023">
          <w:rPr>
            <w:lang w:val="en-GB"/>
          </w:rPr>
          <w:t>Non agreeable developers, likewise in the formerly described personality traits, also tend to set high priority, spend low time and mark task as done. All three respective inverse rule (</w:t>
        </w:r>
        <w:proofErr w:type="spellStart"/>
        <w:r w:rsidRPr="00862023">
          <w:rPr>
            <w:lang w:val="en-GB"/>
          </w:rPr>
          <w:t>priority:high</w:t>
        </w:r>
        <w:proofErr w:type="spellEnd"/>
        <w:r w:rsidRPr="00862023">
          <w:rPr>
            <w:lang w:val="en-GB"/>
          </w:rPr>
          <w:t xml:space="preserve"> =&gt; </w:t>
        </w:r>
      </w:ins>
      <w:proofErr w:type="spellStart"/>
      <w:ins w:id="8008" w:author="tedo gogoladze" w:date="2020-01-05T00:49:00Z">
        <w:r w:rsidR="0000772F">
          <w:rPr>
            <w:lang w:val="en-GB"/>
          </w:rPr>
          <w:t>agreeableness:Negative</w:t>
        </w:r>
      </w:ins>
      <w:proofErr w:type="spellEnd"/>
      <w:ins w:id="8009" w:author="tedo gogoladze" w:date="2020-01-05T00:04:00Z">
        <w:r w:rsidRPr="00862023">
          <w:rPr>
            <w:lang w:val="en-GB"/>
          </w:rPr>
          <w:t xml:space="preserve">, </w:t>
        </w:r>
      </w:ins>
      <w:ins w:id="8010" w:author="tedo gogoladze" w:date="2020-01-06T12:11:00Z">
        <w:r w:rsidR="00182A0F">
          <w:rPr>
            <w:lang w:val="en-GB"/>
          </w:rPr>
          <w:t xml:space="preserve">development </w:t>
        </w:r>
      </w:ins>
      <w:proofErr w:type="spellStart"/>
      <w:ins w:id="8011" w:author="tedo gogoladze" w:date="2020-01-05T00:04:00Z">
        <w:r w:rsidRPr="00862023">
          <w:rPr>
            <w:lang w:val="en-GB"/>
          </w:rPr>
          <w:t>time:low</w:t>
        </w:r>
        <w:proofErr w:type="spellEnd"/>
        <w:r w:rsidRPr="00862023">
          <w:rPr>
            <w:lang w:val="en-GB"/>
          </w:rPr>
          <w:t xml:space="preserve"> =&gt; </w:t>
        </w:r>
      </w:ins>
      <w:proofErr w:type="spellStart"/>
      <w:ins w:id="8012" w:author="tedo gogoladze" w:date="2020-01-05T00:49:00Z">
        <w:r w:rsidR="0000772F">
          <w:rPr>
            <w:lang w:val="en-GB"/>
          </w:rPr>
          <w:t>agreeableness:Negative</w:t>
        </w:r>
      </w:ins>
      <w:proofErr w:type="spellEnd"/>
      <w:ins w:id="8013" w:author="tedo gogoladze" w:date="2020-01-05T00:04:00Z">
        <w:r w:rsidRPr="00862023">
          <w:rPr>
            <w:lang w:val="en-GB"/>
          </w:rPr>
          <w:t xml:space="preserve">, </w:t>
        </w:r>
        <w:proofErr w:type="spellStart"/>
        <w:r w:rsidRPr="00862023">
          <w:rPr>
            <w:lang w:val="en-GB"/>
          </w:rPr>
          <w:t>status:done</w:t>
        </w:r>
        <w:proofErr w:type="spellEnd"/>
        <w:r w:rsidRPr="00862023">
          <w:rPr>
            <w:lang w:val="en-GB"/>
          </w:rPr>
          <w:t xml:space="preserve"> =&gt; </w:t>
        </w:r>
      </w:ins>
      <w:proofErr w:type="spellStart"/>
      <w:ins w:id="8014" w:author="tedo gogoladze" w:date="2020-01-05T00:49:00Z">
        <w:r w:rsidR="0000772F">
          <w:rPr>
            <w:lang w:val="en-GB"/>
          </w:rPr>
          <w:t>agreeableness:Negative</w:t>
        </w:r>
      </w:ins>
      <w:proofErr w:type="spellEnd"/>
      <w:ins w:id="8015" w:author="tedo gogoladze" w:date="2020-01-05T00:04:00Z">
        <w:r w:rsidRPr="00862023">
          <w:rPr>
            <w:lang w:val="en-GB"/>
          </w:rPr>
          <w:t xml:space="preserve">) are also significant, moreover there is a notably high confidence of the rule </w:t>
        </w:r>
        <w:proofErr w:type="spellStart"/>
        <w:r w:rsidRPr="00862023">
          <w:rPr>
            <w:lang w:val="en-GB"/>
          </w:rPr>
          <w:t>priority:high</w:t>
        </w:r>
        <w:proofErr w:type="spellEnd"/>
        <w:r w:rsidRPr="00862023">
          <w:rPr>
            <w:lang w:val="en-GB"/>
          </w:rPr>
          <w:t xml:space="preserve"> =&gt; </w:t>
        </w:r>
      </w:ins>
      <w:proofErr w:type="spellStart"/>
      <w:ins w:id="8016" w:author="tedo gogoladze" w:date="2020-01-05T00:49:00Z">
        <w:r w:rsidR="0000772F">
          <w:rPr>
            <w:lang w:val="en-GB"/>
          </w:rPr>
          <w:t>agreeableness:Negative</w:t>
        </w:r>
      </w:ins>
      <w:proofErr w:type="spellEnd"/>
      <w:ins w:id="8017" w:author="tedo gogoladze" w:date="2020-01-05T00:04:00Z">
        <w:r w:rsidRPr="00862023">
          <w:rPr>
            <w:lang w:val="en-GB"/>
          </w:rPr>
          <w:t>, that is entirely understandable point since the developers that consider their tasks as the most important, would not be among the most altruistic and modest ones, and these are two of the major facets of agreeableness. The other two association rules have lift value narrowly close to 1, that implies the statistical independence of the two variables in each of these rules.</w:t>
        </w:r>
      </w:ins>
    </w:p>
    <w:p w14:paraId="2490A852" w14:textId="77777777" w:rsidR="00182A0F" w:rsidRDefault="00182A0F" w:rsidP="00DF5A99">
      <w:pPr>
        <w:rPr>
          <w:ins w:id="8018" w:author="tedo gogoladze" w:date="2020-01-06T12:14:00Z"/>
          <w:noProof/>
          <w:lang w:val="en-GB"/>
        </w:rPr>
      </w:pPr>
    </w:p>
    <w:p w14:paraId="7FC708F1" w14:textId="5C961FA3" w:rsidR="00DF5A99" w:rsidRPr="00182A0F" w:rsidRDefault="00182A0F" w:rsidP="00182A0F">
      <w:pPr>
        <w:jc w:val="center"/>
        <w:rPr>
          <w:ins w:id="8019" w:author="tedo gogoladze" w:date="2020-01-05T00:04:00Z"/>
          <w:lang w:val="en-GB"/>
          <w:rPrChange w:id="8020" w:author="tedo gogoladze" w:date="2020-01-06T12:14:00Z">
            <w:rPr>
              <w:ins w:id="8021" w:author="tedo gogoladze" w:date="2020-01-05T00:04:00Z"/>
              <w:rFonts w:ascii="Sylfaen" w:hAnsi="Sylfaen"/>
              <w:lang w:val="en-GB"/>
            </w:rPr>
          </w:rPrChange>
        </w:rPr>
        <w:pPrChange w:id="8022" w:author="tedo gogoladze" w:date="2020-01-06T12:15:00Z">
          <w:pPr/>
        </w:pPrChange>
      </w:pPr>
      <w:ins w:id="8023" w:author="tedo gogoladze" w:date="2020-01-06T12:14:00Z">
        <w:r>
          <w:rPr>
            <w:noProof/>
            <w:lang w:val="en-GB"/>
          </w:rPr>
          <w:lastRenderedPageBreak/>
          <w:drawing>
            <wp:inline distT="0" distB="0" distL="0" distR="0" wp14:anchorId="184D4CC5" wp14:editId="542B0AD9">
              <wp:extent cx="4448175" cy="846137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t="10442" b="2152"/>
                      <a:stretch/>
                    </pic:blipFill>
                    <pic:spPr bwMode="auto">
                      <a:xfrm>
                        <a:off x="0" y="0"/>
                        <a:ext cx="4449926" cy="8464706"/>
                      </a:xfrm>
                      <a:prstGeom prst="rect">
                        <a:avLst/>
                      </a:prstGeom>
                      <a:noFill/>
                      <a:ln>
                        <a:noFill/>
                      </a:ln>
                      <a:extLst>
                        <a:ext uri="{53640926-AAD7-44D8-BBD7-CCE9431645EC}">
                          <a14:shadowObscured xmlns:a14="http://schemas.microsoft.com/office/drawing/2010/main"/>
                        </a:ext>
                      </a:extLst>
                    </pic:spPr>
                  </pic:pic>
                </a:graphicData>
              </a:graphic>
            </wp:inline>
          </w:drawing>
        </w:r>
      </w:ins>
    </w:p>
    <w:p w14:paraId="11AF0934" w14:textId="77777777" w:rsidR="00DF5A99" w:rsidRPr="00862023" w:rsidRDefault="00DF5A99" w:rsidP="00DF5A99">
      <w:pPr>
        <w:rPr>
          <w:ins w:id="8024" w:author="tedo gogoladze" w:date="2020-01-05T00:04:00Z"/>
          <w:rFonts w:cs="Times New Roman"/>
          <w:noProof/>
          <w:lang w:val="en-GB"/>
        </w:rPr>
      </w:pPr>
      <w:ins w:id="8025" w:author="tedo gogoladze" w:date="2020-01-05T00:04:00Z">
        <w:r w:rsidRPr="00862023">
          <w:rPr>
            <w:rFonts w:cs="Times New Roman"/>
            <w:noProof/>
            <w:lang w:val="en-GB"/>
          </w:rPr>
          <w:t>Figure 12: Agreeableness personality trait and related assocaition rules.</w:t>
        </w:r>
      </w:ins>
    </w:p>
    <w:p w14:paraId="0300C8EA" w14:textId="77777777" w:rsidR="00DF5A99" w:rsidRPr="00862023" w:rsidRDefault="00DF5A99" w:rsidP="00DF5A99">
      <w:pPr>
        <w:rPr>
          <w:ins w:id="8026" w:author="tedo gogoladze" w:date="2020-01-05T00:04:00Z"/>
          <w:rFonts w:ascii="Sylfaen" w:hAnsi="Sylfaen"/>
          <w:lang w:val="en-GB"/>
        </w:rPr>
      </w:pPr>
    </w:p>
    <w:p w14:paraId="50287540" w14:textId="362981C7" w:rsidR="00DF5A99" w:rsidRPr="00DF5A99" w:rsidRDefault="00DF5A99" w:rsidP="00DF5A99">
      <w:pPr>
        <w:pStyle w:val="Heading2"/>
        <w:numPr>
          <w:ilvl w:val="3"/>
          <w:numId w:val="76"/>
        </w:numPr>
        <w:rPr>
          <w:ins w:id="8027" w:author="tedo gogoladze" w:date="2020-01-05T00:04:00Z"/>
          <w:rStyle w:val="Heading3Char"/>
          <w:b/>
          <w:bCs/>
          <w:lang w:val="en-GB"/>
          <w:rPrChange w:id="8028" w:author="tedo gogoladze" w:date="2020-01-05T00:08:00Z">
            <w:rPr>
              <w:ins w:id="8029" w:author="tedo gogoladze" w:date="2020-01-05T00:04:00Z"/>
              <w:lang w:val="en-GB"/>
            </w:rPr>
          </w:rPrChange>
        </w:rPr>
        <w:pPrChange w:id="8030" w:author="tedo gogoladze" w:date="2020-01-05T00:08:00Z">
          <w:pPr>
            <w:pStyle w:val="Heading4"/>
          </w:pPr>
        </w:pPrChange>
      </w:pPr>
      <w:bookmarkStart w:id="8031" w:name="_Toc29215312"/>
      <w:ins w:id="8032" w:author="tedo gogoladze" w:date="2020-01-05T00:04:00Z">
        <w:r w:rsidRPr="00DF5A99">
          <w:rPr>
            <w:rStyle w:val="Heading3Char"/>
            <w:b/>
            <w:bCs/>
            <w:lang w:val="en-GB"/>
            <w:rPrChange w:id="8033" w:author="tedo gogoladze" w:date="2020-01-05T00:08:00Z">
              <w:rPr>
                <w:lang w:val="en-GB"/>
              </w:rPr>
            </w:rPrChange>
          </w:rPr>
          <w:t>Neuroticism</w:t>
        </w:r>
        <w:bookmarkEnd w:id="8031"/>
      </w:ins>
    </w:p>
    <w:p w14:paraId="3B26F397" w14:textId="0D9192EC" w:rsidR="00DF5A99" w:rsidRDefault="00DF5A99" w:rsidP="00DF5A99">
      <w:pPr>
        <w:rPr>
          <w:ins w:id="8034" w:author="tedo gogoladze" w:date="2020-01-06T12:16:00Z"/>
          <w:lang w:val="en-GB"/>
        </w:rPr>
      </w:pPr>
      <w:ins w:id="8035" w:author="tedo gogoladze" w:date="2020-01-05T00:04:00Z">
        <w:r w:rsidRPr="00862023">
          <w:rPr>
            <w:lang w:val="en-GB"/>
          </w:rPr>
          <w:t>Figure 13 shows Neuroticism personality traits associations with metrics. According to the plot, neuroticism is associated with high prioritization, low development time and done task status. (</w:t>
        </w:r>
      </w:ins>
      <w:proofErr w:type="spellStart"/>
      <w:proofErr w:type="gramStart"/>
      <w:ins w:id="8036" w:author="tedo gogoladze" w:date="2020-01-05T00:50:00Z">
        <w:r w:rsidR="0000772F">
          <w:rPr>
            <w:lang w:val="en-GB"/>
          </w:rPr>
          <w:t>neuroticism:Positive</w:t>
        </w:r>
      </w:ins>
      <w:proofErr w:type="spellEnd"/>
      <w:proofErr w:type="gramEnd"/>
      <w:ins w:id="8037" w:author="tedo gogoladze" w:date="2020-01-05T00:04:00Z">
        <w:r w:rsidRPr="00862023">
          <w:rPr>
            <w:lang w:val="en-GB"/>
          </w:rPr>
          <w:t xml:space="preserve"> =&gt; prioritization: high, </w:t>
        </w:r>
      </w:ins>
      <w:proofErr w:type="spellStart"/>
      <w:ins w:id="8038" w:author="tedo gogoladze" w:date="2020-01-05T00:50:00Z">
        <w:r w:rsidR="0000772F">
          <w:rPr>
            <w:lang w:val="en-GB"/>
          </w:rPr>
          <w:t>neuroticism:Positive</w:t>
        </w:r>
      </w:ins>
      <w:proofErr w:type="spellEnd"/>
      <w:ins w:id="8039" w:author="tedo gogoladze" w:date="2020-01-05T00:04:00Z">
        <w:r w:rsidRPr="00862023">
          <w:rPr>
            <w:lang w:val="en-GB"/>
          </w:rPr>
          <w:t xml:space="preserve"> =&gt; development time: low, </w:t>
        </w:r>
      </w:ins>
      <w:proofErr w:type="spellStart"/>
      <w:ins w:id="8040" w:author="tedo gogoladze" w:date="2020-01-05T00:50:00Z">
        <w:r w:rsidR="0000772F">
          <w:rPr>
            <w:lang w:val="en-GB"/>
          </w:rPr>
          <w:t>neuroticism:Positive</w:t>
        </w:r>
      </w:ins>
      <w:proofErr w:type="spellEnd"/>
      <w:ins w:id="8041" w:author="tedo gogoladze" w:date="2020-01-05T00:04:00Z">
        <w:r w:rsidRPr="00862023">
          <w:rPr>
            <w:lang w:val="en-GB"/>
          </w:rPr>
          <w:t xml:space="preserve"> =&gt; status: done). The respective inverse association rules are also supported by the sufficient support and confidence. On the other hand, non-neurotic developers are assigning low story points to their tasks, spend low time and mark the tasks done. However, form the inverse rules, only the </w:t>
        </w:r>
        <w:r>
          <w:rPr>
            <w:lang w:val="en-GB"/>
          </w:rPr>
          <w:t xml:space="preserve">effort </w:t>
        </w:r>
        <w:proofErr w:type="spellStart"/>
        <w:r w:rsidRPr="00862023">
          <w:rPr>
            <w:lang w:val="en-GB"/>
          </w:rPr>
          <w:t>estimation:low</w:t>
        </w:r>
        <w:proofErr w:type="spellEnd"/>
        <w:r w:rsidRPr="00862023">
          <w:rPr>
            <w:lang w:val="en-GB"/>
          </w:rPr>
          <w:t xml:space="preserve"> =&gt; </w:t>
        </w:r>
      </w:ins>
      <w:proofErr w:type="spellStart"/>
      <w:ins w:id="8042" w:author="tedo gogoladze" w:date="2020-01-05T00:49:00Z">
        <w:r w:rsidR="0000772F">
          <w:rPr>
            <w:lang w:val="en-GB"/>
          </w:rPr>
          <w:t>neuroticism:Negative</w:t>
        </w:r>
      </w:ins>
      <w:proofErr w:type="spellEnd"/>
      <w:ins w:id="8043" w:author="tedo gogoladze" w:date="2020-01-05T00:04:00Z">
        <w:r w:rsidRPr="00862023">
          <w:rPr>
            <w:lang w:val="en-GB"/>
          </w:rPr>
          <w:t xml:space="preserve"> has satisfactory support value to be considered as the valid rule and furthermore, it has the highest lift value among all the neuroticism related rules, which means it is the most correlated (positively) variable to the non-neuroticism personality trait.</w:t>
        </w:r>
      </w:ins>
    </w:p>
    <w:p w14:paraId="0C71DE92" w14:textId="77777777" w:rsidR="00EB6885" w:rsidRDefault="00EB6885" w:rsidP="00DF5A99">
      <w:pPr>
        <w:rPr>
          <w:ins w:id="8044" w:author="tedo gogoladze" w:date="2020-01-06T12:17:00Z"/>
          <w:noProof/>
          <w:lang w:val="en-GB"/>
        </w:rPr>
      </w:pPr>
    </w:p>
    <w:p w14:paraId="605BC271" w14:textId="6AFD2498" w:rsidR="00DF5A99" w:rsidRPr="00862023" w:rsidRDefault="00EB6885" w:rsidP="00EB6885">
      <w:pPr>
        <w:jc w:val="center"/>
        <w:rPr>
          <w:ins w:id="8045" w:author="tedo gogoladze" w:date="2020-01-05T00:04:00Z"/>
          <w:rFonts w:ascii="Sylfaen" w:hAnsi="Sylfaen"/>
          <w:noProof/>
          <w:lang w:val="en-GB"/>
        </w:rPr>
        <w:pPrChange w:id="8046" w:author="tedo gogoladze" w:date="2020-01-06T12:18:00Z">
          <w:pPr/>
        </w:pPrChange>
      </w:pPr>
      <w:ins w:id="8047" w:author="tedo gogoladze" w:date="2020-01-06T12:17:00Z">
        <w:r>
          <w:rPr>
            <w:noProof/>
            <w:lang w:val="en-GB"/>
          </w:rPr>
          <w:lastRenderedPageBreak/>
          <w:drawing>
            <wp:inline distT="0" distB="0" distL="0" distR="0" wp14:anchorId="6BF2D617" wp14:editId="51F515BE">
              <wp:extent cx="4829175" cy="852424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a:extLst>
                          <a:ext uri="{28A0092B-C50C-407E-A947-70E740481C1C}">
                            <a14:useLocalDpi xmlns:a14="http://schemas.microsoft.com/office/drawing/2010/main" val="0"/>
                          </a:ext>
                        </a:extLst>
                      </a:blip>
                      <a:srcRect t="10657" b="1937"/>
                      <a:stretch/>
                    </pic:blipFill>
                    <pic:spPr bwMode="auto">
                      <a:xfrm>
                        <a:off x="0" y="0"/>
                        <a:ext cx="4829695" cy="8525158"/>
                      </a:xfrm>
                      <a:prstGeom prst="rect">
                        <a:avLst/>
                      </a:prstGeom>
                      <a:noFill/>
                      <a:ln>
                        <a:noFill/>
                      </a:ln>
                      <a:extLst>
                        <a:ext uri="{53640926-AAD7-44D8-BBD7-CCE9431645EC}">
                          <a14:shadowObscured xmlns:a14="http://schemas.microsoft.com/office/drawing/2010/main"/>
                        </a:ext>
                      </a:extLst>
                    </pic:spPr>
                  </pic:pic>
                </a:graphicData>
              </a:graphic>
            </wp:inline>
          </w:drawing>
        </w:r>
      </w:ins>
    </w:p>
    <w:p w14:paraId="3B3F5A0B" w14:textId="77777777" w:rsidR="00DF5A99" w:rsidRPr="00862023" w:rsidRDefault="00DF5A99" w:rsidP="00DF5A99">
      <w:pPr>
        <w:rPr>
          <w:ins w:id="8048" w:author="tedo gogoladze" w:date="2020-01-05T00:04:00Z"/>
          <w:rFonts w:cs="Times New Roman"/>
          <w:noProof/>
          <w:lang w:val="en-GB"/>
        </w:rPr>
      </w:pPr>
      <w:ins w:id="8049" w:author="tedo gogoladze" w:date="2020-01-05T00:04:00Z">
        <w:r w:rsidRPr="00862023">
          <w:rPr>
            <w:rFonts w:cs="Times New Roman"/>
            <w:noProof/>
            <w:lang w:val="en-GB"/>
          </w:rPr>
          <w:t>Figure 13: Extraversion personality trait and related assocaition rules.</w:t>
        </w:r>
      </w:ins>
    </w:p>
    <w:p w14:paraId="086E2E8B" w14:textId="77777777" w:rsidR="00DF5A99" w:rsidRPr="00862023" w:rsidRDefault="00DF5A99" w:rsidP="00DF5A99">
      <w:pPr>
        <w:rPr>
          <w:ins w:id="8050" w:author="tedo gogoladze" w:date="2020-01-05T00:04:00Z"/>
          <w:rFonts w:ascii="Sylfaen" w:hAnsi="Sylfaen"/>
          <w:lang w:val="en-GB"/>
        </w:rPr>
      </w:pPr>
    </w:p>
    <w:p w14:paraId="05FC361C" w14:textId="77777777" w:rsidR="00DF5A99" w:rsidRPr="009A4FA7" w:rsidRDefault="00DF5A99" w:rsidP="00DF5A99">
      <w:pPr>
        <w:rPr>
          <w:ins w:id="8051" w:author="tedo gogoladze" w:date="2020-01-05T00:04:00Z"/>
          <w:lang w:val="en-GB"/>
        </w:rPr>
      </w:pPr>
    </w:p>
    <w:p w14:paraId="37B478B5" w14:textId="38A7252B" w:rsidR="00DF5A99" w:rsidRPr="00DF5A99" w:rsidRDefault="00150C5A" w:rsidP="00DF5A99">
      <w:pPr>
        <w:pStyle w:val="Heading2"/>
        <w:numPr>
          <w:ilvl w:val="3"/>
          <w:numId w:val="76"/>
        </w:numPr>
        <w:rPr>
          <w:ins w:id="8052" w:author="tedo gogoladze" w:date="2020-01-05T00:04:00Z"/>
          <w:rStyle w:val="Heading3Char"/>
          <w:b/>
          <w:bCs/>
          <w:lang w:val="en-GB"/>
          <w:rPrChange w:id="8053" w:author="tedo gogoladze" w:date="2020-01-05T00:08:00Z">
            <w:rPr>
              <w:ins w:id="8054" w:author="tedo gogoladze" w:date="2020-01-05T00:04:00Z"/>
            </w:rPr>
          </w:rPrChange>
        </w:rPr>
        <w:pPrChange w:id="8055" w:author="tedo gogoladze" w:date="2020-01-05T00:08:00Z">
          <w:pPr>
            <w:pStyle w:val="Heading2"/>
            <w:numPr>
              <w:ilvl w:val="0"/>
              <w:numId w:val="0"/>
            </w:numPr>
          </w:pPr>
        </w:pPrChange>
      </w:pPr>
      <w:bookmarkStart w:id="8056" w:name="_Toc29215313"/>
      <w:ins w:id="8057" w:author="tedo gogoladze" w:date="2020-01-06T13:21:00Z">
        <w:r>
          <w:rPr>
            <w:rStyle w:val="Heading3Char"/>
            <w:b/>
            <w:bCs/>
            <w:lang w:val="en-GB"/>
          </w:rPr>
          <w:t>RQ2:</w:t>
        </w:r>
      </w:ins>
      <w:bookmarkEnd w:id="8056"/>
    </w:p>
    <w:p w14:paraId="09EBD893" w14:textId="666F71E5" w:rsidR="00E50A44" w:rsidRDefault="00C07ADC" w:rsidP="00E50A44">
      <w:pPr>
        <w:rPr>
          <w:ins w:id="8058" w:author="tedo gogoladze" w:date="2020-01-06T13:28:00Z"/>
          <w:rFonts w:cstheme="minorHAnsi"/>
          <w:lang w:val="en-GB"/>
        </w:rPr>
      </w:pPr>
      <w:ins w:id="8059" w:author="tedo gogoladze" w:date="2020-01-05T00:54:00Z">
        <w:r>
          <w:rPr>
            <w:rFonts w:cstheme="minorHAnsi"/>
            <w:lang w:val="en-GB"/>
          </w:rPr>
          <w:t xml:space="preserve">RQ2 </w:t>
        </w:r>
      </w:ins>
      <w:ins w:id="8060" w:author="tedo gogoladze" w:date="2020-01-05T00:55:00Z">
        <w:r>
          <w:rPr>
            <w:rFonts w:cstheme="minorHAnsi"/>
            <w:lang w:val="en-GB"/>
          </w:rPr>
          <w:t xml:space="preserve">of this paper is to explore the </w:t>
        </w:r>
      </w:ins>
      <w:ins w:id="8061" w:author="tedo gogoladze" w:date="2020-01-05T00:54:00Z">
        <w:r w:rsidRPr="0023752B">
          <w:rPr>
            <w:sz w:val="22"/>
            <w:szCs w:val="22"/>
            <w:lang w:val="en-GB"/>
          </w:rPr>
          <w:t xml:space="preserve">relationship between </w:t>
        </w:r>
        <w:r>
          <w:rPr>
            <w:sz w:val="22"/>
            <w:szCs w:val="22"/>
            <w:lang w:val="en-GB"/>
          </w:rPr>
          <w:t xml:space="preserve">Big </w:t>
        </w:r>
        <w:r w:rsidRPr="0023752B">
          <w:rPr>
            <w:sz w:val="22"/>
            <w:szCs w:val="22"/>
            <w:lang w:val="en-GB"/>
          </w:rPr>
          <w:t xml:space="preserve">5 </w:t>
        </w:r>
        <w:r>
          <w:rPr>
            <w:sz w:val="22"/>
            <w:szCs w:val="22"/>
            <w:lang w:val="en-GB"/>
          </w:rPr>
          <w:t xml:space="preserve">personality traits </w:t>
        </w:r>
        <w:r w:rsidRPr="0023752B">
          <w:rPr>
            <w:sz w:val="22"/>
            <w:szCs w:val="22"/>
            <w:lang w:val="en-GB"/>
          </w:rPr>
          <w:t xml:space="preserve">and </w:t>
        </w:r>
        <w:r w:rsidRPr="00862023">
          <w:rPr>
            <w:sz w:val="22"/>
            <w:szCs w:val="22"/>
            <w:lang w:val="en-GB"/>
          </w:rPr>
          <w:t>FSLSM</w:t>
        </w:r>
        <w:r w:rsidRPr="0023752B">
          <w:rPr>
            <w:sz w:val="22"/>
            <w:szCs w:val="22"/>
            <w:lang w:val="en-GB"/>
          </w:rPr>
          <w:t xml:space="preserve"> in the context of agile software development</w:t>
        </w:r>
      </w:ins>
      <w:ins w:id="8062" w:author="tedo gogoladze" w:date="2020-01-05T00:55:00Z">
        <w:r>
          <w:rPr>
            <w:rFonts w:cstheme="minorHAnsi"/>
            <w:lang w:val="en-GB"/>
          </w:rPr>
          <w:t xml:space="preserve">, </w:t>
        </w:r>
      </w:ins>
      <w:ins w:id="8063" w:author="tedo gogoladze" w:date="2020-01-05T00:04:00Z">
        <w:r w:rsidR="00DF5A99" w:rsidRPr="00862023">
          <w:rPr>
            <w:rFonts w:cstheme="minorHAnsi"/>
            <w:lang w:val="en-GB"/>
          </w:rPr>
          <w:t>specifically,</w:t>
        </w:r>
      </w:ins>
      <w:ins w:id="8064" w:author="tedo gogoladze" w:date="2020-01-05T01:15:00Z">
        <w:r w:rsidR="00612697">
          <w:rPr>
            <w:rFonts w:cstheme="minorHAnsi"/>
            <w:lang w:val="en-GB"/>
          </w:rPr>
          <w:t xml:space="preserve"> using the </w:t>
        </w:r>
      </w:ins>
      <w:ins w:id="8065" w:author="tedo gogoladze" w:date="2020-01-05T00:04:00Z">
        <w:r w:rsidR="00DF5A99" w:rsidRPr="00862023">
          <w:rPr>
            <w:rFonts w:cstheme="minorHAnsi"/>
            <w:lang w:val="en-GB"/>
          </w:rPr>
          <w:t xml:space="preserve">researches of </w:t>
        </w:r>
      </w:ins>
      <w:ins w:id="8066" w:author="tedo gogoladze" w:date="2020-01-06T13:31:00Z">
        <w:r w:rsidR="00E50A44">
          <w:rPr>
            <w:rFonts w:cstheme="minorHAnsi"/>
            <w:lang w:val="en-GB"/>
          </w:rPr>
          <w:t>Scott et al. [1</w:t>
        </w:r>
        <w:proofErr w:type="gramStart"/>
        <w:r w:rsidR="00E50A44">
          <w:rPr>
            <w:rFonts w:cstheme="minorHAnsi"/>
            <w:lang w:val="en-GB"/>
          </w:rPr>
          <w:t xml:space="preserve">] </w:t>
        </w:r>
      </w:ins>
      <w:ins w:id="8067" w:author="tedo gogoladze" w:date="2020-01-05T00:04:00Z">
        <w:r w:rsidR="00DF5A99" w:rsidRPr="00862023">
          <w:rPr>
            <w:rFonts w:cstheme="minorHAnsi"/>
            <w:lang w:val="en-GB"/>
          </w:rPr>
          <w:t xml:space="preserve"> and</w:t>
        </w:r>
        <w:proofErr w:type="gramEnd"/>
        <w:r w:rsidR="00DF5A99" w:rsidRPr="00862023">
          <w:rPr>
            <w:rFonts w:cstheme="minorHAnsi"/>
            <w:lang w:val="en-GB"/>
          </w:rPr>
          <w:t xml:space="preserve"> </w:t>
        </w:r>
      </w:ins>
      <w:proofErr w:type="spellStart"/>
      <w:ins w:id="8068" w:author="tedo gogoladze" w:date="2020-01-06T13:31:00Z">
        <w:r w:rsidR="00E50A44">
          <w:rPr>
            <w:rFonts w:cstheme="minorHAnsi"/>
            <w:lang w:val="en-GB"/>
          </w:rPr>
          <w:t>Siddiquei</w:t>
        </w:r>
        <w:proofErr w:type="spellEnd"/>
        <w:r w:rsidR="00E50A44">
          <w:rPr>
            <w:rFonts w:cstheme="minorHAnsi"/>
            <w:lang w:val="en-GB"/>
          </w:rPr>
          <w:t xml:space="preserve"> et al. [8]</w:t>
        </w:r>
      </w:ins>
      <w:ins w:id="8069" w:author="tedo gogoladze" w:date="2020-01-05T00:04:00Z">
        <w:r w:rsidR="00DF5A99" w:rsidRPr="00862023">
          <w:rPr>
            <w:rFonts w:cstheme="minorHAnsi"/>
            <w:lang w:val="en-GB"/>
          </w:rPr>
          <w:t>.</w:t>
        </w:r>
      </w:ins>
      <w:ins w:id="8070" w:author="tedo gogoladze" w:date="2020-01-05T01:15:00Z">
        <w:r w:rsidR="00612697">
          <w:rPr>
            <w:rFonts w:cstheme="minorHAnsi"/>
            <w:lang w:val="en-GB"/>
          </w:rPr>
          <w:t xml:space="preserve"> </w:t>
        </w:r>
      </w:ins>
      <w:ins w:id="8071" w:author="tedo gogoladze" w:date="2020-01-05T01:16:00Z">
        <w:r w:rsidR="00612697">
          <w:rPr>
            <w:rFonts w:cstheme="minorHAnsi"/>
            <w:lang w:val="en-GB"/>
          </w:rPr>
          <w:t xml:space="preserve">The methodology of answering the RQ2 is defined </w:t>
        </w:r>
      </w:ins>
      <w:ins w:id="8072" w:author="tedo gogoladze" w:date="2020-01-05T01:17:00Z">
        <w:r w:rsidR="00612697">
          <w:rPr>
            <w:rFonts w:cstheme="minorHAnsi"/>
            <w:lang w:val="en-GB"/>
          </w:rPr>
          <w:t>in</w:t>
        </w:r>
      </w:ins>
      <w:ins w:id="8073" w:author="tedo gogoladze" w:date="2020-01-05T01:16:00Z">
        <w:r w:rsidR="00612697">
          <w:rPr>
            <w:rFonts w:cstheme="minorHAnsi"/>
            <w:lang w:val="en-GB"/>
          </w:rPr>
          <w:t xml:space="preserve"> </w:t>
        </w:r>
      </w:ins>
      <w:ins w:id="8074" w:author="tedo gogoladze" w:date="2020-01-05T01:17:00Z">
        <w:r w:rsidR="00612697">
          <w:rPr>
            <w:rFonts w:cstheme="minorHAnsi"/>
            <w:lang w:val="en-GB"/>
          </w:rPr>
          <w:t xml:space="preserve">the chapter of </w:t>
        </w:r>
      </w:ins>
      <w:ins w:id="8075" w:author="tedo gogoladze" w:date="2020-01-05T01:16:00Z">
        <w:r w:rsidR="00612697">
          <w:rPr>
            <w:rFonts w:cstheme="minorHAnsi"/>
            <w:lang w:val="en-GB"/>
          </w:rPr>
          <w:t>Association rules mining method</w:t>
        </w:r>
      </w:ins>
      <w:ins w:id="8076" w:author="tedo gogoladze" w:date="2020-01-05T01:17:00Z">
        <w:r w:rsidR="00612697">
          <w:rPr>
            <w:rFonts w:cstheme="minorHAnsi"/>
            <w:lang w:val="en-GB"/>
          </w:rPr>
          <w:t>.</w:t>
        </w:r>
      </w:ins>
      <w:ins w:id="8077" w:author="tedo gogoladze" w:date="2020-01-05T01:16:00Z">
        <w:r w:rsidR="00612697">
          <w:rPr>
            <w:rFonts w:cstheme="minorHAnsi"/>
            <w:lang w:val="en-GB"/>
          </w:rPr>
          <w:t xml:space="preserve"> </w:t>
        </w:r>
      </w:ins>
    </w:p>
    <w:p w14:paraId="37E0483C" w14:textId="77777777" w:rsidR="00E50A44" w:rsidRDefault="00E50A44" w:rsidP="00E50A44">
      <w:pPr>
        <w:rPr>
          <w:ins w:id="8078" w:author="tedo gogoladze" w:date="2020-01-06T13:28:00Z"/>
          <w:rFonts w:cstheme="minorHAnsi"/>
          <w:lang w:val="en-GB"/>
        </w:rPr>
      </w:pPr>
    </w:p>
    <w:tbl>
      <w:tblPr>
        <w:tblStyle w:val="TableGrid"/>
        <w:tblW w:w="8784" w:type="dxa"/>
        <w:tblLook w:val="04A0" w:firstRow="1" w:lastRow="0" w:firstColumn="1" w:lastColumn="0" w:noHBand="0" w:noVBand="1"/>
      </w:tblPr>
      <w:tblGrid>
        <w:gridCol w:w="2196"/>
        <w:gridCol w:w="2196"/>
        <w:gridCol w:w="2196"/>
        <w:gridCol w:w="2196"/>
      </w:tblGrid>
      <w:tr w:rsidR="00E50A44" w:rsidRPr="00EB6570" w14:paraId="0D0EC7A5" w14:textId="77777777" w:rsidTr="00D50DD0">
        <w:trPr>
          <w:trHeight w:val="315"/>
          <w:ins w:id="8079" w:author="tedo gogoladze" w:date="2020-01-06T13:28:00Z"/>
        </w:trPr>
        <w:tc>
          <w:tcPr>
            <w:tcW w:w="2196" w:type="dxa"/>
            <w:noWrap/>
            <w:hideMark/>
          </w:tcPr>
          <w:p w14:paraId="323FEE8E" w14:textId="77777777" w:rsidR="00E50A44" w:rsidRPr="00EB6570" w:rsidRDefault="00E50A44" w:rsidP="00D50DD0">
            <w:pPr>
              <w:autoSpaceDE/>
              <w:spacing w:before="0" w:after="0"/>
              <w:jc w:val="left"/>
              <w:rPr>
                <w:ins w:id="8080" w:author="tedo gogoladze" w:date="2020-01-06T13:28:00Z"/>
                <w:rFonts w:eastAsia="Times New Roman" w:cs="Times New Roman"/>
                <w:color w:val="000000"/>
                <w:lang w:val="en-US" w:eastAsia="en-US"/>
              </w:rPr>
            </w:pPr>
            <w:ins w:id="8081" w:author="tedo gogoladze" w:date="2020-01-06T13:28:00Z">
              <w:r w:rsidRPr="00EB6570">
                <w:rPr>
                  <w:rFonts w:eastAsia="Times New Roman" w:cs="Times New Roman"/>
                  <w:color w:val="000000"/>
                  <w:lang w:val="en-US" w:eastAsia="en-US"/>
                </w:rPr>
                <w:t>Findings related to the FSLSM [Scott et. al]</w:t>
              </w:r>
            </w:ins>
          </w:p>
        </w:tc>
        <w:tc>
          <w:tcPr>
            <w:tcW w:w="2196" w:type="dxa"/>
            <w:noWrap/>
            <w:hideMark/>
          </w:tcPr>
          <w:p w14:paraId="59AF7F5F" w14:textId="77777777" w:rsidR="00E50A44" w:rsidRPr="00EB6570" w:rsidRDefault="00E50A44" w:rsidP="00D50DD0">
            <w:pPr>
              <w:autoSpaceDE/>
              <w:spacing w:before="0" w:after="0"/>
              <w:jc w:val="left"/>
              <w:rPr>
                <w:ins w:id="8082" w:author="tedo gogoladze" w:date="2020-01-06T13:28:00Z"/>
                <w:rFonts w:eastAsia="Times New Roman" w:cs="Times New Roman"/>
                <w:color w:val="000000"/>
                <w:lang w:val="en-US" w:eastAsia="en-US"/>
              </w:rPr>
            </w:pPr>
            <w:ins w:id="8083" w:author="tedo gogoladze" w:date="2020-01-06T13:28:00Z">
              <w:r w:rsidRPr="00EB6570">
                <w:rPr>
                  <w:rFonts w:eastAsia="Times New Roman" w:cs="Times New Roman"/>
                  <w:color w:val="000000"/>
                  <w:lang w:val="en-US" w:eastAsia="en-US"/>
                </w:rPr>
                <w:t>Big5 and FSLSM correlation [Sid-</w:t>
              </w:r>
              <w:proofErr w:type="spellStart"/>
              <w:r w:rsidRPr="00EB6570">
                <w:rPr>
                  <w:rFonts w:eastAsia="Times New Roman" w:cs="Times New Roman"/>
                  <w:color w:val="000000"/>
                  <w:lang w:val="en-US" w:eastAsia="en-US"/>
                </w:rPr>
                <w:t>diquei</w:t>
              </w:r>
              <w:proofErr w:type="spellEnd"/>
              <w:r w:rsidRPr="00EB6570">
                <w:rPr>
                  <w:rFonts w:eastAsia="Times New Roman" w:cs="Times New Roman"/>
                  <w:color w:val="000000"/>
                  <w:lang w:val="en-US" w:eastAsia="en-US"/>
                </w:rPr>
                <w:t xml:space="preserve"> et. al]</w:t>
              </w:r>
            </w:ins>
          </w:p>
        </w:tc>
        <w:tc>
          <w:tcPr>
            <w:tcW w:w="2196" w:type="dxa"/>
            <w:noWrap/>
            <w:hideMark/>
          </w:tcPr>
          <w:p w14:paraId="3CB64BC9" w14:textId="77777777" w:rsidR="00E50A44" w:rsidRPr="00EB6570" w:rsidRDefault="00E50A44" w:rsidP="00D50DD0">
            <w:pPr>
              <w:autoSpaceDE/>
              <w:spacing w:before="0" w:after="0"/>
              <w:jc w:val="left"/>
              <w:rPr>
                <w:ins w:id="8084" w:author="tedo gogoladze" w:date="2020-01-06T13:28:00Z"/>
                <w:rFonts w:eastAsia="Times New Roman" w:cs="Times New Roman"/>
                <w:color w:val="000000"/>
                <w:lang w:val="en-US" w:eastAsia="en-US"/>
              </w:rPr>
            </w:pPr>
            <w:ins w:id="8085" w:author="tedo gogoladze" w:date="2020-01-06T13:28:00Z">
              <w:r w:rsidRPr="00EB6570">
                <w:rPr>
                  <w:rFonts w:eastAsia="Times New Roman" w:cs="Times New Roman"/>
                  <w:color w:val="000000"/>
                  <w:lang w:val="en-GB" w:eastAsia="en-US"/>
                </w:rPr>
                <w:t>Findings related to Big5 (RQ1)</w:t>
              </w:r>
            </w:ins>
          </w:p>
        </w:tc>
        <w:tc>
          <w:tcPr>
            <w:tcW w:w="2196" w:type="dxa"/>
            <w:noWrap/>
            <w:hideMark/>
          </w:tcPr>
          <w:p w14:paraId="3886238E" w14:textId="77777777" w:rsidR="00E50A44" w:rsidRPr="00EB6570" w:rsidRDefault="00E50A44" w:rsidP="00D50DD0">
            <w:pPr>
              <w:autoSpaceDE/>
              <w:spacing w:before="0" w:after="0"/>
              <w:jc w:val="left"/>
              <w:rPr>
                <w:ins w:id="8086" w:author="tedo gogoladze" w:date="2020-01-06T13:28:00Z"/>
                <w:rFonts w:eastAsia="Times New Roman" w:cs="Times New Roman"/>
                <w:color w:val="000000"/>
                <w:lang w:val="en-US" w:eastAsia="en-US"/>
              </w:rPr>
            </w:pPr>
            <w:ins w:id="8087" w:author="tedo gogoladze" w:date="2020-01-06T13:28:00Z">
              <w:r w:rsidRPr="00EB6570">
                <w:rPr>
                  <w:rFonts w:eastAsia="Times New Roman" w:cs="Times New Roman"/>
                  <w:color w:val="000000"/>
                  <w:lang w:val="en-GB" w:eastAsia="en-US"/>
                </w:rPr>
                <w:t>Conclusion</w:t>
              </w:r>
            </w:ins>
          </w:p>
        </w:tc>
      </w:tr>
      <w:tr w:rsidR="00E50A44" w:rsidRPr="00EB6570" w14:paraId="48A5D2DF" w14:textId="77777777" w:rsidTr="00D50DD0">
        <w:trPr>
          <w:trHeight w:val="315"/>
          <w:ins w:id="8088" w:author="tedo gogoladze" w:date="2020-01-06T13:28:00Z"/>
        </w:trPr>
        <w:tc>
          <w:tcPr>
            <w:tcW w:w="2196" w:type="dxa"/>
            <w:noWrap/>
            <w:hideMark/>
          </w:tcPr>
          <w:p w14:paraId="0B0DBC3E" w14:textId="77777777" w:rsidR="00E50A44" w:rsidRPr="00EB6570" w:rsidRDefault="00E50A44" w:rsidP="00D50DD0">
            <w:pPr>
              <w:autoSpaceDE/>
              <w:spacing w:before="0" w:after="0"/>
              <w:jc w:val="left"/>
              <w:rPr>
                <w:ins w:id="8089" w:author="tedo gogoladze" w:date="2020-01-06T13:28:00Z"/>
                <w:rFonts w:eastAsia="Times New Roman" w:cs="Times New Roman"/>
                <w:color w:val="000000"/>
                <w:lang w:val="en-US" w:eastAsia="en-US"/>
              </w:rPr>
            </w:pPr>
            <w:ins w:id="8090" w:author="tedo gogoladze" w:date="2020-01-06T13:28:00Z">
              <w:r w:rsidRPr="00EB6570">
                <w:rPr>
                  <w:rFonts w:eastAsia="Times New Roman" w:cs="Times New Roman"/>
                  <w:color w:val="000000"/>
                  <w:lang w:val="en-US" w:eastAsia="en-US"/>
                </w:rPr>
                <w:t xml:space="preserve">priority: high </w:t>
              </w:r>
              <w:r w:rsidRPr="00631A0F">
                <w:rPr>
                  <w:rFonts w:cstheme="minorHAnsi"/>
                  <w:lang w:val="en-GB"/>
                </w:rPr>
                <w:sym w:font="Wingdings" w:char="F0E0"/>
              </w:r>
              <w:r w:rsidRPr="00EB6570">
                <w:rPr>
                  <w:rFonts w:eastAsia="Times New Roman" w:cs="Times New Roman"/>
                  <w:color w:val="000000"/>
                  <w:lang w:val="en-US" w:eastAsia="en-US"/>
                </w:rPr>
                <w:t xml:space="preserve"> Perception: sensing</w:t>
              </w:r>
            </w:ins>
          </w:p>
        </w:tc>
        <w:tc>
          <w:tcPr>
            <w:tcW w:w="2196" w:type="dxa"/>
            <w:hideMark/>
          </w:tcPr>
          <w:p w14:paraId="28FB4BF3" w14:textId="77777777" w:rsidR="00E50A44" w:rsidRPr="00EB6570" w:rsidRDefault="00E50A44" w:rsidP="00D50DD0">
            <w:pPr>
              <w:autoSpaceDE/>
              <w:spacing w:before="0" w:after="0"/>
              <w:jc w:val="left"/>
              <w:rPr>
                <w:ins w:id="8091" w:author="tedo gogoladze" w:date="2020-01-06T13:28:00Z"/>
                <w:rFonts w:eastAsia="Times New Roman" w:cs="Times New Roman"/>
                <w:color w:val="000000"/>
                <w:lang w:val="en-US" w:eastAsia="en-US"/>
              </w:rPr>
            </w:pPr>
            <w:ins w:id="8092" w:author="tedo gogoladze" w:date="2020-01-06T13:28:00Z">
              <w:r w:rsidRPr="00EB6570">
                <w:rPr>
                  <w:rFonts w:eastAsia="Times New Roman" w:cs="Times New Roman"/>
                  <w:color w:val="000000"/>
                  <w:lang w:val="en-US" w:eastAsia="en-US"/>
                </w:rPr>
                <w:t xml:space="preserve">Perception: sensing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Agreeableness</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Perception: sensing </w:t>
              </w:r>
              <w:r>
                <w:rPr>
                  <w:rFonts w:eastAsia="Times New Roman" w:cs="Times New Roman"/>
                  <w:color w:val="000000"/>
                  <w:lang w:val="en-US" w:eastAsia="en-US"/>
                </w:rPr>
                <w:t>↔</w:t>
              </w:r>
              <w:r w:rsidRPr="00EB6570">
                <w:rPr>
                  <w:rFonts w:eastAsia="Times New Roman" w:cs="Times New Roman"/>
                  <w:color w:val="000000"/>
                  <w:lang w:val="en-US" w:eastAsia="en-US"/>
                </w:rPr>
                <w:t xml:space="preserve">  Conscientiousness: positive</w:t>
              </w:r>
            </w:ins>
          </w:p>
        </w:tc>
        <w:tc>
          <w:tcPr>
            <w:tcW w:w="2196" w:type="dxa"/>
            <w:noWrap/>
            <w:hideMark/>
          </w:tcPr>
          <w:p w14:paraId="4B9D704F" w14:textId="77777777" w:rsidR="00E50A44" w:rsidRPr="00EB6570" w:rsidRDefault="00E50A44" w:rsidP="00D50DD0">
            <w:pPr>
              <w:autoSpaceDE/>
              <w:spacing w:before="0" w:after="0"/>
              <w:jc w:val="left"/>
              <w:rPr>
                <w:ins w:id="8093" w:author="tedo gogoladze" w:date="2020-01-06T13:28:00Z"/>
                <w:rFonts w:eastAsia="Times New Roman" w:cs="Times New Roman"/>
                <w:color w:val="000000"/>
                <w:lang w:val="en-US" w:eastAsia="en-US"/>
              </w:rPr>
            </w:pPr>
            <w:ins w:id="8094" w:author="tedo gogoladze" w:date="2020-01-06T13:28:00Z">
              <w:r w:rsidRPr="00EB6570">
                <w:rPr>
                  <w:rFonts w:eastAsia="Times New Roman" w:cs="Times New Roman"/>
                  <w:color w:val="000000"/>
                  <w:lang w:val="en-US" w:eastAsia="en-US"/>
                </w:rPr>
                <w:t xml:space="preserve">priority: high </w:t>
              </w:r>
              <w:r w:rsidRPr="00631A0F">
                <w:rPr>
                  <w:rFonts w:cstheme="minorHAnsi"/>
                  <w:lang w:val="en-GB"/>
                </w:rPr>
                <w:sym w:font="Wingdings" w:char="F0E0"/>
              </w:r>
              <w:r w:rsidRPr="00EB6570">
                <w:rPr>
                  <w:rFonts w:eastAsia="Times New Roman" w:cs="Times New Roman"/>
                  <w:color w:val="000000"/>
                  <w:lang w:val="en-US" w:eastAsia="en-US"/>
                </w:rPr>
                <w:t xml:space="preserve"> Agreeableness: positive; </w:t>
              </w:r>
              <w:r w:rsidRPr="00EB6570">
                <w:rPr>
                  <w:rFonts w:eastAsia="Times New Roman" w:cs="Times New Roman"/>
                  <w:color w:val="000000"/>
                  <w:lang w:val="en-US" w:eastAsia="en-US"/>
                </w:rPr>
                <w:br/>
                <w:t xml:space="preserve">priority: high </w:t>
              </w:r>
              <w:r w:rsidRPr="00631A0F">
                <w:rPr>
                  <w:rFonts w:cstheme="minorHAnsi"/>
                  <w:lang w:val="en-GB"/>
                </w:rPr>
                <w:sym w:font="Wingdings" w:char="F0E0"/>
              </w:r>
              <w:r w:rsidRPr="00EB6570">
                <w:rPr>
                  <w:rFonts w:eastAsia="Times New Roman" w:cs="Times New Roman"/>
                  <w:color w:val="000000"/>
                  <w:lang w:val="en-US" w:eastAsia="en-US"/>
                </w:rPr>
                <w:t xml:space="preserve"> Conscientiousness: positive</w:t>
              </w:r>
            </w:ins>
          </w:p>
        </w:tc>
        <w:tc>
          <w:tcPr>
            <w:tcW w:w="2196" w:type="dxa"/>
            <w:noWrap/>
            <w:hideMark/>
          </w:tcPr>
          <w:p w14:paraId="71EA6807" w14:textId="77777777" w:rsidR="00E50A44" w:rsidRPr="00EB6570" w:rsidRDefault="00E50A44" w:rsidP="00D50DD0">
            <w:pPr>
              <w:autoSpaceDE/>
              <w:spacing w:before="0" w:after="0"/>
              <w:jc w:val="left"/>
              <w:rPr>
                <w:ins w:id="8095" w:author="tedo gogoladze" w:date="2020-01-06T13:28:00Z"/>
                <w:rFonts w:eastAsia="Times New Roman" w:cs="Times New Roman"/>
                <w:color w:val="000000"/>
                <w:lang w:val="en-US" w:eastAsia="en-US"/>
              </w:rPr>
            </w:pPr>
            <w:ins w:id="8096" w:author="tedo gogoladze" w:date="2020-01-06T13:28:00Z">
              <w:r w:rsidRPr="00EB6570">
                <w:rPr>
                  <w:rFonts w:eastAsia="Times New Roman" w:cs="Times New Roman"/>
                  <w:color w:val="000000"/>
                  <w:lang w:val="en-US" w:eastAsia="en-US"/>
                </w:rPr>
                <w:t>Inconsistent</w:t>
              </w:r>
            </w:ins>
          </w:p>
        </w:tc>
      </w:tr>
      <w:tr w:rsidR="00E50A44" w:rsidRPr="00EB6570" w14:paraId="7B3833C6" w14:textId="77777777" w:rsidTr="00D50DD0">
        <w:trPr>
          <w:trHeight w:val="315"/>
          <w:ins w:id="8097" w:author="tedo gogoladze" w:date="2020-01-06T13:28:00Z"/>
        </w:trPr>
        <w:tc>
          <w:tcPr>
            <w:tcW w:w="2196" w:type="dxa"/>
            <w:noWrap/>
            <w:hideMark/>
          </w:tcPr>
          <w:p w14:paraId="1C979872" w14:textId="77777777" w:rsidR="00E50A44" w:rsidRPr="00EB6570" w:rsidRDefault="00E50A44" w:rsidP="00D50DD0">
            <w:pPr>
              <w:autoSpaceDE/>
              <w:spacing w:before="0" w:after="0"/>
              <w:jc w:val="left"/>
              <w:rPr>
                <w:ins w:id="8098" w:author="tedo gogoladze" w:date="2020-01-06T13:28:00Z"/>
                <w:rFonts w:eastAsia="Times New Roman" w:cs="Times New Roman"/>
                <w:color w:val="000000"/>
                <w:lang w:val="en-US" w:eastAsia="en-US"/>
              </w:rPr>
            </w:pPr>
            <w:ins w:id="8099" w:author="tedo gogoladze" w:date="2020-01-06T13:28:00Z">
              <w:r w:rsidRPr="00EB6570">
                <w:rPr>
                  <w:rFonts w:eastAsia="Times New Roman" w:cs="Times New Roman"/>
                  <w:color w:val="000000"/>
                  <w:lang w:val="en-US" w:eastAsia="en-US"/>
                </w:rPr>
                <w:t xml:space="preserve">priority: low </w:t>
              </w:r>
              <w:r w:rsidRPr="00631A0F">
                <w:rPr>
                  <w:rFonts w:cstheme="minorHAnsi"/>
                  <w:lang w:val="en-GB"/>
                </w:rPr>
                <w:sym w:font="Wingdings" w:char="F0E0"/>
              </w:r>
              <w:r>
                <w:rPr>
                  <w:rFonts w:cstheme="minorHAnsi"/>
                  <w:lang w:val="en-GB"/>
                </w:rPr>
                <w:t xml:space="preserve"> </w:t>
              </w:r>
              <w:r w:rsidRPr="00EB6570">
                <w:rPr>
                  <w:rFonts w:eastAsia="Times New Roman" w:cs="Times New Roman"/>
                  <w:color w:val="000000"/>
                  <w:lang w:val="en-US" w:eastAsia="en-US"/>
                </w:rPr>
                <w:t>Perception: intuitive</w:t>
              </w:r>
            </w:ins>
          </w:p>
        </w:tc>
        <w:tc>
          <w:tcPr>
            <w:tcW w:w="2196" w:type="dxa"/>
            <w:hideMark/>
          </w:tcPr>
          <w:p w14:paraId="7EC0024F" w14:textId="77777777" w:rsidR="00E50A44" w:rsidRPr="00EB6570" w:rsidRDefault="00E50A44" w:rsidP="00D50DD0">
            <w:pPr>
              <w:autoSpaceDE/>
              <w:spacing w:before="0" w:after="0"/>
              <w:jc w:val="left"/>
              <w:rPr>
                <w:ins w:id="8100" w:author="tedo gogoladze" w:date="2020-01-06T13:28:00Z"/>
                <w:rFonts w:eastAsia="Times New Roman" w:cs="Times New Roman"/>
                <w:color w:val="000000"/>
                <w:lang w:val="en-US" w:eastAsia="en-US"/>
              </w:rPr>
            </w:pPr>
            <w:ins w:id="8101" w:author="tedo gogoladze" w:date="2020-01-06T13:28:00Z">
              <w:r w:rsidRPr="00EB6570">
                <w:rPr>
                  <w:rFonts w:eastAsia="Times New Roman" w:cs="Times New Roman"/>
                  <w:color w:val="000000"/>
                  <w:lang w:val="en-US" w:eastAsia="en-US"/>
                </w:rPr>
                <w:t xml:space="preserve">Perception: intuitive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Agreeableness</w:t>
              </w:r>
              <w:proofErr w:type="gramEnd"/>
              <w:r w:rsidRPr="00EB6570">
                <w:rPr>
                  <w:rFonts w:eastAsia="Times New Roman" w:cs="Times New Roman"/>
                  <w:color w:val="000000"/>
                  <w:lang w:val="en-US" w:eastAsia="en-US"/>
                </w:rPr>
                <w:t xml:space="preserve">: negative; </w:t>
              </w:r>
              <w:r w:rsidRPr="00EB6570">
                <w:rPr>
                  <w:rFonts w:eastAsia="Times New Roman" w:cs="Times New Roman"/>
                  <w:color w:val="000000"/>
                  <w:lang w:val="en-US" w:eastAsia="en-US"/>
                </w:rPr>
                <w:br/>
                <w:t xml:space="preserve">Perception: intuitive </w:t>
              </w:r>
              <w:r>
                <w:rPr>
                  <w:rFonts w:eastAsia="Times New Roman" w:cs="Times New Roman"/>
                  <w:color w:val="000000"/>
                  <w:lang w:val="en-US" w:eastAsia="en-US"/>
                </w:rPr>
                <w:t>↔</w:t>
              </w:r>
              <w:r w:rsidRPr="00EB6570">
                <w:rPr>
                  <w:rFonts w:eastAsia="Times New Roman" w:cs="Times New Roman"/>
                  <w:color w:val="000000"/>
                  <w:lang w:val="en-US" w:eastAsia="en-US"/>
                </w:rPr>
                <w:t xml:space="preserve">  Conscientiousness: positive</w:t>
              </w:r>
            </w:ins>
          </w:p>
        </w:tc>
        <w:tc>
          <w:tcPr>
            <w:tcW w:w="2196" w:type="dxa"/>
            <w:noWrap/>
            <w:hideMark/>
          </w:tcPr>
          <w:p w14:paraId="27259A0B" w14:textId="77777777" w:rsidR="00E50A44" w:rsidRPr="00EB6570" w:rsidRDefault="00E50A44" w:rsidP="00D50DD0">
            <w:pPr>
              <w:autoSpaceDE/>
              <w:spacing w:before="0" w:after="0"/>
              <w:jc w:val="left"/>
              <w:rPr>
                <w:ins w:id="8102" w:author="tedo gogoladze" w:date="2020-01-06T13:28:00Z"/>
                <w:rFonts w:eastAsia="Times New Roman" w:cs="Times New Roman"/>
                <w:color w:val="000000"/>
                <w:lang w:val="en-US" w:eastAsia="en-US"/>
              </w:rPr>
            </w:pPr>
            <w:ins w:id="8103" w:author="tedo gogoladze" w:date="2020-01-06T13:28:00Z">
              <w:r w:rsidRPr="00EB6570">
                <w:rPr>
                  <w:rFonts w:eastAsia="Times New Roman" w:cs="Times New Roman"/>
                  <w:color w:val="000000"/>
                  <w:lang w:val="en-US" w:eastAsia="en-US"/>
                </w:rPr>
                <w:t xml:space="preserve">priority: low </w:t>
              </w:r>
              <w:r w:rsidRPr="00631A0F">
                <w:rPr>
                  <w:rFonts w:cstheme="minorHAnsi"/>
                  <w:lang w:val="en-GB"/>
                </w:rPr>
                <w:sym w:font="Wingdings" w:char="F0E0"/>
              </w:r>
              <w:r w:rsidRPr="00EB6570">
                <w:rPr>
                  <w:rFonts w:eastAsia="Times New Roman" w:cs="Times New Roman"/>
                  <w:color w:val="000000"/>
                  <w:lang w:val="en-US" w:eastAsia="en-US"/>
                </w:rPr>
                <w:t xml:space="preserve"> Agreeableness: negative; </w:t>
              </w:r>
              <w:r w:rsidRPr="00EB6570">
                <w:rPr>
                  <w:rFonts w:eastAsia="Times New Roman" w:cs="Times New Roman"/>
                  <w:color w:val="000000"/>
                  <w:lang w:val="en-US" w:eastAsia="en-US"/>
                </w:rPr>
                <w:br/>
                <w:t xml:space="preserve">priority: low </w:t>
              </w:r>
              <w:r w:rsidRPr="00631A0F">
                <w:rPr>
                  <w:rFonts w:cstheme="minorHAnsi"/>
                  <w:lang w:val="en-GB"/>
                </w:rPr>
                <w:sym w:font="Wingdings" w:char="F0E0"/>
              </w:r>
              <w:r w:rsidRPr="00EB6570">
                <w:rPr>
                  <w:rFonts w:eastAsia="Times New Roman" w:cs="Times New Roman"/>
                  <w:color w:val="000000"/>
                  <w:lang w:val="en-US" w:eastAsia="en-US"/>
                </w:rPr>
                <w:t xml:space="preserve"> Conscientiousness: positive</w:t>
              </w:r>
            </w:ins>
          </w:p>
        </w:tc>
        <w:tc>
          <w:tcPr>
            <w:tcW w:w="2196" w:type="dxa"/>
            <w:noWrap/>
            <w:hideMark/>
          </w:tcPr>
          <w:p w14:paraId="68936FE3" w14:textId="77777777" w:rsidR="00E50A44" w:rsidRPr="00EB6570" w:rsidRDefault="00E50A44" w:rsidP="00D50DD0">
            <w:pPr>
              <w:autoSpaceDE/>
              <w:spacing w:before="0" w:after="0"/>
              <w:jc w:val="left"/>
              <w:rPr>
                <w:ins w:id="8104" w:author="tedo gogoladze" w:date="2020-01-06T13:28:00Z"/>
                <w:rFonts w:eastAsia="Times New Roman" w:cs="Times New Roman"/>
                <w:color w:val="000000"/>
                <w:lang w:val="en-US" w:eastAsia="en-US"/>
              </w:rPr>
            </w:pPr>
            <w:ins w:id="8105" w:author="tedo gogoladze" w:date="2020-01-06T13:28:00Z">
              <w:r w:rsidRPr="00EB6570">
                <w:rPr>
                  <w:rFonts w:eastAsia="Times New Roman" w:cs="Times New Roman"/>
                  <w:color w:val="000000"/>
                  <w:lang w:val="en-US" w:eastAsia="en-US"/>
                </w:rPr>
                <w:t>Consistent</w:t>
              </w:r>
            </w:ins>
          </w:p>
        </w:tc>
      </w:tr>
      <w:tr w:rsidR="00E50A44" w:rsidRPr="00EB6570" w14:paraId="5E15D254" w14:textId="77777777" w:rsidTr="00D50DD0">
        <w:trPr>
          <w:trHeight w:val="315"/>
          <w:ins w:id="8106" w:author="tedo gogoladze" w:date="2020-01-06T13:28:00Z"/>
        </w:trPr>
        <w:tc>
          <w:tcPr>
            <w:tcW w:w="2196" w:type="dxa"/>
            <w:noWrap/>
            <w:hideMark/>
          </w:tcPr>
          <w:p w14:paraId="36272ABE" w14:textId="77777777" w:rsidR="00E50A44" w:rsidRPr="00EB6570" w:rsidRDefault="00E50A44" w:rsidP="00D50DD0">
            <w:pPr>
              <w:autoSpaceDE/>
              <w:spacing w:before="0" w:after="0"/>
              <w:jc w:val="left"/>
              <w:rPr>
                <w:ins w:id="8107" w:author="tedo gogoladze" w:date="2020-01-06T13:28:00Z"/>
                <w:rFonts w:eastAsia="Times New Roman" w:cs="Times New Roman"/>
                <w:color w:val="000000"/>
                <w:lang w:val="en-US" w:eastAsia="en-US"/>
              </w:rPr>
            </w:pPr>
            <w:ins w:id="8108" w:author="tedo gogoladze" w:date="2020-01-06T13:28:00Z">
              <w:r w:rsidRPr="00EB6570">
                <w:rPr>
                  <w:rFonts w:eastAsia="Times New Roman" w:cs="Times New Roman"/>
                  <w:color w:val="000000"/>
                  <w:lang w:val="en-US" w:eastAsia="en-US"/>
                </w:rPr>
                <w:t xml:space="preserve">time: low </w:t>
              </w:r>
              <w:r w:rsidRPr="00631A0F">
                <w:rPr>
                  <w:rFonts w:cstheme="minorHAnsi"/>
                  <w:lang w:val="en-GB"/>
                </w:rPr>
                <w:sym w:font="Wingdings" w:char="F0E0"/>
              </w:r>
              <w:r w:rsidRPr="00EB6570">
                <w:rPr>
                  <w:rFonts w:eastAsia="Times New Roman" w:cs="Times New Roman"/>
                  <w:color w:val="000000"/>
                  <w:lang w:val="en-US" w:eastAsia="en-US"/>
                </w:rPr>
                <w:t xml:space="preserve"> Perception: intuitive</w:t>
              </w:r>
            </w:ins>
          </w:p>
        </w:tc>
        <w:tc>
          <w:tcPr>
            <w:tcW w:w="2196" w:type="dxa"/>
            <w:hideMark/>
          </w:tcPr>
          <w:p w14:paraId="179F7F96" w14:textId="77777777" w:rsidR="00E50A44" w:rsidRPr="00EB6570" w:rsidRDefault="00E50A44" w:rsidP="00D50DD0">
            <w:pPr>
              <w:autoSpaceDE/>
              <w:spacing w:before="0" w:after="0"/>
              <w:jc w:val="left"/>
              <w:rPr>
                <w:ins w:id="8109" w:author="tedo gogoladze" w:date="2020-01-06T13:28:00Z"/>
                <w:rFonts w:eastAsia="Times New Roman" w:cs="Times New Roman"/>
                <w:color w:val="000000"/>
                <w:lang w:val="en-US" w:eastAsia="en-US"/>
              </w:rPr>
            </w:pPr>
            <w:ins w:id="8110" w:author="tedo gogoladze" w:date="2020-01-06T13:28:00Z">
              <w:r w:rsidRPr="00EB6570">
                <w:rPr>
                  <w:rFonts w:eastAsia="Times New Roman" w:cs="Times New Roman"/>
                  <w:color w:val="000000"/>
                  <w:lang w:val="en-US" w:eastAsia="en-US"/>
                </w:rPr>
                <w:t xml:space="preserve">Perception: intuitive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Agreeableness</w:t>
              </w:r>
              <w:proofErr w:type="gramEnd"/>
              <w:r w:rsidRPr="00EB6570">
                <w:rPr>
                  <w:rFonts w:eastAsia="Times New Roman" w:cs="Times New Roman"/>
                  <w:color w:val="000000"/>
                  <w:lang w:val="en-US" w:eastAsia="en-US"/>
                </w:rPr>
                <w:t xml:space="preserve">: negative; </w:t>
              </w:r>
              <w:r w:rsidRPr="00EB6570">
                <w:rPr>
                  <w:rFonts w:eastAsia="Times New Roman" w:cs="Times New Roman"/>
                  <w:color w:val="000000"/>
                  <w:lang w:val="en-US" w:eastAsia="en-US"/>
                </w:rPr>
                <w:br/>
                <w:t xml:space="preserve">Perception: intuitive </w:t>
              </w:r>
              <w:r>
                <w:rPr>
                  <w:rFonts w:eastAsia="Times New Roman" w:cs="Times New Roman"/>
                  <w:color w:val="000000"/>
                  <w:lang w:val="en-US" w:eastAsia="en-US"/>
                </w:rPr>
                <w:t>↔</w:t>
              </w:r>
              <w:r w:rsidRPr="00EB6570">
                <w:rPr>
                  <w:rFonts w:eastAsia="Times New Roman" w:cs="Times New Roman"/>
                  <w:color w:val="000000"/>
                  <w:lang w:val="en-US" w:eastAsia="en-US"/>
                </w:rPr>
                <w:t xml:space="preserve">  Conscientiousness: positive</w:t>
              </w:r>
            </w:ins>
          </w:p>
        </w:tc>
        <w:tc>
          <w:tcPr>
            <w:tcW w:w="2196" w:type="dxa"/>
            <w:noWrap/>
            <w:hideMark/>
          </w:tcPr>
          <w:p w14:paraId="5CEE58AF" w14:textId="77777777" w:rsidR="00E50A44" w:rsidRPr="00EB6570" w:rsidRDefault="00E50A44" w:rsidP="00D50DD0">
            <w:pPr>
              <w:autoSpaceDE/>
              <w:spacing w:before="0" w:after="0"/>
              <w:jc w:val="left"/>
              <w:rPr>
                <w:ins w:id="8111" w:author="tedo gogoladze" w:date="2020-01-06T13:28:00Z"/>
                <w:rFonts w:eastAsia="Times New Roman" w:cs="Times New Roman"/>
                <w:color w:val="000000"/>
                <w:lang w:val="en-US" w:eastAsia="en-US"/>
              </w:rPr>
            </w:pPr>
            <w:ins w:id="8112" w:author="tedo gogoladze" w:date="2020-01-06T13:28:00Z">
              <w:r w:rsidRPr="00EB6570">
                <w:rPr>
                  <w:rFonts w:eastAsia="Times New Roman" w:cs="Times New Roman"/>
                  <w:color w:val="000000"/>
                  <w:lang w:val="en-US" w:eastAsia="en-US"/>
                </w:rPr>
                <w:t xml:space="preserve">time: low </w:t>
              </w:r>
              <w:r w:rsidRPr="00631A0F">
                <w:rPr>
                  <w:rFonts w:cstheme="minorHAnsi"/>
                  <w:lang w:val="en-GB"/>
                </w:rPr>
                <w:sym w:font="Wingdings" w:char="F0E0"/>
              </w:r>
              <w:r w:rsidRPr="00EB6570">
                <w:rPr>
                  <w:rFonts w:eastAsia="Times New Roman" w:cs="Times New Roman"/>
                  <w:color w:val="000000"/>
                  <w:lang w:val="en-US" w:eastAsia="en-US"/>
                </w:rPr>
                <w:t xml:space="preserve"> Agreeableness: negative; </w:t>
              </w:r>
              <w:r w:rsidRPr="00EB6570">
                <w:rPr>
                  <w:rFonts w:eastAsia="Times New Roman" w:cs="Times New Roman"/>
                  <w:color w:val="000000"/>
                  <w:lang w:val="en-US" w:eastAsia="en-US"/>
                </w:rPr>
                <w:br/>
                <w:t xml:space="preserve">time: low </w:t>
              </w:r>
              <w:r w:rsidRPr="00631A0F">
                <w:rPr>
                  <w:rFonts w:cstheme="minorHAnsi"/>
                  <w:lang w:val="en-GB"/>
                </w:rPr>
                <w:sym w:font="Wingdings" w:char="F0E0"/>
              </w:r>
              <w:r w:rsidRPr="00EB6570">
                <w:rPr>
                  <w:rFonts w:eastAsia="Times New Roman" w:cs="Times New Roman"/>
                  <w:color w:val="000000"/>
                  <w:lang w:val="en-US" w:eastAsia="en-US"/>
                </w:rPr>
                <w:t xml:space="preserve"> Conscientiousness: positive</w:t>
              </w:r>
            </w:ins>
          </w:p>
        </w:tc>
        <w:tc>
          <w:tcPr>
            <w:tcW w:w="2196" w:type="dxa"/>
            <w:noWrap/>
            <w:hideMark/>
          </w:tcPr>
          <w:p w14:paraId="3ECD1E72" w14:textId="77777777" w:rsidR="00E50A44" w:rsidRPr="00EB6570" w:rsidRDefault="00E50A44" w:rsidP="00D50DD0">
            <w:pPr>
              <w:autoSpaceDE/>
              <w:spacing w:before="0" w:after="0"/>
              <w:jc w:val="left"/>
              <w:rPr>
                <w:ins w:id="8113" w:author="tedo gogoladze" w:date="2020-01-06T13:28:00Z"/>
                <w:rFonts w:eastAsia="Times New Roman" w:cs="Times New Roman"/>
                <w:color w:val="000000"/>
                <w:lang w:val="en-US" w:eastAsia="en-US"/>
              </w:rPr>
            </w:pPr>
            <w:ins w:id="8114" w:author="tedo gogoladze" w:date="2020-01-06T13:28:00Z">
              <w:r w:rsidRPr="00EB6570">
                <w:rPr>
                  <w:rFonts w:eastAsia="Times New Roman" w:cs="Times New Roman"/>
                  <w:color w:val="000000"/>
                  <w:lang w:val="en-US" w:eastAsia="en-US"/>
                </w:rPr>
                <w:t>Consistent</w:t>
              </w:r>
            </w:ins>
          </w:p>
        </w:tc>
      </w:tr>
      <w:tr w:rsidR="00E50A44" w:rsidRPr="00EB6570" w14:paraId="6BC7ECD4" w14:textId="77777777" w:rsidTr="00D50DD0">
        <w:trPr>
          <w:trHeight w:val="315"/>
          <w:ins w:id="8115" w:author="tedo gogoladze" w:date="2020-01-06T13:28:00Z"/>
        </w:trPr>
        <w:tc>
          <w:tcPr>
            <w:tcW w:w="2196" w:type="dxa"/>
            <w:noWrap/>
            <w:hideMark/>
          </w:tcPr>
          <w:p w14:paraId="0632D555" w14:textId="77777777" w:rsidR="00E50A44" w:rsidRPr="00EB6570" w:rsidRDefault="00E50A44" w:rsidP="00D50DD0">
            <w:pPr>
              <w:autoSpaceDE/>
              <w:spacing w:before="0" w:after="0"/>
              <w:jc w:val="left"/>
              <w:rPr>
                <w:ins w:id="8116" w:author="tedo gogoladze" w:date="2020-01-06T13:28:00Z"/>
                <w:rFonts w:eastAsia="Times New Roman" w:cs="Times New Roman"/>
                <w:color w:val="000000"/>
                <w:lang w:val="en-US" w:eastAsia="en-US"/>
              </w:rPr>
            </w:pPr>
            <w:ins w:id="8117" w:author="tedo gogoladze" w:date="2020-01-06T13:28:00Z">
              <w:r w:rsidRPr="00EB6570">
                <w:rPr>
                  <w:rFonts w:eastAsia="Times New Roman" w:cs="Times New Roman"/>
                  <w:color w:val="000000"/>
                  <w:lang w:val="en-US" w:eastAsia="en-US"/>
                </w:rPr>
                <w:t xml:space="preserve">time: high </w:t>
              </w:r>
              <w:r w:rsidRPr="00631A0F">
                <w:rPr>
                  <w:rFonts w:cstheme="minorHAnsi"/>
                  <w:lang w:val="en-GB"/>
                </w:rPr>
                <w:sym w:font="Wingdings" w:char="F0E0"/>
              </w:r>
              <w:r w:rsidRPr="00EB6570">
                <w:rPr>
                  <w:rFonts w:eastAsia="Times New Roman" w:cs="Times New Roman"/>
                  <w:color w:val="000000"/>
                  <w:lang w:val="en-US" w:eastAsia="en-US"/>
                </w:rPr>
                <w:t xml:space="preserve"> Perception: sensing</w:t>
              </w:r>
            </w:ins>
          </w:p>
        </w:tc>
        <w:tc>
          <w:tcPr>
            <w:tcW w:w="2196" w:type="dxa"/>
            <w:hideMark/>
          </w:tcPr>
          <w:p w14:paraId="672ED82C" w14:textId="77777777" w:rsidR="00E50A44" w:rsidRPr="00EB6570" w:rsidRDefault="00E50A44" w:rsidP="00D50DD0">
            <w:pPr>
              <w:autoSpaceDE/>
              <w:spacing w:before="0" w:after="0"/>
              <w:jc w:val="left"/>
              <w:rPr>
                <w:ins w:id="8118" w:author="tedo gogoladze" w:date="2020-01-06T13:28:00Z"/>
                <w:rFonts w:eastAsia="Times New Roman" w:cs="Times New Roman"/>
                <w:color w:val="000000"/>
                <w:lang w:val="en-US" w:eastAsia="en-US"/>
              </w:rPr>
            </w:pPr>
            <w:ins w:id="8119" w:author="tedo gogoladze" w:date="2020-01-06T13:28:00Z">
              <w:r w:rsidRPr="00EB6570">
                <w:rPr>
                  <w:rFonts w:eastAsia="Times New Roman" w:cs="Times New Roman"/>
                  <w:color w:val="000000"/>
                  <w:lang w:val="en-US" w:eastAsia="en-US"/>
                </w:rPr>
                <w:t xml:space="preserve">Perception: sensing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Agreeableness</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Perception: sensing </w:t>
              </w:r>
              <w:r>
                <w:rPr>
                  <w:rFonts w:eastAsia="Times New Roman" w:cs="Times New Roman"/>
                  <w:color w:val="000000"/>
                  <w:lang w:val="en-US" w:eastAsia="en-US"/>
                </w:rPr>
                <w:t>↔</w:t>
              </w:r>
              <w:r w:rsidRPr="00EB6570">
                <w:rPr>
                  <w:rFonts w:eastAsia="Times New Roman" w:cs="Times New Roman"/>
                  <w:color w:val="000000"/>
                  <w:lang w:val="en-US" w:eastAsia="en-US"/>
                </w:rPr>
                <w:t xml:space="preserve">  Conscientiousness: positive</w:t>
              </w:r>
            </w:ins>
          </w:p>
        </w:tc>
        <w:tc>
          <w:tcPr>
            <w:tcW w:w="2196" w:type="dxa"/>
            <w:noWrap/>
            <w:hideMark/>
          </w:tcPr>
          <w:p w14:paraId="0B27F5F7" w14:textId="77777777" w:rsidR="00E50A44" w:rsidRPr="00EB6570" w:rsidRDefault="00E50A44" w:rsidP="00D50DD0">
            <w:pPr>
              <w:autoSpaceDE/>
              <w:spacing w:before="0" w:after="0"/>
              <w:jc w:val="left"/>
              <w:rPr>
                <w:ins w:id="8120" w:author="tedo gogoladze" w:date="2020-01-06T13:28:00Z"/>
                <w:rFonts w:eastAsia="Times New Roman" w:cs="Times New Roman"/>
                <w:color w:val="000000"/>
                <w:lang w:val="en-US" w:eastAsia="en-US"/>
              </w:rPr>
            </w:pPr>
            <w:ins w:id="8121" w:author="tedo gogoladze" w:date="2020-01-06T13:28:00Z">
              <w:r w:rsidRPr="00EB6570">
                <w:rPr>
                  <w:rFonts w:eastAsia="Times New Roman" w:cs="Times New Roman"/>
                  <w:color w:val="000000"/>
                  <w:lang w:val="en-US" w:eastAsia="en-US"/>
                </w:rPr>
                <w:t xml:space="preserve">time: high </w:t>
              </w:r>
              <w:r w:rsidRPr="00631A0F">
                <w:rPr>
                  <w:rFonts w:cstheme="minorHAnsi"/>
                  <w:lang w:val="en-GB"/>
                </w:rPr>
                <w:sym w:font="Wingdings" w:char="F0E0"/>
              </w:r>
              <w:r w:rsidRPr="00EB6570">
                <w:rPr>
                  <w:rFonts w:eastAsia="Times New Roman" w:cs="Times New Roman"/>
                  <w:color w:val="000000"/>
                  <w:lang w:val="en-US" w:eastAsia="en-US"/>
                </w:rPr>
                <w:t xml:space="preserve"> Agreeableness: positive; </w:t>
              </w:r>
              <w:r w:rsidRPr="00EB6570">
                <w:rPr>
                  <w:rFonts w:eastAsia="Times New Roman" w:cs="Times New Roman"/>
                  <w:color w:val="000000"/>
                  <w:lang w:val="en-US" w:eastAsia="en-US"/>
                </w:rPr>
                <w:br/>
                <w:t xml:space="preserve">time: high </w:t>
              </w:r>
              <w:r w:rsidRPr="00631A0F">
                <w:rPr>
                  <w:rFonts w:cstheme="minorHAnsi"/>
                  <w:lang w:val="en-GB"/>
                </w:rPr>
                <w:sym w:font="Wingdings" w:char="F0E0"/>
              </w:r>
              <w:r w:rsidRPr="00EB6570">
                <w:rPr>
                  <w:rFonts w:eastAsia="Times New Roman" w:cs="Times New Roman"/>
                  <w:color w:val="000000"/>
                  <w:lang w:val="en-US" w:eastAsia="en-US"/>
                </w:rPr>
                <w:t xml:space="preserve"> Conscientiousness: positive</w:t>
              </w:r>
            </w:ins>
          </w:p>
        </w:tc>
        <w:tc>
          <w:tcPr>
            <w:tcW w:w="2196" w:type="dxa"/>
            <w:noWrap/>
            <w:hideMark/>
          </w:tcPr>
          <w:p w14:paraId="1713C060" w14:textId="77777777" w:rsidR="00E50A44" w:rsidRPr="00EB6570" w:rsidRDefault="00E50A44" w:rsidP="00D50DD0">
            <w:pPr>
              <w:autoSpaceDE/>
              <w:spacing w:before="0" w:after="0"/>
              <w:jc w:val="left"/>
              <w:rPr>
                <w:ins w:id="8122" w:author="tedo gogoladze" w:date="2020-01-06T13:28:00Z"/>
                <w:rFonts w:eastAsia="Times New Roman" w:cs="Times New Roman"/>
                <w:color w:val="000000"/>
                <w:lang w:val="en-US" w:eastAsia="en-US"/>
              </w:rPr>
            </w:pPr>
            <w:ins w:id="8123" w:author="tedo gogoladze" w:date="2020-01-06T13:28:00Z">
              <w:r w:rsidRPr="00EB6570">
                <w:rPr>
                  <w:rFonts w:eastAsia="Times New Roman" w:cs="Times New Roman"/>
                  <w:color w:val="000000"/>
                  <w:lang w:val="en-US" w:eastAsia="en-US"/>
                </w:rPr>
                <w:t>Consistent</w:t>
              </w:r>
            </w:ins>
          </w:p>
        </w:tc>
      </w:tr>
      <w:tr w:rsidR="00E50A44" w:rsidRPr="00EB6570" w14:paraId="3EA8F08E" w14:textId="77777777" w:rsidTr="00D50DD0">
        <w:trPr>
          <w:trHeight w:val="315"/>
          <w:ins w:id="8124" w:author="tedo gogoladze" w:date="2020-01-06T13:28:00Z"/>
        </w:trPr>
        <w:tc>
          <w:tcPr>
            <w:tcW w:w="2196" w:type="dxa"/>
            <w:noWrap/>
            <w:hideMark/>
          </w:tcPr>
          <w:p w14:paraId="6FD56591" w14:textId="77777777" w:rsidR="00E50A44" w:rsidRPr="00EB6570" w:rsidRDefault="00E50A44" w:rsidP="00D50DD0">
            <w:pPr>
              <w:autoSpaceDE/>
              <w:spacing w:before="0" w:after="0"/>
              <w:jc w:val="left"/>
              <w:rPr>
                <w:ins w:id="8125" w:author="tedo gogoladze" w:date="2020-01-06T13:28:00Z"/>
                <w:rFonts w:eastAsia="Times New Roman" w:cs="Times New Roman"/>
                <w:color w:val="000000"/>
                <w:lang w:val="en-US" w:eastAsia="en-US"/>
              </w:rPr>
            </w:pPr>
            <w:ins w:id="8126" w:author="tedo gogoladze" w:date="2020-01-06T13:28:00Z">
              <w:r w:rsidRPr="00EB6570">
                <w:rPr>
                  <w:rFonts w:eastAsia="Times New Roman" w:cs="Times New Roman"/>
                  <w:color w:val="000000"/>
                  <w:lang w:val="en-US" w:eastAsia="en-US"/>
                </w:rPr>
                <w:t xml:space="preserve">status: done </w:t>
              </w:r>
              <w:r w:rsidRPr="00631A0F">
                <w:rPr>
                  <w:rFonts w:cstheme="minorHAnsi"/>
                  <w:lang w:val="en-GB"/>
                </w:rPr>
                <w:sym w:font="Wingdings" w:char="F0E0"/>
              </w:r>
              <w:r w:rsidRPr="00EB6570">
                <w:rPr>
                  <w:rFonts w:eastAsia="Times New Roman" w:cs="Times New Roman"/>
                  <w:color w:val="000000"/>
                  <w:lang w:val="en-US" w:eastAsia="en-US"/>
                </w:rPr>
                <w:t xml:space="preserve"> Perception: intuitive</w:t>
              </w:r>
            </w:ins>
          </w:p>
        </w:tc>
        <w:tc>
          <w:tcPr>
            <w:tcW w:w="2196" w:type="dxa"/>
            <w:hideMark/>
          </w:tcPr>
          <w:p w14:paraId="68A662E2" w14:textId="77777777" w:rsidR="00E50A44" w:rsidRPr="00EB6570" w:rsidRDefault="00E50A44" w:rsidP="00D50DD0">
            <w:pPr>
              <w:autoSpaceDE/>
              <w:spacing w:before="0" w:after="0"/>
              <w:jc w:val="left"/>
              <w:rPr>
                <w:ins w:id="8127" w:author="tedo gogoladze" w:date="2020-01-06T13:28:00Z"/>
                <w:rFonts w:eastAsia="Times New Roman" w:cs="Times New Roman"/>
                <w:color w:val="000000"/>
                <w:lang w:val="en-US" w:eastAsia="en-US"/>
              </w:rPr>
            </w:pPr>
            <w:ins w:id="8128" w:author="tedo gogoladze" w:date="2020-01-06T13:28:00Z">
              <w:r w:rsidRPr="00EB6570">
                <w:rPr>
                  <w:rFonts w:eastAsia="Times New Roman" w:cs="Times New Roman"/>
                  <w:color w:val="000000"/>
                  <w:lang w:val="en-US" w:eastAsia="en-US"/>
                </w:rPr>
                <w:t xml:space="preserve">Perception: intuitive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Agreeableness</w:t>
              </w:r>
              <w:proofErr w:type="gramEnd"/>
              <w:r w:rsidRPr="00EB6570">
                <w:rPr>
                  <w:rFonts w:eastAsia="Times New Roman" w:cs="Times New Roman"/>
                  <w:color w:val="000000"/>
                  <w:lang w:val="en-US" w:eastAsia="en-US"/>
                </w:rPr>
                <w:t xml:space="preserve">: negative; </w:t>
              </w:r>
              <w:r w:rsidRPr="00EB6570">
                <w:rPr>
                  <w:rFonts w:eastAsia="Times New Roman" w:cs="Times New Roman"/>
                  <w:color w:val="000000"/>
                  <w:lang w:val="en-US" w:eastAsia="en-US"/>
                </w:rPr>
                <w:br/>
                <w:t xml:space="preserve">Perception: intuitive </w:t>
              </w:r>
              <w:r>
                <w:rPr>
                  <w:rFonts w:eastAsia="Times New Roman" w:cs="Times New Roman"/>
                  <w:color w:val="000000"/>
                  <w:lang w:val="en-US" w:eastAsia="en-US"/>
                </w:rPr>
                <w:t>↔</w:t>
              </w:r>
              <w:r w:rsidRPr="00EB6570">
                <w:rPr>
                  <w:rFonts w:eastAsia="Times New Roman" w:cs="Times New Roman"/>
                  <w:color w:val="000000"/>
                  <w:lang w:val="en-US" w:eastAsia="en-US"/>
                </w:rPr>
                <w:t xml:space="preserve">  Conscientiousness: positive</w:t>
              </w:r>
            </w:ins>
          </w:p>
        </w:tc>
        <w:tc>
          <w:tcPr>
            <w:tcW w:w="2196" w:type="dxa"/>
            <w:noWrap/>
            <w:hideMark/>
          </w:tcPr>
          <w:p w14:paraId="522C7801" w14:textId="77777777" w:rsidR="00E50A44" w:rsidRPr="00EB6570" w:rsidRDefault="00E50A44" w:rsidP="00D50DD0">
            <w:pPr>
              <w:autoSpaceDE/>
              <w:spacing w:before="0" w:after="0"/>
              <w:jc w:val="left"/>
              <w:rPr>
                <w:ins w:id="8129" w:author="tedo gogoladze" w:date="2020-01-06T13:28:00Z"/>
                <w:rFonts w:eastAsia="Times New Roman" w:cs="Times New Roman"/>
                <w:color w:val="000000"/>
                <w:lang w:val="en-US" w:eastAsia="en-US"/>
              </w:rPr>
            </w:pPr>
            <w:ins w:id="8130" w:author="tedo gogoladze" w:date="2020-01-06T13:28:00Z">
              <w:r w:rsidRPr="00EB6570">
                <w:rPr>
                  <w:rFonts w:eastAsia="Times New Roman" w:cs="Times New Roman"/>
                  <w:color w:val="000000"/>
                  <w:lang w:val="en-US" w:eastAsia="en-US"/>
                </w:rPr>
                <w:t xml:space="preserve">status: done </w:t>
              </w:r>
              <w:r w:rsidRPr="00631A0F">
                <w:rPr>
                  <w:rFonts w:cstheme="minorHAnsi"/>
                  <w:lang w:val="en-GB"/>
                </w:rPr>
                <w:sym w:font="Wingdings" w:char="F0E0"/>
              </w:r>
              <w:r w:rsidRPr="00EB6570">
                <w:rPr>
                  <w:rFonts w:eastAsia="Times New Roman" w:cs="Times New Roman"/>
                  <w:color w:val="000000"/>
                  <w:lang w:val="en-US" w:eastAsia="en-US"/>
                </w:rPr>
                <w:t xml:space="preserve"> Agreeableness: negative; </w:t>
              </w:r>
              <w:r w:rsidRPr="00EB6570">
                <w:rPr>
                  <w:rFonts w:eastAsia="Times New Roman" w:cs="Times New Roman"/>
                  <w:color w:val="000000"/>
                  <w:lang w:val="en-US" w:eastAsia="en-US"/>
                </w:rPr>
                <w:br/>
                <w:t xml:space="preserve">status: done </w:t>
              </w:r>
              <w:r w:rsidRPr="00631A0F">
                <w:rPr>
                  <w:rFonts w:cstheme="minorHAnsi"/>
                  <w:lang w:val="en-GB"/>
                </w:rPr>
                <w:sym w:font="Wingdings" w:char="F0E0"/>
              </w:r>
              <w:r w:rsidRPr="00EB6570">
                <w:rPr>
                  <w:rFonts w:eastAsia="Times New Roman" w:cs="Times New Roman"/>
                  <w:color w:val="000000"/>
                  <w:lang w:val="en-US" w:eastAsia="en-US"/>
                </w:rPr>
                <w:t xml:space="preserve"> Conscientiousness: positive</w:t>
              </w:r>
            </w:ins>
          </w:p>
        </w:tc>
        <w:tc>
          <w:tcPr>
            <w:tcW w:w="2196" w:type="dxa"/>
            <w:noWrap/>
            <w:hideMark/>
          </w:tcPr>
          <w:p w14:paraId="0F049A87" w14:textId="77777777" w:rsidR="00E50A44" w:rsidRPr="00EB6570" w:rsidRDefault="00E50A44" w:rsidP="00D50DD0">
            <w:pPr>
              <w:autoSpaceDE/>
              <w:spacing w:before="0" w:after="0"/>
              <w:jc w:val="left"/>
              <w:rPr>
                <w:ins w:id="8131" w:author="tedo gogoladze" w:date="2020-01-06T13:28:00Z"/>
                <w:rFonts w:eastAsia="Times New Roman" w:cs="Times New Roman"/>
                <w:color w:val="000000"/>
                <w:lang w:val="en-US" w:eastAsia="en-US"/>
              </w:rPr>
            </w:pPr>
            <w:ins w:id="8132" w:author="tedo gogoladze" w:date="2020-01-06T13:28:00Z">
              <w:r w:rsidRPr="00EB6570">
                <w:rPr>
                  <w:rFonts w:eastAsia="Times New Roman" w:cs="Times New Roman"/>
                  <w:color w:val="000000"/>
                  <w:lang w:val="en-US" w:eastAsia="en-US"/>
                </w:rPr>
                <w:t>Consistent</w:t>
              </w:r>
            </w:ins>
          </w:p>
        </w:tc>
      </w:tr>
      <w:tr w:rsidR="00E50A44" w:rsidRPr="00EB6570" w14:paraId="37BDDF81" w14:textId="77777777" w:rsidTr="00D50DD0">
        <w:trPr>
          <w:trHeight w:val="315"/>
          <w:ins w:id="8133" w:author="tedo gogoladze" w:date="2020-01-06T13:28:00Z"/>
        </w:trPr>
        <w:tc>
          <w:tcPr>
            <w:tcW w:w="2196" w:type="dxa"/>
            <w:noWrap/>
            <w:hideMark/>
          </w:tcPr>
          <w:p w14:paraId="7221444F" w14:textId="77777777" w:rsidR="00E50A44" w:rsidRPr="00EB6570" w:rsidRDefault="00E50A44" w:rsidP="00D50DD0">
            <w:pPr>
              <w:autoSpaceDE/>
              <w:spacing w:before="0" w:after="0"/>
              <w:jc w:val="left"/>
              <w:rPr>
                <w:ins w:id="8134" w:author="tedo gogoladze" w:date="2020-01-06T13:28:00Z"/>
                <w:rFonts w:eastAsia="Times New Roman" w:cs="Times New Roman"/>
                <w:color w:val="000000"/>
                <w:lang w:val="en-US" w:eastAsia="en-US"/>
              </w:rPr>
            </w:pPr>
            <w:ins w:id="8135" w:author="tedo gogoladze" w:date="2020-01-06T13:28:00Z">
              <w:r w:rsidRPr="00EB6570">
                <w:rPr>
                  <w:rFonts w:eastAsia="Times New Roman" w:cs="Times New Roman"/>
                  <w:color w:val="000000"/>
                  <w:lang w:val="en-US" w:eastAsia="en-US"/>
                </w:rPr>
                <w:t xml:space="preserve">Perception: intuitive </w:t>
              </w:r>
              <w:r w:rsidRPr="00631A0F">
                <w:rPr>
                  <w:rFonts w:cstheme="minorHAnsi"/>
                  <w:lang w:val="en-GB"/>
                </w:rPr>
                <w:sym w:font="Wingdings" w:char="F0E0"/>
              </w:r>
              <w:r w:rsidRPr="00EB6570">
                <w:rPr>
                  <w:rFonts w:eastAsia="Times New Roman" w:cs="Times New Roman"/>
                  <w:color w:val="000000"/>
                  <w:lang w:val="en-US" w:eastAsia="en-US"/>
                </w:rPr>
                <w:t xml:space="preserve"> time: low</w:t>
              </w:r>
            </w:ins>
          </w:p>
        </w:tc>
        <w:tc>
          <w:tcPr>
            <w:tcW w:w="2196" w:type="dxa"/>
            <w:hideMark/>
          </w:tcPr>
          <w:p w14:paraId="01468AE8" w14:textId="77777777" w:rsidR="00E50A44" w:rsidRPr="00EB6570" w:rsidRDefault="00E50A44" w:rsidP="00D50DD0">
            <w:pPr>
              <w:autoSpaceDE/>
              <w:spacing w:before="0" w:after="0"/>
              <w:jc w:val="left"/>
              <w:rPr>
                <w:ins w:id="8136" w:author="tedo gogoladze" w:date="2020-01-06T13:28:00Z"/>
                <w:rFonts w:eastAsia="Times New Roman" w:cs="Times New Roman"/>
                <w:color w:val="000000"/>
                <w:lang w:val="en-US" w:eastAsia="en-US"/>
              </w:rPr>
            </w:pPr>
            <w:ins w:id="8137" w:author="tedo gogoladze" w:date="2020-01-06T13:28:00Z">
              <w:r w:rsidRPr="00EB6570">
                <w:rPr>
                  <w:rFonts w:eastAsia="Times New Roman" w:cs="Times New Roman"/>
                  <w:color w:val="000000"/>
                  <w:lang w:val="en-US" w:eastAsia="en-US"/>
                </w:rPr>
                <w:t xml:space="preserve">Perception: intuitive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Agreeableness</w:t>
              </w:r>
              <w:proofErr w:type="gramEnd"/>
              <w:r w:rsidRPr="00EB6570">
                <w:rPr>
                  <w:rFonts w:eastAsia="Times New Roman" w:cs="Times New Roman"/>
                  <w:color w:val="000000"/>
                  <w:lang w:val="en-US" w:eastAsia="en-US"/>
                </w:rPr>
                <w:t xml:space="preserve">: negative; </w:t>
              </w:r>
              <w:r w:rsidRPr="00EB6570">
                <w:rPr>
                  <w:rFonts w:eastAsia="Times New Roman" w:cs="Times New Roman"/>
                  <w:color w:val="000000"/>
                  <w:lang w:val="en-US" w:eastAsia="en-US"/>
                </w:rPr>
                <w:br/>
                <w:t xml:space="preserve">Perception: intuitive </w:t>
              </w:r>
              <w:r>
                <w:rPr>
                  <w:rFonts w:eastAsia="Times New Roman" w:cs="Times New Roman"/>
                  <w:color w:val="000000"/>
                  <w:lang w:val="en-US" w:eastAsia="en-US"/>
                </w:rPr>
                <w:t>↔</w:t>
              </w:r>
              <w:r w:rsidRPr="00EB6570">
                <w:rPr>
                  <w:rFonts w:eastAsia="Times New Roman" w:cs="Times New Roman"/>
                  <w:color w:val="000000"/>
                  <w:lang w:val="en-US" w:eastAsia="en-US"/>
                </w:rPr>
                <w:t xml:space="preserve">  Conscientiousness: positive</w:t>
              </w:r>
            </w:ins>
          </w:p>
        </w:tc>
        <w:tc>
          <w:tcPr>
            <w:tcW w:w="2196" w:type="dxa"/>
            <w:noWrap/>
            <w:hideMark/>
          </w:tcPr>
          <w:p w14:paraId="0A4B91AB" w14:textId="77777777" w:rsidR="00E50A44" w:rsidRPr="00EB6570" w:rsidRDefault="00E50A44" w:rsidP="00D50DD0">
            <w:pPr>
              <w:autoSpaceDE/>
              <w:spacing w:before="0" w:after="0"/>
              <w:jc w:val="left"/>
              <w:rPr>
                <w:ins w:id="8138" w:author="tedo gogoladze" w:date="2020-01-06T13:28:00Z"/>
                <w:rFonts w:eastAsia="Times New Roman" w:cs="Times New Roman"/>
                <w:color w:val="000000"/>
                <w:lang w:val="en-US" w:eastAsia="en-US"/>
              </w:rPr>
            </w:pPr>
            <w:ins w:id="8139" w:author="tedo gogoladze" w:date="2020-01-06T13:28:00Z">
              <w:r w:rsidRPr="00EB6570">
                <w:rPr>
                  <w:rFonts w:eastAsia="Times New Roman" w:cs="Times New Roman"/>
                  <w:color w:val="000000"/>
                  <w:lang w:val="en-US" w:eastAsia="en-US"/>
                </w:rPr>
                <w:t xml:space="preserve">Agreeableness: negative </w:t>
              </w:r>
              <w:r w:rsidRPr="00631A0F">
                <w:rPr>
                  <w:rFonts w:cstheme="minorHAnsi"/>
                  <w:lang w:val="en-GB"/>
                </w:rPr>
                <w:sym w:font="Wingdings" w:char="F0E0"/>
              </w:r>
              <w:r w:rsidRPr="00EB6570">
                <w:rPr>
                  <w:rFonts w:eastAsia="Times New Roman" w:cs="Times New Roman"/>
                  <w:color w:val="000000"/>
                  <w:lang w:val="en-US" w:eastAsia="en-US"/>
                </w:rPr>
                <w:t xml:space="preserve"> time: low; </w:t>
              </w:r>
              <w:r w:rsidRPr="00EB6570">
                <w:rPr>
                  <w:rFonts w:eastAsia="Times New Roman" w:cs="Times New Roman"/>
                  <w:color w:val="000000"/>
                  <w:lang w:val="en-US" w:eastAsia="en-US"/>
                </w:rPr>
                <w:br/>
                <w:t xml:space="preserve">Conscientiousness: positive </w:t>
              </w:r>
              <w:r w:rsidRPr="00631A0F">
                <w:rPr>
                  <w:rFonts w:cstheme="minorHAnsi"/>
                  <w:lang w:val="en-GB"/>
                </w:rPr>
                <w:sym w:font="Wingdings" w:char="F0E0"/>
              </w:r>
              <w:r w:rsidRPr="00EB6570">
                <w:rPr>
                  <w:rFonts w:eastAsia="Times New Roman" w:cs="Times New Roman"/>
                  <w:color w:val="000000"/>
                  <w:lang w:val="en-US" w:eastAsia="en-US"/>
                </w:rPr>
                <w:t xml:space="preserve"> time: low</w:t>
              </w:r>
            </w:ins>
          </w:p>
        </w:tc>
        <w:tc>
          <w:tcPr>
            <w:tcW w:w="2196" w:type="dxa"/>
            <w:noWrap/>
            <w:hideMark/>
          </w:tcPr>
          <w:p w14:paraId="1020071F" w14:textId="77777777" w:rsidR="00E50A44" w:rsidRPr="00EB6570" w:rsidRDefault="00E50A44" w:rsidP="00D50DD0">
            <w:pPr>
              <w:autoSpaceDE/>
              <w:spacing w:before="0" w:after="0"/>
              <w:jc w:val="left"/>
              <w:rPr>
                <w:ins w:id="8140" w:author="tedo gogoladze" w:date="2020-01-06T13:28:00Z"/>
                <w:rFonts w:eastAsia="Times New Roman" w:cs="Times New Roman"/>
                <w:color w:val="000000"/>
                <w:lang w:val="en-US" w:eastAsia="en-US"/>
              </w:rPr>
            </w:pPr>
            <w:ins w:id="8141" w:author="tedo gogoladze" w:date="2020-01-06T13:28:00Z">
              <w:r w:rsidRPr="00EB6570">
                <w:rPr>
                  <w:rFonts w:eastAsia="Times New Roman" w:cs="Times New Roman"/>
                  <w:color w:val="000000"/>
                  <w:lang w:val="en-US" w:eastAsia="en-US"/>
                </w:rPr>
                <w:t>Consistent</w:t>
              </w:r>
            </w:ins>
          </w:p>
        </w:tc>
      </w:tr>
      <w:tr w:rsidR="00E50A44" w:rsidRPr="00EB6570" w14:paraId="76A4AAA9" w14:textId="77777777" w:rsidTr="00D50DD0">
        <w:trPr>
          <w:trHeight w:val="315"/>
          <w:ins w:id="8142" w:author="tedo gogoladze" w:date="2020-01-06T13:28:00Z"/>
        </w:trPr>
        <w:tc>
          <w:tcPr>
            <w:tcW w:w="2196" w:type="dxa"/>
            <w:noWrap/>
            <w:hideMark/>
          </w:tcPr>
          <w:p w14:paraId="0A3432A4" w14:textId="77777777" w:rsidR="00E50A44" w:rsidRPr="00EB6570" w:rsidRDefault="00E50A44" w:rsidP="00D50DD0">
            <w:pPr>
              <w:autoSpaceDE/>
              <w:spacing w:before="0" w:after="0"/>
              <w:jc w:val="left"/>
              <w:rPr>
                <w:ins w:id="8143" w:author="tedo gogoladze" w:date="2020-01-06T13:28:00Z"/>
                <w:rFonts w:eastAsia="Times New Roman" w:cs="Times New Roman"/>
                <w:color w:val="000000"/>
                <w:lang w:val="en-US" w:eastAsia="en-US"/>
              </w:rPr>
            </w:pPr>
            <w:ins w:id="8144" w:author="tedo gogoladze" w:date="2020-01-06T13:28:00Z">
              <w:r w:rsidRPr="00EB6570">
                <w:rPr>
                  <w:rFonts w:eastAsia="Times New Roman" w:cs="Times New Roman"/>
                  <w:color w:val="000000"/>
                  <w:lang w:val="en-US" w:eastAsia="en-US"/>
                </w:rPr>
                <w:lastRenderedPageBreak/>
                <w:t xml:space="preserve">Perception: intuitive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w:t>
              </w:r>
            </w:ins>
          </w:p>
        </w:tc>
        <w:tc>
          <w:tcPr>
            <w:tcW w:w="2196" w:type="dxa"/>
            <w:hideMark/>
          </w:tcPr>
          <w:p w14:paraId="0F878669" w14:textId="77777777" w:rsidR="00E50A44" w:rsidRPr="00EB6570" w:rsidRDefault="00E50A44" w:rsidP="00D50DD0">
            <w:pPr>
              <w:autoSpaceDE/>
              <w:spacing w:before="0" w:after="0"/>
              <w:jc w:val="left"/>
              <w:rPr>
                <w:ins w:id="8145" w:author="tedo gogoladze" w:date="2020-01-06T13:28:00Z"/>
                <w:rFonts w:eastAsia="Times New Roman" w:cs="Times New Roman"/>
                <w:color w:val="000000"/>
                <w:lang w:val="en-US" w:eastAsia="en-US"/>
              </w:rPr>
            </w:pPr>
            <w:ins w:id="8146" w:author="tedo gogoladze" w:date="2020-01-06T13:28:00Z">
              <w:r w:rsidRPr="00EB6570">
                <w:rPr>
                  <w:rFonts w:eastAsia="Times New Roman" w:cs="Times New Roman"/>
                  <w:color w:val="000000"/>
                  <w:lang w:val="en-US" w:eastAsia="en-US"/>
                </w:rPr>
                <w:t xml:space="preserve">Perception: intuitive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Agreeableness</w:t>
              </w:r>
              <w:proofErr w:type="gramEnd"/>
              <w:r w:rsidRPr="00EB6570">
                <w:rPr>
                  <w:rFonts w:eastAsia="Times New Roman" w:cs="Times New Roman"/>
                  <w:color w:val="000000"/>
                  <w:lang w:val="en-US" w:eastAsia="en-US"/>
                </w:rPr>
                <w:t xml:space="preserve">: negative; </w:t>
              </w:r>
              <w:r w:rsidRPr="00EB6570">
                <w:rPr>
                  <w:rFonts w:eastAsia="Times New Roman" w:cs="Times New Roman"/>
                  <w:color w:val="000000"/>
                  <w:lang w:val="en-US" w:eastAsia="en-US"/>
                </w:rPr>
                <w:br/>
                <w:t xml:space="preserve">Perception: intuitive </w:t>
              </w:r>
              <w:r>
                <w:rPr>
                  <w:rFonts w:eastAsia="Times New Roman" w:cs="Times New Roman"/>
                  <w:color w:val="000000"/>
                  <w:lang w:val="en-US" w:eastAsia="en-US"/>
                </w:rPr>
                <w:t>↔</w:t>
              </w:r>
              <w:r w:rsidRPr="00EB6570">
                <w:rPr>
                  <w:rFonts w:eastAsia="Times New Roman" w:cs="Times New Roman"/>
                  <w:color w:val="000000"/>
                  <w:lang w:val="en-US" w:eastAsia="en-US"/>
                </w:rPr>
                <w:t xml:space="preserve">  Conscientiousness: positive</w:t>
              </w:r>
            </w:ins>
          </w:p>
        </w:tc>
        <w:tc>
          <w:tcPr>
            <w:tcW w:w="2196" w:type="dxa"/>
            <w:noWrap/>
            <w:hideMark/>
          </w:tcPr>
          <w:p w14:paraId="5D3C32E6" w14:textId="77777777" w:rsidR="00E50A44" w:rsidRPr="00EB6570" w:rsidRDefault="00E50A44" w:rsidP="00D50DD0">
            <w:pPr>
              <w:autoSpaceDE/>
              <w:spacing w:before="0" w:after="0"/>
              <w:jc w:val="left"/>
              <w:rPr>
                <w:ins w:id="8147" w:author="tedo gogoladze" w:date="2020-01-06T13:28:00Z"/>
                <w:rFonts w:eastAsia="Times New Roman" w:cs="Times New Roman"/>
                <w:color w:val="000000"/>
                <w:lang w:val="en-US" w:eastAsia="en-US"/>
              </w:rPr>
            </w:pPr>
            <w:ins w:id="8148" w:author="tedo gogoladze" w:date="2020-01-06T13:28:00Z">
              <w:r w:rsidRPr="00EB6570">
                <w:rPr>
                  <w:rFonts w:eastAsia="Times New Roman" w:cs="Times New Roman"/>
                  <w:color w:val="000000"/>
                  <w:lang w:val="en-US" w:eastAsia="en-US"/>
                </w:rPr>
                <w:t xml:space="preserve">Agreeableness: negative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 </w:t>
              </w:r>
              <w:r w:rsidRPr="00EB6570">
                <w:rPr>
                  <w:rFonts w:eastAsia="Times New Roman" w:cs="Times New Roman"/>
                  <w:color w:val="000000"/>
                  <w:lang w:val="en-US" w:eastAsia="en-US"/>
                </w:rPr>
                <w:br/>
                <w:t xml:space="preserve">Conscientiousness: positive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w:t>
              </w:r>
            </w:ins>
          </w:p>
        </w:tc>
        <w:tc>
          <w:tcPr>
            <w:tcW w:w="2196" w:type="dxa"/>
            <w:noWrap/>
            <w:hideMark/>
          </w:tcPr>
          <w:p w14:paraId="697989B4" w14:textId="77777777" w:rsidR="00E50A44" w:rsidRPr="00EB6570" w:rsidRDefault="00E50A44" w:rsidP="00D50DD0">
            <w:pPr>
              <w:autoSpaceDE/>
              <w:spacing w:before="0" w:after="0"/>
              <w:jc w:val="left"/>
              <w:rPr>
                <w:ins w:id="8149" w:author="tedo gogoladze" w:date="2020-01-06T13:28:00Z"/>
                <w:rFonts w:eastAsia="Times New Roman" w:cs="Times New Roman"/>
                <w:color w:val="000000"/>
                <w:lang w:val="en-US" w:eastAsia="en-US"/>
              </w:rPr>
            </w:pPr>
            <w:ins w:id="8150" w:author="tedo gogoladze" w:date="2020-01-06T13:28:00Z">
              <w:r w:rsidRPr="00EB6570">
                <w:rPr>
                  <w:rFonts w:eastAsia="Times New Roman" w:cs="Times New Roman"/>
                  <w:color w:val="000000"/>
                  <w:lang w:val="en-US" w:eastAsia="en-US"/>
                </w:rPr>
                <w:t>Consistent</w:t>
              </w:r>
            </w:ins>
          </w:p>
        </w:tc>
      </w:tr>
      <w:tr w:rsidR="00E50A44" w:rsidRPr="00EB6570" w14:paraId="18E6829D" w14:textId="77777777" w:rsidTr="00D50DD0">
        <w:trPr>
          <w:trHeight w:val="315"/>
          <w:ins w:id="8151" w:author="tedo gogoladze" w:date="2020-01-06T13:28:00Z"/>
        </w:trPr>
        <w:tc>
          <w:tcPr>
            <w:tcW w:w="2196" w:type="dxa"/>
            <w:noWrap/>
            <w:hideMark/>
          </w:tcPr>
          <w:p w14:paraId="2634014B" w14:textId="77777777" w:rsidR="00E50A44" w:rsidRPr="00EB6570" w:rsidRDefault="00E50A44" w:rsidP="00D50DD0">
            <w:pPr>
              <w:autoSpaceDE/>
              <w:spacing w:before="0" w:after="0"/>
              <w:jc w:val="left"/>
              <w:rPr>
                <w:ins w:id="8152" w:author="tedo gogoladze" w:date="2020-01-06T13:28:00Z"/>
                <w:rFonts w:eastAsia="Times New Roman" w:cs="Times New Roman"/>
                <w:color w:val="000000"/>
                <w:lang w:val="en-US" w:eastAsia="en-US"/>
              </w:rPr>
            </w:pPr>
            <w:ins w:id="8153" w:author="tedo gogoladze" w:date="2020-01-06T13:28:00Z">
              <w:r w:rsidRPr="00EB6570">
                <w:rPr>
                  <w:rFonts w:eastAsia="Times New Roman" w:cs="Times New Roman"/>
                  <w:color w:val="000000"/>
                  <w:lang w:val="en-US" w:eastAsia="en-US"/>
                </w:rPr>
                <w:t xml:space="preserve">effort estimation: high </w:t>
              </w:r>
              <w:r w:rsidRPr="00631A0F">
                <w:rPr>
                  <w:rFonts w:cstheme="minorHAnsi"/>
                  <w:lang w:val="en-GB"/>
                </w:rPr>
                <w:sym w:font="Wingdings" w:char="F0E0"/>
              </w:r>
              <w:r w:rsidRPr="00EB6570">
                <w:rPr>
                  <w:rFonts w:eastAsia="Times New Roman" w:cs="Times New Roman"/>
                  <w:color w:val="000000"/>
                  <w:lang w:val="en-US" w:eastAsia="en-US"/>
                </w:rPr>
                <w:t xml:space="preserve"> Perception: intuitive</w:t>
              </w:r>
            </w:ins>
          </w:p>
        </w:tc>
        <w:tc>
          <w:tcPr>
            <w:tcW w:w="2196" w:type="dxa"/>
            <w:hideMark/>
          </w:tcPr>
          <w:p w14:paraId="3422634D" w14:textId="77777777" w:rsidR="00E50A44" w:rsidRPr="00EB6570" w:rsidRDefault="00E50A44" w:rsidP="00D50DD0">
            <w:pPr>
              <w:autoSpaceDE/>
              <w:spacing w:before="0" w:after="0"/>
              <w:jc w:val="left"/>
              <w:rPr>
                <w:ins w:id="8154" w:author="tedo gogoladze" w:date="2020-01-06T13:28:00Z"/>
                <w:rFonts w:eastAsia="Times New Roman" w:cs="Times New Roman"/>
                <w:color w:val="000000"/>
                <w:lang w:val="en-US" w:eastAsia="en-US"/>
              </w:rPr>
            </w:pPr>
            <w:ins w:id="8155" w:author="tedo gogoladze" w:date="2020-01-06T13:28:00Z">
              <w:r w:rsidRPr="00EB6570">
                <w:rPr>
                  <w:rFonts w:eastAsia="Times New Roman" w:cs="Times New Roman"/>
                  <w:color w:val="000000"/>
                  <w:lang w:val="en-US" w:eastAsia="en-US"/>
                </w:rPr>
                <w:t xml:space="preserve">Perception: intuitive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Agreeableness</w:t>
              </w:r>
              <w:proofErr w:type="gramEnd"/>
              <w:r w:rsidRPr="00EB6570">
                <w:rPr>
                  <w:rFonts w:eastAsia="Times New Roman" w:cs="Times New Roman"/>
                  <w:color w:val="000000"/>
                  <w:lang w:val="en-US" w:eastAsia="en-US"/>
                </w:rPr>
                <w:t xml:space="preserve">: negative; </w:t>
              </w:r>
              <w:r w:rsidRPr="00EB6570">
                <w:rPr>
                  <w:rFonts w:eastAsia="Times New Roman" w:cs="Times New Roman"/>
                  <w:color w:val="000000"/>
                  <w:lang w:val="en-US" w:eastAsia="en-US"/>
                </w:rPr>
                <w:br/>
                <w:t xml:space="preserve">Perception: intuitive </w:t>
              </w:r>
              <w:r>
                <w:rPr>
                  <w:rFonts w:eastAsia="Times New Roman" w:cs="Times New Roman"/>
                  <w:color w:val="000000"/>
                  <w:lang w:val="en-US" w:eastAsia="en-US"/>
                </w:rPr>
                <w:t>↔</w:t>
              </w:r>
              <w:r w:rsidRPr="00EB6570">
                <w:rPr>
                  <w:rFonts w:eastAsia="Times New Roman" w:cs="Times New Roman"/>
                  <w:color w:val="000000"/>
                  <w:lang w:val="en-US" w:eastAsia="en-US"/>
                </w:rPr>
                <w:t xml:space="preserve">  Conscientiousness: positive</w:t>
              </w:r>
            </w:ins>
          </w:p>
        </w:tc>
        <w:tc>
          <w:tcPr>
            <w:tcW w:w="2196" w:type="dxa"/>
            <w:noWrap/>
            <w:hideMark/>
          </w:tcPr>
          <w:p w14:paraId="26485EA3" w14:textId="77777777" w:rsidR="00E50A44" w:rsidRPr="00EB6570" w:rsidRDefault="00E50A44" w:rsidP="00D50DD0">
            <w:pPr>
              <w:autoSpaceDE/>
              <w:spacing w:before="0" w:after="0"/>
              <w:jc w:val="left"/>
              <w:rPr>
                <w:ins w:id="8156" w:author="tedo gogoladze" w:date="2020-01-06T13:28:00Z"/>
                <w:rFonts w:eastAsia="Times New Roman" w:cs="Times New Roman"/>
                <w:color w:val="000000"/>
                <w:lang w:val="en-US" w:eastAsia="en-US"/>
              </w:rPr>
            </w:pPr>
            <w:ins w:id="8157" w:author="tedo gogoladze" w:date="2020-01-06T13:28:00Z">
              <w:r w:rsidRPr="00EB6570">
                <w:rPr>
                  <w:rFonts w:eastAsia="Times New Roman" w:cs="Times New Roman"/>
                  <w:color w:val="000000"/>
                  <w:lang w:val="en-US" w:eastAsia="en-US"/>
                </w:rPr>
                <w:t xml:space="preserve">effort estimation: high </w:t>
              </w:r>
              <w:r w:rsidRPr="00631A0F">
                <w:rPr>
                  <w:rFonts w:cstheme="minorHAnsi"/>
                  <w:lang w:val="en-GB"/>
                </w:rPr>
                <w:sym w:font="Wingdings" w:char="F0E0"/>
              </w:r>
              <w:r w:rsidRPr="00EB6570">
                <w:rPr>
                  <w:rFonts w:eastAsia="Times New Roman" w:cs="Times New Roman"/>
                  <w:color w:val="000000"/>
                  <w:lang w:val="en-US" w:eastAsia="en-US"/>
                </w:rPr>
                <w:t xml:space="preserve"> Agreeableness: negative; </w:t>
              </w:r>
              <w:r w:rsidRPr="00EB6570">
                <w:rPr>
                  <w:rFonts w:eastAsia="Times New Roman" w:cs="Times New Roman"/>
                  <w:color w:val="000000"/>
                  <w:lang w:val="en-US" w:eastAsia="en-US"/>
                </w:rPr>
                <w:br/>
                <w:t xml:space="preserve">effort estimation: high </w:t>
              </w:r>
              <w:r w:rsidRPr="00631A0F">
                <w:rPr>
                  <w:rFonts w:cstheme="minorHAnsi"/>
                  <w:lang w:val="en-GB"/>
                </w:rPr>
                <w:sym w:font="Wingdings" w:char="F0E0"/>
              </w:r>
              <w:r w:rsidRPr="00EB6570">
                <w:rPr>
                  <w:rFonts w:eastAsia="Times New Roman" w:cs="Times New Roman"/>
                  <w:color w:val="000000"/>
                  <w:lang w:val="en-US" w:eastAsia="en-US"/>
                </w:rPr>
                <w:t xml:space="preserve"> Conscientiousness: positive</w:t>
              </w:r>
            </w:ins>
          </w:p>
        </w:tc>
        <w:tc>
          <w:tcPr>
            <w:tcW w:w="2196" w:type="dxa"/>
            <w:noWrap/>
            <w:hideMark/>
          </w:tcPr>
          <w:p w14:paraId="416348A4" w14:textId="77777777" w:rsidR="00E50A44" w:rsidRPr="00EB6570" w:rsidRDefault="00E50A44" w:rsidP="00D50DD0">
            <w:pPr>
              <w:autoSpaceDE/>
              <w:spacing w:before="0" w:after="0"/>
              <w:jc w:val="left"/>
              <w:rPr>
                <w:ins w:id="8158" w:author="tedo gogoladze" w:date="2020-01-06T13:28:00Z"/>
                <w:rFonts w:eastAsia="Times New Roman" w:cs="Times New Roman"/>
                <w:color w:val="000000"/>
                <w:lang w:val="en-US" w:eastAsia="en-US"/>
              </w:rPr>
            </w:pPr>
            <w:ins w:id="8159" w:author="tedo gogoladze" w:date="2020-01-06T13:28:00Z">
              <w:r w:rsidRPr="00EB6570">
                <w:rPr>
                  <w:rFonts w:eastAsia="Times New Roman" w:cs="Times New Roman"/>
                  <w:color w:val="000000"/>
                  <w:lang w:val="en-US" w:eastAsia="en-US"/>
                </w:rPr>
                <w:t>Consistent</w:t>
              </w:r>
            </w:ins>
          </w:p>
        </w:tc>
      </w:tr>
      <w:tr w:rsidR="00E50A44" w:rsidRPr="00EB6570" w14:paraId="7E05438B" w14:textId="77777777" w:rsidTr="00D50DD0">
        <w:trPr>
          <w:trHeight w:val="315"/>
          <w:ins w:id="8160" w:author="tedo gogoladze" w:date="2020-01-06T13:28:00Z"/>
        </w:trPr>
        <w:tc>
          <w:tcPr>
            <w:tcW w:w="2196" w:type="dxa"/>
            <w:noWrap/>
            <w:hideMark/>
          </w:tcPr>
          <w:p w14:paraId="5E2D7C01" w14:textId="77777777" w:rsidR="00E50A44" w:rsidRPr="00EB6570" w:rsidRDefault="00E50A44" w:rsidP="00D50DD0">
            <w:pPr>
              <w:autoSpaceDE/>
              <w:spacing w:before="0" w:after="0"/>
              <w:jc w:val="left"/>
              <w:rPr>
                <w:ins w:id="8161" w:author="tedo gogoladze" w:date="2020-01-06T13:28:00Z"/>
                <w:rFonts w:eastAsia="Times New Roman" w:cs="Times New Roman"/>
                <w:color w:val="000000"/>
                <w:lang w:val="en-US" w:eastAsia="en-US"/>
              </w:rPr>
            </w:pPr>
            <w:ins w:id="8162" w:author="tedo gogoladze" w:date="2020-01-06T13:28:00Z">
              <w:r w:rsidRPr="00EB6570">
                <w:rPr>
                  <w:rFonts w:eastAsia="Times New Roman" w:cs="Times New Roman"/>
                  <w:color w:val="000000"/>
                  <w:lang w:val="en-US" w:eastAsia="en-US"/>
                </w:rPr>
                <w:t xml:space="preserve">Perception: sensing </w:t>
              </w:r>
              <w:r w:rsidRPr="00631A0F">
                <w:rPr>
                  <w:rFonts w:cstheme="minorHAnsi"/>
                  <w:lang w:val="en-GB"/>
                </w:rPr>
                <w:sym w:font="Wingdings" w:char="F0E0"/>
              </w:r>
              <w:r w:rsidRPr="00EB6570">
                <w:rPr>
                  <w:rFonts w:eastAsia="Times New Roman" w:cs="Times New Roman"/>
                  <w:color w:val="000000"/>
                  <w:lang w:val="en-US" w:eastAsia="en-US"/>
                </w:rPr>
                <w:t xml:space="preserve"> time: high</w:t>
              </w:r>
            </w:ins>
          </w:p>
        </w:tc>
        <w:tc>
          <w:tcPr>
            <w:tcW w:w="2196" w:type="dxa"/>
            <w:hideMark/>
          </w:tcPr>
          <w:p w14:paraId="11FB0A55" w14:textId="77777777" w:rsidR="00E50A44" w:rsidRPr="00EB6570" w:rsidRDefault="00E50A44" w:rsidP="00D50DD0">
            <w:pPr>
              <w:autoSpaceDE/>
              <w:spacing w:before="0" w:after="0"/>
              <w:jc w:val="left"/>
              <w:rPr>
                <w:ins w:id="8163" w:author="tedo gogoladze" w:date="2020-01-06T13:28:00Z"/>
                <w:rFonts w:eastAsia="Times New Roman" w:cs="Times New Roman"/>
                <w:color w:val="000000"/>
                <w:lang w:val="en-US" w:eastAsia="en-US"/>
              </w:rPr>
            </w:pPr>
            <w:ins w:id="8164" w:author="tedo gogoladze" w:date="2020-01-06T13:28:00Z">
              <w:r w:rsidRPr="00EB6570">
                <w:rPr>
                  <w:rFonts w:eastAsia="Times New Roman" w:cs="Times New Roman"/>
                  <w:color w:val="000000"/>
                  <w:lang w:val="en-US" w:eastAsia="en-US"/>
                </w:rPr>
                <w:t xml:space="preserve">Perception: sensing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Agreeableness</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Perception: sensing </w:t>
              </w:r>
              <w:r>
                <w:rPr>
                  <w:rFonts w:eastAsia="Times New Roman" w:cs="Times New Roman"/>
                  <w:color w:val="000000"/>
                  <w:lang w:val="en-US" w:eastAsia="en-US"/>
                </w:rPr>
                <w:t>↔</w:t>
              </w:r>
              <w:r w:rsidRPr="00EB6570">
                <w:rPr>
                  <w:rFonts w:eastAsia="Times New Roman" w:cs="Times New Roman"/>
                  <w:color w:val="000000"/>
                  <w:lang w:val="en-US" w:eastAsia="en-US"/>
                </w:rPr>
                <w:t xml:space="preserve">  Conscientiousness: positive</w:t>
              </w:r>
            </w:ins>
          </w:p>
        </w:tc>
        <w:tc>
          <w:tcPr>
            <w:tcW w:w="2196" w:type="dxa"/>
            <w:noWrap/>
            <w:hideMark/>
          </w:tcPr>
          <w:p w14:paraId="66C81BCB" w14:textId="77777777" w:rsidR="00E50A44" w:rsidRPr="00EB6570" w:rsidRDefault="00E50A44" w:rsidP="00D50DD0">
            <w:pPr>
              <w:autoSpaceDE/>
              <w:spacing w:before="0" w:after="0"/>
              <w:jc w:val="left"/>
              <w:rPr>
                <w:ins w:id="8165" w:author="tedo gogoladze" w:date="2020-01-06T13:28:00Z"/>
                <w:rFonts w:eastAsia="Times New Roman" w:cs="Times New Roman"/>
                <w:color w:val="000000"/>
                <w:lang w:val="en-US" w:eastAsia="en-US"/>
              </w:rPr>
            </w:pPr>
            <w:ins w:id="8166" w:author="tedo gogoladze" w:date="2020-01-06T13:28:00Z">
              <w:r w:rsidRPr="00EB6570">
                <w:rPr>
                  <w:rFonts w:eastAsia="Times New Roman" w:cs="Times New Roman"/>
                  <w:color w:val="000000"/>
                  <w:lang w:val="en-US" w:eastAsia="en-US"/>
                </w:rPr>
                <w:t xml:space="preserve">Agreeableness: positive </w:t>
              </w:r>
              <w:r w:rsidRPr="00631A0F">
                <w:rPr>
                  <w:rFonts w:cstheme="minorHAnsi"/>
                  <w:lang w:val="en-GB"/>
                </w:rPr>
                <w:sym w:font="Wingdings" w:char="F0E0"/>
              </w:r>
              <w:r w:rsidRPr="00EB6570">
                <w:rPr>
                  <w:rFonts w:eastAsia="Times New Roman" w:cs="Times New Roman"/>
                  <w:color w:val="000000"/>
                  <w:lang w:val="en-US" w:eastAsia="en-US"/>
                </w:rPr>
                <w:t xml:space="preserve"> Actual development time: high; </w:t>
              </w:r>
              <w:r w:rsidRPr="00EB6570">
                <w:rPr>
                  <w:rFonts w:eastAsia="Times New Roman" w:cs="Times New Roman"/>
                  <w:color w:val="000000"/>
                  <w:lang w:val="en-US" w:eastAsia="en-US"/>
                </w:rPr>
                <w:br/>
                <w:t xml:space="preserve">Conscientiousness: positive </w:t>
              </w:r>
              <w:r w:rsidRPr="00631A0F">
                <w:rPr>
                  <w:rFonts w:cstheme="minorHAnsi"/>
                  <w:lang w:val="en-GB"/>
                </w:rPr>
                <w:sym w:font="Wingdings" w:char="F0E0"/>
              </w:r>
              <w:r w:rsidRPr="00EB6570">
                <w:rPr>
                  <w:rFonts w:eastAsia="Times New Roman" w:cs="Times New Roman"/>
                  <w:color w:val="000000"/>
                  <w:lang w:val="en-US" w:eastAsia="en-US"/>
                </w:rPr>
                <w:t xml:space="preserve"> Actual development time: high</w:t>
              </w:r>
            </w:ins>
          </w:p>
        </w:tc>
        <w:tc>
          <w:tcPr>
            <w:tcW w:w="2196" w:type="dxa"/>
            <w:noWrap/>
            <w:hideMark/>
          </w:tcPr>
          <w:p w14:paraId="25DF2E70" w14:textId="77777777" w:rsidR="00E50A44" w:rsidRPr="00EB6570" w:rsidRDefault="00E50A44" w:rsidP="00D50DD0">
            <w:pPr>
              <w:autoSpaceDE/>
              <w:spacing w:before="0" w:after="0"/>
              <w:jc w:val="left"/>
              <w:rPr>
                <w:ins w:id="8167" w:author="tedo gogoladze" w:date="2020-01-06T13:28:00Z"/>
                <w:rFonts w:eastAsia="Times New Roman" w:cs="Times New Roman"/>
                <w:color w:val="000000"/>
                <w:lang w:val="en-US" w:eastAsia="en-US"/>
              </w:rPr>
            </w:pPr>
            <w:ins w:id="8168" w:author="tedo gogoladze" w:date="2020-01-06T13:28:00Z">
              <w:r w:rsidRPr="00EB6570">
                <w:rPr>
                  <w:rFonts w:eastAsia="Times New Roman" w:cs="Times New Roman"/>
                  <w:color w:val="000000"/>
                  <w:lang w:val="en-US" w:eastAsia="en-US"/>
                </w:rPr>
                <w:t>Consistent</w:t>
              </w:r>
            </w:ins>
          </w:p>
        </w:tc>
      </w:tr>
      <w:tr w:rsidR="00E50A44" w:rsidRPr="00EB6570" w14:paraId="3ED38096" w14:textId="77777777" w:rsidTr="00D50DD0">
        <w:trPr>
          <w:trHeight w:val="315"/>
          <w:ins w:id="8169" w:author="tedo gogoladze" w:date="2020-01-06T13:28:00Z"/>
        </w:trPr>
        <w:tc>
          <w:tcPr>
            <w:tcW w:w="2196" w:type="dxa"/>
            <w:noWrap/>
            <w:hideMark/>
          </w:tcPr>
          <w:p w14:paraId="2AFD28ED" w14:textId="77777777" w:rsidR="00E50A44" w:rsidRPr="00EB6570" w:rsidRDefault="00E50A44" w:rsidP="00D50DD0">
            <w:pPr>
              <w:autoSpaceDE/>
              <w:spacing w:before="0" w:after="0"/>
              <w:jc w:val="left"/>
              <w:rPr>
                <w:ins w:id="8170" w:author="tedo gogoladze" w:date="2020-01-06T13:28:00Z"/>
                <w:rFonts w:eastAsia="Times New Roman" w:cs="Times New Roman"/>
                <w:color w:val="000000"/>
                <w:lang w:val="en-US" w:eastAsia="en-US"/>
              </w:rPr>
            </w:pPr>
            <w:ins w:id="8171" w:author="tedo gogoladze" w:date="2020-01-06T13:28:00Z">
              <w:r w:rsidRPr="00EB6570">
                <w:rPr>
                  <w:rFonts w:eastAsia="Times New Roman" w:cs="Times New Roman"/>
                  <w:color w:val="000000"/>
                  <w:lang w:val="en-US" w:eastAsia="en-US"/>
                </w:rPr>
                <w:t xml:space="preserve">Perception: sensing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w:t>
              </w:r>
            </w:ins>
          </w:p>
        </w:tc>
        <w:tc>
          <w:tcPr>
            <w:tcW w:w="2196" w:type="dxa"/>
            <w:hideMark/>
          </w:tcPr>
          <w:p w14:paraId="4D17E8A2" w14:textId="77777777" w:rsidR="00E50A44" w:rsidRPr="00EB6570" w:rsidRDefault="00E50A44" w:rsidP="00D50DD0">
            <w:pPr>
              <w:autoSpaceDE/>
              <w:spacing w:before="0" w:after="0"/>
              <w:jc w:val="left"/>
              <w:rPr>
                <w:ins w:id="8172" w:author="tedo gogoladze" w:date="2020-01-06T13:28:00Z"/>
                <w:rFonts w:eastAsia="Times New Roman" w:cs="Times New Roman"/>
                <w:color w:val="000000"/>
                <w:lang w:val="en-US" w:eastAsia="en-US"/>
              </w:rPr>
            </w:pPr>
            <w:ins w:id="8173" w:author="tedo gogoladze" w:date="2020-01-06T13:28:00Z">
              <w:r w:rsidRPr="00EB6570">
                <w:rPr>
                  <w:rFonts w:eastAsia="Times New Roman" w:cs="Times New Roman"/>
                  <w:color w:val="000000"/>
                  <w:lang w:val="en-US" w:eastAsia="en-US"/>
                </w:rPr>
                <w:t xml:space="preserve">Perception: sensing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Agreeableness</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Perception: sensing </w:t>
              </w:r>
              <w:r>
                <w:rPr>
                  <w:rFonts w:eastAsia="Times New Roman" w:cs="Times New Roman"/>
                  <w:color w:val="000000"/>
                  <w:lang w:val="en-US" w:eastAsia="en-US"/>
                </w:rPr>
                <w:t>↔</w:t>
              </w:r>
              <w:r w:rsidRPr="00EB6570">
                <w:rPr>
                  <w:rFonts w:eastAsia="Times New Roman" w:cs="Times New Roman"/>
                  <w:color w:val="000000"/>
                  <w:lang w:val="en-US" w:eastAsia="en-US"/>
                </w:rPr>
                <w:t xml:space="preserve">  Conscientiousness: positive</w:t>
              </w:r>
            </w:ins>
          </w:p>
        </w:tc>
        <w:tc>
          <w:tcPr>
            <w:tcW w:w="2196" w:type="dxa"/>
            <w:noWrap/>
            <w:hideMark/>
          </w:tcPr>
          <w:p w14:paraId="29447535" w14:textId="77777777" w:rsidR="00E50A44" w:rsidRPr="00EB6570" w:rsidRDefault="00E50A44" w:rsidP="00D50DD0">
            <w:pPr>
              <w:autoSpaceDE/>
              <w:spacing w:before="0" w:after="0"/>
              <w:jc w:val="left"/>
              <w:rPr>
                <w:ins w:id="8174" w:author="tedo gogoladze" w:date="2020-01-06T13:28:00Z"/>
                <w:rFonts w:eastAsia="Times New Roman" w:cs="Times New Roman"/>
                <w:color w:val="000000"/>
                <w:lang w:val="en-US" w:eastAsia="en-US"/>
              </w:rPr>
            </w:pPr>
            <w:ins w:id="8175" w:author="tedo gogoladze" w:date="2020-01-06T13:28:00Z">
              <w:r w:rsidRPr="00EB6570">
                <w:rPr>
                  <w:rFonts w:eastAsia="Times New Roman" w:cs="Times New Roman"/>
                  <w:color w:val="000000"/>
                  <w:lang w:val="en-US" w:eastAsia="en-US"/>
                </w:rPr>
                <w:t xml:space="preserve">Agreeableness: positive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 </w:t>
              </w:r>
              <w:r w:rsidRPr="00EB6570">
                <w:rPr>
                  <w:rFonts w:eastAsia="Times New Roman" w:cs="Times New Roman"/>
                  <w:color w:val="000000"/>
                  <w:lang w:val="en-US" w:eastAsia="en-US"/>
                </w:rPr>
                <w:br/>
                <w:t xml:space="preserve">Conscientiousness: positive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w:t>
              </w:r>
            </w:ins>
          </w:p>
        </w:tc>
        <w:tc>
          <w:tcPr>
            <w:tcW w:w="2196" w:type="dxa"/>
            <w:noWrap/>
            <w:hideMark/>
          </w:tcPr>
          <w:p w14:paraId="42512A60" w14:textId="77777777" w:rsidR="00E50A44" w:rsidRPr="00EB6570" w:rsidRDefault="00E50A44" w:rsidP="00D50DD0">
            <w:pPr>
              <w:autoSpaceDE/>
              <w:spacing w:before="0" w:after="0"/>
              <w:jc w:val="left"/>
              <w:rPr>
                <w:ins w:id="8176" w:author="tedo gogoladze" w:date="2020-01-06T13:28:00Z"/>
                <w:rFonts w:eastAsia="Times New Roman" w:cs="Times New Roman"/>
                <w:color w:val="000000"/>
                <w:lang w:val="en-US" w:eastAsia="en-US"/>
              </w:rPr>
            </w:pPr>
            <w:ins w:id="8177" w:author="tedo gogoladze" w:date="2020-01-06T13:28:00Z">
              <w:r w:rsidRPr="00EB6570">
                <w:rPr>
                  <w:rFonts w:eastAsia="Times New Roman" w:cs="Times New Roman"/>
                  <w:color w:val="000000"/>
                  <w:lang w:val="en-US" w:eastAsia="en-US"/>
                </w:rPr>
                <w:t>Inconsistent</w:t>
              </w:r>
            </w:ins>
          </w:p>
        </w:tc>
      </w:tr>
      <w:tr w:rsidR="00E50A44" w:rsidRPr="00EB6570" w14:paraId="01953116" w14:textId="77777777" w:rsidTr="00D50DD0">
        <w:trPr>
          <w:trHeight w:val="315"/>
          <w:ins w:id="8178" w:author="tedo gogoladze" w:date="2020-01-06T13:28:00Z"/>
        </w:trPr>
        <w:tc>
          <w:tcPr>
            <w:tcW w:w="2196" w:type="dxa"/>
            <w:noWrap/>
            <w:hideMark/>
          </w:tcPr>
          <w:p w14:paraId="52F8E0EB" w14:textId="77777777" w:rsidR="00E50A44" w:rsidRPr="00EB6570" w:rsidRDefault="00E50A44" w:rsidP="00D50DD0">
            <w:pPr>
              <w:autoSpaceDE/>
              <w:spacing w:before="0" w:after="0"/>
              <w:jc w:val="left"/>
              <w:rPr>
                <w:ins w:id="8179" w:author="tedo gogoladze" w:date="2020-01-06T13:28:00Z"/>
                <w:rFonts w:eastAsia="Times New Roman" w:cs="Times New Roman"/>
                <w:color w:val="000000"/>
                <w:lang w:val="en-US" w:eastAsia="en-US"/>
              </w:rPr>
            </w:pPr>
            <w:ins w:id="8180" w:author="tedo gogoladze" w:date="2020-01-06T13:28:00Z">
              <w:r w:rsidRPr="00EB6570">
                <w:rPr>
                  <w:rFonts w:eastAsia="Times New Roman" w:cs="Times New Roman"/>
                  <w:color w:val="000000"/>
                  <w:lang w:val="en-US" w:eastAsia="en-US"/>
                </w:rPr>
                <w:t xml:space="preserve">effort estimation: high </w:t>
              </w:r>
              <w:r w:rsidRPr="00631A0F">
                <w:rPr>
                  <w:rFonts w:cstheme="minorHAnsi"/>
                  <w:lang w:val="en-GB"/>
                </w:rPr>
                <w:sym w:font="Wingdings" w:char="F0E0"/>
              </w:r>
              <w:r w:rsidRPr="00EB6570">
                <w:rPr>
                  <w:rFonts w:eastAsia="Times New Roman" w:cs="Times New Roman"/>
                  <w:color w:val="000000"/>
                  <w:lang w:val="en-US" w:eastAsia="en-US"/>
                </w:rPr>
                <w:t xml:space="preserve"> Processing: active</w:t>
              </w:r>
            </w:ins>
          </w:p>
        </w:tc>
        <w:tc>
          <w:tcPr>
            <w:tcW w:w="2196" w:type="dxa"/>
            <w:hideMark/>
          </w:tcPr>
          <w:p w14:paraId="30D97CD3" w14:textId="77777777" w:rsidR="00E50A44" w:rsidRPr="00EB6570" w:rsidRDefault="00E50A44" w:rsidP="00D50DD0">
            <w:pPr>
              <w:autoSpaceDE/>
              <w:spacing w:before="0" w:after="0"/>
              <w:jc w:val="left"/>
              <w:rPr>
                <w:ins w:id="8181" w:author="tedo gogoladze" w:date="2020-01-06T13:28:00Z"/>
                <w:rFonts w:eastAsia="Times New Roman" w:cs="Times New Roman"/>
                <w:color w:val="000000"/>
                <w:lang w:val="en-US" w:eastAsia="en-US"/>
              </w:rPr>
            </w:pPr>
            <w:ins w:id="8182" w:author="tedo gogoladze" w:date="2020-01-06T13:28:00Z">
              <w:r w:rsidRPr="00EB6570">
                <w:rPr>
                  <w:rFonts w:eastAsia="Times New Roman" w:cs="Times New Roman"/>
                  <w:color w:val="000000"/>
                  <w:lang w:val="en-US" w:eastAsia="en-US"/>
                </w:rPr>
                <w:t xml:space="preserve">Processing: active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Extraversion</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Processing: active </w:t>
              </w:r>
              <w:r>
                <w:rPr>
                  <w:rFonts w:eastAsia="Times New Roman" w:cs="Times New Roman"/>
                  <w:color w:val="000000"/>
                  <w:lang w:val="en-US" w:eastAsia="en-US"/>
                </w:rPr>
                <w:t>↔</w:t>
              </w:r>
              <w:r w:rsidRPr="00EB6570">
                <w:rPr>
                  <w:rFonts w:eastAsia="Times New Roman" w:cs="Times New Roman"/>
                  <w:color w:val="000000"/>
                  <w:lang w:val="en-US" w:eastAsia="en-US"/>
                </w:rPr>
                <w:t xml:space="preserve">  openness: positive</w:t>
              </w:r>
            </w:ins>
          </w:p>
        </w:tc>
        <w:tc>
          <w:tcPr>
            <w:tcW w:w="2196" w:type="dxa"/>
            <w:noWrap/>
            <w:hideMark/>
          </w:tcPr>
          <w:p w14:paraId="2296823F" w14:textId="77777777" w:rsidR="00E50A44" w:rsidRPr="00EB6570" w:rsidRDefault="00E50A44" w:rsidP="00D50DD0">
            <w:pPr>
              <w:autoSpaceDE/>
              <w:spacing w:before="0" w:after="0"/>
              <w:jc w:val="left"/>
              <w:rPr>
                <w:ins w:id="8183" w:author="tedo gogoladze" w:date="2020-01-06T13:28:00Z"/>
                <w:rFonts w:eastAsia="Times New Roman" w:cs="Times New Roman"/>
                <w:color w:val="000000"/>
                <w:lang w:val="en-US" w:eastAsia="en-US"/>
              </w:rPr>
            </w:pPr>
            <w:ins w:id="8184" w:author="tedo gogoladze" w:date="2020-01-06T13:28:00Z">
              <w:r w:rsidRPr="00EB6570">
                <w:rPr>
                  <w:rFonts w:eastAsia="Times New Roman" w:cs="Times New Roman"/>
                  <w:color w:val="000000"/>
                  <w:lang w:val="en-US" w:eastAsia="en-US"/>
                </w:rPr>
                <w:t xml:space="preserve">effort estimation: high </w:t>
              </w:r>
              <w:r w:rsidRPr="00631A0F">
                <w:rPr>
                  <w:rFonts w:cstheme="minorHAnsi"/>
                  <w:lang w:val="en-GB"/>
                </w:rPr>
                <w:sym w:font="Wingdings" w:char="F0E0"/>
              </w:r>
              <w:r w:rsidRPr="00EB6570">
                <w:rPr>
                  <w:rFonts w:eastAsia="Times New Roman" w:cs="Times New Roman"/>
                  <w:color w:val="000000"/>
                  <w:lang w:val="en-US" w:eastAsia="en-US"/>
                </w:rPr>
                <w:t xml:space="preserve"> Extraversion: positive; </w:t>
              </w:r>
              <w:r w:rsidRPr="00EB6570">
                <w:rPr>
                  <w:rFonts w:eastAsia="Times New Roman" w:cs="Times New Roman"/>
                  <w:color w:val="000000"/>
                  <w:lang w:val="en-US" w:eastAsia="en-US"/>
                </w:rPr>
                <w:br/>
                <w:t xml:space="preserve">effort estimation: high </w:t>
              </w:r>
              <w:r w:rsidRPr="00631A0F">
                <w:rPr>
                  <w:rFonts w:cstheme="minorHAnsi"/>
                  <w:lang w:val="en-GB"/>
                </w:rPr>
                <w:sym w:font="Wingdings" w:char="F0E0"/>
              </w:r>
              <w:r w:rsidRPr="00EB6570">
                <w:rPr>
                  <w:rFonts w:eastAsia="Times New Roman" w:cs="Times New Roman"/>
                  <w:color w:val="000000"/>
                  <w:lang w:val="en-US" w:eastAsia="en-US"/>
                </w:rPr>
                <w:t xml:space="preserve"> openness: positive</w:t>
              </w:r>
            </w:ins>
          </w:p>
        </w:tc>
        <w:tc>
          <w:tcPr>
            <w:tcW w:w="2196" w:type="dxa"/>
            <w:noWrap/>
            <w:hideMark/>
          </w:tcPr>
          <w:p w14:paraId="030F6B54" w14:textId="77777777" w:rsidR="00E50A44" w:rsidRPr="00EB6570" w:rsidRDefault="00E50A44" w:rsidP="00D50DD0">
            <w:pPr>
              <w:autoSpaceDE/>
              <w:spacing w:before="0" w:after="0"/>
              <w:jc w:val="left"/>
              <w:rPr>
                <w:ins w:id="8185" w:author="tedo gogoladze" w:date="2020-01-06T13:28:00Z"/>
                <w:rFonts w:eastAsia="Times New Roman" w:cs="Times New Roman"/>
                <w:color w:val="000000"/>
                <w:lang w:val="en-US" w:eastAsia="en-US"/>
              </w:rPr>
            </w:pPr>
            <w:ins w:id="8186" w:author="tedo gogoladze" w:date="2020-01-06T13:28:00Z">
              <w:r w:rsidRPr="00EB6570">
                <w:rPr>
                  <w:rFonts w:eastAsia="Times New Roman" w:cs="Times New Roman"/>
                  <w:color w:val="000000"/>
                  <w:lang w:val="en-US" w:eastAsia="en-US"/>
                </w:rPr>
                <w:t>Inconsistent</w:t>
              </w:r>
            </w:ins>
          </w:p>
        </w:tc>
      </w:tr>
      <w:tr w:rsidR="00E50A44" w:rsidRPr="00EB6570" w14:paraId="53E2963C" w14:textId="77777777" w:rsidTr="00D50DD0">
        <w:trPr>
          <w:trHeight w:val="315"/>
          <w:ins w:id="8187" w:author="tedo gogoladze" w:date="2020-01-06T13:28:00Z"/>
        </w:trPr>
        <w:tc>
          <w:tcPr>
            <w:tcW w:w="2196" w:type="dxa"/>
            <w:noWrap/>
            <w:hideMark/>
          </w:tcPr>
          <w:p w14:paraId="5388DBFB" w14:textId="77777777" w:rsidR="00E50A44" w:rsidRPr="00EB6570" w:rsidRDefault="00E50A44" w:rsidP="00D50DD0">
            <w:pPr>
              <w:autoSpaceDE/>
              <w:spacing w:before="0" w:after="0"/>
              <w:jc w:val="left"/>
              <w:rPr>
                <w:ins w:id="8188" w:author="tedo gogoladze" w:date="2020-01-06T13:28:00Z"/>
                <w:rFonts w:eastAsia="Times New Roman" w:cs="Times New Roman"/>
                <w:color w:val="000000"/>
                <w:lang w:val="en-US" w:eastAsia="en-US"/>
              </w:rPr>
            </w:pPr>
            <w:ins w:id="8189" w:author="tedo gogoladze" w:date="2020-01-06T13:28:00Z">
              <w:r w:rsidRPr="00EB6570">
                <w:rPr>
                  <w:rFonts w:eastAsia="Times New Roman" w:cs="Times New Roman"/>
                  <w:color w:val="000000"/>
                  <w:lang w:val="en-US" w:eastAsia="en-US"/>
                </w:rPr>
                <w:t xml:space="preserve">time: low </w:t>
              </w:r>
              <w:r w:rsidRPr="00631A0F">
                <w:rPr>
                  <w:rFonts w:cstheme="minorHAnsi"/>
                  <w:lang w:val="en-GB"/>
                </w:rPr>
                <w:sym w:font="Wingdings" w:char="F0E0"/>
              </w:r>
              <w:r w:rsidRPr="00EB6570">
                <w:rPr>
                  <w:rFonts w:eastAsia="Times New Roman" w:cs="Times New Roman"/>
                  <w:color w:val="000000"/>
                  <w:lang w:val="en-US" w:eastAsia="en-US"/>
                </w:rPr>
                <w:t xml:space="preserve"> Processing: active</w:t>
              </w:r>
            </w:ins>
          </w:p>
        </w:tc>
        <w:tc>
          <w:tcPr>
            <w:tcW w:w="2196" w:type="dxa"/>
            <w:hideMark/>
          </w:tcPr>
          <w:p w14:paraId="446C057E" w14:textId="77777777" w:rsidR="00E50A44" w:rsidRPr="00EB6570" w:rsidRDefault="00E50A44" w:rsidP="00D50DD0">
            <w:pPr>
              <w:autoSpaceDE/>
              <w:spacing w:before="0" w:after="0"/>
              <w:jc w:val="left"/>
              <w:rPr>
                <w:ins w:id="8190" w:author="tedo gogoladze" w:date="2020-01-06T13:28:00Z"/>
                <w:rFonts w:eastAsia="Times New Roman" w:cs="Times New Roman"/>
                <w:color w:val="000000"/>
                <w:lang w:val="en-US" w:eastAsia="en-US"/>
              </w:rPr>
            </w:pPr>
            <w:ins w:id="8191" w:author="tedo gogoladze" w:date="2020-01-06T13:28:00Z">
              <w:r w:rsidRPr="00EB6570">
                <w:rPr>
                  <w:rFonts w:eastAsia="Times New Roman" w:cs="Times New Roman"/>
                  <w:color w:val="000000"/>
                  <w:lang w:val="en-US" w:eastAsia="en-US"/>
                </w:rPr>
                <w:t xml:space="preserve">Processing: active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Extraversion</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Processing: active </w:t>
              </w:r>
              <w:r>
                <w:rPr>
                  <w:rFonts w:eastAsia="Times New Roman" w:cs="Times New Roman"/>
                  <w:color w:val="000000"/>
                  <w:lang w:val="en-US" w:eastAsia="en-US"/>
                </w:rPr>
                <w:t>↔</w:t>
              </w:r>
              <w:r w:rsidRPr="00EB6570">
                <w:rPr>
                  <w:rFonts w:eastAsia="Times New Roman" w:cs="Times New Roman"/>
                  <w:color w:val="000000"/>
                  <w:lang w:val="en-US" w:eastAsia="en-US"/>
                </w:rPr>
                <w:t xml:space="preserve">  openness: positive</w:t>
              </w:r>
            </w:ins>
          </w:p>
        </w:tc>
        <w:tc>
          <w:tcPr>
            <w:tcW w:w="2196" w:type="dxa"/>
            <w:noWrap/>
            <w:hideMark/>
          </w:tcPr>
          <w:p w14:paraId="7F1B8D49" w14:textId="77777777" w:rsidR="00E50A44" w:rsidRPr="00EB6570" w:rsidRDefault="00E50A44" w:rsidP="00D50DD0">
            <w:pPr>
              <w:autoSpaceDE/>
              <w:spacing w:before="0" w:after="0"/>
              <w:jc w:val="left"/>
              <w:rPr>
                <w:ins w:id="8192" w:author="tedo gogoladze" w:date="2020-01-06T13:28:00Z"/>
                <w:rFonts w:eastAsia="Times New Roman" w:cs="Times New Roman"/>
                <w:color w:val="000000"/>
                <w:lang w:val="en-US" w:eastAsia="en-US"/>
              </w:rPr>
            </w:pPr>
            <w:ins w:id="8193" w:author="tedo gogoladze" w:date="2020-01-06T13:28:00Z">
              <w:r w:rsidRPr="00EB6570">
                <w:rPr>
                  <w:rFonts w:eastAsia="Times New Roman" w:cs="Times New Roman"/>
                  <w:color w:val="000000"/>
                  <w:lang w:val="en-US" w:eastAsia="en-US"/>
                </w:rPr>
                <w:t xml:space="preserve">Actual development time: low </w:t>
              </w:r>
              <w:r w:rsidRPr="00631A0F">
                <w:rPr>
                  <w:rFonts w:cstheme="minorHAnsi"/>
                  <w:lang w:val="en-GB"/>
                </w:rPr>
                <w:sym w:font="Wingdings" w:char="F0E0"/>
              </w:r>
              <w:r w:rsidRPr="00EB6570">
                <w:rPr>
                  <w:rFonts w:eastAsia="Times New Roman" w:cs="Times New Roman"/>
                  <w:color w:val="000000"/>
                  <w:lang w:val="en-US" w:eastAsia="en-US"/>
                </w:rPr>
                <w:t xml:space="preserve"> Extraversion: positive; </w:t>
              </w:r>
              <w:r w:rsidRPr="00EB6570">
                <w:rPr>
                  <w:rFonts w:eastAsia="Times New Roman" w:cs="Times New Roman"/>
                  <w:color w:val="000000"/>
                  <w:lang w:val="en-US" w:eastAsia="en-US"/>
                </w:rPr>
                <w:br/>
                <w:t xml:space="preserve">Actual development time: low </w:t>
              </w:r>
              <w:r w:rsidRPr="00631A0F">
                <w:rPr>
                  <w:rFonts w:cstheme="minorHAnsi"/>
                  <w:lang w:val="en-GB"/>
                </w:rPr>
                <w:sym w:font="Wingdings" w:char="F0E0"/>
              </w:r>
              <w:r w:rsidRPr="00EB6570">
                <w:rPr>
                  <w:rFonts w:eastAsia="Times New Roman" w:cs="Times New Roman"/>
                  <w:color w:val="000000"/>
                  <w:lang w:val="en-US" w:eastAsia="en-US"/>
                </w:rPr>
                <w:t xml:space="preserve"> openness: positive</w:t>
              </w:r>
            </w:ins>
          </w:p>
        </w:tc>
        <w:tc>
          <w:tcPr>
            <w:tcW w:w="2196" w:type="dxa"/>
            <w:noWrap/>
            <w:hideMark/>
          </w:tcPr>
          <w:p w14:paraId="5F08138B" w14:textId="77777777" w:rsidR="00E50A44" w:rsidRPr="00EB6570" w:rsidRDefault="00E50A44" w:rsidP="00D50DD0">
            <w:pPr>
              <w:autoSpaceDE/>
              <w:spacing w:before="0" w:after="0"/>
              <w:jc w:val="left"/>
              <w:rPr>
                <w:ins w:id="8194" w:author="tedo gogoladze" w:date="2020-01-06T13:28:00Z"/>
                <w:rFonts w:eastAsia="Times New Roman" w:cs="Times New Roman"/>
                <w:color w:val="000000"/>
                <w:lang w:val="en-US" w:eastAsia="en-US"/>
              </w:rPr>
            </w:pPr>
            <w:ins w:id="8195" w:author="tedo gogoladze" w:date="2020-01-06T13:28:00Z">
              <w:r w:rsidRPr="00EB6570">
                <w:rPr>
                  <w:rFonts w:eastAsia="Times New Roman" w:cs="Times New Roman"/>
                  <w:color w:val="000000"/>
                  <w:lang w:val="en-US" w:eastAsia="en-US"/>
                </w:rPr>
                <w:t>Inconsistent</w:t>
              </w:r>
            </w:ins>
          </w:p>
        </w:tc>
      </w:tr>
      <w:tr w:rsidR="00E50A44" w:rsidRPr="00EB6570" w14:paraId="270A8080" w14:textId="77777777" w:rsidTr="00D50DD0">
        <w:trPr>
          <w:trHeight w:val="315"/>
          <w:ins w:id="8196" w:author="tedo gogoladze" w:date="2020-01-06T13:28:00Z"/>
        </w:trPr>
        <w:tc>
          <w:tcPr>
            <w:tcW w:w="2196" w:type="dxa"/>
            <w:noWrap/>
            <w:hideMark/>
          </w:tcPr>
          <w:p w14:paraId="36AA545D" w14:textId="77777777" w:rsidR="00E50A44" w:rsidRPr="00EB6570" w:rsidRDefault="00E50A44" w:rsidP="00D50DD0">
            <w:pPr>
              <w:autoSpaceDE/>
              <w:spacing w:before="0" w:after="0"/>
              <w:jc w:val="left"/>
              <w:rPr>
                <w:ins w:id="8197" w:author="tedo gogoladze" w:date="2020-01-06T13:28:00Z"/>
                <w:rFonts w:eastAsia="Times New Roman" w:cs="Times New Roman"/>
                <w:color w:val="000000"/>
                <w:lang w:val="en-US" w:eastAsia="en-US"/>
              </w:rPr>
            </w:pPr>
            <w:ins w:id="8198" w:author="tedo gogoladze" w:date="2020-01-06T13:28:00Z">
              <w:r w:rsidRPr="00EB6570">
                <w:rPr>
                  <w:rFonts w:eastAsia="Times New Roman" w:cs="Times New Roman"/>
                  <w:color w:val="000000"/>
                  <w:lang w:val="en-US" w:eastAsia="en-US"/>
                </w:rPr>
                <w:t xml:space="preserve">priority: low </w:t>
              </w:r>
              <w:r w:rsidRPr="00631A0F">
                <w:rPr>
                  <w:rFonts w:cstheme="minorHAnsi"/>
                  <w:lang w:val="en-GB"/>
                </w:rPr>
                <w:sym w:font="Wingdings" w:char="F0E0"/>
              </w:r>
              <w:r w:rsidRPr="00EB6570">
                <w:rPr>
                  <w:rFonts w:eastAsia="Times New Roman" w:cs="Times New Roman"/>
                  <w:color w:val="000000"/>
                  <w:lang w:val="en-US" w:eastAsia="en-US"/>
                </w:rPr>
                <w:t xml:space="preserve"> Processing: active</w:t>
              </w:r>
            </w:ins>
          </w:p>
        </w:tc>
        <w:tc>
          <w:tcPr>
            <w:tcW w:w="2196" w:type="dxa"/>
            <w:hideMark/>
          </w:tcPr>
          <w:p w14:paraId="3F734216" w14:textId="77777777" w:rsidR="00E50A44" w:rsidRPr="00EB6570" w:rsidRDefault="00E50A44" w:rsidP="00D50DD0">
            <w:pPr>
              <w:autoSpaceDE/>
              <w:spacing w:before="0" w:after="0"/>
              <w:jc w:val="left"/>
              <w:rPr>
                <w:ins w:id="8199" w:author="tedo gogoladze" w:date="2020-01-06T13:28:00Z"/>
                <w:rFonts w:eastAsia="Times New Roman" w:cs="Times New Roman"/>
                <w:color w:val="000000"/>
                <w:lang w:val="en-US" w:eastAsia="en-US"/>
              </w:rPr>
            </w:pPr>
            <w:ins w:id="8200" w:author="tedo gogoladze" w:date="2020-01-06T13:28:00Z">
              <w:r w:rsidRPr="00EB6570">
                <w:rPr>
                  <w:rFonts w:eastAsia="Times New Roman" w:cs="Times New Roman"/>
                  <w:color w:val="000000"/>
                  <w:lang w:val="en-US" w:eastAsia="en-US"/>
                </w:rPr>
                <w:t xml:space="preserve">Processing: active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Extraversion</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Processing: active </w:t>
              </w:r>
              <w:r>
                <w:rPr>
                  <w:rFonts w:eastAsia="Times New Roman" w:cs="Times New Roman"/>
                  <w:color w:val="000000"/>
                  <w:lang w:val="en-US" w:eastAsia="en-US"/>
                </w:rPr>
                <w:t>↔</w:t>
              </w:r>
              <w:r w:rsidRPr="00EB6570">
                <w:rPr>
                  <w:rFonts w:eastAsia="Times New Roman" w:cs="Times New Roman"/>
                  <w:color w:val="000000"/>
                  <w:lang w:val="en-US" w:eastAsia="en-US"/>
                </w:rPr>
                <w:t xml:space="preserve">  openness: positive</w:t>
              </w:r>
            </w:ins>
          </w:p>
        </w:tc>
        <w:tc>
          <w:tcPr>
            <w:tcW w:w="2196" w:type="dxa"/>
            <w:noWrap/>
            <w:hideMark/>
          </w:tcPr>
          <w:p w14:paraId="43BB18B7" w14:textId="77777777" w:rsidR="00E50A44" w:rsidRPr="00EB6570" w:rsidRDefault="00E50A44" w:rsidP="00D50DD0">
            <w:pPr>
              <w:autoSpaceDE/>
              <w:spacing w:before="0" w:after="0"/>
              <w:jc w:val="left"/>
              <w:rPr>
                <w:ins w:id="8201" w:author="tedo gogoladze" w:date="2020-01-06T13:28:00Z"/>
                <w:rFonts w:eastAsia="Times New Roman" w:cs="Times New Roman"/>
                <w:color w:val="000000"/>
                <w:lang w:val="en-US" w:eastAsia="en-US"/>
              </w:rPr>
            </w:pPr>
            <w:ins w:id="8202" w:author="tedo gogoladze" w:date="2020-01-06T13:28:00Z">
              <w:r w:rsidRPr="00EB6570">
                <w:rPr>
                  <w:rFonts w:eastAsia="Times New Roman" w:cs="Times New Roman"/>
                  <w:color w:val="000000"/>
                  <w:lang w:val="en-US" w:eastAsia="en-US"/>
                </w:rPr>
                <w:t xml:space="preserve">priority: low </w:t>
              </w:r>
              <w:r w:rsidRPr="00631A0F">
                <w:rPr>
                  <w:rFonts w:cstheme="minorHAnsi"/>
                  <w:lang w:val="en-GB"/>
                </w:rPr>
                <w:sym w:font="Wingdings" w:char="F0E0"/>
              </w:r>
              <w:r w:rsidRPr="00EB6570">
                <w:rPr>
                  <w:rFonts w:eastAsia="Times New Roman" w:cs="Times New Roman"/>
                  <w:color w:val="000000"/>
                  <w:lang w:val="en-US" w:eastAsia="en-US"/>
                </w:rPr>
                <w:t xml:space="preserve"> Extraversion: positive; </w:t>
              </w:r>
              <w:r w:rsidRPr="00EB6570">
                <w:rPr>
                  <w:rFonts w:eastAsia="Times New Roman" w:cs="Times New Roman"/>
                  <w:color w:val="000000"/>
                  <w:lang w:val="en-US" w:eastAsia="en-US"/>
                </w:rPr>
                <w:br/>
                <w:t xml:space="preserve">priority: low </w:t>
              </w:r>
              <w:r w:rsidRPr="00631A0F">
                <w:rPr>
                  <w:rFonts w:cstheme="minorHAnsi"/>
                  <w:lang w:val="en-GB"/>
                </w:rPr>
                <w:sym w:font="Wingdings" w:char="F0E0"/>
              </w:r>
              <w:r w:rsidRPr="00EB6570">
                <w:rPr>
                  <w:rFonts w:eastAsia="Times New Roman" w:cs="Times New Roman"/>
                  <w:color w:val="000000"/>
                  <w:lang w:val="en-US" w:eastAsia="en-US"/>
                </w:rPr>
                <w:t xml:space="preserve"> openness: positive</w:t>
              </w:r>
            </w:ins>
          </w:p>
        </w:tc>
        <w:tc>
          <w:tcPr>
            <w:tcW w:w="2196" w:type="dxa"/>
            <w:noWrap/>
            <w:hideMark/>
          </w:tcPr>
          <w:p w14:paraId="7BAFEC55" w14:textId="77777777" w:rsidR="00E50A44" w:rsidRPr="00EB6570" w:rsidRDefault="00E50A44" w:rsidP="00D50DD0">
            <w:pPr>
              <w:autoSpaceDE/>
              <w:spacing w:before="0" w:after="0"/>
              <w:jc w:val="left"/>
              <w:rPr>
                <w:ins w:id="8203" w:author="tedo gogoladze" w:date="2020-01-06T13:28:00Z"/>
                <w:rFonts w:eastAsia="Times New Roman" w:cs="Times New Roman"/>
                <w:color w:val="000000"/>
                <w:lang w:val="en-US" w:eastAsia="en-US"/>
              </w:rPr>
            </w:pPr>
            <w:ins w:id="8204" w:author="tedo gogoladze" w:date="2020-01-06T13:28:00Z">
              <w:r w:rsidRPr="00EB6570">
                <w:rPr>
                  <w:rFonts w:eastAsia="Times New Roman" w:cs="Times New Roman"/>
                  <w:color w:val="000000"/>
                  <w:lang w:val="en-US" w:eastAsia="en-US"/>
                </w:rPr>
                <w:t>Inconsistent</w:t>
              </w:r>
            </w:ins>
          </w:p>
        </w:tc>
      </w:tr>
      <w:tr w:rsidR="00E50A44" w:rsidRPr="00EB6570" w14:paraId="610D07EC" w14:textId="77777777" w:rsidTr="00D50DD0">
        <w:trPr>
          <w:trHeight w:val="315"/>
          <w:ins w:id="8205" w:author="tedo gogoladze" w:date="2020-01-06T13:28:00Z"/>
        </w:trPr>
        <w:tc>
          <w:tcPr>
            <w:tcW w:w="2196" w:type="dxa"/>
            <w:noWrap/>
            <w:hideMark/>
          </w:tcPr>
          <w:p w14:paraId="58F07FA5" w14:textId="77777777" w:rsidR="00E50A44" w:rsidRPr="00EB6570" w:rsidRDefault="00E50A44" w:rsidP="00D50DD0">
            <w:pPr>
              <w:autoSpaceDE/>
              <w:spacing w:before="0" w:after="0"/>
              <w:jc w:val="left"/>
              <w:rPr>
                <w:ins w:id="8206" w:author="tedo gogoladze" w:date="2020-01-06T13:28:00Z"/>
                <w:rFonts w:eastAsia="Times New Roman" w:cs="Times New Roman"/>
                <w:color w:val="000000"/>
                <w:lang w:val="en-US" w:eastAsia="en-US"/>
              </w:rPr>
            </w:pPr>
            <w:ins w:id="8207" w:author="tedo gogoladze" w:date="2020-01-06T13:28:00Z">
              <w:r w:rsidRPr="00EB6570">
                <w:rPr>
                  <w:rFonts w:eastAsia="Times New Roman" w:cs="Times New Roman"/>
                  <w:color w:val="000000"/>
                  <w:lang w:val="en-US" w:eastAsia="en-US"/>
                </w:rPr>
                <w:t xml:space="preserve">Processing: active </w:t>
              </w:r>
              <w:r w:rsidRPr="00631A0F">
                <w:rPr>
                  <w:rFonts w:cstheme="minorHAnsi"/>
                  <w:lang w:val="en-GB"/>
                </w:rPr>
                <w:sym w:font="Wingdings" w:char="F0E0"/>
              </w:r>
              <w:r w:rsidRPr="00EB6570">
                <w:rPr>
                  <w:rFonts w:eastAsia="Times New Roman" w:cs="Times New Roman"/>
                  <w:color w:val="000000"/>
                  <w:lang w:val="en-US" w:eastAsia="en-US"/>
                </w:rPr>
                <w:t xml:space="preserve"> time: low</w:t>
              </w:r>
            </w:ins>
          </w:p>
        </w:tc>
        <w:tc>
          <w:tcPr>
            <w:tcW w:w="2196" w:type="dxa"/>
            <w:hideMark/>
          </w:tcPr>
          <w:p w14:paraId="1D5DD248" w14:textId="77777777" w:rsidR="00E50A44" w:rsidRPr="00EB6570" w:rsidRDefault="00E50A44" w:rsidP="00D50DD0">
            <w:pPr>
              <w:autoSpaceDE/>
              <w:spacing w:before="0" w:after="0"/>
              <w:jc w:val="left"/>
              <w:rPr>
                <w:ins w:id="8208" w:author="tedo gogoladze" w:date="2020-01-06T13:28:00Z"/>
                <w:rFonts w:eastAsia="Times New Roman" w:cs="Times New Roman"/>
                <w:color w:val="000000"/>
                <w:lang w:val="en-US" w:eastAsia="en-US"/>
              </w:rPr>
            </w:pPr>
            <w:ins w:id="8209" w:author="tedo gogoladze" w:date="2020-01-06T13:28:00Z">
              <w:r w:rsidRPr="00EB6570">
                <w:rPr>
                  <w:rFonts w:eastAsia="Times New Roman" w:cs="Times New Roman"/>
                  <w:color w:val="000000"/>
                  <w:lang w:val="en-US" w:eastAsia="en-US"/>
                </w:rPr>
                <w:t xml:space="preserve">Processing: active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Extraversion</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Processing: active </w:t>
              </w:r>
              <w:r>
                <w:rPr>
                  <w:rFonts w:eastAsia="Times New Roman" w:cs="Times New Roman"/>
                  <w:color w:val="000000"/>
                  <w:lang w:val="en-US" w:eastAsia="en-US"/>
                </w:rPr>
                <w:t>↔</w:t>
              </w:r>
              <w:r w:rsidRPr="00EB6570">
                <w:rPr>
                  <w:rFonts w:eastAsia="Times New Roman" w:cs="Times New Roman"/>
                  <w:color w:val="000000"/>
                  <w:lang w:val="en-US" w:eastAsia="en-US"/>
                </w:rPr>
                <w:t xml:space="preserve">  Openness: positive</w:t>
              </w:r>
            </w:ins>
          </w:p>
        </w:tc>
        <w:tc>
          <w:tcPr>
            <w:tcW w:w="2196" w:type="dxa"/>
            <w:noWrap/>
            <w:hideMark/>
          </w:tcPr>
          <w:p w14:paraId="3358D8DE" w14:textId="77777777" w:rsidR="00E50A44" w:rsidRPr="00EB6570" w:rsidRDefault="00E50A44" w:rsidP="00D50DD0">
            <w:pPr>
              <w:autoSpaceDE/>
              <w:spacing w:before="0" w:after="0"/>
              <w:jc w:val="left"/>
              <w:rPr>
                <w:ins w:id="8210" w:author="tedo gogoladze" w:date="2020-01-06T13:28:00Z"/>
                <w:rFonts w:eastAsia="Times New Roman" w:cs="Times New Roman"/>
                <w:color w:val="000000"/>
                <w:lang w:val="en-US" w:eastAsia="en-US"/>
              </w:rPr>
            </w:pPr>
            <w:ins w:id="8211" w:author="tedo gogoladze" w:date="2020-01-06T13:28:00Z">
              <w:r w:rsidRPr="00EB6570">
                <w:rPr>
                  <w:rFonts w:eastAsia="Times New Roman" w:cs="Times New Roman"/>
                  <w:color w:val="000000"/>
                  <w:lang w:val="en-US" w:eastAsia="en-US"/>
                </w:rPr>
                <w:t xml:space="preserve">Extraversion: positive </w:t>
              </w:r>
              <w:r w:rsidRPr="00631A0F">
                <w:rPr>
                  <w:rFonts w:cstheme="minorHAnsi"/>
                  <w:lang w:val="en-GB"/>
                </w:rPr>
                <w:sym w:font="Wingdings" w:char="F0E0"/>
              </w:r>
              <w:r w:rsidRPr="00EB6570">
                <w:rPr>
                  <w:rFonts w:eastAsia="Times New Roman" w:cs="Times New Roman"/>
                  <w:color w:val="000000"/>
                  <w:lang w:val="en-US" w:eastAsia="en-US"/>
                </w:rPr>
                <w:t xml:space="preserve"> Actual development time: low; </w:t>
              </w:r>
              <w:r w:rsidRPr="00EB6570">
                <w:rPr>
                  <w:rFonts w:eastAsia="Times New Roman" w:cs="Times New Roman"/>
                  <w:color w:val="000000"/>
                  <w:lang w:val="en-US" w:eastAsia="en-US"/>
                </w:rPr>
                <w:br/>
                <w:t xml:space="preserve">Openness: positive </w:t>
              </w:r>
              <w:r w:rsidRPr="00631A0F">
                <w:rPr>
                  <w:rFonts w:cstheme="minorHAnsi"/>
                  <w:lang w:val="en-GB"/>
                </w:rPr>
                <w:lastRenderedPageBreak/>
                <w:sym w:font="Wingdings" w:char="F0E0"/>
              </w:r>
              <w:r w:rsidRPr="00EB6570">
                <w:rPr>
                  <w:rFonts w:eastAsia="Times New Roman" w:cs="Times New Roman"/>
                  <w:color w:val="000000"/>
                  <w:lang w:val="en-US" w:eastAsia="en-US"/>
                </w:rPr>
                <w:t xml:space="preserve"> Actual development time: low</w:t>
              </w:r>
            </w:ins>
          </w:p>
        </w:tc>
        <w:tc>
          <w:tcPr>
            <w:tcW w:w="2196" w:type="dxa"/>
            <w:noWrap/>
            <w:hideMark/>
          </w:tcPr>
          <w:p w14:paraId="728485C7" w14:textId="77777777" w:rsidR="00E50A44" w:rsidRPr="00EB6570" w:rsidRDefault="00E50A44" w:rsidP="00D50DD0">
            <w:pPr>
              <w:autoSpaceDE/>
              <w:spacing w:before="0" w:after="0"/>
              <w:jc w:val="left"/>
              <w:rPr>
                <w:ins w:id="8212" w:author="tedo gogoladze" w:date="2020-01-06T13:28:00Z"/>
                <w:rFonts w:eastAsia="Times New Roman" w:cs="Times New Roman"/>
                <w:color w:val="000000"/>
                <w:lang w:val="en-US" w:eastAsia="en-US"/>
              </w:rPr>
            </w:pPr>
            <w:ins w:id="8213" w:author="tedo gogoladze" w:date="2020-01-06T13:28:00Z">
              <w:r w:rsidRPr="00EB6570">
                <w:rPr>
                  <w:rFonts w:eastAsia="Times New Roman" w:cs="Times New Roman"/>
                  <w:color w:val="000000"/>
                  <w:lang w:val="en-US" w:eastAsia="en-US"/>
                </w:rPr>
                <w:lastRenderedPageBreak/>
                <w:t>Consistent</w:t>
              </w:r>
            </w:ins>
          </w:p>
        </w:tc>
      </w:tr>
      <w:tr w:rsidR="00E50A44" w:rsidRPr="00EB6570" w14:paraId="2F89BF61" w14:textId="77777777" w:rsidTr="00D50DD0">
        <w:trPr>
          <w:trHeight w:val="315"/>
          <w:ins w:id="8214" w:author="tedo gogoladze" w:date="2020-01-06T13:28:00Z"/>
        </w:trPr>
        <w:tc>
          <w:tcPr>
            <w:tcW w:w="2196" w:type="dxa"/>
            <w:noWrap/>
            <w:hideMark/>
          </w:tcPr>
          <w:p w14:paraId="4BF5C07A" w14:textId="77777777" w:rsidR="00E50A44" w:rsidRPr="00EB6570" w:rsidRDefault="00E50A44" w:rsidP="00D50DD0">
            <w:pPr>
              <w:autoSpaceDE/>
              <w:spacing w:before="0" w:after="0"/>
              <w:jc w:val="left"/>
              <w:rPr>
                <w:ins w:id="8215" w:author="tedo gogoladze" w:date="2020-01-06T13:28:00Z"/>
                <w:rFonts w:eastAsia="Times New Roman" w:cs="Times New Roman"/>
                <w:color w:val="000000"/>
                <w:lang w:val="en-US" w:eastAsia="en-US"/>
              </w:rPr>
            </w:pPr>
            <w:ins w:id="8216" w:author="tedo gogoladze" w:date="2020-01-06T13:28:00Z">
              <w:r w:rsidRPr="00EB6570">
                <w:rPr>
                  <w:rFonts w:eastAsia="Times New Roman" w:cs="Times New Roman"/>
                  <w:color w:val="000000"/>
                  <w:lang w:val="en-US" w:eastAsia="en-US"/>
                </w:rPr>
                <w:t xml:space="preserve">Processing: active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w:t>
              </w:r>
            </w:ins>
          </w:p>
        </w:tc>
        <w:tc>
          <w:tcPr>
            <w:tcW w:w="2196" w:type="dxa"/>
            <w:hideMark/>
          </w:tcPr>
          <w:p w14:paraId="2DE5D6B2" w14:textId="77777777" w:rsidR="00E50A44" w:rsidRPr="00EB6570" w:rsidRDefault="00E50A44" w:rsidP="00D50DD0">
            <w:pPr>
              <w:autoSpaceDE/>
              <w:spacing w:before="0" w:after="0"/>
              <w:jc w:val="left"/>
              <w:rPr>
                <w:ins w:id="8217" w:author="tedo gogoladze" w:date="2020-01-06T13:28:00Z"/>
                <w:rFonts w:eastAsia="Times New Roman" w:cs="Times New Roman"/>
                <w:color w:val="000000"/>
                <w:lang w:val="en-US" w:eastAsia="en-US"/>
              </w:rPr>
            </w:pPr>
            <w:ins w:id="8218" w:author="tedo gogoladze" w:date="2020-01-06T13:28:00Z">
              <w:r w:rsidRPr="00EB6570">
                <w:rPr>
                  <w:rFonts w:eastAsia="Times New Roman" w:cs="Times New Roman"/>
                  <w:color w:val="000000"/>
                  <w:lang w:val="en-US" w:eastAsia="en-US"/>
                </w:rPr>
                <w:t xml:space="preserve">Processing: active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Extraversion</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Processing: active </w:t>
              </w:r>
              <w:r>
                <w:rPr>
                  <w:rFonts w:eastAsia="Times New Roman" w:cs="Times New Roman"/>
                  <w:color w:val="000000"/>
                  <w:lang w:val="en-US" w:eastAsia="en-US"/>
                </w:rPr>
                <w:t>↔</w:t>
              </w:r>
              <w:r w:rsidRPr="00EB6570">
                <w:rPr>
                  <w:rFonts w:eastAsia="Times New Roman" w:cs="Times New Roman"/>
                  <w:color w:val="000000"/>
                  <w:lang w:val="en-US" w:eastAsia="en-US"/>
                </w:rPr>
                <w:t xml:space="preserve">  Openness: positive</w:t>
              </w:r>
            </w:ins>
          </w:p>
        </w:tc>
        <w:tc>
          <w:tcPr>
            <w:tcW w:w="2196" w:type="dxa"/>
            <w:noWrap/>
            <w:hideMark/>
          </w:tcPr>
          <w:p w14:paraId="656A445A" w14:textId="77777777" w:rsidR="00E50A44" w:rsidRPr="00EB6570" w:rsidRDefault="00E50A44" w:rsidP="00D50DD0">
            <w:pPr>
              <w:autoSpaceDE/>
              <w:spacing w:before="0" w:after="0"/>
              <w:jc w:val="left"/>
              <w:rPr>
                <w:ins w:id="8219" w:author="tedo gogoladze" w:date="2020-01-06T13:28:00Z"/>
                <w:rFonts w:eastAsia="Times New Roman" w:cs="Times New Roman"/>
                <w:color w:val="000000"/>
                <w:lang w:val="en-US" w:eastAsia="en-US"/>
              </w:rPr>
            </w:pPr>
            <w:ins w:id="8220" w:author="tedo gogoladze" w:date="2020-01-06T13:28:00Z">
              <w:r w:rsidRPr="00EB6570">
                <w:rPr>
                  <w:rFonts w:eastAsia="Times New Roman" w:cs="Times New Roman"/>
                  <w:color w:val="000000"/>
                  <w:lang w:val="en-US" w:eastAsia="en-US"/>
                </w:rPr>
                <w:t xml:space="preserve">Extraversion: positive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 </w:t>
              </w:r>
              <w:r w:rsidRPr="00EB6570">
                <w:rPr>
                  <w:rFonts w:eastAsia="Times New Roman" w:cs="Times New Roman"/>
                  <w:color w:val="000000"/>
                  <w:lang w:val="en-US" w:eastAsia="en-US"/>
                </w:rPr>
                <w:br/>
                <w:t xml:space="preserve">Openness: positive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w:t>
              </w:r>
            </w:ins>
          </w:p>
        </w:tc>
        <w:tc>
          <w:tcPr>
            <w:tcW w:w="2196" w:type="dxa"/>
            <w:noWrap/>
            <w:hideMark/>
          </w:tcPr>
          <w:p w14:paraId="38CD1ACB" w14:textId="77777777" w:rsidR="00E50A44" w:rsidRPr="00EB6570" w:rsidRDefault="00E50A44" w:rsidP="00D50DD0">
            <w:pPr>
              <w:autoSpaceDE/>
              <w:spacing w:before="0" w:after="0"/>
              <w:jc w:val="left"/>
              <w:rPr>
                <w:ins w:id="8221" w:author="tedo gogoladze" w:date="2020-01-06T13:28:00Z"/>
                <w:rFonts w:eastAsia="Times New Roman" w:cs="Times New Roman"/>
                <w:color w:val="000000"/>
                <w:lang w:val="en-US" w:eastAsia="en-US"/>
              </w:rPr>
            </w:pPr>
            <w:ins w:id="8222" w:author="tedo gogoladze" w:date="2020-01-06T13:28:00Z">
              <w:r w:rsidRPr="00EB6570">
                <w:rPr>
                  <w:rFonts w:eastAsia="Times New Roman" w:cs="Times New Roman"/>
                  <w:color w:val="000000"/>
                  <w:lang w:val="en-US" w:eastAsia="en-US"/>
                </w:rPr>
                <w:t>Inconsistent</w:t>
              </w:r>
            </w:ins>
          </w:p>
        </w:tc>
      </w:tr>
      <w:tr w:rsidR="00E50A44" w:rsidRPr="00EB6570" w14:paraId="4A2C4124" w14:textId="77777777" w:rsidTr="00D50DD0">
        <w:trPr>
          <w:trHeight w:val="315"/>
          <w:ins w:id="8223" w:author="tedo gogoladze" w:date="2020-01-06T13:28:00Z"/>
        </w:trPr>
        <w:tc>
          <w:tcPr>
            <w:tcW w:w="2196" w:type="dxa"/>
            <w:noWrap/>
            <w:hideMark/>
          </w:tcPr>
          <w:p w14:paraId="527FB9B7" w14:textId="77777777" w:rsidR="00E50A44" w:rsidRPr="00EB6570" w:rsidRDefault="00E50A44" w:rsidP="00D50DD0">
            <w:pPr>
              <w:autoSpaceDE/>
              <w:spacing w:before="0" w:after="0"/>
              <w:jc w:val="left"/>
              <w:rPr>
                <w:ins w:id="8224" w:author="tedo gogoladze" w:date="2020-01-06T13:28:00Z"/>
                <w:rFonts w:eastAsia="Times New Roman" w:cs="Times New Roman"/>
                <w:color w:val="000000"/>
                <w:lang w:val="en-US" w:eastAsia="en-US"/>
              </w:rPr>
            </w:pPr>
            <w:ins w:id="8225" w:author="tedo gogoladze" w:date="2020-01-06T13:28:00Z">
              <w:r w:rsidRPr="00EB6570">
                <w:rPr>
                  <w:rFonts w:eastAsia="Times New Roman" w:cs="Times New Roman"/>
                  <w:color w:val="000000"/>
                  <w:lang w:val="en-US" w:eastAsia="en-US"/>
                </w:rPr>
                <w:t xml:space="preserve">status: done </w:t>
              </w:r>
              <w:r w:rsidRPr="00631A0F">
                <w:rPr>
                  <w:rFonts w:cstheme="minorHAnsi"/>
                  <w:lang w:val="en-GB"/>
                </w:rPr>
                <w:sym w:font="Wingdings" w:char="F0E0"/>
              </w:r>
              <w:r w:rsidRPr="00EB6570">
                <w:rPr>
                  <w:rFonts w:eastAsia="Times New Roman" w:cs="Times New Roman"/>
                  <w:color w:val="000000"/>
                  <w:lang w:val="en-US" w:eastAsia="en-US"/>
                </w:rPr>
                <w:t xml:space="preserve"> Processing: active</w:t>
              </w:r>
            </w:ins>
          </w:p>
        </w:tc>
        <w:tc>
          <w:tcPr>
            <w:tcW w:w="2196" w:type="dxa"/>
            <w:hideMark/>
          </w:tcPr>
          <w:p w14:paraId="09047448" w14:textId="77777777" w:rsidR="00E50A44" w:rsidRPr="00EB6570" w:rsidRDefault="00E50A44" w:rsidP="00D50DD0">
            <w:pPr>
              <w:autoSpaceDE/>
              <w:spacing w:before="0" w:after="0"/>
              <w:jc w:val="left"/>
              <w:rPr>
                <w:ins w:id="8226" w:author="tedo gogoladze" w:date="2020-01-06T13:28:00Z"/>
                <w:rFonts w:eastAsia="Times New Roman" w:cs="Times New Roman"/>
                <w:color w:val="000000"/>
                <w:lang w:val="en-US" w:eastAsia="en-US"/>
              </w:rPr>
            </w:pPr>
            <w:ins w:id="8227" w:author="tedo gogoladze" w:date="2020-01-06T13:28:00Z">
              <w:r w:rsidRPr="00EB6570">
                <w:rPr>
                  <w:rFonts w:eastAsia="Times New Roman" w:cs="Times New Roman"/>
                  <w:color w:val="000000"/>
                  <w:lang w:val="en-US" w:eastAsia="en-US"/>
                </w:rPr>
                <w:t xml:space="preserve">Processing: active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Extraversion</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Processing: active </w:t>
              </w:r>
              <w:r>
                <w:rPr>
                  <w:rFonts w:eastAsia="Times New Roman" w:cs="Times New Roman"/>
                  <w:color w:val="000000"/>
                  <w:lang w:val="en-US" w:eastAsia="en-US"/>
                </w:rPr>
                <w:t>↔</w:t>
              </w:r>
              <w:r w:rsidRPr="00EB6570">
                <w:rPr>
                  <w:rFonts w:eastAsia="Times New Roman" w:cs="Times New Roman"/>
                  <w:color w:val="000000"/>
                  <w:lang w:val="en-US" w:eastAsia="en-US"/>
                </w:rPr>
                <w:t xml:space="preserve">  openness: positive</w:t>
              </w:r>
            </w:ins>
          </w:p>
        </w:tc>
        <w:tc>
          <w:tcPr>
            <w:tcW w:w="2196" w:type="dxa"/>
            <w:noWrap/>
            <w:hideMark/>
          </w:tcPr>
          <w:p w14:paraId="0AED969F" w14:textId="77777777" w:rsidR="00E50A44" w:rsidRPr="00EB6570" w:rsidRDefault="00E50A44" w:rsidP="00D50DD0">
            <w:pPr>
              <w:autoSpaceDE/>
              <w:spacing w:before="0" w:after="0"/>
              <w:jc w:val="left"/>
              <w:rPr>
                <w:ins w:id="8228" w:author="tedo gogoladze" w:date="2020-01-06T13:28:00Z"/>
                <w:rFonts w:eastAsia="Times New Roman" w:cs="Times New Roman"/>
                <w:color w:val="000000"/>
                <w:lang w:val="en-US" w:eastAsia="en-US"/>
              </w:rPr>
            </w:pPr>
            <w:ins w:id="8229" w:author="tedo gogoladze" w:date="2020-01-06T13:28:00Z">
              <w:r w:rsidRPr="00EB6570">
                <w:rPr>
                  <w:rFonts w:eastAsia="Times New Roman" w:cs="Times New Roman"/>
                  <w:color w:val="000000"/>
                  <w:lang w:val="en-US" w:eastAsia="en-US"/>
                </w:rPr>
                <w:t xml:space="preserve">status: done </w:t>
              </w:r>
              <w:r w:rsidRPr="00631A0F">
                <w:rPr>
                  <w:rFonts w:cstheme="minorHAnsi"/>
                  <w:lang w:val="en-GB"/>
                </w:rPr>
                <w:sym w:font="Wingdings" w:char="F0E0"/>
              </w:r>
              <w:r w:rsidRPr="00EB6570">
                <w:rPr>
                  <w:rFonts w:eastAsia="Times New Roman" w:cs="Times New Roman"/>
                  <w:color w:val="000000"/>
                  <w:lang w:val="en-US" w:eastAsia="en-US"/>
                </w:rPr>
                <w:t xml:space="preserve"> Extraversion: positive; </w:t>
              </w:r>
              <w:r w:rsidRPr="00EB6570">
                <w:rPr>
                  <w:rFonts w:eastAsia="Times New Roman" w:cs="Times New Roman"/>
                  <w:color w:val="000000"/>
                  <w:lang w:val="en-US" w:eastAsia="en-US"/>
                </w:rPr>
                <w:br/>
                <w:t xml:space="preserve">status: done </w:t>
              </w:r>
              <w:r w:rsidRPr="00631A0F">
                <w:rPr>
                  <w:rFonts w:cstheme="minorHAnsi"/>
                  <w:lang w:val="en-GB"/>
                </w:rPr>
                <w:sym w:font="Wingdings" w:char="F0E0"/>
              </w:r>
              <w:r w:rsidRPr="00EB6570">
                <w:rPr>
                  <w:rFonts w:eastAsia="Times New Roman" w:cs="Times New Roman"/>
                  <w:color w:val="000000"/>
                  <w:lang w:val="en-US" w:eastAsia="en-US"/>
                </w:rPr>
                <w:t xml:space="preserve"> openness: positive</w:t>
              </w:r>
            </w:ins>
          </w:p>
        </w:tc>
        <w:tc>
          <w:tcPr>
            <w:tcW w:w="2196" w:type="dxa"/>
            <w:noWrap/>
            <w:hideMark/>
          </w:tcPr>
          <w:p w14:paraId="57B80888" w14:textId="77777777" w:rsidR="00E50A44" w:rsidRPr="00EB6570" w:rsidRDefault="00E50A44" w:rsidP="00D50DD0">
            <w:pPr>
              <w:autoSpaceDE/>
              <w:spacing w:before="0" w:after="0"/>
              <w:jc w:val="left"/>
              <w:rPr>
                <w:ins w:id="8230" w:author="tedo gogoladze" w:date="2020-01-06T13:28:00Z"/>
                <w:rFonts w:eastAsia="Times New Roman" w:cs="Times New Roman"/>
                <w:color w:val="000000"/>
                <w:lang w:val="en-US" w:eastAsia="en-US"/>
              </w:rPr>
            </w:pPr>
            <w:ins w:id="8231" w:author="tedo gogoladze" w:date="2020-01-06T13:28:00Z">
              <w:r w:rsidRPr="00EB6570">
                <w:rPr>
                  <w:rFonts w:eastAsia="Times New Roman" w:cs="Times New Roman"/>
                  <w:color w:val="000000"/>
                  <w:lang w:val="en-US" w:eastAsia="en-US"/>
                </w:rPr>
                <w:t>Inconsistent</w:t>
              </w:r>
            </w:ins>
          </w:p>
        </w:tc>
      </w:tr>
      <w:tr w:rsidR="00E50A44" w:rsidRPr="00EB6570" w14:paraId="3D4F2200" w14:textId="77777777" w:rsidTr="00D50DD0">
        <w:trPr>
          <w:trHeight w:val="315"/>
          <w:ins w:id="8232" w:author="tedo gogoladze" w:date="2020-01-06T13:28:00Z"/>
        </w:trPr>
        <w:tc>
          <w:tcPr>
            <w:tcW w:w="2196" w:type="dxa"/>
            <w:noWrap/>
            <w:hideMark/>
          </w:tcPr>
          <w:p w14:paraId="1ECBE5F6" w14:textId="77777777" w:rsidR="00E50A44" w:rsidRPr="00EB6570" w:rsidRDefault="00E50A44" w:rsidP="00D50DD0">
            <w:pPr>
              <w:autoSpaceDE/>
              <w:spacing w:before="0" w:after="0"/>
              <w:jc w:val="left"/>
              <w:rPr>
                <w:ins w:id="8233" w:author="tedo gogoladze" w:date="2020-01-06T13:28:00Z"/>
                <w:rFonts w:eastAsia="Times New Roman" w:cs="Times New Roman"/>
                <w:color w:val="000000"/>
                <w:lang w:val="en-US" w:eastAsia="en-US"/>
              </w:rPr>
            </w:pPr>
            <w:ins w:id="8234" w:author="tedo gogoladze" w:date="2020-01-06T13:28:00Z">
              <w:r w:rsidRPr="00EB6570">
                <w:rPr>
                  <w:rFonts w:eastAsia="Times New Roman" w:cs="Times New Roman"/>
                  <w:color w:val="000000"/>
                  <w:lang w:val="en-US" w:eastAsia="en-US"/>
                </w:rPr>
                <w:t xml:space="preserve">status: </w:t>
              </w:r>
              <w:proofErr w:type="spellStart"/>
              <w:r w:rsidRPr="00EB6570">
                <w:rPr>
                  <w:rFonts w:eastAsia="Times New Roman" w:cs="Times New Roman"/>
                  <w:color w:val="000000"/>
                  <w:lang w:val="en-US" w:eastAsia="en-US"/>
                </w:rPr>
                <w:t>todo</w:t>
              </w:r>
              <w:proofErr w:type="spellEnd"/>
              <w:r w:rsidRPr="00EB6570">
                <w:rPr>
                  <w:rFonts w:eastAsia="Times New Roman" w:cs="Times New Roman"/>
                  <w:color w:val="000000"/>
                  <w:lang w:val="en-US" w:eastAsia="en-US"/>
                </w:rPr>
                <w:t xml:space="preserve"> </w:t>
              </w:r>
              <w:r w:rsidRPr="00631A0F">
                <w:rPr>
                  <w:rFonts w:cstheme="minorHAnsi"/>
                  <w:lang w:val="en-GB"/>
                </w:rPr>
                <w:sym w:font="Wingdings" w:char="F0E0"/>
              </w:r>
              <w:r w:rsidRPr="00EB6570">
                <w:rPr>
                  <w:rFonts w:eastAsia="Times New Roman" w:cs="Times New Roman"/>
                  <w:color w:val="000000"/>
                  <w:lang w:val="en-US" w:eastAsia="en-US"/>
                </w:rPr>
                <w:t xml:space="preserve"> Processing: active</w:t>
              </w:r>
            </w:ins>
          </w:p>
        </w:tc>
        <w:tc>
          <w:tcPr>
            <w:tcW w:w="2196" w:type="dxa"/>
            <w:hideMark/>
          </w:tcPr>
          <w:p w14:paraId="0F41C6B7" w14:textId="77777777" w:rsidR="00E50A44" w:rsidRPr="00EB6570" w:rsidRDefault="00E50A44" w:rsidP="00D50DD0">
            <w:pPr>
              <w:autoSpaceDE/>
              <w:spacing w:before="0" w:after="0"/>
              <w:jc w:val="left"/>
              <w:rPr>
                <w:ins w:id="8235" w:author="tedo gogoladze" w:date="2020-01-06T13:28:00Z"/>
                <w:rFonts w:eastAsia="Times New Roman" w:cs="Times New Roman"/>
                <w:color w:val="000000"/>
                <w:lang w:val="en-US" w:eastAsia="en-US"/>
              </w:rPr>
            </w:pPr>
            <w:ins w:id="8236" w:author="tedo gogoladze" w:date="2020-01-06T13:28:00Z">
              <w:r w:rsidRPr="00EB6570">
                <w:rPr>
                  <w:rFonts w:eastAsia="Times New Roman" w:cs="Times New Roman"/>
                  <w:color w:val="000000"/>
                  <w:lang w:val="en-US" w:eastAsia="en-US"/>
                </w:rPr>
                <w:t xml:space="preserve">Processing: active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Extraversion</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Processing: active </w:t>
              </w:r>
              <w:r>
                <w:rPr>
                  <w:rFonts w:eastAsia="Times New Roman" w:cs="Times New Roman"/>
                  <w:color w:val="000000"/>
                  <w:lang w:val="en-US" w:eastAsia="en-US"/>
                </w:rPr>
                <w:t>↔</w:t>
              </w:r>
              <w:r w:rsidRPr="00EB6570">
                <w:rPr>
                  <w:rFonts w:eastAsia="Times New Roman" w:cs="Times New Roman"/>
                  <w:color w:val="000000"/>
                  <w:lang w:val="en-US" w:eastAsia="en-US"/>
                </w:rPr>
                <w:t xml:space="preserve">  openness: positive</w:t>
              </w:r>
            </w:ins>
          </w:p>
        </w:tc>
        <w:tc>
          <w:tcPr>
            <w:tcW w:w="2196" w:type="dxa"/>
            <w:noWrap/>
            <w:hideMark/>
          </w:tcPr>
          <w:p w14:paraId="697124BB" w14:textId="77777777" w:rsidR="00E50A44" w:rsidRPr="00EB6570" w:rsidRDefault="00E50A44" w:rsidP="00D50DD0">
            <w:pPr>
              <w:autoSpaceDE/>
              <w:spacing w:before="0" w:after="0"/>
              <w:jc w:val="left"/>
              <w:rPr>
                <w:ins w:id="8237" w:author="tedo gogoladze" w:date="2020-01-06T13:28:00Z"/>
                <w:rFonts w:eastAsia="Times New Roman" w:cs="Times New Roman"/>
                <w:color w:val="000000"/>
                <w:lang w:val="en-US" w:eastAsia="en-US"/>
              </w:rPr>
            </w:pPr>
            <w:ins w:id="8238" w:author="tedo gogoladze" w:date="2020-01-06T13:28:00Z">
              <w:r w:rsidRPr="00EB6570">
                <w:rPr>
                  <w:rFonts w:eastAsia="Times New Roman" w:cs="Times New Roman"/>
                  <w:color w:val="000000"/>
                  <w:lang w:val="en-US" w:eastAsia="en-US"/>
                </w:rPr>
                <w:t xml:space="preserve">status: </w:t>
              </w:r>
              <w:proofErr w:type="spellStart"/>
              <w:r w:rsidRPr="00EB6570">
                <w:rPr>
                  <w:rFonts w:eastAsia="Times New Roman" w:cs="Times New Roman"/>
                  <w:color w:val="000000"/>
                  <w:lang w:val="en-US" w:eastAsia="en-US"/>
                </w:rPr>
                <w:t>todo</w:t>
              </w:r>
              <w:proofErr w:type="spellEnd"/>
              <w:r w:rsidRPr="00EB6570">
                <w:rPr>
                  <w:rFonts w:eastAsia="Times New Roman" w:cs="Times New Roman"/>
                  <w:color w:val="000000"/>
                  <w:lang w:val="en-US" w:eastAsia="en-US"/>
                </w:rPr>
                <w:t xml:space="preserve"> </w:t>
              </w:r>
              <w:r w:rsidRPr="00631A0F">
                <w:rPr>
                  <w:rFonts w:cstheme="minorHAnsi"/>
                  <w:lang w:val="en-GB"/>
                </w:rPr>
                <w:sym w:font="Wingdings" w:char="F0E0"/>
              </w:r>
              <w:r w:rsidRPr="00EB6570">
                <w:rPr>
                  <w:rFonts w:eastAsia="Times New Roman" w:cs="Times New Roman"/>
                  <w:color w:val="000000"/>
                  <w:lang w:val="en-US" w:eastAsia="en-US"/>
                </w:rPr>
                <w:t xml:space="preserve"> Extraversion: positive; </w:t>
              </w:r>
              <w:r w:rsidRPr="00EB6570">
                <w:rPr>
                  <w:rFonts w:eastAsia="Times New Roman" w:cs="Times New Roman"/>
                  <w:color w:val="000000"/>
                  <w:lang w:val="en-US" w:eastAsia="en-US"/>
                </w:rPr>
                <w:br/>
                <w:t xml:space="preserve">status: </w:t>
              </w:r>
              <w:proofErr w:type="spellStart"/>
              <w:r w:rsidRPr="00EB6570">
                <w:rPr>
                  <w:rFonts w:eastAsia="Times New Roman" w:cs="Times New Roman"/>
                  <w:color w:val="000000"/>
                  <w:lang w:val="en-US" w:eastAsia="en-US"/>
                </w:rPr>
                <w:t>todo</w:t>
              </w:r>
              <w:proofErr w:type="spellEnd"/>
              <w:r w:rsidRPr="00EB6570">
                <w:rPr>
                  <w:rFonts w:eastAsia="Times New Roman" w:cs="Times New Roman"/>
                  <w:color w:val="000000"/>
                  <w:lang w:val="en-US" w:eastAsia="en-US"/>
                </w:rPr>
                <w:t xml:space="preserve"> </w:t>
              </w:r>
              <w:r w:rsidRPr="00631A0F">
                <w:rPr>
                  <w:rFonts w:cstheme="minorHAnsi"/>
                  <w:lang w:val="en-GB"/>
                </w:rPr>
                <w:sym w:font="Wingdings" w:char="F0E0"/>
              </w:r>
              <w:r w:rsidRPr="00EB6570">
                <w:rPr>
                  <w:rFonts w:eastAsia="Times New Roman" w:cs="Times New Roman"/>
                  <w:color w:val="000000"/>
                  <w:lang w:val="en-US" w:eastAsia="en-US"/>
                </w:rPr>
                <w:t xml:space="preserve"> openness: positive</w:t>
              </w:r>
            </w:ins>
          </w:p>
        </w:tc>
        <w:tc>
          <w:tcPr>
            <w:tcW w:w="2196" w:type="dxa"/>
            <w:noWrap/>
            <w:hideMark/>
          </w:tcPr>
          <w:p w14:paraId="349B1A5D" w14:textId="77777777" w:rsidR="00E50A44" w:rsidRPr="00EB6570" w:rsidRDefault="00E50A44" w:rsidP="00D50DD0">
            <w:pPr>
              <w:autoSpaceDE/>
              <w:spacing w:before="0" w:after="0"/>
              <w:jc w:val="left"/>
              <w:rPr>
                <w:ins w:id="8239" w:author="tedo gogoladze" w:date="2020-01-06T13:28:00Z"/>
                <w:rFonts w:eastAsia="Times New Roman" w:cs="Times New Roman"/>
                <w:color w:val="000000"/>
                <w:lang w:val="en-US" w:eastAsia="en-US"/>
              </w:rPr>
            </w:pPr>
            <w:ins w:id="8240" w:author="tedo gogoladze" w:date="2020-01-06T13:28:00Z">
              <w:r w:rsidRPr="00EB6570">
                <w:rPr>
                  <w:rFonts w:eastAsia="Times New Roman" w:cs="Times New Roman"/>
                  <w:color w:val="000000"/>
                  <w:lang w:val="en-US" w:eastAsia="en-US"/>
                </w:rPr>
                <w:t>Consistent</w:t>
              </w:r>
            </w:ins>
          </w:p>
        </w:tc>
      </w:tr>
      <w:tr w:rsidR="00E50A44" w:rsidRPr="00EB6570" w14:paraId="3DA24621" w14:textId="77777777" w:rsidTr="00D50DD0">
        <w:trPr>
          <w:trHeight w:val="315"/>
          <w:ins w:id="8241" w:author="tedo gogoladze" w:date="2020-01-06T13:28:00Z"/>
        </w:trPr>
        <w:tc>
          <w:tcPr>
            <w:tcW w:w="2196" w:type="dxa"/>
            <w:noWrap/>
            <w:hideMark/>
          </w:tcPr>
          <w:p w14:paraId="1FD82707" w14:textId="77777777" w:rsidR="00E50A44" w:rsidRPr="00EB6570" w:rsidRDefault="00E50A44" w:rsidP="00D50DD0">
            <w:pPr>
              <w:autoSpaceDE/>
              <w:spacing w:before="0" w:after="0"/>
              <w:jc w:val="left"/>
              <w:rPr>
                <w:ins w:id="8242" w:author="tedo gogoladze" w:date="2020-01-06T13:28:00Z"/>
                <w:rFonts w:eastAsia="Times New Roman" w:cs="Times New Roman"/>
                <w:color w:val="000000"/>
                <w:lang w:val="en-US" w:eastAsia="en-US"/>
              </w:rPr>
            </w:pPr>
            <w:ins w:id="8243" w:author="tedo gogoladze" w:date="2020-01-06T13:28:00Z">
              <w:r w:rsidRPr="00EB6570">
                <w:rPr>
                  <w:rFonts w:eastAsia="Times New Roman" w:cs="Times New Roman"/>
                  <w:color w:val="000000"/>
                  <w:lang w:val="en-US" w:eastAsia="en-US"/>
                </w:rPr>
                <w:t xml:space="preserve">status: </w:t>
              </w:r>
              <w:proofErr w:type="spellStart"/>
              <w:r w:rsidRPr="00EB6570">
                <w:rPr>
                  <w:rFonts w:eastAsia="Times New Roman" w:cs="Times New Roman"/>
                  <w:color w:val="000000"/>
                  <w:lang w:val="en-US" w:eastAsia="en-US"/>
                </w:rPr>
                <w:t>todo</w:t>
              </w:r>
              <w:proofErr w:type="spellEnd"/>
              <w:r w:rsidRPr="00EB6570">
                <w:rPr>
                  <w:rFonts w:eastAsia="Times New Roman" w:cs="Times New Roman"/>
                  <w:color w:val="000000"/>
                  <w:lang w:val="en-US" w:eastAsia="en-US"/>
                </w:rPr>
                <w:t xml:space="preserve"> </w:t>
              </w:r>
              <w:r w:rsidRPr="00631A0F">
                <w:rPr>
                  <w:rFonts w:cstheme="minorHAnsi"/>
                  <w:lang w:val="en-GB"/>
                </w:rPr>
                <w:sym w:font="Wingdings" w:char="F0E0"/>
              </w:r>
              <w:r>
                <w:rPr>
                  <w:rFonts w:cstheme="minorHAnsi"/>
                  <w:lang w:val="en-GB"/>
                </w:rPr>
                <w:t xml:space="preserve"> </w:t>
              </w:r>
              <w:r w:rsidRPr="00EB6570">
                <w:rPr>
                  <w:rFonts w:eastAsia="Times New Roman" w:cs="Times New Roman"/>
                  <w:color w:val="000000"/>
                  <w:lang w:val="en-US" w:eastAsia="en-US"/>
                </w:rPr>
                <w:t>Processing: reflexive</w:t>
              </w:r>
            </w:ins>
          </w:p>
        </w:tc>
        <w:tc>
          <w:tcPr>
            <w:tcW w:w="2196" w:type="dxa"/>
            <w:hideMark/>
          </w:tcPr>
          <w:p w14:paraId="425E06E4" w14:textId="77777777" w:rsidR="00E50A44" w:rsidRPr="00EB6570" w:rsidRDefault="00E50A44" w:rsidP="00D50DD0">
            <w:pPr>
              <w:autoSpaceDE/>
              <w:spacing w:before="0" w:after="0"/>
              <w:jc w:val="left"/>
              <w:rPr>
                <w:ins w:id="8244" w:author="tedo gogoladze" w:date="2020-01-06T13:28:00Z"/>
                <w:rFonts w:eastAsia="Times New Roman" w:cs="Times New Roman"/>
                <w:color w:val="000000"/>
                <w:lang w:val="en-US" w:eastAsia="en-US"/>
              </w:rPr>
            </w:pPr>
            <w:ins w:id="8245" w:author="tedo gogoladze" w:date="2020-01-06T13:28:00Z">
              <w:r w:rsidRPr="00EB6570">
                <w:rPr>
                  <w:rFonts w:eastAsia="Times New Roman" w:cs="Times New Roman"/>
                  <w:color w:val="000000"/>
                  <w:lang w:val="en-US" w:eastAsia="en-US"/>
                </w:rPr>
                <w:t xml:space="preserve">Processing: reflexive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Extraversion</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Processing: reflexive </w:t>
              </w:r>
              <w:r>
                <w:rPr>
                  <w:rFonts w:eastAsia="Times New Roman" w:cs="Times New Roman"/>
                  <w:color w:val="000000"/>
                  <w:lang w:val="en-US" w:eastAsia="en-US"/>
                </w:rPr>
                <w:t>↔</w:t>
              </w:r>
              <w:r w:rsidRPr="00EB6570">
                <w:rPr>
                  <w:rFonts w:eastAsia="Times New Roman" w:cs="Times New Roman"/>
                  <w:color w:val="000000"/>
                  <w:lang w:val="en-US" w:eastAsia="en-US"/>
                </w:rPr>
                <w:t xml:space="preserve">  Openness: negative</w:t>
              </w:r>
            </w:ins>
          </w:p>
        </w:tc>
        <w:tc>
          <w:tcPr>
            <w:tcW w:w="2196" w:type="dxa"/>
            <w:noWrap/>
            <w:hideMark/>
          </w:tcPr>
          <w:p w14:paraId="2C3B4061" w14:textId="77777777" w:rsidR="00E50A44" w:rsidRPr="00EB6570" w:rsidRDefault="00E50A44" w:rsidP="00D50DD0">
            <w:pPr>
              <w:autoSpaceDE/>
              <w:spacing w:before="0" w:after="0"/>
              <w:jc w:val="left"/>
              <w:rPr>
                <w:ins w:id="8246" w:author="tedo gogoladze" w:date="2020-01-06T13:28:00Z"/>
                <w:rFonts w:eastAsia="Times New Roman" w:cs="Times New Roman"/>
                <w:color w:val="000000"/>
                <w:lang w:val="en-US" w:eastAsia="en-US"/>
              </w:rPr>
            </w:pPr>
            <w:ins w:id="8247" w:author="tedo gogoladze" w:date="2020-01-06T13:28:00Z">
              <w:r w:rsidRPr="00EB6570">
                <w:rPr>
                  <w:rFonts w:eastAsia="Times New Roman" w:cs="Times New Roman"/>
                  <w:color w:val="000000"/>
                  <w:lang w:val="en-US" w:eastAsia="en-US"/>
                </w:rPr>
                <w:t xml:space="preserve">status: </w:t>
              </w:r>
              <w:proofErr w:type="spellStart"/>
              <w:r w:rsidRPr="00EB6570">
                <w:rPr>
                  <w:rFonts w:eastAsia="Times New Roman" w:cs="Times New Roman"/>
                  <w:color w:val="000000"/>
                  <w:lang w:val="en-US" w:eastAsia="en-US"/>
                </w:rPr>
                <w:t>todo</w:t>
              </w:r>
              <w:proofErr w:type="spellEnd"/>
              <w:r w:rsidRPr="00EB6570">
                <w:rPr>
                  <w:rFonts w:eastAsia="Times New Roman" w:cs="Times New Roman"/>
                  <w:color w:val="000000"/>
                  <w:lang w:val="en-US" w:eastAsia="en-US"/>
                </w:rPr>
                <w:t xml:space="preserve"> </w:t>
              </w:r>
              <w:r w:rsidRPr="00631A0F">
                <w:rPr>
                  <w:rFonts w:cstheme="minorHAnsi"/>
                  <w:lang w:val="en-GB"/>
                </w:rPr>
                <w:sym w:font="Wingdings" w:char="F0E0"/>
              </w:r>
              <w:r w:rsidRPr="00EB6570">
                <w:rPr>
                  <w:rFonts w:eastAsia="Times New Roman" w:cs="Times New Roman"/>
                  <w:color w:val="000000"/>
                  <w:lang w:val="en-US" w:eastAsia="en-US"/>
                </w:rPr>
                <w:t xml:space="preserve"> Extraversion: positive; </w:t>
              </w:r>
              <w:r w:rsidRPr="00EB6570">
                <w:rPr>
                  <w:rFonts w:eastAsia="Times New Roman" w:cs="Times New Roman"/>
                  <w:color w:val="000000"/>
                  <w:lang w:val="en-US" w:eastAsia="en-US"/>
                </w:rPr>
                <w:br/>
                <w:t xml:space="preserve">status: </w:t>
              </w:r>
              <w:proofErr w:type="spellStart"/>
              <w:r w:rsidRPr="00EB6570">
                <w:rPr>
                  <w:rFonts w:eastAsia="Times New Roman" w:cs="Times New Roman"/>
                  <w:color w:val="000000"/>
                  <w:lang w:val="en-US" w:eastAsia="en-US"/>
                </w:rPr>
                <w:t>todo</w:t>
              </w:r>
              <w:proofErr w:type="spellEnd"/>
              <w:r w:rsidRPr="00EB6570">
                <w:rPr>
                  <w:rFonts w:eastAsia="Times New Roman" w:cs="Times New Roman"/>
                  <w:color w:val="000000"/>
                  <w:lang w:val="en-US" w:eastAsia="en-US"/>
                </w:rPr>
                <w:t xml:space="preserve"> </w:t>
              </w:r>
              <w:r w:rsidRPr="00631A0F">
                <w:rPr>
                  <w:rFonts w:cstheme="minorHAnsi"/>
                  <w:lang w:val="en-GB"/>
                </w:rPr>
                <w:sym w:font="Wingdings" w:char="F0E0"/>
              </w:r>
              <w:r w:rsidRPr="00EB6570">
                <w:rPr>
                  <w:rFonts w:eastAsia="Times New Roman" w:cs="Times New Roman"/>
                  <w:color w:val="000000"/>
                  <w:lang w:val="en-US" w:eastAsia="en-US"/>
                </w:rPr>
                <w:t xml:space="preserve"> Openness: negative</w:t>
              </w:r>
            </w:ins>
          </w:p>
        </w:tc>
        <w:tc>
          <w:tcPr>
            <w:tcW w:w="2196" w:type="dxa"/>
            <w:noWrap/>
            <w:hideMark/>
          </w:tcPr>
          <w:p w14:paraId="7821A420" w14:textId="77777777" w:rsidR="00E50A44" w:rsidRPr="00EB6570" w:rsidRDefault="00E50A44" w:rsidP="00D50DD0">
            <w:pPr>
              <w:autoSpaceDE/>
              <w:spacing w:before="0" w:after="0"/>
              <w:jc w:val="left"/>
              <w:rPr>
                <w:ins w:id="8248" w:author="tedo gogoladze" w:date="2020-01-06T13:28:00Z"/>
                <w:rFonts w:eastAsia="Times New Roman" w:cs="Times New Roman"/>
                <w:color w:val="000000"/>
                <w:lang w:val="en-US" w:eastAsia="en-US"/>
              </w:rPr>
            </w:pPr>
            <w:ins w:id="8249" w:author="tedo gogoladze" w:date="2020-01-06T13:28:00Z">
              <w:r w:rsidRPr="00EB6570">
                <w:rPr>
                  <w:rFonts w:eastAsia="Times New Roman" w:cs="Times New Roman"/>
                  <w:color w:val="000000"/>
                  <w:lang w:val="en-US" w:eastAsia="en-US"/>
                </w:rPr>
                <w:t>Inconsistent</w:t>
              </w:r>
            </w:ins>
          </w:p>
        </w:tc>
      </w:tr>
      <w:tr w:rsidR="00E50A44" w:rsidRPr="00EB6570" w14:paraId="2025973C" w14:textId="77777777" w:rsidTr="00D50DD0">
        <w:trPr>
          <w:trHeight w:val="315"/>
          <w:ins w:id="8250" w:author="tedo gogoladze" w:date="2020-01-06T13:28:00Z"/>
        </w:trPr>
        <w:tc>
          <w:tcPr>
            <w:tcW w:w="2196" w:type="dxa"/>
            <w:noWrap/>
            <w:hideMark/>
          </w:tcPr>
          <w:p w14:paraId="1569260D" w14:textId="77777777" w:rsidR="00E50A44" w:rsidRPr="00EB6570" w:rsidRDefault="00E50A44" w:rsidP="00D50DD0">
            <w:pPr>
              <w:autoSpaceDE/>
              <w:spacing w:before="0" w:after="0"/>
              <w:jc w:val="left"/>
              <w:rPr>
                <w:ins w:id="8251" w:author="tedo gogoladze" w:date="2020-01-06T13:28:00Z"/>
                <w:rFonts w:eastAsia="Times New Roman" w:cs="Times New Roman"/>
                <w:color w:val="000000"/>
                <w:lang w:val="en-US" w:eastAsia="en-US"/>
              </w:rPr>
            </w:pPr>
            <w:ins w:id="8252" w:author="tedo gogoladze" w:date="2020-01-06T13:28:00Z">
              <w:r w:rsidRPr="00EB6570">
                <w:rPr>
                  <w:rFonts w:eastAsia="Times New Roman" w:cs="Times New Roman"/>
                  <w:color w:val="000000"/>
                  <w:lang w:val="en-US" w:eastAsia="en-US"/>
                </w:rPr>
                <w:t>Processing: reflexive</w:t>
              </w:r>
              <w:r>
                <w:rPr>
                  <w:rFonts w:eastAsia="Times New Roman" w:cs="Times New Roman"/>
                  <w:color w:val="000000"/>
                  <w:lang w:val="en-US" w:eastAsia="en-US"/>
                </w:rPr>
                <w:t xml:space="preserve"> </w:t>
              </w:r>
              <w:r w:rsidRPr="00631A0F">
                <w:rPr>
                  <w:rFonts w:cstheme="minorHAnsi"/>
                  <w:lang w:val="en-GB"/>
                </w:rPr>
                <w:sym w:font="Wingdings" w:char="F0E0"/>
              </w:r>
              <w:r w:rsidRPr="00EB6570">
                <w:rPr>
                  <w:rFonts w:eastAsia="Times New Roman" w:cs="Times New Roman"/>
                  <w:color w:val="000000"/>
                  <w:lang w:val="en-US" w:eastAsia="en-US"/>
                </w:rPr>
                <w:t xml:space="preserve"> status: </w:t>
              </w:r>
              <w:proofErr w:type="spellStart"/>
              <w:r w:rsidRPr="00EB6570">
                <w:rPr>
                  <w:rFonts w:eastAsia="Times New Roman" w:cs="Times New Roman"/>
                  <w:color w:val="000000"/>
                  <w:lang w:val="en-US" w:eastAsia="en-US"/>
                </w:rPr>
                <w:t>todo</w:t>
              </w:r>
              <w:proofErr w:type="spellEnd"/>
            </w:ins>
          </w:p>
        </w:tc>
        <w:tc>
          <w:tcPr>
            <w:tcW w:w="2196" w:type="dxa"/>
            <w:hideMark/>
          </w:tcPr>
          <w:p w14:paraId="7DE56DD3" w14:textId="77777777" w:rsidR="00E50A44" w:rsidRPr="00EB6570" w:rsidRDefault="00E50A44" w:rsidP="00D50DD0">
            <w:pPr>
              <w:autoSpaceDE/>
              <w:spacing w:before="0" w:after="0"/>
              <w:jc w:val="left"/>
              <w:rPr>
                <w:ins w:id="8253" w:author="tedo gogoladze" w:date="2020-01-06T13:28:00Z"/>
                <w:rFonts w:eastAsia="Times New Roman" w:cs="Times New Roman"/>
                <w:color w:val="000000"/>
                <w:lang w:val="en-US" w:eastAsia="en-US"/>
              </w:rPr>
            </w:pPr>
            <w:ins w:id="8254" w:author="tedo gogoladze" w:date="2020-01-06T13:28:00Z">
              <w:r w:rsidRPr="00EB6570">
                <w:rPr>
                  <w:rFonts w:eastAsia="Times New Roman" w:cs="Times New Roman"/>
                  <w:color w:val="000000"/>
                  <w:lang w:val="en-US" w:eastAsia="en-US"/>
                </w:rPr>
                <w:t xml:space="preserve">Processing: reflexive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Extraversion</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Processing: reflexive </w:t>
              </w:r>
              <w:r>
                <w:rPr>
                  <w:rFonts w:eastAsia="Times New Roman" w:cs="Times New Roman"/>
                  <w:color w:val="000000"/>
                  <w:lang w:val="en-US" w:eastAsia="en-US"/>
                </w:rPr>
                <w:t>↔</w:t>
              </w:r>
              <w:r w:rsidRPr="00EB6570">
                <w:rPr>
                  <w:rFonts w:eastAsia="Times New Roman" w:cs="Times New Roman"/>
                  <w:color w:val="000000"/>
                  <w:lang w:val="en-US" w:eastAsia="en-US"/>
                </w:rPr>
                <w:t xml:space="preserve">  Openness: Negative</w:t>
              </w:r>
            </w:ins>
          </w:p>
        </w:tc>
        <w:tc>
          <w:tcPr>
            <w:tcW w:w="2196" w:type="dxa"/>
            <w:noWrap/>
            <w:hideMark/>
          </w:tcPr>
          <w:p w14:paraId="65B34531" w14:textId="77777777" w:rsidR="00E50A44" w:rsidRPr="00EB6570" w:rsidRDefault="00E50A44" w:rsidP="00D50DD0">
            <w:pPr>
              <w:autoSpaceDE/>
              <w:spacing w:before="0" w:after="0"/>
              <w:jc w:val="left"/>
              <w:rPr>
                <w:ins w:id="8255" w:author="tedo gogoladze" w:date="2020-01-06T13:28:00Z"/>
                <w:rFonts w:eastAsia="Times New Roman" w:cs="Times New Roman"/>
                <w:color w:val="000000"/>
                <w:lang w:val="en-US" w:eastAsia="en-US"/>
              </w:rPr>
            </w:pPr>
            <w:ins w:id="8256" w:author="tedo gogoladze" w:date="2020-01-06T13:28:00Z">
              <w:r w:rsidRPr="00EB6570">
                <w:rPr>
                  <w:rFonts w:eastAsia="Times New Roman" w:cs="Times New Roman"/>
                  <w:color w:val="000000"/>
                  <w:lang w:val="en-US" w:eastAsia="en-US"/>
                </w:rPr>
                <w:t xml:space="preserve">Extraversion: positive </w:t>
              </w:r>
              <w:r w:rsidRPr="00631A0F">
                <w:rPr>
                  <w:rFonts w:cstheme="minorHAnsi"/>
                  <w:lang w:val="en-GB"/>
                </w:rPr>
                <w:sym w:font="Wingdings" w:char="F0E0"/>
              </w:r>
              <w:r w:rsidRPr="00EB6570">
                <w:rPr>
                  <w:rFonts w:eastAsia="Times New Roman" w:cs="Times New Roman"/>
                  <w:color w:val="000000"/>
                  <w:lang w:val="en-US" w:eastAsia="en-US"/>
                </w:rPr>
                <w:t xml:space="preserve"> status: </w:t>
              </w:r>
              <w:proofErr w:type="spellStart"/>
              <w:r w:rsidRPr="00EB6570">
                <w:rPr>
                  <w:rFonts w:eastAsia="Times New Roman" w:cs="Times New Roman"/>
                  <w:color w:val="000000"/>
                  <w:lang w:val="en-US" w:eastAsia="en-US"/>
                </w:rPr>
                <w:t>todo</w:t>
              </w:r>
              <w:proofErr w:type="spellEnd"/>
              <w:r w:rsidRPr="00EB6570">
                <w:rPr>
                  <w:rFonts w:eastAsia="Times New Roman" w:cs="Times New Roman"/>
                  <w:color w:val="000000"/>
                  <w:lang w:val="en-US" w:eastAsia="en-US"/>
                </w:rPr>
                <w:t xml:space="preserve">; </w:t>
              </w:r>
              <w:r w:rsidRPr="00EB6570">
                <w:rPr>
                  <w:rFonts w:eastAsia="Times New Roman" w:cs="Times New Roman"/>
                  <w:color w:val="000000"/>
                  <w:lang w:val="en-US" w:eastAsia="en-US"/>
                </w:rPr>
                <w:br/>
                <w:t xml:space="preserve">Openness: Negative </w:t>
              </w:r>
              <w:r w:rsidRPr="00631A0F">
                <w:rPr>
                  <w:rFonts w:cstheme="minorHAnsi"/>
                  <w:lang w:val="en-GB"/>
                </w:rPr>
                <w:sym w:font="Wingdings" w:char="F0E0"/>
              </w:r>
              <w:r w:rsidRPr="00EB6570">
                <w:rPr>
                  <w:rFonts w:eastAsia="Times New Roman" w:cs="Times New Roman"/>
                  <w:color w:val="000000"/>
                  <w:lang w:val="en-US" w:eastAsia="en-US"/>
                </w:rPr>
                <w:t xml:space="preserve"> status: </w:t>
              </w:r>
              <w:proofErr w:type="spellStart"/>
              <w:r w:rsidRPr="00EB6570">
                <w:rPr>
                  <w:rFonts w:eastAsia="Times New Roman" w:cs="Times New Roman"/>
                  <w:color w:val="000000"/>
                  <w:lang w:val="en-US" w:eastAsia="en-US"/>
                </w:rPr>
                <w:t>todo</w:t>
              </w:r>
              <w:proofErr w:type="spellEnd"/>
            </w:ins>
          </w:p>
        </w:tc>
        <w:tc>
          <w:tcPr>
            <w:tcW w:w="2196" w:type="dxa"/>
            <w:noWrap/>
            <w:hideMark/>
          </w:tcPr>
          <w:p w14:paraId="29724749" w14:textId="77777777" w:rsidR="00E50A44" w:rsidRPr="00EB6570" w:rsidRDefault="00E50A44" w:rsidP="00D50DD0">
            <w:pPr>
              <w:autoSpaceDE/>
              <w:spacing w:before="0" w:after="0"/>
              <w:jc w:val="left"/>
              <w:rPr>
                <w:ins w:id="8257" w:author="tedo gogoladze" w:date="2020-01-06T13:28:00Z"/>
                <w:rFonts w:eastAsia="Times New Roman" w:cs="Times New Roman"/>
                <w:color w:val="000000"/>
                <w:lang w:val="en-US" w:eastAsia="en-US"/>
              </w:rPr>
            </w:pPr>
            <w:ins w:id="8258" w:author="tedo gogoladze" w:date="2020-01-06T13:28:00Z">
              <w:r w:rsidRPr="00EB6570">
                <w:rPr>
                  <w:rFonts w:eastAsia="Times New Roman" w:cs="Times New Roman"/>
                  <w:color w:val="000000"/>
                  <w:lang w:val="en-US" w:eastAsia="en-US"/>
                </w:rPr>
                <w:t>Consistent</w:t>
              </w:r>
            </w:ins>
          </w:p>
        </w:tc>
      </w:tr>
      <w:tr w:rsidR="00E50A44" w:rsidRPr="00EB6570" w14:paraId="2C5B53D7" w14:textId="77777777" w:rsidTr="00D50DD0">
        <w:trPr>
          <w:trHeight w:val="315"/>
          <w:ins w:id="8259" w:author="tedo gogoladze" w:date="2020-01-06T13:28:00Z"/>
        </w:trPr>
        <w:tc>
          <w:tcPr>
            <w:tcW w:w="2196" w:type="dxa"/>
            <w:noWrap/>
            <w:hideMark/>
          </w:tcPr>
          <w:p w14:paraId="5D2798DC" w14:textId="77777777" w:rsidR="00E50A44" w:rsidRPr="00EB6570" w:rsidRDefault="00E50A44" w:rsidP="00D50DD0">
            <w:pPr>
              <w:autoSpaceDE/>
              <w:spacing w:before="0" w:after="0"/>
              <w:jc w:val="left"/>
              <w:rPr>
                <w:ins w:id="8260" w:author="tedo gogoladze" w:date="2020-01-06T13:28:00Z"/>
                <w:rFonts w:eastAsia="Times New Roman" w:cs="Times New Roman"/>
                <w:color w:val="000000"/>
                <w:lang w:val="en-US" w:eastAsia="en-US"/>
              </w:rPr>
            </w:pPr>
            <w:ins w:id="8261" w:author="tedo gogoladze" w:date="2020-01-06T13:28:00Z">
              <w:r w:rsidRPr="00EB6570">
                <w:rPr>
                  <w:rFonts w:eastAsia="Times New Roman" w:cs="Times New Roman"/>
                  <w:color w:val="000000"/>
                  <w:lang w:val="en-US" w:eastAsia="en-US"/>
                </w:rPr>
                <w:t xml:space="preserve">Processing: reflexive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w:t>
              </w:r>
            </w:ins>
          </w:p>
        </w:tc>
        <w:tc>
          <w:tcPr>
            <w:tcW w:w="2196" w:type="dxa"/>
            <w:hideMark/>
          </w:tcPr>
          <w:p w14:paraId="53201560" w14:textId="77777777" w:rsidR="00E50A44" w:rsidRPr="00EB6570" w:rsidRDefault="00E50A44" w:rsidP="00D50DD0">
            <w:pPr>
              <w:autoSpaceDE/>
              <w:spacing w:before="0" w:after="0"/>
              <w:jc w:val="left"/>
              <w:rPr>
                <w:ins w:id="8262" w:author="tedo gogoladze" w:date="2020-01-06T13:28:00Z"/>
                <w:rFonts w:eastAsia="Times New Roman" w:cs="Times New Roman"/>
                <w:color w:val="000000"/>
                <w:lang w:val="en-US" w:eastAsia="en-US"/>
              </w:rPr>
            </w:pPr>
            <w:ins w:id="8263" w:author="tedo gogoladze" w:date="2020-01-06T13:28:00Z">
              <w:r w:rsidRPr="00EB6570">
                <w:rPr>
                  <w:rFonts w:eastAsia="Times New Roman" w:cs="Times New Roman"/>
                  <w:color w:val="000000"/>
                  <w:lang w:val="en-US" w:eastAsia="en-US"/>
                </w:rPr>
                <w:t xml:space="preserve">Processing: reflexive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Extraversion</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Processing: reflexive </w:t>
              </w:r>
              <w:r>
                <w:rPr>
                  <w:rFonts w:eastAsia="Times New Roman" w:cs="Times New Roman"/>
                  <w:color w:val="000000"/>
                  <w:lang w:val="en-US" w:eastAsia="en-US"/>
                </w:rPr>
                <w:t>↔</w:t>
              </w:r>
              <w:r w:rsidRPr="00EB6570">
                <w:rPr>
                  <w:rFonts w:eastAsia="Times New Roman" w:cs="Times New Roman"/>
                  <w:color w:val="000000"/>
                  <w:lang w:val="en-US" w:eastAsia="en-US"/>
                </w:rPr>
                <w:t xml:space="preserve">  Openness: Negative</w:t>
              </w:r>
            </w:ins>
          </w:p>
        </w:tc>
        <w:tc>
          <w:tcPr>
            <w:tcW w:w="2196" w:type="dxa"/>
            <w:noWrap/>
            <w:hideMark/>
          </w:tcPr>
          <w:p w14:paraId="10E0DB78" w14:textId="77777777" w:rsidR="00E50A44" w:rsidRPr="00EB6570" w:rsidRDefault="00E50A44" w:rsidP="00D50DD0">
            <w:pPr>
              <w:autoSpaceDE/>
              <w:spacing w:before="0" w:after="0"/>
              <w:jc w:val="left"/>
              <w:rPr>
                <w:ins w:id="8264" w:author="tedo gogoladze" w:date="2020-01-06T13:28:00Z"/>
                <w:rFonts w:eastAsia="Times New Roman" w:cs="Times New Roman"/>
                <w:color w:val="000000"/>
                <w:lang w:val="en-US" w:eastAsia="en-US"/>
              </w:rPr>
            </w:pPr>
            <w:ins w:id="8265" w:author="tedo gogoladze" w:date="2020-01-06T13:28:00Z">
              <w:r w:rsidRPr="00EB6570">
                <w:rPr>
                  <w:rFonts w:eastAsia="Times New Roman" w:cs="Times New Roman"/>
                  <w:color w:val="000000"/>
                  <w:lang w:val="en-US" w:eastAsia="en-US"/>
                </w:rPr>
                <w:t>Extraversion: positive</w:t>
              </w:r>
              <w:r>
                <w:rPr>
                  <w:rFonts w:eastAsia="Times New Roman" w:cs="Times New Roman"/>
                  <w:color w:val="000000"/>
                  <w:lang w:val="en-US" w:eastAsia="en-US"/>
                </w:rPr>
                <w:t xml:space="preser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 </w:t>
              </w:r>
              <w:r w:rsidRPr="00EB6570">
                <w:rPr>
                  <w:rFonts w:eastAsia="Times New Roman" w:cs="Times New Roman"/>
                  <w:color w:val="000000"/>
                  <w:lang w:val="en-US" w:eastAsia="en-US"/>
                </w:rPr>
                <w:br/>
                <w:t xml:space="preserve">Openness: Negative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w:t>
              </w:r>
            </w:ins>
          </w:p>
        </w:tc>
        <w:tc>
          <w:tcPr>
            <w:tcW w:w="2196" w:type="dxa"/>
            <w:noWrap/>
            <w:hideMark/>
          </w:tcPr>
          <w:p w14:paraId="1D504B09" w14:textId="77777777" w:rsidR="00E50A44" w:rsidRPr="00EB6570" w:rsidRDefault="00E50A44" w:rsidP="00D50DD0">
            <w:pPr>
              <w:autoSpaceDE/>
              <w:spacing w:before="0" w:after="0"/>
              <w:jc w:val="left"/>
              <w:rPr>
                <w:ins w:id="8266" w:author="tedo gogoladze" w:date="2020-01-06T13:28:00Z"/>
                <w:rFonts w:eastAsia="Times New Roman" w:cs="Times New Roman"/>
                <w:color w:val="000000"/>
                <w:lang w:val="en-US" w:eastAsia="en-US"/>
              </w:rPr>
            </w:pPr>
            <w:ins w:id="8267" w:author="tedo gogoladze" w:date="2020-01-06T13:28:00Z">
              <w:r w:rsidRPr="00EB6570">
                <w:rPr>
                  <w:rFonts w:eastAsia="Times New Roman" w:cs="Times New Roman"/>
                  <w:color w:val="000000"/>
                  <w:lang w:val="en-US" w:eastAsia="en-US"/>
                </w:rPr>
                <w:t>Inconsistent</w:t>
              </w:r>
            </w:ins>
          </w:p>
        </w:tc>
      </w:tr>
      <w:tr w:rsidR="00E50A44" w:rsidRPr="00EB6570" w14:paraId="7F7792B9" w14:textId="77777777" w:rsidTr="00D50DD0">
        <w:trPr>
          <w:trHeight w:val="315"/>
          <w:ins w:id="8268" w:author="tedo gogoladze" w:date="2020-01-06T13:28:00Z"/>
        </w:trPr>
        <w:tc>
          <w:tcPr>
            <w:tcW w:w="2196" w:type="dxa"/>
            <w:noWrap/>
            <w:hideMark/>
          </w:tcPr>
          <w:p w14:paraId="46AC2217" w14:textId="77777777" w:rsidR="00E50A44" w:rsidRPr="00EB6570" w:rsidRDefault="00E50A44" w:rsidP="00D50DD0">
            <w:pPr>
              <w:autoSpaceDE/>
              <w:spacing w:before="0" w:after="0"/>
              <w:jc w:val="left"/>
              <w:rPr>
                <w:ins w:id="8269" w:author="tedo gogoladze" w:date="2020-01-06T13:28:00Z"/>
                <w:rFonts w:eastAsia="Times New Roman" w:cs="Times New Roman"/>
                <w:color w:val="000000"/>
                <w:lang w:val="en-US" w:eastAsia="en-US"/>
              </w:rPr>
            </w:pPr>
            <w:ins w:id="8270" w:author="tedo gogoladze" w:date="2020-01-06T13:28:00Z">
              <w:r w:rsidRPr="00EB6570">
                <w:rPr>
                  <w:rFonts w:eastAsia="Times New Roman" w:cs="Times New Roman"/>
                  <w:color w:val="000000"/>
                  <w:lang w:val="en-US" w:eastAsia="en-US"/>
                </w:rPr>
                <w:t xml:space="preserve">status: done </w:t>
              </w:r>
              <w:r w:rsidRPr="00631A0F">
                <w:rPr>
                  <w:rFonts w:cstheme="minorHAnsi"/>
                  <w:lang w:val="en-GB"/>
                </w:rPr>
                <w:sym w:font="Wingdings" w:char="F0E0"/>
              </w:r>
              <w:r w:rsidRPr="00EB6570">
                <w:rPr>
                  <w:rFonts w:eastAsia="Times New Roman" w:cs="Times New Roman"/>
                  <w:color w:val="000000"/>
                  <w:lang w:val="en-US" w:eastAsia="en-US"/>
                </w:rPr>
                <w:t xml:space="preserve"> Understanding: global</w:t>
              </w:r>
            </w:ins>
          </w:p>
        </w:tc>
        <w:tc>
          <w:tcPr>
            <w:tcW w:w="2196" w:type="dxa"/>
            <w:noWrap/>
            <w:hideMark/>
          </w:tcPr>
          <w:p w14:paraId="54A4B508" w14:textId="77777777" w:rsidR="00E50A44" w:rsidRPr="00EB6570" w:rsidRDefault="00E50A44" w:rsidP="00D50DD0">
            <w:pPr>
              <w:autoSpaceDE/>
              <w:spacing w:before="0" w:after="0"/>
              <w:jc w:val="left"/>
              <w:rPr>
                <w:ins w:id="8271" w:author="tedo gogoladze" w:date="2020-01-06T13:28:00Z"/>
                <w:rFonts w:eastAsia="Times New Roman" w:cs="Times New Roman"/>
                <w:color w:val="000000"/>
                <w:lang w:val="en-US" w:eastAsia="en-US"/>
              </w:rPr>
            </w:pPr>
            <w:ins w:id="8272" w:author="tedo gogoladze" w:date="2020-01-06T13:28:00Z">
              <w:r w:rsidRPr="00EB6570">
                <w:rPr>
                  <w:rFonts w:eastAsia="Times New Roman" w:cs="Times New Roman"/>
                  <w:color w:val="000000"/>
                  <w:lang w:val="en-US" w:eastAsia="en-US"/>
                </w:rPr>
                <w:t xml:space="preserve">Understanding: global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Neuroticism</w:t>
              </w:r>
              <w:proofErr w:type="gramEnd"/>
              <w:r w:rsidRPr="00EB6570">
                <w:rPr>
                  <w:rFonts w:eastAsia="Times New Roman" w:cs="Times New Roman"/>
                  <w:color w:val="000000"/>
                  <w:lang w:val="en-US" w:eastAsia="en-US"/>
                </w:rPr>
                <w:t xml:space="preserve">: positive; </w:t>
              </w:r>
            </w:ins>
          </w:p>
        </w:tc>
        <w:tc>
          <w:tcPr>
            <w:tcW w:w="2196" w:type="dxa"/>
            <w:noWrap/>
            <w:hideMark/>
          </w:tcPr>
          <w:p w14:paraId="4DC1C43B" w14:textId="77777777" w:rsidR="00E50A44" w:rsidRPr="00EB6570" w:rsidRDefault="00E50A44" w:rsidP="00D50DD0">
            <w:pPr>
              <w:autoSpaceDE/>
              <w:spacing w:before="0" w:after="0"/>
              <w:jc w:val="left"/>
              <w:rPr>
                <w:ins w:id="8273" w:author="tedo gogoladze" w:date="2020-01-06T13:28:00Z"/>
                <w:rFonts w:eastAsia="Times New Roman" w:cs="Times New Roman"/>
                <w:color w:val="000000"/>
                <w:lang w:val="en-US" w:eastAsia="en-US"/>
              </w:rPr>
            </w:pPr>
            <w:ins w:id="8274" w:author="tedo gogoladze" w:date="2020-01-06T13:28:00Z">
              <w:r w:rsidRPr="00EB6570">
                <w:rPr>
                  <w:rFonts w:eastAsia="Times New Roman" w:cs="Times New Roman"/>
                  <w:color w:val="000000"/>
                  <w:lang w:val="en-US" w:eastAsia="en-US"/>
                </w:rPr>
                <w:t xml:space="preserve">status: done </w:t>
              </w:r>
              <w:r w:rsidRPr="00631A0F">
                <w:rPr>
                  <w:rFonts w:cstheme="minorHAnsi"/>
                  <w:lang w:val="en-GB"/>
                </w:rPr>
                <w:sym w:font="Wingdings" w:char="F0E0"/>
              </w:r>
              <w:r w:rsidRPr="00EB6570">
                <w:rPr>
                  <w:rFonts w:eastAsia="Times New Roman" w:cs="Times New Roman"/>
                  <w:color w:val="000000"/>
                  <w:lang w:val="en-US" w:eastAsia="en-US"/>
                </w:rPr>
                <w:t xml:space="preserve"> Neuroticism: positive;</w:t>
              </w:r>
            </w:ins>
          </w:p>
        </w:tc>
        <w:tc>
          <w:tcPr>
            <w:tcW w:w="2196" w:type="dxa"/>
            <w:noWrap/>
            <w:hideMark/>
          </w:tcPr>
          <w:p w14:paraId="1D91DA7C" w14:textId="77777777" w:rsidR="00E50A44" w:rsidRPr="00EB6570" w:rsidRDefault="00E50A44" w:rsidP="00D50DD0">
            <w:pPr>
              <w:autoSpaceDE/>
              <w:spacing w:before="0" w:after="0"/>
              <w:jc w:val="left"/>
              <w:rPr>
                <w:ins w:id="8275" w:author="tedo gogoladze" w:date="2020-01-06T13:28:00Z"/>
                <w:rFonts w:eastAsia="Times New Roman" w:cs="Times New Roman"/>
                <w:color w:val="000000"/>
                <w:lang w:val="en-US" w:eastAsia="en-US"/>
              </w:rPr>
            </w:pPr>
            <w:ins w:id="8276" w:author="tedo gogoladze" w:date="2020-01-06T13:28:00Z">
              <w:r w:rsidRPr="00EB6570">
                <w:rPr>
                  <w:rFonts w:eastAsia="Times New Roman" w:cs="Times New Roman"/>
                  <w:color w:val="000000"/>
                  <w:lang w:val="en-US" w:eastAsia="en-US"/>
                </w:rPr>
                <w:t>Consistent</w:t>
              </w:r>
            </w:ins>
          </w:p>
        </w:tc>
      </w:tr>
      <w:tr w:rsidR="00E50A44" w:rsidRPr="00EB6570" w14:paraId="4659860B" w14:textId="77777777" w:rsidTr="00D50DD0">
        <w:trPr>
          <w:trHeight w:val="315"/>
          <w:ins w:id="8277" w:author="tedo gogoladze" w:date="2020-01-06T13:28:00Z"/>
        </w:trPr>
        <w:tc>
          <w:tcPr>
            <w:tcW w:w="2196" w:type="dxa"/>
            <w:noWrap/>
            <w:hideMark/>
          </w:tcPr>
          <w:p w14:paraId="2944AE95" w14:textId="77777777" w:rsidR="00E50A44" w:rsidRPr="00EB6570" w:rsidRDefault="00E50A44" w:rsidP="00D50DD0">
            <w:pPr>
              <w:autoSpaceDE/>
              <w:spacing w:before="0" w:after="0"/>
              <w:jc w:val="left"/>
              <w:rPr>
                <w:ins w:id="8278" w:author="tedo gogoladze" w:date="2020-01-06T13:28:00Z"/>
                <w:rFonts w:eastAsia="Times New Roman" w:cs="Times New Roman"/>
                <w:color w:val="000000"/>
                <w:lang w:val="en-US" w:eastAsia="en-US"/>
              </w:rPr>
            </w:pPr>
            <w:ins w:id="8279" w:author="tedo gogoladze" w:date="2020-01-06T13:28:00Z">
              <w:r w:rsidRPr="00EB6570">
                <w:rPr>
                  <w:rFonts w:eastAsia="Times New Roman" w:cs="Times New Roman"/>
                  <w:color w:val="000000"/>
                  <w:lang w:val="en-US" w:eastAsia="en-US"/>
                </w:rPr>
                <w:t xml:space="preserve">status: </w:t>
              </w:r>
              <w:proofErr w:type="spellStart"/>
              <w:r w:rsidRPr="00EB6570">
                <w:rPr>
                  <w:rFonts w:eastAsia="Times New Roman" w:cs="Times New Roman"/>
                  <w:color w:val="000000"/>
                  <w:lang w:val="en-US" w:eastAsia="en-US"/>
                </w:rPr>
                <w:t>todo</w:t>
              </w:r>
              <w:proofErr w:type="spellEnd"/>
              <w:r w:rsidRPr="00EB6570">
                <w:rPr>
                  <w:rFonts w:eastAsia="Times New Roman" w:cs="Times New Roman"/>
                  <w:color w:val="000000"/>
                  <w:lang w:val="en-US" w:eastAsia="en-US"/>
                </w:rPr>
                <w:t xml:space="preserve"> </w:t>
              </w:r>
              <w:r w:rsidRPr="00631A0F">
                <w:rPr>
                  <w:rFonts w:cstheme="minorHAnsi"/>
                  <w:lang w:val="en-GB"/>
                </w:rPr>
                <w:sym w:font="Wingdings" w:char="F0E0"/>
              </w:r>
              <w:r w:rsidRPr="00EB6570">
                <w:rPr>
                  <w:rFonts w:eastAsia="Times New Roman" w:cs="Times New Roman"/>
                  <w:color w:val="000000"/>
                  <w:lang w:val="en-US" w:eastAsia="en-US"/>
                </w:rPr>
                <w:t xml:space="preserve"> Understanding: sequential</w:t>
              </w:r>
            </w:ins>
          </w:p>
        </w:tc>
        <w:tc>
          <w:tcPr>
            <w:tcW w:w="2196" w:type="dxa"/>
            <w:noWrap/>
            <w:hideMark/>
          </w:tcPr>
          <w:p w14:paraId="4AEA48D8" w14:textId="77777777" w:rsidR="00E50A44" w:rsidRPr="00EB6570" w:rsidRDefault="00E50A44" w:rsidP="00D50DD0">
            <w:pPr>
              <w:autoSpaceDE/>
              <w:spacing w:before="0" w:after="0"/>
              <w:jc w:val="left"/>
              <w:rPr>
                <w:ins w:id="8280" w:author="tedo gogoladze" w:date="2020-01-06T13:28:00Z"/>
                <w:rFonts w:eastAsia="Times New Roman" w:cs="Times New Roman"/>
                <w:color w:val="000000"/>
                <w:lang w:val="en-US" w:eastAsia="en-US"/>
              </w:rPr>
            </w:pPr>
            <w:ins w:id="8281" w:author="tedo gogoladze" w:date="2020-01-06T13:28:00Z">
              <w:r w:rsidRPr="00EB6570">
                <w:rPr>
                  <w:rFonts w:eastAsia="Times New Roman" w:cs="Times New Roman"/>
                  <w:color w:val="000000"/>
                  <w:lang w:val="en-US" w:eastAsia="en-US"/>
                </w:rPr>
                <w:t xml:space="preserve">Understanding: sequential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Neuroticism</w:t>
              </w:r>
              <w:proofErr w:type="gramEnd"/>
              <w:r w:rsidRPr="00EB6570">
                <w:rPr>
                  <w:rFonts w:eastAsia="Times New Roman" w:cs="Times New Roman"/>
                  <w:color w:val="000000"/>
                  <w:lang w:val="en-US" w:eastAsia="en-US"/>
                </w:rPr>
                <w:t xml:space="preserve">: negative; </w:t>
              </w:r>
            </w:ins>
          </w:p>
        </w:tc>
        <w:tc>
          <w:tcPr>
            <w:tcW w:w="2196" w:type="dxa"/>
            <w:noWrap/>
            <w:hideMark/>
          </w:tcPr>
          <w:p w14:paraId="18F96196" w14:textId="77777777" w:rsidR="00E50A44" w:rsidRPr="00EB6570" w:rsidRDefault="00E50A44" w:rsidP="00D50DD0">
            <w:pPr>
              <w:autoSpaceDE/>
              <w:spacing w:before="0" w:after="0"/>
              <w:jc w:val="left"/>
              <w:rPr>
                <w:ins w:id="8282" w:author="tedo gogoladze" w:date="2020-01-06T13:28:00Z"/>
                <w:rFonts w:eastAsia="Times New Roman" w:cs="Times New Roman"/>
                <w:color w:val="000000"/>
                <w:lang w:val="en-US" w:eastAsia="en-US"/>
              </w:rPr>
            </w:pPr>
            <w:ins w:id="8283" w:author="tedo gogoladze" w:date="2020-01-06T13:28:00Z">
              <w:r w:rsidRPr="00EB6570">
                <w:rPr>
                  <w:rFonts w:eastAsia="Times New Roman" w:cs="Times New Roman"/>
                  <w:color w:val="000000"/>
                  <w:lang w:val="en-US" w:eastAsia="en-US"/>
                </w:rPr>
                <w:t xml:space="preserve">status: </w:t>
              </w:r>
              <w:proofErr w:type="spellStart"/>
              <w:r w:rsidRPr="00EB6570">
                <w:rPr>
                  <w:rFonts w:eastAsia="Times New Roman" w:cs="Times New Roman"/>
                  <w:color w:val="000000"/>
                  <w:lang w:val="en-US" w:eastAsia="en-US"/>
                </w:rPr>
                <w:t>todo</w:t>
              </w:r>
              <w:proofErr w:type="spellEnd"/>
              <w:r w:rsidRPr="00EB6570">
                <w:rPr>
                  <w:rFonts w:eastAsia="Times New Roman" w:cs="Times New Roman"/>
                  <w:color w:val="000000"/>
                  <w:lang w:val="en-US" w:eastAsia="en-US"/>
                </w:rPr>
                <w:t xml:space="preserve"> </w:t>
              </w:r>
              <w:r w:rsidRPr="00631A0F">
                <w:rPr>
                  <w:rFonts w:cstheme="minorHAnsi"/>
                  <w:lang w:val="en-GB"/>
                </w:rPr>
                <w:sym w:font="Wingdings" w:char="F0E0"/>
              </w:r>
              <w:r w:rsidRPr="00EB6570">
                <w:rPr>
                  <w:rFonts w:eastAsia="Times New Roman" w:cs="Times New Roman"/>
                  <w:color w:val="000000"/>
                  <w:lang w:val="en-US" w:eastAsia="en-US"/>
                </w:rPr>
                <w:t xml:space="preserve"> Neuroticism: negative; </w:t>
              </w:r>
            </w:ins>
          </w:p>
        </w:tc>
        <w:tc>
          <w:tcPr>
            <w:tcW w:w="2196" w:type="dxa"/>
            <w:noWrap/>
            <w:hideMark/>
          </w:tcPr>
          <w:p w14:paraId="3221662C" w14:textId="77777777" w:rsidR="00E50A44" w:rsidRPr="00EB6570" w:rsidRDefault="00E50A44" w:rsidP="00D50DD0">
            <w:pPr>
              <w:autoSpaceDE/>
              <w:spacing w:before="0" w:after="0"/>
              <w:jc w:val="left"/>
              <w:rPr>
                <w:ins w:id="8284" w:author="tedo gogoladze" w:date="2020-01-06T13:28:00Z"/>
                <w:rFonts w:eastAsia="Times New Roman" w:cs="Times New Roman"/>
                <w:color w:val="000000"/>
                <w:lang w:val="en-US" w:eastAsia="en-US"/>
              </w:rPr>
            </w:pPr>
            <w:ins w:id="8285" w:author="tedo gogoladze" w:date="2020-01-06T13:28:00Z">
              <w:r w:rsidRPr="00EB6570">
                <w:rPr>
                  <w:rFonts w:eastAsia="Times New Roman" w:cs="Times New Roman"/>
                  <w:color w:val="000000"/>
                  <w:lang w:val="en-US" w:eastAsia="en-US"/>
                </w:rPr>
                <w:t>Consistent</w:t>
              </w:r>
            </w:ins>
          </w:p>
        </w:tc>
      </w:tr>
      <w:tr w:rsidR="00E50A44" w:rsidRPr="00EB6570" w14:paraId="25A7F0BB" w14:textId="77777777" w:rsidTr="00D50DD0">
        <w:trPr>
          <w:trHeight w:val="315"/>
          <w:ins w:id="8286" w:author="tedo gogoladze" w:date="2020-01-06T13:28:00Z"/>
        </w:trPr>
        <w:tc>
          <w:tcPr>
            <w:tcW w:w="2196" w:type="dxa"/>
            <w:noWrap/>
            <w:hideMark/>
          </w:tcPr>
          <w:p w14:paraId="73782896" w14:textId="77777777" w:rsidR="00E50A44" w:rsidRPr="00EB6570" w:rsidRDefault="00E50A44" w:rsidP="00D50DD0">
            <w:pPr>
              <w:autoSpaceDE/>
              <w:spacing w:before="0" w:after="0"/>
              <w:jc w:val="left"/>
              <w:rPr>
                <w:ins w:id="8287" w:author="tedo gogoladze" w:date="2020-01-06T13:28:00Z"/>
                <w:rFonts w:eastAsia="Times New Roman" w:cs="Times New Roman"/>
                <w:color w:val="000000"/>
                <w:lang w:val="en-US" w:eastAsia="en-US"/>
              </w:rPr>
            </w:pPr>
            <w:ins w:id="8288" w:author="tedo gogoladze" w:date="2020-01-06T13:28:00Z">
              <w:r w:rsidRPr="00EB6570">
                <w:rPr>
                  <w:rFonts w:eastAsia="Times New Roman" w:cs="Times New Roman"/>
                  <w:color w:val="000000"/>
                  <w:lang w:val="en-US" w:eastAsia="en-US"/>
                </w:rPr>
                <w:t xml:space="preserve">time: low </w:t>
              </w:r>
              <w:r w:rsidRPr="00631A0F">
                <w:rPr>
                  <w:rFonts w:cstheme="minorHAnsi"/>
                  <w:lang w:val="en-GB"/>
                </w:rPr>
                <w:sym w:font="Wingdings" w:char="F0E0"/>
              </w:r>
              <w:r w:rsidRPr="00EB6570">
                <w:rPr>
                  <w:rFonts w:eastAsia="Times New Roman" w:cs="Times New Roman"/>
                  <w:color w:val="000000"/>
                  <w:lang w:val="en-US" w:eastAsia="en-US"/>
                </w:rPr>
                <w:t xml:space="preserve"> Understanding: sequential</w:t>
              </w:r>
            </w:ins>
          </w:p>
        </w:tc>
        <w:tc>
          <w:tcPr>
            <w:tcW w:w="2196" w:type="dxa"/>
            <w:noWrap/>
            <w:hideMark/>
          </w:tcPr>
          <w:p w14:paraId="63BA0577" w14:textId="77777777" w:rsidR="00E50A44" w:rsidRPr="00EB6570" w:rsidRDefault="00E50A44" w:rsidP="00D50DD0">
            <w:pPr>
              <w:autoSpaceDE/>
              <w:spacing w:before="0" w:after="0"/>
              <w:jc w:val="left"/>
              <w:rPr>
                <w:ins w:id="8289" w:author="tedo gogoladze" w:date="2020-01-06T13:28:00Z"/>
                <w:rFonts w:eastAsia="Times New Roman" w:cs="Times New Roman"/>
                <w:color w:val="000000"/>
                <w:lang w:val="en-US" w:eastAsia="en-US"/>
              </w:rPr>
            </w:pPr>
            <w:ins w:id="8290" w:author="tedo gogoladze" w:date="2020-01-06T13:28:00Z">
              <w:r w:rsidRPr="00EB6570">
                <w:rPr>
                  <w:rFonts w:eastAsia="Times New Roman" w:cs="Times New Roman"/>
                  <w:color w:val="000000"/>
                  <w:lang w:val="en-US" w:eastAsia="en-US"/>
                </w:rPr>
                <w:t xml:space="preserve">Understanding: sequential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sequential</w:t>
              </w:r>
              <w:proofErr w:type="gramEnd"/>
              <w:r w:rsidRPr="00EB6570">
                <w:rPr>
                  <w:rFonts w:eastAsia="Times New Roman" w:cs="Times New Roman"/>
                  <w:color w:val="000000"/>
                  <w:lang w:val="en-US" w:eastAsia="en-US"/>
                </w:rPr>
                <w:t xml:space="preserve">; </w:t>
              </w:r>
            </w:ins>
          </w:p>
        </w:tc>
        <w:tc>
          <w:tcPr>
            <w:tcW w:w="2196" w:type="dxa"/>
            <w:noWrap/>
            <w:hideMark/>
          </w:tcPr>
          <w:p w14:paraId="7270938C" w14:textId="77777777" w:rsidR="00E50A44" w:rsidRPr="00EB6570" w:rsidRDefault="00E50A44" w:rsidP="00D50DD0">
            <w:pPr>
              <w:autoSpaceDE/>
              <w:spacing w:before="0" w:after="0"/>
              <w:jc w:val="left"/>
              <w:rPr>
                <w:ins w:id="8291" w:author="tedo gogoladze" w:date="2020-01-06T13:28:00Z"/>
                <w:rFonts w:eastAsia="Times New Roman" w:cs="Times New Roman"/>
                <w:color w:val="000000"/>
                <w:lang w:val="en-US" w:eastAsia="en-US"/>
              </w:rPr>
            </w:pPr>
            <w:ins w:id="8292" w:author="tedo gogoladze" w:date="2020-01-06T13:28:00Z">
              <w:r w:rsidRPr="00EB6570">
                <w:rPr>
                  <w:rFonts w:eastAsia="Times New Roman" w:cs="Times New Roman"/>
                  <w:color w:val="000000"/>
                  <w:lang w:val="en-US" w:eastAsia="en-US"/>
                </w:rPr>
                <w:t xml:space="preserve">Neuroticism: negative </w:t>
              </w:r>
              <w:r w:rsidRPr="00631A0F">
                <w:rPr>
                  <w:rFonts w:cstheme="minorHAnsi"/>
                  <w:lang w:val="en-GB"/>
                </w:rPr>
                <w:sym w:font="Wingdings" w:char="F0E0"/>
              </w:r>
              <w:r w:rsidRPr="00EB6570">
                <w:rPr>
                  <w:rFonts w:eastAsia="Times New Roman" w:cs="Times New Roman"/>
                  <w:color w:val="000000"/>
                  <w:lang w:val="en-US" w:eastAsia="en-US"/>
                </w:rPr>
                <w:t xml:space="preserve"> sequential; </w:t>
              </w:r>
            </w:ins>
          </w:p>
        </w:tc>
        <w:tc>
          <w:tcPr>
            <w:tcW w:w="2196" w:type="dxa"/>
            <w:noWrap/>
            <w:hideMark/>
          </w:tcPr>
          <w:p w14:paraId="63D96296" w14:textId="77777777" w:rsidR="00E50A44" w:rsidRPr="00EB6570" w:rsidRDefault="00E50A44" w:rsidP="00D50DD0">
            <w:pPr>
              <w:autoSpaceDE/>
              <w:spacing w:before="0" w:after="0"/>
              <w:jc w:val="left"/>
              <w:rPr>
                <w:ins w:id="8293" w:author="tedo gogoladze" w:date="2020-01-06T13:28:00Z"/>
                <w:rFonts w:eastAsia="Times New Roman" w:cs="Times New Roman"/>
                <w:color w:val="000000"/>
                <w:lang w:val="en-US" w:eastAsia="en-US"/>
              </w:rPr>
            </w:pPr>
            <w:ins w:id="8294" w:author="tedo gogoladze" w:date="2020-01-06T13:28:00Z">
              <w:r w:rsidRPr="00EB6570">
                <w:rPr>
                  <w:rFonts w:eastAsia="Times New Roman" w:cs="Times New Roman"/>
                  <w:color w:val="000000"/>
                  <w:lang w:val="en-US" w:eastAsia="en-US"/>
                </w:rPr>
                <w:t>Inconsistent</w:t>
              </w:r>
            </w:ins>
          </w:p>
        </w:tc>
      </w:tr>
      <w:tr w:rsidR="00E50A44" w:rsidRPr="00EB6570" w14:paraId="2C6862B4" w14:textId="77777777" w:rsidTr="00D50DD0">
        <w:trPr>
          <w:trHeight w:val="315"/>
          <w:ins w:id="8295" w:author="tedo gogoladze" w:date="2020-01-06T13:28:00Z"/>
        </w:trPr>
        <w:tc>
          <w:tcPr>
            <w:tcW w:w="2196" w:type="dxa"/>
            <w:noWrap/>
            <w:hideMark/>
          </w:tcPr>
          <w:p w14:paraId="36CB006A" w14:textId="77777777" w:rsidR="00E50A44" w:rsidRPr="00EB6570" w:rsidRDefault="00E50A44" w:rsidP="00D50DD0">
            <w:pPr>
              <w:autoSpaceDE/>
              <w:spacing w:before="0" w:after="0"/>
              <w:jc w:val="left"/>
              <w:rPr>
                <w:ins w:id="8296" w:author="tedo gogoladze" w:date="2020-01-06T13:28:00Z"/>
                <w:rFonts w:eastAsia="Times New Roman" w:cs="Times New Roman"/>
                <w:color w:val="000000"/>
                <w:lang w:val="en-US" w:eastAsia="en-US"/>
              </w:rPr>
            </w:pPr>
            <w:ins w:id="8297" w:author="tedo gogoladze" w:date="2020-01-06T13:28:00Z">
              <w:r w:rsidRPr="00EB6570">
                <w:rPr>
                  <w:rFonts w:eastAsia="Times New Roman" w:cs="Times New Roman"/>
                  <w:color w:val="000000"/>
                  <w:lang w:val="en-US" w:eastAsia="en-US"/>
                </w:rPr>
                <w:t xml:space="preserve">Understanding: global </w:t>
              </w:r>
              <w:r w:rsidRPr="00631A0F">
                <w:rPr>
                  <w:rFonts w:cstheme="minorHAnsi"/>
                  <w:lang w:val="en-GB"/>
                </w:rPr>
                <w:sym w:font="Wingdings" w:char="F0E0"/>
              </w:r>
              <w:r w:rsidRPr="00EB6570">
                <w:rPr>
                  <w:rFonts w:eastAsia="Times New Roman" w:cs="Times New Roman"/>
                  <w:color w:val="000000"/>
                  <w:lang w:val="en-US" w:eastAsia="en-US"/>
                </w:rPr>
                <w:t xml:space="preserve"> status: done</w:t>
              </w:r>
            </w:ins>
          </w:p>
        </w:tc>
        <w:tc>
          <w:tcPr>
            <w:tcW w:w="2196" w:type="dxa"/>
            <w:noWrap/>
            <w:hideMark/>
          </w:tcPr>
          <w:p w14:paraId="24DBAB1E" w14:textId="77777777" w:rsidR="00E50A44" w:rsidRPr="00EB6570" w:rsidRDefault="00E50A44" w:rsidP="00D50DD0">
            <w:pPr>
              <w:autoSpaceDE/>
              <w:spacing w:before="0" w:after="0"/>
              <w:jc w:val="left"/>
              <w:rPr>
                <w:ins w:id="8298" w:author="tedo gogoladze" w:date="2020-01-06T13:28:00Z"/>
                <w:rFonts w:eastAsia="Times New Roman" w:cs="Times New Roman"/>
                <w:color w:val="000000"/>
                <w:lang w:val="en-US" w:eastAsia="en-US"/>
              </w:rPr>
            </w:pPr>
            <w:ins w:id="8299" w:author="tedo gogoladze" w:date="2020-01-06T13:28:00Z">
              <w:r w:rsidRPr="00EB6570">
                <w:rPr>
                  <w:rFonts w:eastAsia="Times New Roman" w:cs="Times New Roman"/>
                  <w:color w:val="000000"/>
                  <w:lang w:val="en-US" w:eastAsia="en-US"/>
                </w:rPr>
                <w:t xml:space="preserve">Understanding: global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Neuroticism</w:t>
              </w:r>
              <w:proofErr w:type="gramEnd"/>
              <w:r w:rsidRPr="00EB6570">
                <w:rPr>
                  <w:rFonts w:eastAsia="Times New Roman" w:cs="Times New Roman"/>
                  <w:color w:val="000000"/>
                  <w:lang w:val="en-US" w:eastAsia="en-US"/>
                </w:rPr>
                <w:t xml:space="preserve">: positive; </w:t>
              </w:r>
            </w:ins>
          </w:p>
        </w:tc>
        <w:tc>
          <w:tcPr>
            <w:tcW w:w="2196" w:type="dxa"/>
            <w:noWrap/>
            <w:hideMark/>
          </w:tcPr>
          <w:p w14:paraId="1A4051C0" w14:textId="77777777" w:rsidR="00E50A44" w:rsidRPr="00EB6570" w:rsidRDefault="00E50A44" w:rsidP="00D50DD0">
            <w:pPr>
              <w:autoSpaceDE/>
              <w:spacing w:before="0" w:after="0"/>
              <w:jc w:val="left"/>
              <w:rPr>
                <w:ins w:id="8300" w:author="tedo gogoladze" w:date="2020-01-06T13:28:00Z"/>
                <w:rFonts w:eastAsia="Times New Roman" w:cs="Times New Roman"/>
                <w:color w:val="000000"/>
                <w:lang w:val="en-US" w:eastAsia="en-US"/>
              </w:rPr>
            </w:pPr>
            <w:ins w:id="8301" w:author="tedo gogoladze" w:date="2020-01-06T13:28:00Z">
              <w:r w:rsidRPr="00EB6570">
                <w:rPr>
                  <w:rFonts w:eastAsia="Times New Roman" w:cs="Times New Roman"/>
                  <w:color w:val="000000"/>
                  <w:lang w:val="en-US" w:eastAsia="en-US"/>
                </w:rPr>
                <w:t xml:space="preserve">Neuroticism: positive </w:t>
              </w:r>
              <w:r w:rsidRPr="00631A0F">
                <w:rPr>
                  <w:rFonts w:cstheme="minorHAnsi"/>
                  <w:lang w:val="en-GB"/>
                </w:rPr>
                <w:sym w:font="Wingdings" w:char="F0E0"/>
              </w:r>
              <w:r w:rsidRPr="00EB6570">
                <w:rPr>
                  <w:rFonts w:eastAsia="Times New Roman" w:cs="Times New Roman"/>
                  <w:color w:val="000000"/>
                  <w:lang w:val="en-US" w:eastAsia="en-US"/>
                </w:rPr>
                <w:t xml:space="preserve"> status: done; </w:t>
              </w:r>
            </w:ins>
          </w:p>
        </w:tc>
        <w:tc>
          <w:tcPr>
            <w:tcW w:w="2196" w:type="dxa"/>
            <w:noWrap/>
            <w:hideMark/>
          </w:tcPr>
          <w:p w14:paraId="308D00E7" w14:textId="77777777" w:rsidR="00E50A44" w:rsidRPr="00EB6570" w:rsidRDefault="00E50A44" w:rsidP="00D50DD0">
            <w:pPr>
              <w:autoSpaceDE/>
              <w:spacing w:before="0" w:after="0"/>
              <w:jc w:val="left"/>
              <w:rPr>
                <w:ins w:id="8302" w:author="tedo gogoladze" w:date="2020-01-06T13:28:00Z"/>
                <w:rFonts w:eastAsia="Times New Roman" w:cs="Times New Roman"/>
                <w:color w:val="000000"/>
                <w:lang w:val="en-US" w:eastAsia="en-US"/>
              </w:rPr>
            </w:pPr>
            <w:ins w:id="8303" w:author="tedo gogoladze" w:date="2020-01-06T13:28:00Z">
              <w:r w:rsidRPr="00EB6570">
                <w:rPr>
                  <w:rFonts w:eastAsia="Times New Roman" w:cs="Times New Roman"/>
                  <w:color w:val="000000"/>
                  <w:lang w:val="en-US" w:eastAsia="en-US"/>
                </w:rPr>
                <w:t>Consistent</w:t>
              </w:r>
            </w:ins>
          </w:p>
        </w:tc>
      </w:tr>
      <w:tr w:rsidR="00E50A44" w:rsidRPr="00EB6570" w14:paraId="61A4BAD7" w14:textId="77777777" w:rsidTr="00D50DD0">
        <w:trPr>
          <w:trHeight w:val="315"/>
          <w:ins w:id="8304" w:author="tedo gogoladze" w:date="2020-01-06T13:28:00Z"/>
        </w:trPr>
        <w:tc>
          <w:tcPr>
            <w:tcW w:w="2196" w:type="dxa"/>
            <w:noWrap/>
            <w:hideMark/>
          </w:tcPr>
          <w:p w14:paraId="3B9F637D" w14:textId="77777777" w:rsidR="00E50A44" w:rsidRPr="00EB6570" w:rsidRDefault="00E50A44" w:rsidP="00D50DD0">
            <w:pPr>
              <w:autoSpaceDE/>
              <w:spacing w:before="0" w:after="0"/>
              <w:jc w:val="left"/>
              <w:rPr>
                <w:ins w:id="8305" w:author="tedo gogoladze" w:date="2020-01-06T13:28:00Z"/>
                <w:rFonts w:eastAsia="Times New Roman" w:cs="Times New Roman"/>
                <w:color w:val="000000"/>
                <w:lang w:val="en-US" w:eastAsia="en-US"/>
              </w:rPr>
            </w:pPr>
            <w:ins w:id="8306" w:author="tedo gogoladze" w:date="2020-01-06T13:28:00Z">
              <w:r w:rsidRPr="00EB6570">
                <w:rPr>
                  <w:rFonts w:eastAsia="Times New Roman" w:cs="Times New Roman"/>
                  <w:color w:val="000000"/>
                  <w:lang w:val="en-US" w:eastAsia="en-US"/>
                </w:rPr>
                <w:lastRenderedPageBreak/>
                <w:t xml:space="preserve">Understanding: global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w:t>
              </w:r>
            </w:ins>
          </w:p>
        </w:tc>
        <w:tc>
          <w:tcPr>
            <w:tcW w:w="2196" w:type="dxa"/>
            <w:noWrap/>
            <w:hideMark/>
          </w:tcPr>
          <w:p w14:paraId="6CB892EA" w14:textId="77777777" w:rsidR="00E50A44" w:rsidRPr="00EB6570" w:rsidRDefault="00E50A44" w:rsidP="00D50DD0">
            <w:pPr>
              <w:autoSpaceDE/>
              <w:spacing w:before="0" w:after="0"/>
              <w:jc w:val="left"/>
              <w:rPr>
                <w:ins w:id="8307" w:author="tedo gogoladze" w:date="2020-01-06T13:28:00Z"/>
                <w:rFonts w:eastAsia="Times New Roman" w:cs="Times New Roman"/>
                <w:color w:val="000000"/>
                <w:lang w:val="en-US" w:eastAsia="en-US"/>
              </w:rPr>
            </w:pPr>
            <w:ins w:id="8308" w:author="tedo gogoladze" w:date="2020-01-06T13:28:00Z">
              <w:r w:rsidRPr="00EB6570">
                <w:rPr>
                  <w:rFonts w:eastAsia="Times New Roman" w:cs="Times New Roman"/>
                  <w:color w:val="000000"/>
                  <w:lang w:val="en-US" w:eastAsia="en-US"/>
                </w:rPr>
                <w:t xml:space="preserve">Understanding: global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Neuroticism</w:t>
              </w:r>
              <w:proofErr w:type="gramEnd"/>
              <w:r w:rsidRPr="00EB6570">
                <w:rPr>
                  <w:rFonts w:eastAsia="Times New Roman" w:cs="Times New Roman"/>
                  <w:color w:val="000000"/>
                  <w:lang w:val="en-US" w:eastAsia="en-US"/>
                </w:rPr>
                <w:t xml:space="preserve">: positive; </w:t>
              </w:r>
            </w:ins>
          </w:p>
        </w:tc>
        <w:tc>
          <w:tcPr>
            <w:tcW w:w="2196" w:type="dxa"/>
            <w:noWrap/>
            <w:hideMark/>
          </w:tcPr>
          <w:p w14:paraId="7FE91969" w14:textId="77777777" w:rsidR="00E50A44" w:rsidRPr="00EB6570" w:rsidRDefault="00E50A44" w:rsidP="00D50DD0">
            <w:pPr>
              <w:autoSpaceDE/>
              <w:spacing w:before="0" w:after="0"/>
              <w:jc w:val="left"/>
              <w:rPr>
                <w:ins w:id="8309" w:author="tedo gogoladze" w:date="2020-01-06T13:28:00Z"/>
                <w:rFonts w:eastAsia="Times New Roman" w:cs="Times New Roman"/>
                <w:color w:val="000000"/>
                <w:lang w:val="en-US" w:eastAsia="en-US"/>
              </w:rPr>
            </w:pPr>
            <w:ins w:id="8310" w:author="tedo gogoladze" w:date="2020-01-06T13:28:00Z">
              <w:r w:rsidRPr="00EB6570">
                <w:rPr>
                  <w:rFonts w:eastAsia="Times New Roman" w:cs="Times New Roman"/>
                  <w:color w:val="000000"/>
                  <w:lang w:val="en-US" w:eastAsia="en-US"/>
                </w:rPr>
                <w:t xml:space="preserve">Neuroticism: positive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 </w:t>
              </w:r>
            </w:ins>
          </w:p>
        </w:tc>
        <w:tc>
          <w:tcPr>
            <w:tcW w:w="2196" w:type="dxa"/>
            <w:noWrap/>
            <w:hideMark/>
          </w:tcPr>
          <w:p w14:paraId="2C80BB78" w14:textId="77777777" w:rsidR="00E50A44" w:rsidRPr="00EB6570" w:rsidRDefault="00E50A44" w:rsidP="00D50DD0">
            <w:pPr>
              <w:autoSpaceDE/>
              <w:spacing w:before="0" w:after="0"/>
              <w:jc w:val="left"/>
              <w:rPr>
                <w:ins w:id="8311" w:author="tedo gogoladze" w:date="2020-01-06T13:28:00Z"/>
                <w:rFonts w:eastAsia="Times New Roman" w:cs="Times New Roman"/>
                <w:color w:val="000000"/>
                <w:lang w:val="en-US" w:eastAsia="en-US"/>
              </w:rPr>
            </w:pPr>
            <w:ins w:id="8312" w:author="tedo gogoladze" w:date="2020-01-06T13:28:00Z">
              <w:r w:rsidRPr="00EB6570">
                <w:rPr>
                  <w:rFonts w:eastAsia="Times New Roman" w:cs="Times New Roman"/>
                  <w:color w:val="000000"/>
                  <w:lang w:val="en-US" w:eastAsia="en-US"/>
                </w:rPr>
                <w:t>Inconsistent</w:t>
              </w:r>
            </w:ins>
          </w:p>
        </w:tc>
      </w:tr>
      <w:tr w:rsidR="00E50A44" w:rsidRPr="00EB6570" w14:paraId="4277DFD1" w14:textId="77777777" w:rsidTr="00D50DD0">
        <w:trPr>
          <w:trHeight w:val="315"/>
          <w:ins w:id="8313" w:author="tedo gogoladze" w:date="2020-01-06T13:28:00Z"/>
        </w:trPr>
        <w:tc>
          <w:tcPr>
            <w:tcW w:w="2196" w:type="dxa"/>
            <w:noWrap/>
            <w:hideMark/>
          </w:tcPr>
          <w:p w14:paraId="07A0B88E" w14:textId="77777777" w:rsidR="00E50A44" w:rsidRPr="00EB6570" w:rsidRDefault="00E50A44" w:rsidP="00D50DD0">
            <w:pPr>
              <w:autoSpaceDE/>
              <w:spacing w:before="0" w:after="0"/>
              <w:jc w:val="left"/>
              <w:rPr>
                <w:ins w:id="8314" w:author="tedo gogoladze" w:date="2020-01-06T13:28:00Z"/>
                <w:rFonts w:eastAsia="Times New Roman" w:cs="Times New Roman"/>
                <w:color w:val="000000"/>
                <w:lang w:val="en-US" w:eastAsia="en-US"/>
              </w:rPr>
            </w:pPr>
            <w:ins w:id="8315" w:author="tedo gogoladze" w:date="2020-01-06T13:28:00Z">
              <w:r w:rsidRPr="00EB6570">
                <w:rPr>
                  <w:rFonts w:eastAsia="Times New Roman" w:cs="Times New Roman"/>
                  <w:color w:val="000000"/>
                  <w:lang w:val="en-US" w:eastAsia="en-US"/>
                </w:rPr>
                <w:t xml:space="preserve">priority: low </w:t>
              </w:r>
              <w:r w:rsidRPr="00631A0F">
                <w:rPr>
                  <w:rFonts w:cstheme="minorHAnsi"/>
                  <w:lang w:val="en-GB"/>
                </w:rPr>
                <w:sym w:font="Wingdings" w:char="F0E0"/>
              </w:r>
              <w:r w:rsidRPr="00EB6570">
                <w:rPr>
                  <w:rFonts w:eastAsia="Times New Roman" w:cs="Times New Roman"/>
                  <w:color w:val="000000"/>
                  <w:lang w:val="en-US" w:eastAsia="en-US"/>
                </w:rPr>
                <w:t xml:space="preserve"> Understanding: sequential</w:t>
              </w:r>
            </w:ins>
          </w:p>
        </w:tc>
        <w:tc>
          <w:tcPr>
            <w:tcW w:w="2196" w:type="dxa"/>
            <w:noWrap/>
            <w:hideMark/>
          </w:tcPr>
          <w:p w14:paraId="3BD4C906" w14:textId="77777777" w:rsidR="00E50A44" w:rsidRPr="00EB6570" w:rsidRDefault="00E50A44" w:rsidP="00D50DD0">
            <w:pPr>
              <w:autoSpaceDE/>
              <w:spacing w:before="0" w:after="0"/>
              <w:jc w:val="left"/>
              <w:rPr>
                <w:ins w:id="8316" w:author="tedo gogoladze" w:date="2020-01-06T13:28:00Z"/>
                <w:rFonts w:eastAsia="Times New Roman" w:cs="Times New Roman"/>
                <w:color w:val="000000"/>
                <w:lang w:val="en-US" w:eastAsia="en-US"/>
              </w:rPr>
            </w:pPr>
            <w:ins w:id="8317" w:author="tedo gogoladze" w:date="2020-01-06T13:28:00Z">
              <w:r w:rsidRPr="00EB6570">
                <w:rPr>
                  <w:rFonts w:eastAsia="Times New Roman" w:cs="Times New Roman"/>
                  <w:color w:val="000000"/>
                  <w:lang w:val="en-US" w:eastAsia="en-US"/>
                </w:rPr>
                <w:t xml:space="preserve">Understanding: sequential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Neuroticism</w:t>
              </w:r>
              <w:proofErr w:type="gramEnd"/>
              <w:r w:rsidRPr="00EB6570">
                <w:rPr>
                  <w:rFonts w:eastAsia="Times New Roman" w:cs="Times New Roman"/>
                  <w:color w:val="000000"/>
                  <w:lang w:val="en-US" w:eastAsia="en-US"/>
                </w:rPr>
                <w:t>: negative;</w:t>
              </w:r>
            </w:ins>
          </w:p>
        </w:tc>
        <w:tc>
          <w:tcPr>
            <w:tcW w:w="2196" w:type="dxa"/>
            <w:noWrap/>
            <w:hideMark/>
          </w:tcPr>
          <w:p w14:paraId="6D30AFD0" w14:textId="77777777" w:rsidR="00E50A44" w:rsidRPr="00EB6570" w:rsidRDefault="00E50A44" w:rsidP="00D50DD0">
            <w:pPr>
              <w:autoSpaceDE/>
              <w:spacing w:before="0" w:after="0"/>
              <w:jc w:val="left"/>
              <w:rPr>
                <w:ins w:id="8318" w:author="tedo gogoladze" w:date="2020-01-06T13:28:00Z"/>
                <w:rFonts w:eastAsia="Times New Roman" w:cs="Times New Roman"/>
                <w:color w:val="000000"/>
                <w:lang w:val="en-US" w:eastAsia="en-US"/>
              </w:rPr>
            </w:pPr>
            <w:ins w:id="8319" w:author="tedo gogoladze" w:date="2020-01-06T13:28:00Z">
              <w:r w:rsidRPr="00EB6570">
                <w:rPr>
                  <w:rFonts w:eastAsia="Times New Roman" w:cs="Times New Roman"/>
                  <w:color w:val="000000"/>
                  <w:lang w:val="en-US" w:eastAsia="en-US"/>
                </w:rPr>
                <w:t xml:space="preserve">priority: low </w:t>
              </w:r>
              <w:r w:rsidRPr="00631A0F">
                <w:rPr>
                  <w:rFonts w:cstheme="minorHAnsi"/>
                  <w:lang w:val="en-GB"/>
                </w:rPr>
                <w:sym w:font="Wingdings" w:char="F0E0"/>
              </w:r>
              <w:r w:rsidRPr="00EB6570">
                <w:rPr>
                  <w:rFonts w:eastAsia="Times New Roman" w:cs="Times New Roman"/>
                  <w:color w:val="000000"/>
                  <w:lang w:val="en-US" w:eastAsia="en-US"/>
                </w:rPr>
                <w:t xml:space="preserve"> Neuroticism: negative;</w:t>
              </w:r>
            </w:ins>
          </w:p>
        </w:tc>
        <w:tc>
          <w:tcPr>
            <w:tcW w:w="2196" w:type="dxa"/>
            <w:noWrap/>
            <w:hideMark/>
          </w:tcPr>
          <w:p w14:paraId="7FD5A715" w14:textId="77777777" w:rsidR="00E50A44" w:rsidRPr="00EB6570" w:rsidRDefault="00E50A44" w:rsidP="00D50DD0">
            <w:pPr>
              <w:autoSpaceDE/>
              <w:spacing w:before="0" w:after="0"/>
              <w:jc w:val="left"/>
              <w:rPr>
                <w:ins w:id="8320" w:author="tedo gogoladze" w:date="2020-01-06T13:28:00Z"/>
                <w:rFonts w:eastAsia="Times New Roman" w:cs="Times New Roman"/>
                <w:color w:val="000000"/>
                <w:lang w:val="en-US" w:eastAsia="en-US"/>
              </w:rPr>
            </w:pPr>
            <w:ins w:id="8321" w:author="tedo gogoladze" w:date="2020-01-06T13:28:00Z">
              <w:r w:rsidRPr="00EB6570">
                <w:rPr>
                  <w:rFonts w:eastAsia="Times New Roman" w:cs="Times New Roman"/>
                  <w:color w:val="000000"/>
                  <w:lang w:val="en-US" w:eastAsia="en-US"/>
                </w:rPr>
                <w:t>Inconsistent</w:t>
              </w:r>
            </w:ins>
          </w:p>
        </w:tc>
      </w:tr>
      <w:tr w:rsidR="00E50A44" w:rsidRPr="00EB6570" w14:paraId="7FEFD2D9" w14:textId="77777777" w:rsidTr="00D50DD0">
        <w:trPr>
          <w:trHeight w:val="315"/>
          <w:ins w:id="8322" w:author="tedo gogoladze" w:date="2020-01-06T13:28:00Z"/>
        </w:trPr>
        <w:tc>
          <w:tcPr>
            <w:tcW w:w="2196" w:type="dxa"/>
            <w:noWrap/>
            <w:hideMark/>
          </w:tcPr>
          <w:p w14:paraId="0BD23344" w14:textId="77777777" w:rsidR="00E50A44" w:rsidRPr="00EB6570" w:rsidRDefault="00E50A44" w:rsidP="00D50DD0">
            <w:pPr>
              <w:autoSpaceDE/>
              <w:spacing w:before="0" w:after="0"/>
              <w:jc w:val="left"/>
              <w:rPr>
                <w:ins w:id="8323" w:author="tedo gogoladze" w:date="2020-01-06T13:28:00Z"/>
                <w:rFonts w:eastAsia="Times New Roman" w:cs="Times New Roman"/>
                <w:color w:val="000000"/>
                <w:lang w:val="en-US" w:eastAsia="en-US"/>
              </w:rPr>
            </w:pPr>
            <w:ins w:id="8324" w:author="tedo gogoladze" w:date="2020-01-06T13:28:00Z">
              <w:r w:rsidRPr="00EB6570">
                <w:rPr>
                  <w:rFonts w:eastAsia="Times New Roman" w:cs="Times New Roman"/>
                  <w:color w:val="000000"/>
                  <w:lang w:val="en-US" w:eastAsia="en-US"/>
                </w:rPr>
                <w:t xml:space="preserve">Understanding: sequential </w:t>
              </w:r>
              <w:r w:rsidRPr="00631A0F">
                <w:rPr>
                  <w:rFonts w:cstheme="minorHAnsi"/>
                  <w:lang w:val="en-GB"/>
                </w:rPr>
                <w:sym w:font="Wingdings" w:char="F0E0"/>
              </w:r>
              <w:r w:rsidRPr="00EB6570">
                <w:rPr>
                  <w:rFonts w:eastAsia="Times New Roman" w:cs="Times New Roman"/>
                  <w:color w:val="000000"/>
                  <w:lang w:val="en-US" w:eastAsia="en-US"/>
                </w:rPr>
                <w:t xml:space="preserve"> status: </w:t>
              </w:r>
              <w:proofErr w:type="spellStart"/>
              <w:r w:rsidRPr="00EB6570">
                <w:rPr>
                  <w:rFonts w:eastAsia="Times New Roman" w:cs="Times New Roman"/>
                  <w:color w:val="000000"/>
                  <w:lang w:val="en-US" w:eastAsia="en-US"/>
                </w:rPr>
                <w:t>todo</w:t>
              </w:r>
              <w:proofErr w:type="spellEnd"/>
            </w:ins>
          </w:p>
        </w:tc>
        <w:tc>
          <w:tcPr>
            <w:tcW w:w="2196" w:type="dxa"/>
            <w:noWrap/>
            <w:hideMark/>
          </w:tcPr>
          <w:p w14:paraId="1A055F1E" w14:textId="77777777" w:rsidR="00E50A44" w:rsidRPr="00EB6570" w:rsidRDefault="00E50A44" w:rsidP="00D50DD0">
            <w:pPr>
              <w:autoSpaceDE/>
              <w:spacing w:before="0" w:after="0"/>
              <w:jc w:val="left"/>
              <w:rPr>
                <w:ins w:id="8325" w:author="tedo gogoladze" w:date="2020-01-06T13:28:00Z"/>
                <w:rFonts w:eastAsia="Times New Roman" w:cs="Times New Roman"/>
                <w:color w:val="000000"/>
                <w:lang w:val="en-US" w:eastAsia="en-US"/>
              </w:rPr>
            </w:pPr>
            <w:ins w:id="8326" w:author="tedo gogoladze" w:date="2020-01-06T13:28:00Z">
              <w:r w:rsidRPr="00EB6570">
                <w:rPr>
                  <w:rFonts w:eastAsia="Times New Roman" w:cs="Times New Roman"/>
                  <w:color w:val="000000"/>
                  <w:lang w:val="en-US" w:eastAsia="en-US"/>
                </w:rPr>
                <w:t xml:space="preserve">Understanding: sequential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Neuroticism</w:t>
              </w:r>
              <w:proofErr w:type="gramEnd"/>
              <w:r w:rsidRPr="00EB6570">
                <w:rPr>
                  <w:rFonts w:eastAsia="Times New Roman" w:cs="Times New Roman"/>
                  <w:color w:val="000000"/>
                  <w:lang w:val="en-US" w:eastAsia="en-US"/>
                </w:rPr>
                <w:t>: negative;</w:t>
              </w:r>
            </w:ins>
          </w:p>
        </w:tc>
        <w:tc>
          <w:tcPr>
            <w:tcW w:w="2196" w:type="dxa"/>
            <w:noWrap/>
            <w:hideMark/>
          </w:tcPr>
          <w:p w14:paraId="5B1ECA34" w14:textId="77777777" w:rsidR="00E50A44" w:rsidRPr="00EB6570" w:rsidRDefault="00E50A44" w:rsidP="00D50DD0">
            <w:pPr>
              <w:autoSpaceDE/>
              <w:spacing w:before="0" w:after="0"/>
              <w:jc w:val="left"/>
              <w:rPr>
                <w:ins w:id="8327" w:author="tedo gogoladze" w:date="2020-01-06T13:28:00Z"/>
                <w:rFonts w:eastAsia="Times New Roman" w:cs="Times New Roman"/>
                <w:color w:val="000000"/>
                <w:lang w:val="en-US" w:eastAsia="en-US"/>
              </w:rPr>
            </w:pPr>
            <w:ins w:id="8328" w:author="tedo gogoladze" w:date="2020-01-06T13:28:00Z">
              <w:r w:rsidRPr="00EB6570">
                <w:rPr>
                  <w:rFonts w:eastAsia="Times New Roman" w:cs="Times New Roman"/>
                  <w:color w:val="000000"/>
                  <w:lang w:val="en-US" w:eastAsia="en-US"/>
                </w:rPr>
                <w:t xml:space="preserve">Neuroticism: negative </w:t>
              </w:r>
              <w:r w:rsidRPr="00631A0F">
                <w:rPr>
                  <w:rFonts w:cstheme="minorHAnsi"/>
                  <w:lang w:val="en-GB"/>
                </w:rPr>
                <w:sym w:font="Wingdings" w:char="F0E0"/>
              </w:r>
              <w:r w:rsidRPr="00EB6570">
                <w:rPr>
                  <w:rFonts w:eastAsia="Times New Roman" w:cs="Times New Roman"/>
                  <w:color w:val="000000"/>
                  <w:lang w:val="en-US" w:eastAsia="en-US"/>
                </w:rPr>
                <w:t xml:space="preserve"> status: </w:t>
              </w:r>
              <w:proofErr w:type="spellStart"/>
              <w:r w:rsidRPr="00EB6570">
                <w:rPr>
                  <w:rFonts w:eastAsia="Times New Roman" w:cs="Times New Roman"/>
                  <w:color w:val="000000"/>
                  <w:lang w:val="en-US" w:eastAsia="en-US"/>
                </w:rPr>
                <w:t>todo</w:t>
              </w:r>
              <w:proofErr w:type="spellEnd"/>
              <w:r w:rsidRPr="00EB6570">
                <w:rPr>
                  <w:rFonts w:eastAsia="Times New Roman" w:cs="Times New Roman"/>
                  <w:color w:val="000000"/>
                  <w:lang w:val="en-US" w:eastAsia="en-US"/>
                </w:rPr>
                <w:t xml:space="preserve">; </w:t>
              </w:r>
            </w:ins>
          </w:p>
        </w:tc>
        <w:tc>
          <w:tcPr>
            <w:tcW w:w="2196" w:type="dxa"/>
            <w:noWrap/>
            <w:hideMark/>
          </w:tcPr>
          <w:p w14:paraId="47401198" w14:textId="77777777" w:rsidR="00E50A44" w:rsidRPr="00EB6570" w:rsidRDefault="00E50A44" w:rsidP="00D50DD0">
            <w:pPr>
              <w:autoSpaceDE/>
              <w:spacing w:before="0" w:after="0"/>
              <w:jc w:val="left"/>
              <w:rPr>
                <w:ins w:id="8329" w:author="tedo gogoladze" w:date="2020-01-06T13:28:00Z"/>
                <w:rFonts w:eastAsia="Times New Roman" w:cs="Times New Roman"/>
                <w:color w:val="000000"/>
                <w:lang w:val="en-US" w:eastAsia="en-US"/>
              </w:rPr>
            </w:pPr>
            <w:ins w:id="8330" w:author="tedo gogoladze" w:date="2020-01-06T13:28:00Z">
              <w:r w:rsidRPr="00EB6570">
                <w:rPr>
                  <w:rFonts w:eastAsia="Times New Roman" w:cs="Times New Roman"/>
                  <w:color w:val="000000"/>
                  <w:lang w:val="en-US" w:eastAsia="en-US"/>
                </w:rPr>
                <w:t>Consistent</w:t>
              </w:r>
            </w:ins>
          </w:p>
        </w:tc>
      </w:tr>
      <w:tr w:rsidR="00E50A44" w:rsidRPr="00EB6570" w14:paraId="6711D70C" w14:textId="77777777" w:rsidTr="00D50DD0">
        <w:trPr>
          <w:trHeight w:val="315"/>
          <w:ins w:id="8331" w:author="tedo gogoladze" w:date="2020-01-06T13:28:00Z"/>
        </w:trPr>
        <w:tc>
          <w:tcPr>
            <w:tcW w:w="2196" w:type="dxa"/>
            <w:noWrap/>
            <w:hideMark/>
          </w:tcPr>
          <w:p w14:paraId="2E78DED8" w14:textId="77777777" w:rsidR="00E50A44" w:rsidRPr="00EB6570" w:rsidRDefault="00E50A44" w:rsidP="00D50DD0">
            <w:pPr>
              <w:autoSpaceDE/>
              <w:spacing w:before="0" w:after="0"/>
              <w:jc w:val="left"/>
              <w:rPr>
                <w:ins w:id="8332" w:author="tedo gogoladze" w:date="2020-01-06T13:28:00Z"/>
                <w:rFonts w:eastAsia="Times New Roman" w:cs="Times New Roman"/>
                <w:color w:val="000000"/>
                <w:lang w:val="en-US" w:eastAsia="en-US"/>
              </w:rPr>
            </w:pPr>
            <w:ins w:id="8333" w:author="tedo gogoladze" w:date="2020-01-06T13:28:00Z">
              <w:r w:rsidRPr="00EB6570">
                <w:rPr>
                  <w:rFonts w:eastAsia="Times New Roman" w:cs="Times New Roman"/>
                  <w:color w:val="000000"/>
                  <w:lang w:val="en-US" w:eastAsia="en-US"/>
                </w:rPr>
                <w:t xml:space="preserve">Understanding: sequential </w:t>
              </w:r>
              <w:r w:rsidRPr="00631A0F">
                <w:rPr>
                  <w:rFonts w:cstheme="minorHAnsi"/>
                  <w:lang w:val="en-GB"/>
                </w:rPr>
                <w:sym w:font="Wingdings" w:char="F0E0"/>
              </w:r>
              <w:r w:rsidRPr="00EB6570">
                <w:rPr>
                  <w:rFonts w:eastAsia="Times New Roman" w:cs="Times New Roman"/>
                  <w:color w:val="000000"/>
                  <w:lang w:val="en-US" w:eastAsia="en-US"/>
                </w:rPr>
                <w:t xml:space="preserve"> time: low</w:t>
              </w:r>
            </w:ins>
          </w:p>
        </w:tc>
        <w:tc>
          <w:tcPr>
            <w:tcW w:w="2196" w:type="dxa"/>
            <w:noWrap/>
            <w:hideMark/>
          </w:tcPr>
          <w:p w14:paraId="6E09E2CD" w14:textId="77777777" w:rsidR="00E50A44" w:rsidRPr="00EB6570" w:rsidRDefault="00E50A44" w:rsidP="00D50DD0">
            <w:pPr>
              <w:autoSpaceDE/>
              <w:spacing w:before="0" w:after="0"/>
              <w:jc w:val="left"/>
              <w:rPr>
                <w:ins w:id="8334" w:author="tedo gogoladze" w:date="2020-01-06T13:28:00Z"/>
                <w:rFonts w:eastAsia="Times New Roman" w:cs="Times New Roman"/>
                <w:color w:val="000000"/>
                <w:lang w:val="en-US" w:eastAsia="en-US"/>
              </w:rPr>
            </w:pPr>
            <w:ins w:id="8335" w:author="tedo gogoladze" w:date="2020-01-06T13:28:00Z">
              <w:r w:rsidRPr="00EB6570">
                <w:rPr>
                  <w:rFonts w:eastAsia="Times New Roman" w:cs="Times New Roman"/>
                  <w:color w:val="000000"/>
                  <w:lang w:val="en-US" w:eastAsia="en-US"/>
                </w:rPr>
                <w:t xml:space="preserve">Understanding: sequential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Neuroticism</w:t>
              </w:r>
              <w:proofErr w:type="gramEnd"/>
              <w:r w:rsidRPr="00EB6570">
                <w:rPr>
                  <w:rFonts w:eastAsia="Times New Roman" w:cs="Times New Roman"/>
                  <w:color w:val="000000"/>
                  <w:lang w:val="en-US" w:eastAsia="en-US"/>
                </w:rPr>
                <w:t>: negative;</w:t>
              </w:r>
            </w:ins>
          </w:p>
        </w:tc>
        <w:tc>
          <w:tcPr>
            <w:tcW w:w="2196" w:type="dxa"/>
            <w:noWrap/>
            <w:hideMark/>
          </w:tcPr>
          <w:p w14:paraId="0C4EC69D" w14:textId="77777777" w:rsidR="00E50A44" w:rsidRPr="00EB6570" w:rsidRDefault="00E50A44" w:rsidP="00D50DD0">
            <w:pPr>
              <w:autoSpaceDE/>
              <w:spacing w:before="0" w:after="0"/>
              <w:jc w:val="left"/>
              <w:rPr>
                <w:ins w:id="8336" w:author="tedo gogoladze" w:date="2020-01-06T13:28:00Z"/>
                <w:rFonts w:eastAsia="Times New Roman" w:cs="Times New Roman"/>
                <w:color w:val="000000"/>
                <w:lang w:val="en-US" w:eastAsia="en-US"/>
              </w:rPr>
            </w:pPr>
            <w:ins w:id="8337" w:author="tedo gogoladze" w:date="2020-01-06T13:28:00Z">
              <w:r w:rsidRPr="00EB6570">
                <w:rPr>
                  <w:rFonts w:eastAsia="Times New Roman" w:cs="Times New Roman"/>
                  <w:color w:val="000000"/>
                  <w:lang w:val="en-US" w:eastAsia="en-US"/>
                </w:rPr>
                <w:t xml:space="preserve">Neuroticism: negative </w:t>
              </w:r>
              <w:r w:rsidRPr="00631A0F">
                <w:rPr>
                  <w:rFonts w:cstheme="minorHAnsi"/>
                  <w:lang w:val="en-GB"/>
                </w:rPr>
                <w:sym w:font="Wingdings" w:char="F0E0"/>
              </w:r>
              <w:r w:rsidRPr="00EB6570">
                <w:rPr>
                  <w:rFonts w:eastAsia="Times New Roman" w:cs="Times New Roman"/>
                  <w:color w:val="000000"/>
                  <w:lang w:val="en-US" w:eastAsia="en-US"/>
                </w:rPr>
                <w:t xml:space="preserve"> Actual development time: low; </w:t>
              </w:r>
            </w:ins>
          </w:p>
        </w:tc>
        <w:tc>
          <w:tcPr>
            <w:tcW w:w="2196" w:type="dxa"/>
            <w:noWrap/>
            <w:hideMark/>
          </w:tcPr>
          <w:p w14:paraId="45263D7E" w14:textId="77777777" w:rsidR="00E50A44" w:rsidRPr="00EB6570" w:rsidRDefault="00E50A44" w:rsidP="00D50DD0">
            <w:pPr>
              <w:autoSpaceDE/>
              <w:spacing w:before="0" w:after="0"/>
              <w:jc w:val="left"/>
              <w:rPr>
                <w:ins w:id="8338" w:author="tedo gogoladze" w:date="2020-01-06T13:28:00Z"/>
                <w:rFonts w:eastAsia="Times New Roman" w:cs="Times New Roman"/>
                <w:color w:val="000000"/>
                <w:lang w:val="en-US" w:eastAsia="en-US"/>
              </w:rPr>
            </w:pPr>
            <w:ins w:id="8339" w:author="tedo gogoladze" w:date="2020-01-06T13:28:00Z">
              <w:r w:rsidRPr="00EB6570">
                <w:rPr>
                  <w:rFonts w:eastAsia="Times New Roman" w:cs="Times New Roman"/>
                  <w:color w:val="000000"/>
                  <w:lang w:val="en-US" w:eastAsia="en-US"/>
                </w:rPr>
                <w:t>Consistent</w:t>
              </w:r>
            </w:ins>
          </w:p>
        </w:tc>
      </w:tr>
      <w:tr w:rsidR="00E50A44" w:rsidRPr="00EB6570" w14:paraId="7C389848" w14:textId="77777777" w:rsidTr="00D50DD0">
        <w:trPr>
          <w:trHeight w:val="315"/>
          <w:ins w:id="8340" w:author="tedo gogoladze" w:date="2020-01-06T13:28:00Z"/>
        </w:trPr>
        <w:tc>
          <w:tcPr>
            <w:tcW w:w="2196" w:type="dxa"/>
            <w:noWrap/>
            <w:hideMark/>
          </w:tcPr>
          <w:p w14:paraId="3273E41E" w14:textId="77777777" w:rsidR="00E50A44" w:rsidRPr="00EB6570" w:rsidRDefault="00E50A44" w:rsidP="00D50DD0">
            <w:pPr>
              <w:autoSpaceDE/>
              <w:spacing w:before="0" w:after="0"/>
              <w:jc w:val="left"/>
              <w:rPr>
                <w:ins w:id="8341" w:author="tedo gogoladze" w:date="2020-01-06T13:28:00Z"/>
                <w:rFonts w:eastAsia="Times New Roman" w:cs="Times New Roman"/>
                <w:color w:val="000000"/>
                <w:lang w:val="en-US" w:eastAsia="en-US"/>
              </w:rPr>
            </w:pPr>
            <w:ins w:id="8342" w:author="tedo gogoladze" w:date="2020-01-06T13:28:00Z">
              <w:r w:rsidRPr="00EB6570">
                <w:rPr>
                  <w:rFonts w:eastAsia="Times New Roman" w:cs="Times New Roman"/>
                  <w:color w:val="000000"/>
                  <w:lang w:val="en-US" w:eastAsia="en-US"/>
                </w:rPr>
                <w:t>Understanding: sequential</w:t>
              </w:r>
              <w:r>
                <w:rPr>
                  <w:rFonts w:eastAsia="Times New Roman" w:cs="Times New Roman"/>
                  <w:color w:val="000000"/>
                  <w:lang w:val="en-US" w:eastAsia="en-US"/>
                </w:rPr>
                <w:t xml:space="preser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w:t>
              </w:r>
            </w:ins>
          </w:p>
        </w:tc>
        <w:tc>
          <w:tcPr>
            <w:tcW w:w="2196" w:type="dxa"/>
            <w:noWrap/>
            <w:hideMark/>
          </w:tcPr>
          <w:p w14:paraId="230316EF" w14:textId="77777777" w:rsidR="00E50A44" w:rsidRPr="00EB6570" w:rsidRDefault="00E50A44" w:rsidP="00D50DD0">
            <w:pPr>
              <w:autoSpaceDE/>
              <w:spacing w:before="0" w:after="0"/>
              <w:jc w:val="left"/>
              <w:rPr>
                <w:ins w:id="8343" w:author="tedo gogoladze" w:date="2020-01-06T13:28:00Z"/>
                <w:rFonts w:eastAsia="Times New Roman" w:cs="Times New Roman"/>
                <w:color w:val="000000"/>
                <w:lang w:val="en-US" w:eastAsia="en-US"/>
              </w:rPr>
            </w:pPr>
            <w:ins w:id="8344" w:author="tedo gogoladze" w:date="2020-01-06T13:28:00Z">
              <w:r w:rsidRPr="00EB6570">
                <w:rPr>
                  <w:rFonts w:eastAsia="Times New Roman" w:cs="Times New Roman"/>
                  <w:color w:val="000000"/>
                  <w:lang w:val="en-US" w:eastAsia="en-US"/>
                </w:rPr>
                <w:t xml:space="preserve">Understanding: sequential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Neuroticism</w:t>
              </w:r>
              <w:proofErr w:type="gramEnd"/>
              <w:r w:rsidRPr="00EB6570">
                <w:rPr>
                  <w:rFonts w:eastAsia="Times New Roman" w:cs="Times New Roman"/>
                  <w:color w:val="000000"/>
                  <w:lang w:val="en-US" w:eastAsia="en-US"/>
                </w:rPr>
                <w:t xml:space="preserve">: negative; </w:t>
              </w:r>
            </w:ins>
          </w:p>
        </w:tc>
        <w:tc>
          <w:tcPr>
            <w:tcW w:w="2196" w:type="dxa"/>
            <w:noWrap/>
            <w:hideMark/>
          </w:tcPr>
          <w:p w14:paraId="4893A5F7" w14:textId="77777777" w:rsidR="00E50A44" w:rsidRPr="00EB6570" w:rsidRDefault="00E50A44" w:rsidP="00D50DD0">
            <w:pPr>
              <w:autoSpaceDE/>
              <w:spacing w:before="0" w:after="0"/>
              <w:jc w:val="left"/>
              <w:rPr>
                <w:ins w:id="8345" w:author="tedo gogoladze" w:date="2020-01-06T13:28:00Z"/>
                <w:rFonts w:eastAsia="Times New Roman" w:cs="Times New Roman"/>
                <w:color w:val="000000"/>
                <w:lang w:val="en-US" w:eastAsia="en-US"/>
              </w:rPr>
            </w:pPr>
            <w:ins w:id="8346" w:author="tedo gogoladze" w:date="2020-01-06T13:28:00Z">
              <w:r w:rsidRPr="00EB6570">
                <w:rPr>
                  <w:rFonts w:eastAsia="Times New Roman" w:cs="Times New Roman"/>
                  <w:color w:val="000000"/>
                  <w:lang w:val="en-US" w:eastAsia="en-US"/>
                </w:rPr>
                <w:t xml:space="preserve">Neuroticism: negative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 </w:t>
              </w:r>
            </w:ins>
          </w:p>
        </w:tc>
        <w:tc>
          <w:tcPr>
            <w:tcW w:w="2196" w:type="dxa"/>
            <w:noWrap/>
            <w:hideMark/>
          </w:tcPr>
          <w:p w14:paraId="6352D815" w14:textId="77777777" w:rsidR="00E50A44" w:rsidRPr="00EB6570" w:rsidRDefault="00E50A44" w:rsidP="00D50DD0">
            <w:pPr>
              <w:autoSpaceDE/>
              <w:spacing w:before="0" w:after="0"/>
              <w:jc w:val="left"/>
              <w:rPr>
                <w:ins w:id="8347" w:author="tedo gogoladze" w:date="2020-01-06T13:28:00Z"/>
                <w:rFonts w:eastAsia="Times New Roman" w:cs="Times New Roman"/>
                <w:color w:val="000000"/>
                <w:lang w:val="en-US" w:eastAsia="en-US"/>
              </w:rPr>
            </w:pPr>
            <w:ins w:id="8348" w:author="tedo gogoladze" w:date="2020-01-06T13:28:00Z">
              <w:r w:rsidRPr="00EB6570">
                <w:rPr>
                  <w:rFonts w:eastAsia="Times New Roman" w:cs="Times New Roman"/>
                  <w:color w:val="000000"/>
                  <w:lang w:val="en-US" w:eastAsia="en-US"/>
                </w:rPr>
                <w:t>Inconsistent</w:t>
              </w:r>
            </w:ins>
          </w:p>
        </w:tc>
      </w:tr>
      <w:tr w:rsidR="00E50A44" w:rsidRPr="00EB6570" w14:paraId="5FE5281E" w14:textId="77777777" w:rsidTr="00D50DD0">
        <w:trPr>
          <w:trHeight w:val="315"/>
          <w:ins w:id="8349" w:author="tedo gogoladze" w:date="2020-01-06T13:28:00Z"/>
        </w:trPr>
        <w:tc>
          <w:tcPr>
            <w:tcW w:w="2196" w:type="dxa"/>
            <w:noWrap/>
            <w:hideMark/>
          </w:tcPr>
          <w:p w14:paraId="22370F9F" w14:textId="77777777" w:rsidR="00E50A44" w:rsidRPr="00EB6570" w:rsidRDefault="00E50A44" w:rsidP="00D50DD0">
            <w:pPr>
              <w:autoSpaceDE/>
              <w:spacing w:before="0" w:after="0"/>
              <w:jc w:val="left"/>
              <w:rPr>
                <w:ins w:id="8350" w:author="tedo gogoladze" w:date="2020-01-06T13:28:00Z"/>
                <w:rFonts w:eastAsia="Times New Roman" w:cs="Times New Roman"/>
                <w:color w:val="000000"/>
                <w:lang w:val="en-US" w:eastAsia="en-US"/>
              </w:rPr>
            </w:pPr>
            <w:ins w:id="8351" w:author="tedo gogoladze" w:date="2020-01-06T13:28:00Z">
              <w:r w:rsidRPr="00EB6570">
                <w:rPr>
                  <w:rFonts w:eastAsia="Times New Roman" w:cs="Times New Roman"/>
                  <w:color w:val="000000"/>
                  <w:lang w:val="en-US" w:eastAsia="en-US"/>
                </w:rPr>
                <w:t xml:space="preserve">priority: high </w:t>
              </w:r>
              <w:r w:rsidRPr="00631A0F">
                <w:rPr>
                  <w:rFonts w:cstheme="minorHAnsi"/>
                  <w:lang w:val="en-GB"/>
                </w:rPr>
                <w:sym w:font="Wingdings" w:char="F0E0"/>
              </w:r>
              <w:r w:rsidRPr="00EB6570">
                <w:rPr>
                  <w:rFonts w:eastAsia="Times New Roman" w:cs="Times New Roman"/>
                  <w:color w:val="000000"/>
                  <w:lang w:val="en-US" w:eastAsia="en-US"/>
                </w:rPr>
                <w:t xml:space="preserve"> Understanding: sequential</w:t>
              </w:r>
            </w:ins>
          </w:p>
        </w:tc>
        <w:tc>
          <w:tcPr>
            <w:tcW w:w="2196" w:type="dxa"/>
            <w:noWrap/>
            <w:hideMark/>
          </w:tcPr>
          <w:p w14:paraId="355F1E34" w14:textId="77777777" w:rsidR="00E50A44" w:rsidRPr="00EB6570" w:rsidRDefault="00E50A44" w:rsidP="00D50DD0">
            <w:pPr>
              <w:autoSpaceDE/>
              <w:spacing w:before="0" w:after="0"/>
              <w:jc w:val="left"/>
              <w:rPr>
                <w:ins w:id="8352" w:author="tedo gogoladze" w:date="2020-01-06T13:28:00Z"/>
                <w:rFonts w:eastAsia="Times New Roman" w:cs="Times New Roman"/>
                <w:color w:val="000000"/>
                <w:lang w:val="en-US" w:eastAsia="en-US"/>
              </w:rPr>
            </w:pPr>
            <w:ins w:id="8353" w:author="tedo gogoladze" w:date="2020-01-06T13:28:00Z">
              <w:r w:rsidRPr="00EB6570">
                <w:rPr>
                  <w:rFonts w:eastAsia="Times New Roman" w:cs="Times New Roman"/>
                  <w:color w:val="000000"/>
                  <w:lang w:val="en-US" w:eastAsia="en-US"/>
                </w:rPr>
                <w:t xml:space="preserve">Understanding: sequential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Neuroticism</w:t>
              </w:r>
              <w:proofErr w:type="gramEnd"/>
              <w:r w:rsidRPr="00EB6570">
                <w:rPr>
                  <w:rFonts w:eastAsia="Times New Roman" w:cs="Times New Roman"/>
                  <w:color w:val="000000"/>
                  <w:lang w:val="en-US" w:eastAsia="en-US"/>
                </w:rPr>
                <w:t xml:space="preserve">: negative; </w:t>
              </w:r>
            </w:ins>
          </w:p>
        </w:tc>
        <w:tc>
          <w:tcPr>
            <w:tcW w:w="2196" w:type="dxa"/>
            <w:noWrap/>
            <w:hideMark/>
          </w:tcPr>
          <w:p w14:paraId="1D1689C2" w14:textId="77777777" w:rsidR="00E50A44" w:rsidRPr="00EB6570" w:rsidRDefault="00E50A44" w:rsidP="00D50DD0">
            <w:pPr>
              <w:autoSpaceDE/>
              <w:spacing w:before="0" w:after="0"/>
              <w:jc w:val="left"/>
              <w:rPr>
                <w:ins w:id="8354" w:author="tedo gogoladze" w:date="2020-01-06T13:28:00Z"/>
                <w:rFonts w:eastAsia="Times New Roman" w:cs="Times New Roman"/>
                <w:color w:val="000000"/>
                <w:lang w:val="en-US" w:eastAsia="en-US"/>
              </w:rPr>
            </w:pPr>
            <w:ins w:id="8355" w:author="tedo gogoladze" w:date="2020-01-06T13:28:00Z">
              <w:r w:rsidRPr="00EB6570">
                <w:rPr>
                  <w:rFonts w:eastAsia="Times New Roman" w:cs="Times New Roman"/>
                  <w:color w:val="000000"/>
                  <w:lang w:val="en-US" w:eastAsia="en-US"/>
                </w:rPr>
                <w:t>priority: high</w:t>
              </w:r>
              <w:r>
                <w:rPr>
                  <w:rFonts w:eastAsia="Times New Roman" w:cs="Times New Roman"/>
                  <w:color w:val="000000"/>
                  <w:lang w:val="en-US" w:eastAsia="en-US"/>
                </w:rPr>
                <w:t xml:space="preserve"> </w:t>
              </w:r>
              <w:r w:rsidRPr="00631A0F">
                <w:rPr>
                  <w:rFonts w:cstheme="minorHAnsi"/>
                  <w:lang w:val="en-GB"/>
                </w:rPr>
                <w:sym w:font="Wingdings" w:char="F0E0"/>
              </w:r>
              <w:r w:rsidRPr="00EB6570">
                <w:rPr>
                  <w:rFonts w:eastAsia="Times New Roman" w:cs="Times New Roman"/>
                  <w:color w:val="000000"/>
                  <w:lang w:val="en-US" w:eastAsia="en-US"/>
                </w:rPr>
                <w:t xml:space="preserve"> Neuroticism: negative; </w:t>
              </w:r>
            </w:ins>
          </w:p>
        </w:tc>
        <w:tc>
          <w:tcPr>
            <w:tcW w:w="2196" w:type="dxa"/>
            <w:noWrap/>
            <w:hideMark/>
          </w:tcPr>
          <w:p w14:paraId="04AF9B4A" w14:textId="77777777" w:rsidR="00E50A44" w:rsidRPr="00EB6570" w:rsidRDefault="00E50A44" w:rsidP="00D50DD0">
            <w:pPr>
              <w:autoSpaceDE/>
              <w:spacing w:before="0" w:after="0"/>
              <w:jc w:val="left"/>
              <w:rPr>
                <w:ins w:id="8356" w:author="tedo gogoladze" w:date="2020-01-06T13:28:00Z"/>
                <w:rFonts w:eastAsia="Times New Roman" w:cs="Times New Roman"/>
                <w:color w:val="000000"/>
                <w:lang w:val="en-US" w:eastAsia="en-US"/>
              </w:rPr>
            </w:pPr>
            <w:ins w:id="8357" w:author="tedo gogoladze" w:date="2020-01-06T13:28:00Z">
              <w:r w:rsidRPr="00EB6570">
                <w:rPr>
                  <w:rFonts w:eastAsia="Times New Roman" w:cs="Times New Roman"/>
                  <w:color w:val="000000"/>
                  <w:lang w:val="en-US" w:eastAsia="en-US"/>
                </w:rPr>
                <w:t>Inconsistent</w:t>
              </w:r>
            </w:ins>
          </w:p>
        </w:tc>
      </w:tr>
    </w:tbl>
    <w:p w14:paraId="7540F69D" w14:textId="77777777" w:rsidR="00E50A44" w:rsidRDefault="00E50A44" w:rsidP="00E50A44">
      <w:pPr>
        <w:rPr>
          <w:ins w:id="8358" w:author="tedo gogoladze" w:date="2020-01-06T13:28:00Z"/>
          <w:rFonts w:cstheme="minorHAnsi"/>
          <w:lang w:val="en-GB"/>
        </w:rPr>
      </w:pPr>
    </w:p>
    <w:p w14:paraId="5841DE91" w14:textId="77777777" w:rsidR="00E50A44" w:rsidRDefault="00E50A44" w:rsidP="00E50A44">
      <w:pPr>
        <w:rPr>
          <w:ins w:id="8359" w:author="tedo gogoladze" w:date="2020-01-06T13:28:00Z"/>
          <w:rFonts w:cstheme="minorHAnsi"/>
          <w:lang w:val="en-GB"/>
        </w:rPr>
      </w:pPr>
      <w:ins w:id="8360" w:author="tedo gogoladze" w:date="2020-01-06T13:28:00Z">
        <w:r w:rsidRPr="00862023">
          <w:rPr>
            <w:rFonts w:cstheme="minorHAnsi"/>
            <w:lang w:val="en-GB"/>
          </w:rPr>
          <w:t xml:space="preserve">Table 22. Combined association rules of </w:t>
        </w:r>
        <w:proofErr w:type="spellStart"/>
        <w:proofErr w:type="gramStart"/>
        <w:r w:rsidRPr="00862023">
          <w:rPr>
            <w:rFonts w:cstheme="minorHAnsi"/>
            <w:lang w:val="en-GB"/>
          </w:rPr>
          <w:t>E.Scott</w:t>
        </w:r>
        <w:proofErr w:type="spellEnd"/>
        <w:proofErr w:type="gramEnd"/>
        <w:r w:rsidRPr="00862023">
          <w:rPr>
            <w:rFonts w:cstheme="minorHAnsi"/>
            <w:lang w:val="en-GB"/>
          </w:rPr>
          <w:t xml:space="preserve"> and correlated Big 5 Personality traits.</w:t>
        </w:r>
      </w:ins>
    </w:p>
    <w:p w14:paraId="3F3907C5" w14:textId="77777777" w:rsidR="00E50A44" w:rsidRPr="00862023" w:rsidRDefault="00E50A44" w:rsidP="00612697">
      <w:pPr>
        <w:rPr>
          <w:ins w:id="8361" w:author="tedo gogoladze" w:date="2020-01-05T00:04:00Z"/>
          <w:rFonts w:cstheme="minorHAnsi"/>
          <w:lang w:val="en-GB"/>
        </w:rPr>
        <w:pPrChange w:id="8362" w:author="tedo gogoladze" w:date="2020-01-05T01:15:00Z">
          <w:pPr/>
        </w:pPrChange>
      </w:pPr>
    </w:p>
    <w:p w14:paraId="0BE42DEF" w14:textId="1C1F39EE" w:rsidR="00DF5A99" w:rsidRPr="008A1EBF" w:rsidRDefault="00DF5A99" w:rsidP="00DF5A99">
      <w:pPr>
        <w:rPr>
          <w:ins w:id="8363" w:author="tedo gogoladze" w:date="2020-01-05T00:03:00Z"/>
          <w:lang w:val="en-GB"/>
        </w:rPr>
      </w:pPr>
      <w:ins w:id="8364" w:author="tedo gogoladze" w:date="2020-01-05T00:04:00Z">
        <w:r w:rsidRPr="00862023">
          <w:rPr>
            <w:rFonts w:cstheme="minorHAnsi"/>
            <w:lang w:val="en-GB"/>
          </w:rPr>
          <w:t xml:space="preserve">As the table </w:t>
        </w:r>
      </w:ins>
      <w:ins w:id="8365" w:author="tedo gogoladze" w:date="2020-01-06T13:28:00Z">
        <w:r w:rsidR="00E50A44">
          <w:rPr>
            <w:rFonts w:cstheme="minorHAnsi"/>
            <w:lang w:val="en-GB"/>
          </w:rPr>
          <w:t>22</w:t>
        </w:r>
      </w:ins>
      <w:ins w:id="8366" w:author="tedo gogoladze" w:date="2020-01-05T00:04:00Z">
        <w:r w:rsidRPr="00862023">
          <w:rPr>
            <w:rFonts w:cstheme="minorHAnsi"/>
            <w:lang w:val="en-GB"/>
          </w:rPr>
          <w:t xml:space="preserve"> shows, there are 1 or 2 association rules respective to each of the original association rule. </w:t>
        </w:r>
      </w:ins>
      <w:ins w:id="8367" w:author="tedo gogoladze" w:date="2020-01-05T01:20:00Z">
        <w:r w:rsidR="008D41B3">
          <w:rPr>
            <w:rFonts w:cstheme="minorHAnsi"/>
            <w:lang w:val="en-GB"/>
          </w:rPr>
          <w:t>In case</w:t>
        </w:r>
      </w:ins>
      <w:ins w:id="8368" w:author="tedo gogoladze" w:date="2020-01-05T01:21:00Z">
        <w:r w:rsidR="008D41B3">
          <w:rPr>
            <w:rFonts w:cstheme="minorHAnsi"/>
            <w:lang w:val="en-GB"/>
          </w:rPr>
          <w:t xml:space="preserve">s where </w:t>
        </w:r>
      </w:ins>
      <w:ins w:id="8369" w:author="tedo gogoladze" w:date="2020-01-05T00:04:00Z">
        <w:r w:rsidRPr="00862023">
          <w:rPr>
            <w:rFonts w:cstheme="minorHAnsi"/>
            <w:lang w:val="en-GB"/>
          </w:rPr>
          <w:t xml:space="preserve">at least </w:t>
        </w:r>
      </w:ins>
      <w:ins w:id="8370" w:author="tedo gogoladze" w:date="2020-01-05T01:23:00Z">
        <w:r w:rsidR="008D41B3">
          <w:rPr>
            <w:rFonts w:cstheme="minorHAnsi"/>
            <w:lang w:val="en-GB"/>
          </w:rPr>
          <w:t xml:space="preserve">one </w:t>
        </w:r>
      </w:ins>
      <w:ins w:id="8371" w:author="tedo gogoladze" w:date="2020-01-05T01:21:00Z">
        <w:r w:rsidR="008D41B3">
          <w:rPr>
            <w:rFonts w:cstheme="minorHAnsi"/>
            <w:lang w:val="en-GB"/>
          </w:rPr>
          <w:t xml:space="preserve">rule is </w:t>
        </w:r>
      </w:ins>
      <w:ins w:id="8372" w:author="tedo gogoladze" w:date="2020-01-05T01:24:00Z">
        <w:r w:rsidR="008D41B3">
          <w:rPr>
            <w:rFonts w:cstheme="minorHAnsi"/>
            <w:lang w:val="en-GB"/>
          </w:rPr>
          <w:t>frequent on</w:t>
        </w:r>
      </w:ins>
      <w:ins w:id="8373" w:author="tedo gogoladze" w:date="2020-01-05T00:04:00Z">
        <w:r w:rsidRPr="00862023">
          <w:rPr>
            <w:rFonts w:cstheme="minorHAnsi"/>
            <w:lang w:val="en-GB"/>
          </w:rPr>
          <w:t xml:space="preserve"> the base of the new defined threshold of support and reliable enough based on the confidence value provided, then the rule </w:t>
        </w:r>
      </w:ins>
      <w:ins w:id="8374" w:author="tedo gogoladze" w:date="2020-01-05T01:25:00Z">
        <w:r w:rsidR="008D41B3">
          <w:rPr>
            <w:rFonts w:cstheme="minorHAnsi"/>
            <w:lang w:val="en-GB"/>
          </w:rPr>
          <w:t>is</w:t>
        </w:r>
      </w:ins>
      <w:ins w:id="8375" w:author="tedo gogoladze" w:date="2020-01-05T00:04:00Z">
        <w:r w:rsidRPr="00862023">
          <w:rPr>
            <w:rFonts w:cstheme="minorHAnsi"/>
            <w:lang w:val="en-GB"/>
          </w:rPr>
          <w:t xml:space="preserve"> </w:t>
        </w:r>
      </w:ins>
      <w:ins w:id="8376" w:author="tedo gogoladze" w:date="2020-01-05T01:25:00Z">
        <w:r w:rsidR="008D41B3">
          <w:rPr>
            <w:rFonts w:cstheme="minorHAnsi"/>
            <w:lang w:val="en-GB"/>
          </w:rPr>
          <w:t xml:space="preserve">considered </w:t>
        </w:r>
      </w:ins>
      <w:ins w:id="8377" w:author="tedo gogoladze" w:date="2020-01-05T00:04:00Z">
        <w:r w:rsidRPr="00862023">
          <w:rPr>
            <w:rFonts w:cstheme="minorHAnsi"/>
            <w:lang w:val="en-GB"/>
          </w:rPr>
          <w:t xml:space="preserve">as </w:t>
        </w:r>
      </w:ins>
      <w:ins w:id="8378" w:author="tedo gogoladze" w:date="2020-01-06T13:32:00Z">
        <w:r w:rsidR="008E3D01">
          <w:rPr>
            <w:rFonts w:cstheme="minorHAnsi"/>
            <w:lang w:val="en-GB"/>
          </w:rPr>
          <w:t>consistent</w:t>
        </w:r>
      </w:ins>
      <w:ins w:id="8379" w:author="tedo gogoladze" w:date="2020-01-05T00:04:00Z">
        <w:r w:rsidRPr="00862023">
          <w:rPr>
            <w:rFonts w:cstheme="minorHAnsi"/>
            <w:lang w:val="en-GB"/>
          </w:rPr>
          <w:t>. If none of the rules respective of the original rule is frequent or reliable enough, then this rule will be labe</w:t>
        </w:r>
      </w:ins>
      <w:ins w:id="8380" w:author="tedo gogoladze" w:date="2020-01-05T01:13:00Z">
        <w:r w:rsidR="009F78B3">
          <w:rPr>
            <w:rFonts w:cstheme="minorHAnsi"/>
            <w:lang w:val="en-GB"/>
          </w:rPr>
          <w:t>l</w:t>
        </w:r>
      </w:ins>
      <w:ins w:id="8381" w:author="tedo gogoladze" w:date="2020-01-05T00:04:00Z">
        <w:r w:rsidRPr="00862023">
          <w:rPr>
            <w:rFonts w:cstheme="minorHAnsi"/>
            <w:lang w:val="en-GB"/>
          </w:rPr>
          <w:t xml:space="preserve">led as </w:t>
        </w:r>
      </w:ins>
      <w:ins w:id="8382" w:author="tedo gogoladze" w:date="2020-01-06T13:32:00Z">
        <w:r w:rsidR="008E3D01">
          <w:rPr>
            <w:rFonts w:cstheme="minorHAnsi"/>
            <w:lang w:val="en-GB"/>
          </w:rPr>
          <w:t>inconsistent</w:t>
        </w:r>
      </w:ins>
      <w:ins w:id="8383" w:author="tedo gogoladze" w:date="2020-01-05T00:04:00Z">
        <w:r w:rsidRPr="00862023">
          <w:rPr>
            <w:rFonts w:cstheme="minorHAnsi"/>
            <w:lang w:val="en-GB"/>
          </w:rPr>
          <w:t xml:space="preserve">. The results of this association rules analysis </w:t>
        </w:r>
      </w:ins>
      <w:ins w:id="8384" w:author="tedo gogoladze" w:date="2020-01-06T13:33:00Z">
        <w:r w:rsidR="008E3D01">
          <w:rPr>
            <w:rFonts w:cstheme="minorHAnsi"/>
            <w:lang w:val="en-GB"/>
          </w:rPr>
          <w:t>are</w:t>
        </w:r>
      </w:ins>
      <w:ins w:id="8385" w:author="tedo gogoladze" w:date="2020-01-05T00:04:00Z">
        <w:r w:rsidRPr="00862023">
          <w:rPr>
            <w:rFonts w:cstheme="minorHAnsi"/>
            <w:lang w:val="en-GB"/>
          </w:rPr>
          <w:t xml:space="preserve"> shown on Table </w:t>
        </w:r>
      </w:ins>
      <w:ins w:id="8386" w:author="tedo gogoladze" w:date="2020-01-06T13:33:00Z">
        <w:r w:rsidR="008E3D01">
          <w:rPr>
            <w:rFonts w:cstheme="minorHAnsi"/>
            <w:lang w:val="en-GB"/>
          </w:rPr>
          <w:t>22</w:t>
        </w:r>
      </w:ins>
      <w:ins w:id="8387" w:author="tedo gogoladze" w:date="2020-01-05T00:04:00Z">
        <w:r w:rsidRPr="00862023">
          <w:rPr>
            <w:rFonts w:cstheme="minorHAnsi"/>
            <w:lang w:val="en-GB"/>
          </w:rPr>
          <w:t>. Apparently, more than the half of these research rules h</w:t>
        </w:r>
      </w:ins>
      <w:ins w:id="8388" w:author="tedo gogoladze" w:date="2020-01-05T01:12:00Z">
        <w:r w:rsidR="009F78B3">
          <w:rPr>
            <w:rFonts w:cstheme="minorHAnsi"/>
            <w:lang w:val="en-GB"/>
          </w:rPr>
          <w:t>a</w:t>
        </w:r>
      </w:ins>
      <w:ins w:id="8389" w:author="tedo gogoladze" w:date="2020-01-05T00:04:00Z">
        <w:r w:rsidRPr="00862023">
          <w:rPr>
            <w:rFonts w:cstheme="minorHAnsi"/>
            <w:lang w:val="en-GB"/>
          </w:rPr>
          <w:t xml:space="preserve">ve been </w:t>
        </w:r>
      </w:ins>
      <w:ins w:id="8390" w:author="tedo gogoladze" w:date="2020-01-06T13:33:00Z">
        <w:r w:rsidR="008E3D01">
          <w:rPr>
            <w:rFonts w:cstheme="minorHAnsi"/>
            <w:lang w:val="en-GB"/>
          </w:rPr>
          <w:t>found consistent</w:t>
        </w:r>
      </w:ins>
      <w:ins w:id="8391" w:author="tedo gogoladze" w:date="2020-01-05T00:04:00Z">
        <w:r w:rsidRPr="00862023">
          <w:rPr>
            <w:rFonts w:cstheme="minorHAnsi"/>
            <w:lang w:val="en-GB"/>
          </w:rPr>
          <w:t xml:space="preserve"> (16), while the rest of the rules (14) </w:t>
        </w:r>
      </w:ins>
      <w:ins w:id="8392" w:author="tedo gogoladze" w:date="2020-01-06T13:33:00Z">
        <w:r w:rsidR="008E3D01">
          <w:rPr>
            <w:rFonts w:cstheme="minorHAnsi"/>
            <w:lang w:val="en-GB"/>
          </w:rPr>
          <w:t xml:space="preserve">are </w:t>
        </w:r>
      </w:ins>
      <w:ins w:id="8393" w:author="tedo gogoladze" w:date="2020-01-05T00:04:00Z">
        <w:r w:rsidRPr="00862023">
          <w:rPr>
            <w:rFonts w:cstheme="minorHAnsi"/>
            <w:lang w:val="en-GB"/>
          </w:rPr>
          <w:t>not frequent or reliable based on the datasets used within this research</w:t>
        </w:r>
      </w:ins>
      <w:ins w:id="8394" w:author="tedo gogoladze" w:date="2020-01-06T13:33:00Z">
        <w:r w:rsidR="008E3D01">
          <w:rPr>
            <w:rFonts w:cstheme="minorHAnsi"/>
            <w:lang w:val="en-GB"/>
          </w:rPr>
          <w:t>, therefore, the</w:t>
        </w:r>
      </w:ins>
      <w:ins w:id="8395" w:author="tedo gogoladze" w:date="2020-01-06T13:34:00Z">
        <w:r w:rsidR="008E3D01">
          <w:rPr>
            <w:rFonts w:cstheme="minorHAnsi"/>
            <w:lang w:val="en-GB"/>
          </w:rPr>
          <w:t>se are counted inconsistent</w:t>
        </w:r>
      </w:ins>
      <w:ins w:id="8396" w:author="tedo gogoladze" w:date="2020-01-05T00:04:00Z">
        <w:r w:rsidRPr="00862023">
          <w:rPr>
            <w:rFonts w:cstheme="minorHAnsi"/>
            <w:lang w:val="en-GB"/>
          </w:rPr>
          <w:t>.</w:t>
        </w:r>
      </w:ins>
    </w:p>
    <w:p w14:paraId="71869888" w14:textId="77777777" w:rsidR="00DF5A99" w:rsidRPr="004A4B49" w:rsidRDefault="00DF5A99" w:rsidP="00B47688">
      <w:pPr>
        <w:rPr>
          <w:ins w:id="8397" w:author="tedo gogoladze" w:date="2020-01-04T23:53:00Z"/>
          <w:lang w:val="en-GB"/>
        </w:rPr>
      </w:pPr>
    </w:p>
    <w:p w14:paraId="619BFA83" w14:textId="77777777" w:rsidR="00B47688" w:rsidRPr="004A4B49" w:rsidRDefault="00B47688" w:rsidP="00876C37">
      <w:pPr>
        <w:rPr>
          <w:rFonts w:cs="Times New Roman"/>
          <w:lang w:val="en-GB"/>
        </w:rPr>
      </w:pPr>
    </w:p>
    <w:p w14:paraId="69C4A422" w14:textId="77777777" w:rsidR="00876C37" w:rsidRPr="004A4B49" w:rsidDel="00612697" w:rsidRDefault="00876C37" w:rsidP="001213E0">
      <w:pPr>
        <w:rPr>
          <w:del w:id="8398" w:author="tedo gogoladze" w:date="2020-01-05T01:13:00Z"/>
          <w:lang w:val="en-GB"/>
        </w:rPr>
      </w:pPr>
    </w:p>
    <w:p w14:paraId="1F0C09DE" w14:textId="7B7A1EF1" w:rsidR="002443F0" w:rsidRPr="002443F0" w:rsidRDefault="001E6D4F" w:rsidP="002443F0">
      <w:pPr>
        <w:rPr>
          <w:lang w:val="en-GB"/>
          <w:rPrChange w:id="8399" w:author="tedo gogoladze" w:date="2020-01-04T23:58:00Z">
            <w:rPr/>
          </w:rPrChange>
        </w:rPr>
        <w:pPrChange w:id="8400" w:author="tedo gogoladze" w:date="2020-01-04T23:58:00Z">
          <w:pPr>
            <w:pStyle w:val="Heading2"/>
          </w:pPr>
        </w:pPrChange>
      </w:pPr>
      <w:commentRangeStart w:id="8401"/>
      <w:del w:id="8402" w:author="tedo gogoladze" w:date="2020-01-05T01:13:00Z">
        <w:r w:rsidRPr="004A4B49" w:rsidDel="00612697">
          <w:delText>Research results</w:delText>
        </w:r>
        <w:commentRangeEnd w:id="8401"/>
        <w:r w:rsidR="000523FC" w:rsidDel="00612697">
          <w:rPr>
            <w:rStyle w:val="CommentReference"/>
            <w:b/>
            <w:bCs/>
          </w:rPr>
          <w:commentReference w:id="8401"/>
        </w:r>
      </w:del>
    </w:p>
    <w:p w14:paraId="7C98A96C" w14:textId="7D011E41" w:rsidR="001213E0" w:rsidRPr="004A4B49" w:rsidDel="002443F0" w:rsidRDefault="003F097E" w:rsidP="002817B5">
      <w:pPr>
        <w:pStyle w:val="Heading2"/>
        <w:numPr>
          <w:ilvl w:val="2"/>
          <w:numId w:val="32"/>
        </w:numPr>
        <w:rPr>
          <w:del w:id="8403" w:author="tedo gogoladze" w:date="2020-01-04T23:58:00Z"/>
        </w:rPr>
      </w:pPr>
      <w:commentRangeStart w:id="8404"/>
      <w:del w:id="8405" w:author="tedo gogoladze" w:date="2020-01-04T23:58:00Z">
        <w:r w:rsidRPr="004A4B49" w:rsidDel="002443F0">
          <w:delText>Correlation</w:delText>
        </w:r>
      </w:del>
    </w:p>
    <w:p w14:paraId="16E7D675" w14:textId="45CCF720" w:rsidR="003F097E" w:rsidRPr="004A4B49" w:rsidDel="002443F0" w:rsidRDefault="003F097E" w:rsidP="003F097E">
      <w:pPr>
        <w:rPr>
          <w:del w:id="8406" w:author="tedo gogoladze" w:date="2020-01-04T23:58:00Z"/>
          <w:rFonts w:cstheme="minorHAnsi"/>
          <w:lang w:val="en-GB"/>
          <w:rPrChange w:id="8407" w:author="Mario Ezequiel Scott" w:date="2019-12-29T19:14:00Z">
            <w:rPr>
              <w:del w:id="8408" w:author="tedo gogoladze" w:date="2020-01-04T23:58:00Z"/>
              <w:rFonts w:cstheme="minorHAnsi"/>
            </w:rPr>
          </w:rPrChange>
        </w:rPr>
      </w:pPr>
      <w:del w:id="8409" w:author="tedo gogoladze" w:date="2020-01-04T23:58:00Z">
        <w:r w:rsidRPr="004A4B49" w:rsidDel="002443F0">
          <w:rPr>
            <w:rFonts w:cstheme="minorHAnsi"/>
            <w:lang w:val="en-GB"/>
            <w:rPrChange w:id="8410" w:author="Mario Ezequiel Scott" w:date="2019-12-29T19:14:00Z">
              <w:rPr>
                <w:rFonts w:cstheme="minorHAnsi"/>
              </w:rPr>
            </w:rPrChange>
          </w:rPr>
          <w:delText xml:space="preserve">Before conducting the association rules mining, </w:delText>
        </w:r>
        <w:r w:rsidR="00392412" w:rsidRPr="004A4B49" w:rsidDel="002443F0">
          <w:rPr>
            <w:rFonts w:cstheme="minorHAnsi"/>
            <w:lang w:val="en-GB"/>
            <w:rPrChange w:id="8411" w:author="Mario Ezequiel Scott" w:date="2019-12-29T19:14:00Z">
              <w:rPr>
                <w:rFonts w:cstheme="minorHAnsi"/>
              </w:rPr>
            </w:rPrChange>
          </w:rPr>
          <w:delText xml:space="preserve">the </w:delText>
        </w:r>
        <w:r w:rsidRPr="004A4B49" w:rsidDel="002443F0">
          <w:rPr>
            <w:rFonts w:cstheme="minorHAnsi"/>
            <w:lang w:val="en-GB"/>
            <w:rPrChange w:id="8412" w:author="Mario Ezequiel Scott" w:date="2019-12-29T19:14:00Z">
              <w:rPr>
                <w:rFonts w:cstheme="minorHAnsi"/>
              </w:rPr>
            </w:rPrChange>
          </w:rPr>
          <w:delText xml:space="preserve">correlation between the Big 5 personality trait variables </w:delText>
        </w:r>
        <w:r w:rsidR="00392412" w:rsidRPr="004A4B49" w:rsidDel="002443F0">
          <w:rPr>
            <w:rFonts w:cstheme="minorHAnsi"/>
            <w:lang w:val="en-GB"/>
            <w:rPrChange w:id="8413" w:author="Mario Ezequiel Scott" w:date="2019-12-29T19:14:00Z">
              <w:rPr>
                <w:rFonts w:cstheme="minorHAnsi"/>
              </w:rPr>
            </w:rPrChange>
          </w:rPr>
          <w:delText xml:space="preserve">was analyzed </w:delText>
        </w:r>
        <w:r w:rsidRPr="004A4B49" w:rsidDel="002443F0">
          <w:rPr>
            <w:rFonts w:cstheme="minorHAnsi"/>
            <w:lang w:val="en-GB"/>
            <w:rPrChange w:id="8414" w:author="Mario Ezequiel Scott" w:date="2019-12-29T19:14:00Z">
              <w:rPr>
                <w:rFonts w:cstheme="minorHAnsi"/>
              </w:rPr>
            </w:rPrChange>
          </w:rPr>
          <w:delText>(Table 1</w:delText>
        </w:r>
        <w:r w:rsidR="00443941" w:rsidRPr="004A4B49" w:rsidDel="002443F0">
          <w:rPr>
            <w:rFonts w:cstheme="minorHAnsi"/>
            <w:lang w:val="en-GB"/>
            <w:rPrChange w:id="8415" w:author="Mario Ezequiel Scott" w:date="2019-12-29T19:14:00Z">
              <w:rPr>
                <w:rFonts w:cstheme="minorHAnsi"/>
              </w:rPr>
            </w:rPrChange>
          </w:rPr>
          <w:delText>9</w:delText>
        </w:r>
        <w:r w:rsidRPr="004A4B49" w:rsidDel="002443F0">
          <w:rPr>
            <w:rFonts w:cstheme="minorHAnsi"/>
            <w:lang w:val="en-GB"/>
            <w:rPrChange w:id="8416" w:author="Mario Ezequiel Scott" w:date="2019-12-29T19:14:00Z">
              <w:rPr>
                <w:rFonts w:cstheme="minorHAnsi"/>
              </w:rPr>
            </w:rPrChange>
          </w:rPr>
          <w:delText>). Correlation matrix shows several notable results</w:delText>
        </w:r>
        <w:r w:rsidR="00EA5730" w:rsidRPr="004A4B49" w:rsidDel="002443F0">
          <w:rPr>
            <w:rFonts w:cstheme="minorHAnsi"/>
            <w:lang w:val="en-GB"/>
            <w:rPrChange w:id="8417" w:author="Mario Ezequiel Scott" w:date="2019-12-29T19:14:00Z">
              <w:rPr>
                <w:rFonts w:cstheme="minorHAnsi"/>
              </w:rPr>
            </w:rPrChange>
          </w:rPr>
          <w:delText>:</w:delText>
        </w:r>
      </w:del>
    </w:p>
    <w:p w14:paraId="571AFBED" w14:textId="47E2163B" w:rsidR="003F097E" w:rsidRPr="004A4B49" w:rsidDel="002443F0" w:rsidRDefault="003F097E" w:rsidP="003F097E">
      <w:pPr>
        <w:rPr>
          <w:del w:id="8418" w:author="tedo gogoladze" w:date="2020-01-04T23:58:00Z"/>
          <w:rFonts w:cstheme="minorHAnsi"/>
          <w:lang w:val="en-GB"/>
          <w:rPrChange w:id="8419" w:author="Mario Ezequiel Scott" w:date="2019-12-29T19:14:00Z">
            <w:rPr>
              <w:del w:id="8420" w:author="tedo gogoladze" w:date="2020-01-04T23:58:00Z"/>
              <w:rFonts w:cstheme="minorHAnsi"/>
            </w:rPr>
          </w:rPrChange>
        </w:rPr>
      </w:pPr>
      <w:del w:id="8421" w:author="tedo gogoladze" w:date="2020-01-04T23:58:00Z">
        <w:r w:rsidRPr="004A4B49" w:rsidDel="002443F0">
          <w:rPr>
            <w:rFonts w:cstheme="minorHAnsi"/>
            <w:lang w:val="en-GB"/>
            <w:rPrChange w:id="8422" w:author="Mario Ezequiel Scott" w:date="2019-12-29T19:14:00Z">
              <w:rPr>
                <w:rFonts w:cstheme="minorHAnsi"/>
              </w:rPr>
            </w:rPrChange>
          </w:rPr>
          <w:delText>First of all, neuroticism is negatively correlated to the other traits, while all the other traits are positively correlated to each other.</w:delText>
        </w:r>
      </w:del>
    </w:p>
    <w:p w14:paraId="413FA07E" w14:textId="355D5F0C" w:rsidR="003F097E" w:rsidRPr="004A4B49" w:rsidDel="002443F0" w:rsidRDefault="003F097E" w:rsidP="003F097E">
      <w:pPr>
        <w:rPr>
          <w:del w:id="8423" w:author="tedo gogoladze" w:date="2020-01-04T23:58:00Z"/>
          <w:rFonts w:cstheme="minorHAnsi"/>
          <w:lang w:val="en-GB"/>
          <w:rPrChange w:id="8424" w:author="Mario Ezequiel Scott" w:date="2019-12-29T19:14:00Z">
            <w:rPr>
              <w:del w:id="8425" w:author="tedo gogoladze" w:date="2020-01-04T23:58:00Z"/>
              <w:rFonts w:cstheme="minorHAnsi"/>
            </w:rPr>
          </w:rPrChange>
        </w:rPr>
      </w:pPr>
      <w:del w:id="8426" w:author="tedo gogoladze" w:date="2020-01-04T23:58:00Z">
        <w:r w:rsidRPr="004A4B49" w:rsidDel="002443F0">
          <w:rPr>
            <w:rFonts w:cstheme="minorHAnsi"/>
            <w:lang w:val="en-GB"/>
            <w:rPrChange w:id="8427" w:author="Mario Ezequiel Scott" w:date="2019-12-29T19:14:00Z">
              <w:rPr>
                <w:rFonts w:cstheme="minorHAnsi"/>
              </w:rPr>
            </w:rPrChange>
          </w:rPr>
          <w:delText>Furthermore, correlation scores vary from (+/-) 0.4 to (+/-)0.6 in majority of the cases</w:delText>
        </w:r>
        <w:r w:rsidRPr="004A4B49" w:rsidDel="002443F0">
          <w:rPr>
            <w:rFonts w:ascii="Sylfaen" w:hAnsi="Sylfaen" w:cstheme="minorHAnsi"/>
            <w:lang w:val="en-GB"/>
            <w:rPrChange w:id="8428" w:author="Mario Ezequiel Scott" w:date="2019-12-29T19:14:00Z">
              <w:rPr>
                <w:rFonts w:ascii="Sylfaen" w:hAnsi="Sylfaen" w:cstheme="minorHAnsi"/>
                <w:lang w:val="ka-GE"/>
              </w:rPr>
            </w:rPrChange>
          </w:rPr>
          <w:delText>,</w:delText>
        </w:r>
        <w:r w:rsidRPr="004A4B49" w:rsidDel="002443F0">
          <w:rPr>
            <w:rFonts w:cstheme="minorHAnsi"/>
            <w:lang w:val="en-GB"/>
            <w:rPrChange w:id="8429" w:author="Mario Ezequiel Scott" w:date="2019-12-29T19:14:00Z">
              <w:rPr>
                <w:rFonts w:cstheme="minorHAnsi"/>
              </w:rPr>
            </w:rPrChange>
          </w:rPr>
          <w:delText xml:space="preserve"> there are couple of exceptions here: Extraversion – agreeableness, that has higher 0.723 correlation, that can be considered as reasonable, as more extravert people are – more they agree to other`s opinions and ideas. Another is agreeableness – Neuroticism, -0.271. Negative sign is logical – neurotic people tend to be less agreeable, and lower correlation number shows, that there`s a weak causality in that.</w:delText>
        </w:r>
      </w:del>
    </w:p>
    <w:tbl>
      <w:tblPr>
        <w:tblW w:w="5935" w:type="dxa"/>
        <w:tblLayout w:type="fixed"/>
        <w:tblLook w:val="04A0" w:firstRow="1" w:lastRow="0" w:firstColumn="1" w:lastColumn="0" w:noHBand="0" w:noVBand="1"/>
      </w:tblPr>
      <w:tblGrid>
        <w:gridCol w:w="1615"/>
        <w:gridCol w:w="720"/>
        <w:gridCol w:w="990"/>
        <w:gridCol w:w="900"/>
        <w:gridCol w:w="900"/>
        <w:gridCol w:w="810"/>
      </w:tblGrid>
      <w:tr w:rsidR="003F097E" w:rsidRPr="004A4B49" w:rsidDel="002443F0" w14:paraId="3FA01A2C" w14:textId="600F221B" w:rsidTr="007A15A4">
        <w:trPr>
          <w:trHeight w:val="675"/>
          <w:del w:id="8430" w:author="tedo gogoladze" w:date="2020-01-04T23:58:00Z"/>
        </w:trPr>
        <w:tc>
          <w:tcPr>
            <w:tcW w:w="161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0FCE31B" w14:textId="5304751F" w:rsidR="003F097E" w:rsidRPr="004A4B49" w:rsidDel="002443F0" w:rsidRDefault="003F097E" w:rsidP="007A15A4">
            <w:pPr>
              <w:spacing w:after="0"/>
              <w:jc w:val="right"/>
              <w:rPr>
                <w:del w:id="8431" w:author="tedo gogoladze" w:date="2020-01-04T23:58:00Z"/>
                <w:rFonts w:ascii="Arial" w:eastAsia="Times New Roman" w:hAnsi="Arial" w:cs="Arial"/>
                <w:b/>
                <w:bCs/>
                <w:color w:val="000000"/>
                <w:sz w:val="16"/>
                <w:szCs w:val="16"/>
                <w:lang w:val="en-GB"/>
                <w:rPrChange w:id="8432" w:author="Mario Ezequiel Scott" w:date="2019-12-29T19:14:00Z">
                  <w:rPr>
                    <w:del w:id="8433" w:author="tedo gogoladze" w:date="2020-01-04T23:58:00Z"/>
                    <w:rFonts w:ascii="Arial" w:eastAsia="Times New Roman" w:hAnsi="Arial" w:cs="Arial"/>
                    <w:b/>
                    <w:bCs/>
                    <w:color w:val="000000"/>
                    <w:sz w:val="16"/>
                    <w:szCs w:val="16"/>
                  </w:rPr>
                </w:rPrChange>
              </w:rPr>
            </w:pPr>
            <w:del w:id="8434" w:author="tedo gogoladze" w:date="2020-01-04T23:58:00Z">
              <w:r w:rsidRPr="004A4B49" w:rsidDel="002443F0">
                <w:rPr>
                  <w:rFonts w:ascii="Arial" w:eastAsia="Times New Roman" w:hAnsi="Arial" w:cs="Arial"/>
                  <w:b/>
                  <w:bCs/>
                  <w:color w:val="000000"/>
                  <w:sz w:val="16"/>
                  <w:szCs w:val="16"/>
                  <w:lang w:val="en-GB"/>
                  <w:rPrChange w:id="8435" w:author="Mario Ezequiel Scott" w:date="2019-12-29T19:14:00Z">
                    <w:rPr>
                      <w:rFonts w:ascii="Arial" w:eastAsia="Times New Roman" w:hAnsi="Arial" w:cs="Arial"/>
                      <w:b/>
                      <w:bCs/>
                      <w:color w:val="000000"/>
                      <w:sz w:val="16"/>
                      <w:szCs w:val="16"/>
                    </w:rPr>
                  </w:rPrChange>
                </w:rPr>
                <w:delText> </w:delText>
              </w:r>
            </w:del>
          </w:p>
        </w:tc>
        <w:tc>
          <w:tcPr>
            <w:tcW w:w="720" w:type="dxa"/>
            <w:tcBorders>
              <w:top w:val="single" w:sz="4" w:space="0" w:color="auto"/>
              <w:left w:val="nil"/>
              <w:bottom w:val="single" w:sz="4" w:space="0" w:color="auto"/>
              <w:right w:val="single" w:sz="4" w:space="0" w:color="auto"/>
            </w:tcBorders>
            <w:shd w:val="clear" w:color="000000" w:fill="F5F5F5"/>
            <w:vAlign w:val="center"/>
            <w:hideMark/>
          </w:tcPr>
          <w:p w14:paraId="40A15AC6" w14:textId="4CCD9B20" w:rsidR="003F097E" w:rsidRPr="004A4B49" w:rsidDel="002443F0" w:rsidRDefault="003F097E" w:rsidP="007A15A4">
            <w:pPr>
              <w:spacing w:after="0"/>
              <w:jc w:val="right"/>
              <w:rPr>
                <w:del w:id="8436" w:author="tedo gogoladze" w:date="2020-01-04T23:58:00Z"/>
                <w:rFonts w:ascii="Arial" w:eastAsia="Times New Roman" w:hAnsi="Arial" w:cs="Arial"/>
                <w:b/>
                <w:bCs/>
                <w:color w:val="000000"/>
                <w:sz w:val="16"/>
                <w:szCs w:val="16"/>
                <w:lang w:val="en-GB"/>
                <w:rPrChange w:id="8437" w:author="Mario Ezequiel Scott" w:date="2019-12-29T19:14:00Z">
                  <w:rPr>
                    <w:del w:id="8438" w:author="tedo gogoladze" w:date="2020-01-04T23:58:00Z"/>
                    <w:rFonts w:ascii="Arial" w:eastAsia="Times New Roman" w:hAnsi="Arial" w:cs="Arial"/>
                    <w:b/>
                    <w:bCs/>
                    <w:color w:val="000000"/>
                    <w:sz w:val="16"/>
                    <w:szCs w:val="16"/>
                  </w:rPr>
                </w:rPrChange>
              </w:rPr>
            </w:pPr>
            <w:del w:id="8439" w:author="tedo gogoladze" w:date="2020-01-04T23:58:00Z">
              <w:r w:rsidRPr="004A4B49" w:rsidDel="002443F0">
                <w:rPr>
                  <w:rFonts w:ascii="Arial" w:eastAsia="Times New Roman" w:hAnsi="Arial" w:cs="Arial"/>
                  <w:b/>
                  <w:bCs/>
                  <w:color w:val="000000"/>
                  <w:sz w:val="16"/>
                  <w:szCs w:val="16"/>
                  <w:lang w:val="en-GB"/>
                  <w:rPrChange w:id="8440" w:author="Mario Ezequiel Scott" w:date="2019-12-29T19:14:00Z">
                    <w:rPr>
                      <w:rFonts w:ascii="Arial" w:eastAsia="Times New Roman" w:hAnsi="Arial" w:cs="Arial"/>
                      <w:b/>
                      <w:bCs/>
                      <w:color w:val="000000"/>
                      <w:sz w:val="16"/>
                      <w:szCs w:val="16"/>
                    </w:rPr>
                  </w:rPrChange>
                </w:rPr>
                <w:delText>openness</w:delText>
              </w:r>
            </w:del>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09244137" w14:textId="4EBAB5B1" w:rsidR="003F097E" w:rsidRPr="004A4B49" w:rsidDel="002443F0" w:rsidRDefault="003F097E" w:rsidP="007A15A4">
            <w:pPr>
              <w:spacing w:after="0"/>
              <w:jc w:val="right"/>
              <w:rPr>
                <w:del w:id="8441" w:author="tedo gogoladze" w:date="2020-01-04T23:58:00Z"/>
                <w:rFonts w:ascii="Arial" w:eastAsia="Times New Roman" w:hAnsi="Arial" w:cs="Arial"/>
                <w:b/>
                <w:bCs/>
                <w:color w:val="000000"/>
                <w:sz w:val="16"/>
                <w:szCs w:val="16"/>
                <w:lang w:val="en-GB"/>
                <w:rPrChange w:id="8442" w:author="Mario Ezequiel Scott" w:date="2019-12-29T19:14:00Z">
                  <w:rPr>
                    <w:del w:id="8443" w:author="tedo gogoladze" w:date="2020-01-04T23:58:00Z"/>
                    <w:rFonts w:ascii="Arial" w:eastAsia="Times New Roman" w:hAnsi="Arial" w:cs="Arial"/>
                    <w:b/>
                    <w:bCs/>
                    <w:color w:val="000000"/>
                    <w:sz w:val="16"/>
                    <w:szCs w:val="16"/>
                  </w:rPr>
                </w:rPrChange>
              </w:rPr>
            </w:pPr>
            <w:del w:id="8444" w:author="tedo gogoladze" w:date="2020-01-04T23:58:00Z">
              <w:r w:rsidRPr="004A4B49" w:rsidDel="002443F0">
                <w:rPr>
                  <w:rFonts w:ascii="Arial" w:eastAsia="Times New Roman" w:hAnsi="Arial" w:cs="Arial"/>
                  <w:b/>
                  <w:bCs/>
                  <w:color w:val="000000"/>
                  <w:sz w:val="16"/>
                  <w:szCs w:val="16"/>
                  <w:lang w:val="en-GB"/>
                  <w:rPrChange w:id="8445" w:author="Mario Ezequiel Scott" w:date="2019-12-29T19:14:00Z">
                    <w:rPr>
                      <w:rFonts w:ascii="Arial" w:eastAsia="Times New Roman" w:hAnsi="Arial" w:cs="Arial"/>
                      <w:b/>
                      <w:bCs/>
                      <w:color w:val="000000"/>
                      <w:sz w:val="16"/>
                      <w:szCs w:val="16"/>
                    </w:rPr>
                  </w:rPrChange>
                </w:rPr>
                <w:delText>conscietiousness</w:delText>
              </w:r>
            </w:del>
          </w:p>
        </w:tc>
        <w:tc>
          <w:tcPr>
            <w:tcW w:w="900" w:type="dxa"/>
            <w:tcBorders>
              <w:top w:val="single" w:sz="4" w:space="0" w:color="auto"/>
              <w:left w:val="nil"/>
              <w:bottom w:val="single" w:sz="4" w:space="0" w:color="auto"/>
              <w:right w:val="single" w:sz="4" w:space="0" w:color="auto"/>
            </w:tcBorders>
            <w:shd w:val="clear" w:color="000000" w:fill="F5F5F5"/>
            <w:vAlign w:val="center"/>
            <w:hideMark/>
          </w:tcPr>
          <w:p w14:paraId="4EE681F1" w14:textId="05FB5B2F" w:rsidR="003F097E" w:rsidRPr="004A4B49" w:rsidDel="002443F0" w:rsidRDefault="003F097E" w:rsidP="007A15A4">
            <w:pPr>
              <w:spacing w:after="0"/>
              <w:jc w:val="right"/>
              <w:rPr>
                <w:del w:id="8446" w:author="tedo gogoladze" w:date="2020-01-04T23:58:00Z"/>
                <w:rFonts w:ascii="Arial" w:eastAsia="Times New Roman" w:hAnsi="Arial" w:cs="Arial"/>
                <w:b/>
                <w:bCs/>
                <w:color w:val="000000"/>
                <w:sz w:val="16"/>
                <w:szCs w:val="16"/>
                <w:lang w:val="en-GB"/>
                <w:rPrChange w:id="8447" w:author="Mario Ezequiel Scott" w:date="2019-12-29T19:14:00Z">
                  <w:rPr>
                    <w:del w:id="8448" w:author="tedo gogoladze" w:date="2020-01-04T23:58:00Z"/>
                    <w:rFonts w:ascii="Arial" w:eastAsia="Times New Roman" w:hAnsi="Arial" w:cs="Arial"/>
                    <w:b/>
                    <w:bCs/>
                    <w:color w:val="000000"/>
                    <w:sz w:val="16"/>
                    <w:szCs w:val="16"/>
                  </w:rPr>
                </w:rPrChange>
              </w:rPr>
            </w:pPr>
            <w:del w:id="8449" w:author="tedo gogoladze" w:date="2020-01-04T23:58:00Z">
              <w:r w:rsidRPr="004A4B49" w:rsidDel="002443F0">
                <w:rPr>
                  <w:rFonts w:ascii="Arial" w:eastAsia="Times New Roman" w:hAnsi="Arial" w:cs="Arial"/>
                  <w:b/>
                  <w:bCs/>
                  <w:color w:val="000000"/>
                  <w:sz w:val="16"/>
                  <w:szCs w:val="16"/>
                  <w:lang w:val="en-GB"/>
                  <w:rPrChange w:id="8450" w:author="Mario Ezequiel Scott" w:date="2019-12-29T19:14:00Z">
                    <w:rPr>
                      <w:rFonts w:ascii="Arial" w:eastAsia="Times New Roman" w:hAnsi="Arial" w:cs="Arial"/>
                      <w:b/>
                      <w:bCs/>
                      <w:color w:val="000000"/>
                      <w:sz w:val="16"/>
                      <w:szCs w:val="16"/>
                    </w:rPr>
                  </w:rPrChange>
                </w:rPr>
                <w:delText>extraversion</w:delText>
              </w:r>
            </w:del>
          </w:p>
        </w:tc>
        <w:tc>
          <w:tcPr>
            <w:tcW w:w="900" w:type="dxa"/>
            <w:tcBorders>
              <w:top w:val="single" w:sz="4" w:space="0" w:color="auto"/>
              <w:left w:val="nil"/>
              <w:bottom w:val="single" w:sz="4" w:space="0" w:color="auto"/>
              <w:right w:val="single" w:sz="4" w:space="0" w:color="auto"/>
            </w:tcBorders>
            <w:shd w:val="clear" w:color="000000" w:fill="FFFFFF"/>
            <w:vAlign w:val="center"/>
            <w:hideMark/>
          </w:tcPr>
          <w:p w14:paraId="7C13E5C5" w14:textId="069E87D5" w:rsidR="003F097E" w:rsidRPr="004A4B49" w:rsidDel="002443F0" w:rsidRDefault="003F097E" w:rsidP="007A15A4">
            <w:pPr>
              <w:spacing w:after="0"/>
              <w:jc w:val="right"/>
              <w:rPr>
                <w:del w:id="8451" w:author="tedo gogoladze" w:date="2020-01-04T23:58:00Z"/>
                <w:rFonts w:ascii="Arial" w:eastAsia="Times New Roman" w:hAnsi="Arial" w:cs="Arial"/>
                <w:b/>
                <w:bCs/>
                <w:color w:val="000000"/>
                <w:sz w:val="16"/>
                <w:szCs w:val="16"/>
                <w:lang w:val="en-GB"/>
                <w:rPrChange w:id="8452" w:author="Mario Ezequiel Scott" w:date="2019-12-29T19:14:00Z">
                  <w:rPr>
                    <w:del w:id="8453" w:author="tedo gogoladze" w:date="2020-01-04T23:58:00Z"/>
                    <w:rFonts w:ascii="Arial" w:eastAsia="Times New Roman" w:hAnsi="Arial" w:cs="Arial"/>
                    <w:b/>
                    <w:bCs/>
                    <w:color w:val="000000"/>
                    <w:sz w:val="16"/>
                    <w:szCs w:val="16"/>
                  </w:rPr>
                </w:rPrChange>
              </w:rPr>
            </w:pPr>
            <w:del w:id="8454" w:author="tedo gogoladze" w:date="2020-01-04T23:58:00Z">
              <w:r w:rsidRPr="004A4B49" w:rsidDel="002443F0">
                <w:rPr>
                  <w:rFonts w:ascii="Arial" w:eastAsia="Times New Roman" w:hAnsi="Arial" w:cs="Arial"/>
                  <w:b/>
                  <w:bCs/>
                  <w:color w:val="000000"/>
                  <w:sz w:val="16"/>
                  <w:szCs w:val="16"/>
                  <w:lang w:val="en-GB"/>
                  <w:rPrChange w:id="8455" w:author="Mario Ezequiel Scott" w:date="2019-12-29T19:14:00Z">
                    <w:rPr>
                      <w:rFonts w:ascii="Arial" w:eastAsia="Times New Roman" w:hAnsi="Arial" w:cs="Arial"/>
                      <w:b/>
                      <w:bCs/>
                      <w:color w:val="000000"/>
                      <w:sz w:val="16"/>
                      <w:szCs w:val="16"/>
                    </w:rPr>
                  </w:rPrChange>
                </w:rPr>
                <w:delText>agreeableness</w:delText>
              </w:r>
            </w:del>
          </w:p>
        </w:tc>
        <w:tc>
          <w:tcPr>
            <w:tcW w:w="810" w:type="dxa"/>
            <w:tcBorders>
              <w:top w:val="single" w:sz="4" w:space="0" w:color="auto"/>
              <w:left w:val="nil"/>
              <w:bottom w:val="single" w:sz="4" w:space="0" w:color="auto"/>
              <w:right w:val="single" w:sz="4" w:space="0" w:color="auto"/>
            </w:tcBorders>
            <w:shd w:val="clear" w:color="000000" w:fill="F5F5F5"/>
            <w:vAlign w:val="center"/>
            <w:hideMark/>
          </w:tcPr>
          <w:p w14:paraId="2262B400" w14:textId="1013BB8F" w:rsidR="003F097E" w:rsidRPr="004A4B49" w:rsidDel="002443F0" w:rsidRDefault="003F097E" w:rsidP="007A15A4">
            <w:pPr>
              <w:spacing w:after="0"/>
              <w:jc w:val="right"/>
              <w:rPr>
                <w:del w:id="8456" w:author="tedo gogoladze" w:date="2020-01-04T23:58:00Z"/>
                <w:rFonts w:ascii="Arial" w:eastAsia="Times New Roman" w:hAnsi="Arial" w:cs="Arial"/>
                <w:b/>
                <w:bCs/>
                <w:color w:val="000000"/>
                <w:sz w:val="16"/>
                <w:szCs w:val="16"/>
                <w:lang w:val="en-GB"/>
                <w:rPrChange w:id="8457" w:author="Mario Ezequiel Scott" w:date="2019-12-29T19:14:00Z">
                  <w:rPr>
                    <w:del w:id="8458" w:author="tedo gogoladze" w:date="2020-01-04T23:58:00Z"/>
                    <w:rFonts w:ascii="Arial" w:eastAsia="Times New Roman" w:hAnsi="Arial" w:cs="Arial"/>
                    <w:b/>
                    <w:bCs/>
                    <w:color w:val="000000"/>
                    <w:sz w:val="16"/>
                    <w:szCs w:val="16"/>
                  </w:rPr>
                </w:rPrChange>
              </w:rPr>
            </w:pPr>
            <w:del w:id="8459" w:author="tedo gogoladze" w:date="2020-01-04T23:58:00Z">
              <w:r w:rsidRPr="004A4B49" w:rsidDel="002443F0">
                <w:rPr>
                  <w:rFonts w:ascii="Arial" w:eastAsia="Times New Roman" w:hAnsi="Arial" w:cs="Arial"/>
                  <w:b/>
                  <w:bCs/>
                  <w:color w:val="000000"/>
                  <w:sz w:val="16"/>
                  <w:szCs w:val="16"/>
                  <w:lang w:val="en-GB"/>
                  <w:rPrChange w:id="8460" w:author="Mario Ezequiel Scott" w:date="2019-12-29T19:14:00Z">
                    <w:rPr>
                      <w:rFonts w:ascii="Arial" w:eastAsia="Times New Roman" w:hAnsi="Arial" w:cs="Arial"/>
                      <w:b/>
                      <w:bCs/>
                      <w:color w:val="000000"/>
                      <w:sz w:val="16"/>
                      <w:szCs w:val="16"/>
                    </w:rPr>
                  </w:rPrChange>
                </w:rPr>
                <w:delText>neuroticism</w:delText>
              </w:r>
            </w:del>
          </w:p>
        </w:tc>
      </w:tr>
      <w:tr w:rsidR="003F097E" w:rsidRPr="004A4B49" w:rsidDel="002443F0" w14:paraId="5525E903" w14:textId="4373FC85" w:rsidTr="007A15A4">
        <w:trPr>
          <w:trHeight w:val="300"/>
          <w:del w:id="8461" w:author="tedo gogoladze" w:date="2020-01-04T23:58:00Z"/>
        </w:trPr>
        <w:tc>
          <w:tcPr>
            <w:tcW w:w="1615" w:type="dxa"/>
            <w:tcBorders>
              <w:top w:val="nil"/>
              <w:left w:val="single" w:sz="4" w:space="0" w:color="auto"/>
              <w:bottom w:val="single" w:sz="4" w:space="0" w:color="auto"/>
              <w:right w:val="single" w:sz="4" w:space="0" w:color="auto"/>
            </w:tcBorders>
            <w:shd w:val="clear" w:color="000000" w:fill="F5F5F5"/>
            <w:vAlign w:val="center"/>
            <w:hideMark/>
          </w:tcPr>
          <w:p w14:paraId="7C18F055" w14:textId="6C0589A6" w:rsidR="003F097E" w:rsidRPr="004A4B49" w:rsidDel="002443F0" w:rsidRDefault="003F097E" w:rsidP="007A15A4">
            <w:pPr>
              <w:spacing w:after="0"/>
              <w:jc w:val="right"/>
              <w:rPr>
                <w:del w:id="8462" w:author="tedo gogoladze" w:date="2020-01-04T23:58:00Z"/>
                <w:rFonts w:ascii="Arial" w:eastAsia="Times New Roman" w:hAnsi="Arial" w:cs="Arial"/>
                <w:b/>
                <w:bCs/>
                <w:color w:val="000000"/>
                <w:sz w:val="16"/>
                <w:szCs w:val="16"/>
                <w:lang w:val="en-GB"/>
                <w:rPrChange w:id="8463" w:author="Mario Ezequiel Scott" w:date="2019-12-29T19:14:00Z">
                  <w:rPr>
                    <w:del w:id="8464" w:author="tedo gogoladze" w:date="2020-01-04T23:58:00Z"/>
                    <w:rFonts w:ascii="Arial" w:eastAsia="Times New Roman" w:hAnsi="Arial" w:cs="Arial"/>
                    <w:b/>
                    <w:bCs/>
                    <w:color w:val="000000"/>
                    <w:sz w:val="16"/>
                    <w:szCs w:val="16"/>
                  </w:rPr>
                </w:rPrChange>
              </w:rPr>
            </w:pPr>
            <w:del w:id="8465" w:author="tedo gogoladze" w:date="2020-01-04T23:58:00Z">
              <w:r w:rsidRPr="004A4B49" w:rsidDel="002443F0">
                <w:rPr>
                  <w:rFonts w:ascii="Arial" w:eastAsia="Times New Roman" w:hAnsi="Arial" w:cs="Arial"/>
                  <w:b/>
                  <w:bCs/>
                  <w:color w:val="000000"/>
                  <w:sz w:val="16"/>
                  <w:szCs w:val="16"/>
                  <w:lang w:val="en-GB"/>
                  <w:rPrChange w:id="8466" w:author="Mario Ezequiel Scott" w:date="2019-12-29T19:14:00Z">
                    <w:rPr>
                      <w:rFonts w:ascii="Arial" w:eastAsia="Times New Roman" w:hAnsi="Arial" w:cs="Arial"/>
                      <w:b/>
                      <w:bCs/>
                      <w:color w:val="000000"/>
                      <w:sz w:val="16"/>
                      <w:szCs w:val="16"/>
                    </w:rPr>
                  </w:rPrChange>
                </w:rPr>
                <w:delText>openness</w:delText>
              </w:r>
            </w:del>
          </w:p>
        </w:tc>
        <w:tc>
          <w:tcPr>
            <w:tcW w:w="720" w:type="dxa"/>
            <w:tcBorders>
              <w:top w:val="nil"/>
              <w:left w:val="nil"/>
              <w:bottom w:val="nil"/>
              <w:right w:val="nil"/>
            </w:tcBorders>
            <w:shd w:val="clear" w:color="000000" w:fill="F5F5F5"/>
            <w:vAlign w:val="center"/>
            <w:hideMark/>
          </w:tcPr>
          <w:p w14:paraId="63C8F1BA" w14:textId="34A31DC5" w:rsidR="003F097E" w:rsidRPr="004A4B49" w:rsidDel="002443F0" w:rsidRDefault="003F097E" w:rsidP="007A15A4">
            <w:pPr>
              <w:spacing w:after="0"/>
              <w:jc w:val="right"/>
              <w:rPr>
                <w:del w:id="8467" w:author="tedo gogoladze" w:date="2020-01-04T23:58:00Z"/>
                <w:rFonts w:ascii="Arial" w:eastAsia="Times New Roman" w:hAnsi="Arial" w:cs="Arial"/>
                <w:color w:val="000000"/>
                <w:sz w:val="16"/>
                <w:szCs w:val="16"/>
                <w:lang w:val="en-GB"/>
                <w:rPrChange w:id="8468" w:author="Mario Ezequiel Scott" w:date="2019-12-29T19:14:00Z">
                  <w:rPr>
                    <w:del w:id="8469" w:author="tedo gogoladze" w:date="2020-01-04T23:58:00Z"/>
                    <w:rFonts w:ascii="Arial" w:eastAsia="Times New Roman" w:hAnsi="Arial" w:cs="Arial"/>
                    <w:color w:val="000000"/>
                    <w:sz w:val="16"/>
                    <w:szCs w:val="16"/>
                  </w:rPr>
                </w:rPrChange>
              </w:rPr>
            </w:pPr>
            <w:del w:id="8470" w:author="tedo gogoladze" w:date="2020-01-04T23:58:00Z">
              <w:r w:rsidRPr="004A4B49" w:rsidDel="002443F0">
                <w:rPr>
                  <w:rFonts w:ascii="Arial" w:eastAsia="Times New Roman" w:hAnsi="Arial" w:cs="Arial"/>
                  <w:color w:val="000000"/>
                  <w:sz w:val="16"/>
                  <w:szCs w:val="16"/>
                  <w:lang w:val="en-GB"/>
                  <w:rPrChange w:id="8471" w:author="Mario Ezequiel Scott" w:date="2019-12-29T19:14:00Z">
                    <w:rPr>
                      <w:rFonts w:ascii="Arial" w:eastAsia="Times New Roman" w:hAnsi="Arial" w:cs="Arial"/>
                      <w:color w:val="000000"/>
                      <w:sz w:val="16"/>
                      <w:szCs w:val="16"/>
                    </w:rPr>
                  </w:rPrChange>
                </w:rPr>
                <w:delText>------</w:delText>
              </w:r>
            </w:del>
          </w:p>
        </w:tc>
        <w:tc>
          <w:tcPr>
            <w:tcW w:w="990" w:type="dxa"/>
            <w:tcBorders>
              <w:top w:val="nil"/>
              <w:left w:val="single" w:sz="4" w:space="0" w:color="auto"/>
              <w:bottom w:val="single" w:sz="4" w:space="0" w:color="auto"/>
              <w:right w:val="single" w:sz="4" w:space="0" w:color="auto"/>
            </w:tcBorders>
            <w:shd w:val="clear" w:color="000000" w:fill="F5F5F5"/>
            <w:vAlign w:val="center"/>
            <w:hideMark/>
          </w:tcPr>
          <w:p w14:paraId="2EEE485C" w14:textId="26665758" w:rsidR="003F097E" w:rsidRPr="004A4B49" w:rsidDel="002443F0" w:rsidRDefault="003F097E" w:rsidP="007A15A4">
            <w:pPr>
              <w:spacing w:after="0"/>
              <w:jc w:val="right"/>
              <w:rPr>
                <w:del w:id="8472" w:author="tedo gogoladze" w:date="2020-01-04T23:58:00Z"/>
                <w:rFonts w:ascii="Arial" w:eastAsia="Times New Roman" w:hAnsi="Arial" w:cs="Arial"/>
                <w:color w:val="000000"/>
                <w:sz w:val="16"/>
                <w:szCs w:val="16"/>
                <w:lang w:val="en-GB"/>
                <w:rPrChange w:id="8473" w:author="Mario Ezequiel Scott" w:date="2019-12-29T19:14:00Z">
                  <w:rPr>
                    <w:del w:id="8474" w:author="tedo gogoladze" w:date="2020-01-04T23:58:00Z"/>
                    <w:rFonts w:ascii="Arial" w:eastAsia="Times New Roman" w:hAnsi="Arial" w:cs="Arial"/>
                    <w:color w:val="000000"/>
                    <w:sz w:val="16"/>
                    <w:szCs w:val="16"/>
                  </w:rPr>
                </w:rPrChange>
              </w:rPr>
            </w:pPr>
            <w:del w:id="8475" w:author="tedo gogoladze" w:date="2020-01-04T23:58:00Z">
              <w:r w:rsidRPr="004A4B49" w:rsidDel="002443F0">
                <w:rPr>
                  <w:rFonts w:ascii="Arial" w:eastAsia="Times New Roman" w:hAnsi="Arial" w:cs="Arial"/>
                  <w:color w:val="000000"/>
                  <w:sz w:val="16"/>
                  <w:szCs w:val="16"/>
                  <w:lang w:val="en-GB"/>
                  <w:rPrChange w:id="8476" w:author="Mario Ezequiel Scott" w:date="2019-12-29T19:14:00Z">
                    <w:rPr>
                      <w:rFonts w:ascii="Arial" w:eastAsia="Times New Roman" w:hAnsi="Arial" w:cs="Arial"/>
                      <w:color w:val="000000"/>
                      <w:sz w:val="16"/>
                      <w:szCs w:val="16"/>
                    </w:rPr>
                  </w:rPrChange>
                </w:rPr>
                <w:delText>0.429</w:delText>
              </w:r>
            </w:del>
          </w:p>
        </w:tc>
        <w:tc>
          <w:tcPr>
            <w:tcW w:w="900" w:type="dxa"/>
            <w:tcBorders>
              <w:top w:val="nil"/>
              <w:left w:val="nil"/>
              <w:bottom w:val="single" w:sz="4" w:space="0" w:color="auto"/>
              <w:right w:val="single" w:sz="4" w:space="0" w:color="auto"/>
            </w:tcBorders>
            <w:shd w:val="clear" w:color="000000" w:fill="F5F5F5"/>
            <w:vAlign w:val="center"/>
            <w:hideMark/>
          </w:tcPr>
          <w:p w14:paraId="065AB875" w14:textId="6BEBC922" w:rsidR="003F097E" w:rsidRPr="004A4B49" w:rsidDel="002443F0" w:rsidRDefault="003F097E" w:rsidP="007A15A4">
            <w:pPr>
              <w:spacing w:after="0"/>
              <w:jc w:val="right"/>
              <w:rPr>
                <w:del w:id="8477" w:author="tedo gogoladze" w:date="2020-01-04T23:58:00Z"/>
                <w:rFonts w:ascii="Arial" w:eastAsia="Times New Roman" w:hAnsi="Arial" w:cs="Arial"/>
                <w:color w:val="000000"/>
                <w:sz w:val="16"/>
                <w:szCs w:val="16"/>
                <w:lang w:val="en-GB"/>
                <w:rPrChange w:id="8478" w:author="Mario Ezequiel Scott" w:date="2019-12-29T19:14:00Z">
                  <w:rPr>
                    <w:del w:id="8479" w:author="tedo gogoladze" w:date="2020-01-04T23:58:00Z"/>
                    <w:rFonts w:ascii="Arial" w:eastAsia="Times New Roman" w:hAnsi="Arial" w:cs="Arial"/>
                    <w:color w:val="000000"/>
                    <w:sz w:val="16"/>
                    <w:szCs w:val="16"/>
                  </w:rPr>
                </w:rPrChange>
              </w:rPr>
            </w:pPr>
            <w:del w:id="8480" w:author="tedo gogoladze" w:date="2020-01-04T23:58:00Z">
              <w:r w:rsidRPr="004A4B49" w:rsidDel="002443F0">
                <w:rPr>
                  <w:rFonts w:ascii="Arial" w:eastAsia="Times New Roman" w:hAnsi="Arial" w:cs="Arial"/>
                  <w:color w:val="000000"/>
                  <w:sz w:val="16"/>
                  <w:szCs w:val="16"/>
                  <w:lang w:val="en-GB"/>
                  <w:rPrChange w:id="8481" w:author="Mario Ezequiel Scott" w:date="2019-12-29T19:14:00Z">
                    <w:rPr>
                      <w:rFonts w:ascii="Arial" w:eastAsia="Times New Roman" w:hAnsi="Arial" w:cs="Arial"/>
                      <w:color w:val="000000"/>
                      <w:sz w:val="16"/>
                      <w:szCs w:val="16"/>
                    </w:rPr>
                  </w:rPrChange>
                </w:rPr>
                <w:delText>0.534</w:delText>
              </w:r>
            </w:del>
          </w:p>
        </w:tc>
        <w:tc>
          <w:tcPr>
            <w:tcW w:w="900" w:type="dxa"/>
            <w:tcBorders>
              <w:top w:val="nil"/>
              <w:left w:val="nil"/>
              <w:bottom w:val="single" w:sz="4" w:space="0" w:color="auto"/>
              <w:right w:val="single" w:sz="4" w:space="0" w:color="auto"/>
            </w:tcBorders>
            <w:shd w:val="clear" w:color="000000" w:fill="F5F5F5"/>
            <w:vAlign w:val="center"/>
            <w:hideMark/>
          </w:tcPr>
          <w:p w14:paraId="61631B79" w14:textId="61C2DC45" w:rsidR="003F097E" w:rsidRPr="004A4B49" w:rsidDel="002443F0" w:rsidRDefault="003F097E" w:rsidP="007A15A4">
            <w:pPr>
              <w:spacing w:after="0"/>
              <w:jc w:val="right"/>
              <w:rPr>
                <w:del w:id="8482" w:author="tedo gogoladze" w:date="2020-01-04T23:58:00Z"/>
                <w:rFonts w:ascii="Arial" w:eastAsia="Times New Roman" w:hAnsi="Arial" w:cs="Arial"/>
                <w:color w:val="000000"/>
                <w:sz w:val="16"/>
                <w:szCs w:val="16"/>
                <w:lang w:val="en-GB"/>
                <w:rPrChange w:id="8483" w:author="Mario Ezequiel Scott" w:date="2019-12-29T19:14:00Z">
                  <w:rPr>
                    <w:del w:id="8484" w:author="tedo gogoladze" w:date="2020-01-04T23:58:00Z"/>
                    <w:rFonts w:ascii="Arial" w:eastAsia="Times New Roman" w:hAnsi="Arial" w:cs="Arial"/>
                    <w:color w:val="000000"/>
                    <w:sz w:val="16"/>
                    <w:szCs w:val="16"/>
                  </w:rPr>
                </w:rPrChange>
              </w:rPr>
            </w:pPr>
            <w:del w:id="8485" w:author="tedo gogoladze" w:date="2020-01-04T23:58:00Z">
              <w:r w:rsidRPr="004A4B49" w:rsidDel="002443F0">
                <w:rPr>
                  <w:rFonts w:ascii="Arial" w:eastAsia="Times New Roman" w:hAnsi="Arial" w:cs="Arial"/>
                  <w:color w:val="000000"/>
                  <w:sz w:val="16"/>
                  <w:szCs w:val="16"/>
                  <w:lang w:val="en-GB"/>
                  <w:rPrChange w:id="8486" w:author="Mario Ezequiel Scott" w:date="2019-12-29T19:14:00Z">
                    <w:rPr>
                      <w:rFonts w:ascii="Arial" w:eastAsia="Times New Roman" w:hAnsi="Arial" w:cs="Arial"/>
                      <w:color w:val="000000"/>
                      <w:sz w:val="16"/>
                      <w:szCs w:val="16"/>
                    </w:rPr>
                  </w:rPrChange>
                </w:rPr>
                <w:delText>0.365</w:delText>
              </w:r>
            </w:del>
          </w:p>
        </w:tc>
        <w:tc>
          <w:tcPr>
            <w:tcW w:w="810" w:type="dxa"/>
            <w:tcBorders>
              <w:top w:val="nil"/>
              <w:left w:val="nil"/>
              <w:bottom w:val="single" w:sz="4" w:space="0" w:color="auto"/>
              <w:right w:val="single" w:sz="4" w:space="0" w:color="auto"/>
            </w:tcBorders>
            <w:shd w:val="clear" w:color="000000" w:fill="F5F5F5"/>
            <w:vAlign w:val="center"/>
            <w:hideMark/>
          </w:tcPr>
          <w:p w14:paraId="3221C8ED" w14:textId="27D8CE6D" w:rsidR="003F097E" w:rsidRPr="004A4B49" w:rsidDel="002443F0" w:rsidRDefault="003F097E" w:rsidP="007A15A4">
            <w:pPr>
              <w:spacing w:after="0"/>
              <w:jc w:val="right"/>
              <w:rPr>
                <w:del w:id="8487" w:author="tedo gogoladze" w:date="2020-01-04T23:58:00Z"/>
                <w:rFonts w:ascii="Arial" w:eastAsia="Times New Roman" w:hAnsi="Arial" w:cs="Arial"/>
                <w:color w:val="000000"/>
                <w:sz w:val="16"/>
                <w:szCs w:val="16"/>
                <w:lang w:val="en-GB"/>
                <w:rPrChange w:id="8488" w:author="Mario Ezequiel Scott" w:date="2019-12-29T19:14:00Z">
                  <w:rPr>
                    <w:del w:id="8489" w:author="tedo gogoladze" w:date="2020-01-04T23:58:00Z"/>
                    <w:rFonts w:ascii="Arial" w:eastAsia="Times New Roman" w:hAnsi="Arial" w:cs="Arial"/>
                    <w:color w:val="000000"/>
                    <w:sz w:val="16"/>
                    <w:szCs w:val="16"/>
                  </w:rPr>
                </w:rPrChange>
              </w:rPr>
            </w:pPr>
            <w:del w:id="8490" w:author="tedo gogoladze" w:date="2020-01-04T23:58:00Z">
              <w:r w:rsidRPr="004A4B49" w:rsidDel="002443F0">
                <w:rPr>
                  <w:rFonts w:ascii="Arial" w:eastAsia="Times New Roman" w:hAnsi="Arial" w:cs="Arial"/>
                  <w:color w:val="000000"/>
                  <w:sz w:val="16"/>
                  <w:szCs w:val="16"/>
                  <w:lang w:val="en-GB"/>
                  <w:rPrChange w:id="8491" w:author="Mario Ezequiel Scott" w:date="2019-12-29T19:14:00Z">
                    <w:rPr>
                      <w:rFonts w:ascii="Arial" w:eastAsia="Times New Roman" w:hAnsi="Arial" w:cs="Arial"/>
                      <w:color w:val="000000"/>
                      <w:sz w:val="16"/>
                      <w:szCs w:val="16"/>
                    </w:rPr>
                  </w:rPrChange>
                </w:rPr>
                <w:delText>-0.508</w:delText>
              </w:r>
            </w:del>
          </w:p>
        </w:tc>
      </w:tr>
      <w:tr w:rsidR="003F097E" w:rsidRPr="004A4B49" w:rsidDel="002443F0" w14:paraId="4C40FDDA" w14:textId="0EEAF56D" w:rsidTr="007A15A4">
        <w:trPr>
          <w:trHeight w:val="450"/>
          <w:del w:id="8492" w:author="tedo gogoladze" w:date="2020-01-04T23:58:00Z"/>
        </w:trPr>
        <w:tc>
          <w:tcPr>
            <w:tcW w:w="1615" w:type="dxa"/>
            <w:tcBorders>
              <w:top w:val="nil"/>
              <w:left w:val="single" w:sz="4" w:space="0" w:color="auto"/>
              <w:bottom w:val="single" w:sz="4" w:space="0" w:color="auto"/>
              <w:right w:val="single" w:sz="4" w:space="0" w:color="auto"/>
            </w:tcBorders>
            <w:shd w:val="clear" w:color="000000" w:fill="FFFFFF"/>
            <w:vAlign w:val="center"/>
            <w:hideMark/>
          </w:tcPr>
          <w:p w14:paraId="2A690BC8" w14:textId="6FC548D2" w:rsidR="003F097E" w:rsidRPr="004A4B49" w:rsidDel="002443F0" w:rsidRDefault="003F097E" w:rsidP="007A15A4">
            <w:pPr>
              <w:spacing w:after="0"/>
              <w:jc w:val="right"/>
              <w:rPr>
                <w:del w:id="8493" w:author="tedo gogoladze" w:date="2020-01-04T23:58:00Z"/>
                <w:rFonts w:ascii="Arial" w:eastAsia="Times New Roman" w:hAnsi="Arial" w:cs="Arial"/>
                <w:b/>
                <w:bCs/>
                <w:color w:val="000000"/>
                <w:sz w:val="16"/>
                <w:szCs w:val="16"/>
                <w:lang w:val="en-GB"/>
                <w:rPrChange w:id="8494" w:author="Mario Ezequiel Scott" w:date="2019-12-29T19:14:00Z">
                  <w:rPr>
                    <w:del w:id="8495" w:author="tedo gogoladze" w:date="2020-01-04T23:58:00Z"/>
                    <w:rFonts w:ascii="Arial" w:eastAsia="Times New Roman" w:hAnsi="Arial" w:cs="Arial"/>
                    <w:b/>
                    <w:bCs/>
                    <w:color w:val="000000"/>
                    <w:sz w:val="16"/>
                    <w:szCs w:val="16"/>
                  </w:rPr>
                </w:rPrChange>
              </w:rPr>
            </w:pPr>
            <w:del w:id="8496" w:author="tedo gogoladze" w:date="2020-01-04T23:58:00Z">
              <w:r w:rsidRPr="004A4B49" w:rsidDel="002443F0">
                <w:rPr>
                  <w:rFonts w:ascii="Arial" w:eastAsia="Times New Roman" w:hAnsi="Arial" w:cs="Arial"/>
                  <w:b/>
                  <w:bCs/>
                  <w:color w:val="000000"/>
                  <w:sz w:val="16"/>
                  <w:szCs w:val="16"/>
                  <w:lang w:val="en-GB"/>
                  <w:rPrChange w:id="8497" w:author="Mario Ezequiel Scott" w:date="2019-12-29T19:14:00Z">
                    <w:rPr>
                      <w:rFonts w:ascii="Arial" w:eastAsia="Times New Roman" w:hAnsi="Arial" w:cs="Arial"/>
                      <w:b/>
                      <w:bCs/>
                      <w:color w:val="000000"/>
                      <w:sz w:val="16"/>
                      <w:szCs w:val="16"/>
                    </w:rPr>
                  </w:rPrChange>
                </w:rPr>
                <w:delText>conscietiousness</w:delText>
              </w:r>
            </w:del>
          </w:p>
        </w:tc>
        <w:tc>
          <w:tcPr>
            <w:tcW w:w="720" w:type="dxa"/>
            <w:tcBorders>
              <w:top w:val="nil"/>
              <w:left w:val="nil"/>
              <w:bottom w:val="nil"/>
              <w:right w:val="nil"/>
            </w:tcBorders>
            <w:shd w:val="clear" w:color="000000" w:fill="FFFFFF"/>
            <w:vAlign w:val="center"/>
            <w:hideMark/>
          </w:tcPr>
          <w:p w14:paraId="1AF5BC85" w14:textId="3178B24D" w:rsidR="003F097E" w:rsidRPr="004A4B49" w:rsidDel="002443F0" w:rsidRDefault="003F097E" w:rsidP="007A15A4">
            <w:pPr>
              <w:spacing w:after="0"/>
              <w:jc w:val="right"/>
              <w:rPr>
                <w:del w:id="8498" w:author="tedo gogoladze" w:date="2020-01-04T23:58:00Z"/>
                <w:rFonts w:ascii="Arial" w:eastAsia="Times New Roman" w:hAnsi="Arial" w:cs="Arial"/>
                <w:color w:val="000000"/>
                <w:sz w:val="16"/>
                <w:szCs w:val="16"/>
                <w:lang w:val="en-GB"/>
                <w:rPrChange w:id="8499" w:author="Mario Ezequiel Scott" w:date="2019-12-29T19:14:00Z">
                  <w:rPr>
                    <w:del w:id="8500" w:author="tedo gogoladze" w:date="2020-01-04T23:58:00Z"/>
                    <w:rFonts w:ascii="Arial" w:eastAsia="Times New Roman" w:hAnsi="Arial" w:cs="Arial"/>
                    <w:color w:val="000000"/>
                    <w:sz w:val="16"/>
                    <w:szCs w:val="16"/>
                  </w:rPr>
                </w:rPrChange>
              </w:rPr>
            </w:pPr>
            <w:del w:id="8501" w:author="tedo gogoladze" w:date="2020-01-04T23:58:00Z">
              <w:r w:rsidRPr="004A4B49" w:rsidDel="002443F0">
                <w:rPr>
                  <w:rFonts w:ascii="Arial" w:eastAsia="Times New Roman" w:hAnsi="Arial" w:cs="Arial"/>
                  <w:color w:val="000000"/>
                  <w:sz w:val="16"/>
                  <w:szCs w:val="16"/>
                  <w:lang w:val="en-GB"/>
                  <w:rPrChange w:id="8502" w:author="Mario Ezequiel Scott" w:date="2019-12-29T19:14:00Z">
                    <w:rPr>
                      <w:rFonts w:ascii="Arial" w:eastAsia="Times New Roman" w:hAnsi="Arial" w:cs="Arial"/>
                      <w:color w:val="000000"/>
                      <w:sz w:val="16"/>
                      <w:szCs w:val="16"/>
                    </w:rPr>
                  </w:rPrChange>
                </w:rPr>
                <w:delText> </w:delText>
              </w:r>
            </w:del>
          </w:p>
        </w:tc>
        <w:tc>
          <w:tcPr>
            <w:tcW w:w="990" w:type="dxa"/>
            <w:tcBorders>
              <w:top w:val="nil"/>
              <w:left w:val="nil"/>
              <w:bottom w:val="nil"/>
              <w:right w:val="nil"/>
            </w:tcBorders>
            <w:shd w:val="clear" w:color="000000" w:fill="F5F5F5"/>
            <w:vAlign w:val="center"/>
            <w:hideMark/>
          </w:tcPr>
          <w:p w14:paraId="604DEB05" w14:textId="51668790" w:rsidR="003F097E" w:rsidRPr="004A4B49" w:rsidDel="002443F0" w:rsidRDefault="003F097E" w:rsidP="007A15A4">
            <w:pPr>
              <w:spacing w:after="0"/>
              <w:jc w:val="right"/>
              <w:rPr>
                <w:del w:id="8503" w:author="tedo gogoladze" w:date="2020-01-04T23:58:00Z"/>
                <w:rFonts w:ascii="Arial" w:eastAsia="Times New Roman" w:hAnsi="Arial" w:cs="Arial"/>
                <w:color w:val="000000"/>
                <w:sz w:val="16"/>
                <w:szCs w:val="16"/>
                <w:lang w:val="en-GB"/>
                <w:rPrChange w:id="8504" w:author="Mario Ezequiel Scott" w:date="2019-12-29T19:14:00Z">
                  <w:rPr>
                    <w:del w:id="8505" w:author="tedo gogoladze" w:date="2020-01-04T23:58:00Z"/>
                    <w:rFonts w:ascii="Arial" w:eastAsia="Times New Roman" w:hAnsi="Arial" w:cs="Arial"/>
                    <w:color w:val="000000"/>
                    <w:sz w:val="16"/>
                    <w:szCs w:val="16"/>
                  </w:rPr>
                </w:rPrChange>
              </w:rPr>
            </w:pPr>
            <w:del w:id="8506" w:author="tedo gogoladze" w:date="2020-01-04T23:58:00Z">
              <w:r w:rsidRPr="004A4B49" w:rsidDel="002443F0">
                <w:rPr>
                  <w:rFonts w:ascii="Arial" w:eastAsia="Times New Roman" w:hAnsi="Arial" w:cs="Arial"/>
                  <w:color w:val="000000"/>
                  <w:sz w:val="16"/>
                  <w:szCs w:val="16"/>
                  <w:lang w:val="en-GB"/>
                  <w:rPrChange w:id="8507" w:author="Mario Ezequiel Scott" w:date="2019-12-29T19:14:00Z">
                    <w:rPr>
                      <w:rFonts w:ascii="Arial" w:eastAsia="Times New Roman" w:hAnsi="Arial" w:cs="Arial"/>
                      <w:color w:val="000000"/>
                      <w:sz w:val="16"/>
                      <w:szCs w:val="16"/>
                    </w:rPr>
                  </w:rPrChange>
                </w:rPr>
                <w:delText>------</w:delText>
              </w:r>
            </w:del>
          </w:p>
        </w:tc>
        <w:tc>
          <w:tcPr>
            <w:tcW w:w="900" w:type="dxa"/>
            <w:tcBorders>
              <w:top w:val="nil"/>
              <w:left w:val="single" w:sz="4" w:space="0" w:color="auto"/>
              <w:bottom w:val="single" w:sz="4" w:space="0" w:color="auto"/>
              <w:right w:val="single" w:sz="4" w:space="0" w:color="auto"/>
            </w:tcBorders>
            <w:shd w:val="clear" w:color="000000" w:fill="FFFFFF"/>
            <w:vAlign w:val="center"/>
            <w:hideMark/>
          </w:tcPr>
          <w:p w14:paraId="283DFB34" w14:textId="6947057D" w:rsidR="003F097E" w:rsidRPr="004A4B49" w:rsidDel="002443F0" w:rsidRDefault="003F097E" w:rsidP="007A15A4">
            <w:pPr>
              <w:spacing w:after="0"/>
              <w:jc w:val="right"/>
              <w:rPr>
                <w:del w:id="8508" w:author="tedo gogoladze" w:date="2020-01-04T23:58:00Z"/>
                <w:rFonts w:ascii="Arial" w:eastAsia="Times New Roman" w:hAnsi="Arial" w:cs="Arial"/>
                <w:color w:val="000000"/>
                <w:sz w:val="16"/>
                <w:szCs w:val="16"/>
                <w:lang w:val="en-GB"/>
                <w:rPrChange w:id="8509" w:author="Mario Ezequiel Scott" w:date="2019-12-29T19:14:00Z">
                  <w:rPr>
                    <w:del w:id="8510" w:author="tedo gogoladze" w:date="2020-01-04T23:58:00Z"/>
                    <w:rFonts w:ascii="Arial" w:eastAsia="Times New Roman" w:hAnsi="Arial" w:cs="Arial"/>
                    <w:color w:val="000000"/>
                    <w:sz w:val="16"/>
                    <w:szCs w:val="16"/>
                  </w:rPr>
                </w:rPrChange>
              </w:rPr>
            </w:pPr>
            <w:del w:id="8511" w:author="tedo gogoladze" w:date="2020-01-04T23:58:00Z">
              <w:r w:rsidRPr="004A4B49" w:rsidDel="002443F0">
                <w:rPr>
                  <w:rFonts w:ascii="Arial" w:eastAsia="Times New Roman" w:hAnsi="Arial" w:cs="Arial"/>
                  <w:color w:val="000000"/>
                  <w:sz w:val="16"/>
                  <w:szCs w:val="16"/>
                  <w:lang w:val="en-GB"/>
                  <w:rPrChange w:id="8512" w:author="Mario Ezequiel Scott" w:date="2019-12-29T19:14:00Z">
                    <w:rPr>
                      <w:rFonts w:ascii="Arial" w:eastAsia="Times New Roman" w:hAnsi="Arial" w:cs="Arial"/>
                      <w:color w:val="000000"/>
                      <w:sz w:val="16"/>
                      <w:szCs w:val="16"/>
                    </w:rPr>
                  </w:rPrChange>
                </w:rPr>
                <w:delText>0.337</w:delText>
              </w:r>
            </w:del>
          </w:p>
        </w:tc>
        <w:tc>
          <w:tcPr>
            <w:tcW w:w="900" w:type="dxa"/>
            <w:tcBorders>
              <w:top w:val="nil"/>
              <w:left w:val="nil"/>
              <w:bottom w:val="single" w:sz="4" w:space="0" w:color="auto"/>
              <w:right w:val="single" w:sz="4" w:space="0" w:color="auto"/>
            </w:tcBorders>
            <w:shd w:val="clear" w:color="000000" w:fill="FFFFFF"/>
            <w:vAlign w:val="center"/>
            <w:hideMark/>
          </w:tcPr>
          <w:p w14:paraId="6CDAD24E" w14:textId="7D7F791A" w:rsidR="003F097E" w:rsidRPr="004A4B49" w:rsidDel="002443F0" w:rsidRDefault="003F097E" w:rsidP="007A15A4">
            <w:pPr>
              <w:spacing w:after="0"/>
              <w:jc w:val="right"/>
              <w:rPr>
                <w:del w:id="8513" w:author="tedo gogoladze" w:date="2020-01-04T23:58:00Z"/>
                <w:rFonts w:ascii="Arial" w:eastAsia="Times New Roman" w:hAnsi="Arial" w:cs="Arial"/>
                <w:color w:val="000000"/>
                <w:sz w:val="16"/>
                <w:szCs w:val="16"/>
                <w:lang w:val="en-GB"/>
                <w:rPrChange w:id="8514" w:author="Mario Ezequiel Scott" w:date="2019-12-29T19:14:00Z">
                  <w:rPr>
                    <w:del w:id="8515" w:author="tedo gogoladze" w:date="2020-01-04T23:58:00Z"/>
                    <w:rFonts w:ascii="Arial" w:eastAsia="Times New Roman" w:hAnsi="Arial" w:cs="Arial"/>
                    <w:color w:val="000000"/>
                    <w:sz w:val="16"/>
                    <w:szCs w:val="16"/>
                  </w:rPr>
                </w:rPrChange>
              </w:rPr>
            </w:pPr>
            <w:del w:id="8516" w:author="tedo gogoladze" w:date="2020-01-04T23:58:00Z">
              <w:r w:rsidRPr="004A4B49" w:rsidDel="002443F0">
                <w:rPr>
                  <w:rFonts w:ascii="Arial" w:eastAsia="Times New Roman" w:hAnsi="Arial" w:cs="Arial"/>
                  <w:color w:val="000000"/>
                  <w:sz w:val="16"/>
                  <w:szCs w:val="16"/>
                  <w:lang w:val="en-GB"/>
                  <w:rPrChange w:id="8517" w:author="Mario Ezequiel Scott" w:date="2019-12-29T19:14:00Z">
                    <w:rPr>
                      <w:rFonts w:ascii="Arial" w:eastAsia="Times New Roman" w:hAnsi="Arial" w:cs="Arial"/>
                      <w:color w:val="000000"/>
                      <w:sz w:val="16"/>
                      <w:szCs w:val="16"/>
                    </w:rPr>
                  </w:rPrChange>
                </w:rPr>
                <w:delText>0.407</w:delText>
              </w:r>
            </w:del>
          </w:p>
        </w:tc>
        <w:tc>
          <w:tcPr>
            <w:tcW w:w="810" w:type="dxa"/>
            <w:tcBorders>
              <w:top w:val="nil"/>
              <w:left w:val="nil"/>
              <w:bottom w:val="single" w:sz="4" w:space="0" w:color="auto"/>
              <w:right w:val="single" w:sz="4" w:space="0" w:color="auto"/>
            </w:tcBorders>
            <w:shd w:val="clear" w:color="000000" w:fill="FFFFFF"/>
            <w:vAlign w:val="center"/>
            <w:hideMark/>
          </w:tcPr>
          <w:p w14:paraId="21C2E111" w14:textId="26EA8B33" w:rsidR="003F097E" w:rsidRPr="004A4B49" w:rsidDel="002443F0" w:rsidRDefault="003F097E" w:rsidP="007A15A4">
            <w:pPr>
              <w:spacing w:after="0"/>
              <w:jc w:val="right"/>
              <w:rPr>
                <w:del w:id="8518" w:author="tedo gogoladze" w:date="2020-01-04T23:58:00Z"/>
                <w:rFonts w:ascii="Arial" w:eastAsia="Times New Roman" w:hAnsi="Arial" w:cs="Arial"/>
                <w:color w:val="000000"/>
                <w:sz w:val="16"/>
                <w:szCs w:val="16"/>
                <w:lang w:val="en-GB"/>
                <w:rPrChange w:id="8519" w:author="Mario Ezequiel Scott" w:date="2019-12-29T19:14:00Z">
                  <w:rPr>
                    <w:del w:id="8520" w:author="tedo gogoladze" w:date="2020-01-04T23:58:00Z"/>
                    <w:rFonts w:ascii="Arial" w:eastAsia="Times New Roman" w:hAnsi="Arial" w:cs="Arial"/>
                    <w:color w:val="000000"/>
                    <w:sz w:val="16"/>
                    <w:szCs w:val="16"/>
                  </w:rPr>
                </w:rPrChange>
              </w:rPr>
            </w:pPr>
            <w:del w:id="8521" w:author="tedo gogoladze" w:date="2020-01-04T23:58:00Z">
              <w:r w:rsidRPr="004A4B49" w:rsidDel="002443F0">
                <w:rPr>
                  <w:rFonts w:ascii="Arial" w:eastAsia="Times New Roman" w:hAnsi="Arial" w:cs="Arial"/>
                  <w:color w:val="000000"/>
                  <w:sz w:val="16"/>
                  <w:szCs w:val="16"/>
                  <w:lang w:val="en-GB"/>
                  <w:rPrChange w:id="8522" w:author="Mario Ezequiel Scott" w:date="2019-12-29T19:14:00Z">
                    <w:rPr>
                      <w:rFonts w:ascii="Arial" w:eastAsia="Times New Roman" w:hAnsi="Arial" w:cs="Arial"/>
                      <w:color w:val="000000"/>
                      <w:sz w:val="16"/>
                      <w:szCs w:val="16"/>
                    </w:rPr>
                  </w:rPrChange>
                </w:rPr>
                <w:delText>-0.519</w:delText>
              </w:r>
            </w:del>
          </w:p>
        </w:tc>
      </w:tr>
      <w:tr w:rsidR="003F097E" w:rsidRPr="004A4B49" w:rsidDel="002443F0" w14:paraId="735821B4" w14:textId="539B02B1" w:rsidTr="007A15A4">
        <w:trPr>
          <w:trHeight w:val="450"/>
          <w:del w:id="8523" w:author="tedo gogoladze" w:date="2020-01-04T23:58:00Z"/>
        </w:trPr>
        <w:tc>
          <w:tcPr>
            <w:tcW w:w="1615" w:type="dxa"/>
            <w:tcBorders>
              <w:top w:val="nil"/>
              <w:left w:val="single" w:sz="4" w:space="0" w:color="auto"/>
              <w:bottom w:val="single" w:sz="4" w:space="0" w:color="auto"/>
              <w:right w:val="single" w:sz="4" w:space="0" w:color="auto"/>
            </w:tcBorders>
            <w:shd w:val="clear" w:color="000000" w:fill="F5F5F5"/>
            <w:vAlign w:val="center"/>
            <w:hideMark/>
          </w:tcPr>
          <w:p w14:paraId="74576245" w14:textId="3F5E0945" w:rsidR="003F097E" w:rsidRPr="004A4B49" w:rsidDel="002443F0" w:rsidRDefault="003F097E" w:rsidP="007A15A4">
            <w:pPr>
              <w:spacing w:after="0"/>
              <w:jc w:val="right"/>
              <w:rPr>
                <w:del w:id="8524" w:author="tedo gogoladze" w:date="2020-01-04T23:58:00Z"/>
                <w:rFonts w:ascii="Arial" w:eastAsia="Times New Roman" w:hAnsi="Arial" w:cs="Arial"/>
                <w:b/>
                <w:bCs/>
                <w:color w:val="000000"/>
                <w:sz w:val="16"/>
                <w:szCs w:val="16"/>
                <w:lang w:val="en-GB"/>
                <w:rPrChange w:id="8525" w:author="Mario Ezequiel Scott" w:date="2019-12-29T19:14:00Z">
                  <w:rPr>
                    <w:del w:id="8526" w:author="tedo gogoladze" w:date="2020-01-04T23:58:00Z"/>
                    <w:rFonts w:ascii="Arial" w:eastAsia="Times New Roman" w:hAnsi="Arial" w:cs="Arial"/>
                    <w:b/>
                    <w:bCs/>
                    <w:color w:val="000000"/>
                    <w:sz w:val="16"/>
                    <w:szCs w:val="16"/>
                  </w:rPr>
                </w:rPrChange>
              </w:rPr>
            </w:pPr>
            <w:del w:id="8527" w:author="tedo gogoladze" w:date="2020-01-04T23:58:00Z">
              <w:r w:rsidRPr="004A4B49" w:rsidDel="002443F0">
                <w:rPr>
                  <w:rFonts w:ascii="Arial" w:eastAsia="Times New Roman" w:hAnsi="Arial" w:cs="Arial"/>
                  <w:b/>
                  <w:bCs/>
                  <w:color w:val="000000"/>
                  <w:sz w:val="16"/>
                  <w:szCs w:val="16"/>
                  <w:lang w:val="en-GB"/>
                  <w:rPrChange w:id="8528" w:author="Mario Ezequiel Scott" w:date="2019-12-29T19:14:00Z">
                    <w:rPr>
                      <w:rFonts w:ascii="Arial" w:eastAsia="Times New Roman" w:hAnsi="Arial" w:cs="Arial"/>
                      <w:b/>
                      <w:bCs/>
                      <w:color w:val="000000"/>
                      <w:sz w:val="16"/>
                      <w:szCs w:val="16"/>
                    </w:rPr>
                  </w:rPrChange>
                </w:rPr>
                <w:delText>extraversion</w:delText>
              </w:r>
            </w:del>
          </w:p>
        </w:tc>
        <w:tc>
          <w:tcPr>
            <w:tcW w:w="720" w:type="dxa"/>
            <w:tcBorders>
              <w:top w:val="nil"/>
              <w:left w:val="nil"/>
              <w:bottom w:val="nil"/>
              <w:right w:val="nil"/>
            </w:tcBorders>
            <w:shd w:val="clear" w:color="000000" w:fill="F5F5F5"/>
            <w:vAlign w:val="center"/>
            <w:hideMark/>
          </w:tcPr>
          <w:p w14:paraId="5761D53F" w14:textId="4644CD54" w:rsidR="003F097E" w:rsidRPr="004A4B49" w:rsidDel="002443F0" w:rsidRDefault="003F097E" w:rsidP="007A15A4">
            <w:pPr>
              <w:spacing w:after="0"/>
              <w:jc w:val="right"/>
              <w:rPr>
                <w:del w:id="8529" w:author="tedo gogoladze" w:date="2020-01-04T23:58:00Z"/>
                <w:rFonts w:ascii="Arial" w:eastAsia="Times New Roman" w:hAnsi="Arial" w:cs="Arial"/>
                <w:color w:val="000000"/>
                <w:sz w:val="16"/>
                <w:szCs w:val="16"/>
                <w:lang w:val="en-GB"/>
                <w:rPrChange w:id="8530" w:author="Mario Ezequiel Scott" w:date="2019-12-29T19:14:00Z">
                  <w:rPr>
                    <w:del w:id="8531" w:author="tedo gogoladze" w:date="2020-01-04T23:58:00Z"/>
                    <w:rFonts w:ascii="Arial" w:eastAsia="Times New Roman" w:hAnsi="Arial" w:cs="Arial"/>
                    <w:color w:val="000000"/>
                    <w:sz w:val="16"/>
                    <w:szCs w:val="16"/>
                  </w:rPr>
                </w:rPrChange>
              </w:rPr>
            </w:pPr>
            <w:del w:id="8532" w:author="tedo gogoladze" w:date="2020-01-04T23:58:00Z">
              <w:r w:rsidRPr="004A4B49" w:rsidDel="002443F0">
                <w:rPr>
                  <w:rFonts w:ascii="Arial" w:eastAsia="Times New Roman" w:hAnsi="Arial" w:cs="Arial"/>
                  <w:color w:val="000000"/>
                  <w:sz w:val="16"/>
                  <w:szCs w:val="16"/>
                  <w:lang w:val="en-GB"/>
                  <w:rPrChange w:id="8533" w:author="Mario Ezequiel Scott" w:date="2019-12-29T19:14:00Z">
                    <w:rPr>
                      <w:rFonts w:ascii="Arial" w:eastAsia="Times New Roman" w:hAnsi="Arial" w:cs="Arial"/>
                      <w:color w:val="000000"/>
                      <w:sz w:val="16"/>
                      <w:szCs w:val="16"/>
                    </w:rPr>
                  </w:rPrChange>
                </w:rPr>
                <w:delText> </w:delText>
              </w:r>
            </w:del>
          </w:p>
        </w:tc>
        <w:tc>
          <w:tcPr>
            <w:tcW w:w="990" w:type="dxa"/>
            <w:tcBorders>
              <w:top w:val="nil"/>
              <w:left w:val="nil"/>
              <w:bottom w:val="nil"/>
              <w:right w:val="nil"/>
            </w:tcBorders>
            <w:shd w:val="clear" w:color="000000" w:fill="F5F5F5"/>
            <w:vAlign w:val="center"/>
            <w:hideMark/>
          </w:tcPr>
          <w:p w14:paraId="5F3EA62E" w14:textId="21E0960E" w:rsidR="003F097E" w:rsidRPr="004A4B49" w:rsidDel="002443F0" w:rsidRDefault="003F097E" w:rsidP="007A15A4">
            <w:pPr>
              <w:spacing w:after="0"/>
              <w:jc w:val="right"/>
              <w:rPr>
                <w:del w:id="8534" w:author="tedo gogoladze" w:date="2020-01-04T23:58:00Z"/>
                <w:rFonts w:ascii="Arial" w:eastAsia="Times New Roman" w:hAnsi="Arial" w:cs="Arial"/>
                <w:color w:val="000000"/>
                <w:sz w:val="16"/>
                <w:szCs w:val="16"/>
                <w:lang w:val="en-GB"/>
                <w:rPrChange w:id="8535" w:author="Mario Ezequiel Scott" w:date="2019-12-29T19:14:00Z">
                  <w:rPr>
                    <w:del w:id="8536" w:author="tedo gogoladze" w:date="2020-01-04T23:58:00Z"/>
                    <w:rFonts w:ascii="Arial" w:eastAsia="Times New Roman" w:hAnsi="Arial" w:cs="Arial"/>
                    <w:color w:val="000000"/>
                    <w:sz w:val="16"/>
                    <w:szCs w:val="16"/>
                  </w:rPr>
                </w:rPrChange>
              </w:rPr>
            </w:pPr>
            <w:del w:id="8537" w:author="tedo gogoladze" w:date="2020-01-04T23:58:00Z">
              <w:r w:rsidRPr="004A4B49" w:rsidDel="002443F0">
                <w:rPr>
                  <w:rFonts w:ascii="Arial" w:eastAsia="Times New Roman" w:hAnsi="Arial" w:cs="Arial"/>
                  <w:color w:val="000000"/>
                  <w:sz w:val="16"/>
                  <w:szCs w:val="16"/>
                  <w:lang w:val="en-GB"/>
                  <w:rPrChange w:id="8538" w:author="Mario Ezequiel Scott" w:date="2019-12-29T19:14:00Z">
                    <w:rPr>
                      <w:rFonts w:ascii="Arial" w:eastAsia="Times New Roman" w:hAnsi="Arial" w:cs="Arial"/>
                      <w:color w:val="000000"/>
                      <w:sz w:val="16"/>
                      <w:szCs w:val="16"/>
                    </w:rPr>
                  </w:rPrChange>
                </w:rPr>
                <w:delText> </w:delText>
              </w:r>
            </w:del>
          </w:p>
        </w:tc>
        <w:tc>
          <w:tcPr>
            <w:tcW w:w="900" w:type="dxa"/>
            <w:tcBorders>
              <w:top w:val="nil"/>
              <w:left w:val="nil"/>
              <w:bottom w:val="nil"/>
              <w:right w:val="nil"/>
            </w:tcBorders>
            <w:shd w:val="clear" w:color="000000" w:fill="F5F5F5"/>
            <w:vAlign w:val="center"/>
            <w:hideMark/>
          </w:tcPr>
          <w:p w14:paraId="017A19D1" w14:textId="76D245F8" w:rsidR="003F097E" w:rsidRPr="004A4B49" w:rsidDel="002443F0" w:rsidRDefault="003F097E" w:rsidP="007A15A4">
            <w:pPr>
              <w:spacing w:after="0"/>
              <w:jc w:val="right"/>
              <w:rPr>
                <w:del w:id="8539" w:author="tedo gogoladze" w:date="2020-01-04T23:58:00Z"/>
                <w:rFonts w:ascii="Arial" w:eastAsia="Times New Roman" w:hAnsi="Arial" w:cs="Arial"/>
                <w:color w:val="000000"/>
                <w:sz w:val="16"/>
                <w:szCs w:val="16"/>
                <w:lang w:val="en-GB"/>
                <w:rPrChange w:id="8540" w:author="Mario Ezequiel Scott" w:date="2019-12-29T19:14:00Z">
                  <w:rPr>
                    <w:del w:id="8541" w:author="tedo gogoladze" w:date="2020-01-04T23:58:00Z"/>
                    <w:rFonts w:ascii="Arial" w:eastAsia="Times New Roman" w:hAnsi="Arial" w:cs="Arial"/>
                    <w:color w:val="000000"/>
                    <w:sz w:val="16"/>
                    <w:szCs w:val="16"/>
                  </w:rPr>
                </w:rPrChange>
              </w:rPr>
            </w:pPr>
            <w:del w:id="8542" w:author="tedo gogoladze" w:date="2020-01-04T23:58:00Z">
              <w:r w:rsidRPr="004A4B49" w:rsidDel="002443F0">
                <w:rPr>
                  <w:rFonts w:ascii="Arial" w:eastAsia="Times New Roman" w:hAnsi="Arial" w:cs="Arial"/>
                  <w:color w:val="000000"/>
                  <w:sz w:val="16"/>
                  <w:szCs w:val="16"/>
                  <w:lang w:val="en-GB"/>
                  <w:rPrChange w:id="8543" w:author="Mario Ezequiel Scott" w:date="2019-12-29T19:14:00Z">
                    <w:rPr>
                      <w:rFonts w:ascii="Arial" w:eastAsia="Times New Roman" w:hAnsi="Arial" w:cs="Arial"/>
                      <w:color w:val="000000"/>
                      <w:sz w:val="16"/>
                      <w:szCs w:val="16"/>
                    </w:rPr>
                  </w:rPrChange>
                </w:rPr>
                <w:delText>------</w:delText>
              </w:r>
            </w:del>
          </w:p>
        </w:tc>
        <w:tc>
          <w:tcPr>
            <w:tcW w:w="900" w:type="dxa"/>
            <w:tcBorders>
              <w:top w:val="nil"/>
              <w:left w:val="single" w:sz="4" w:space="0" w:color="auto"/>
              <w:bottom w:val="single" w:sz="4" w:space="0" w:color="auto"/>
              <w:right w:val="single" w:sz="4" w:space="0" w:color="auto"/>
            </w:tcBorders>
            <w:shd w:val="clear" w:color="000000" w:fill="F5F5F5"/>
            <w:vAlign w:val="center"/>
            <w:hideMark/>
          </w:tcPr>
          <w:p w14:paraId="443D1801" w14:textId="701295BD" w:rsidR="003F097E" w:rsidRPr="004A4B49" w:rsidDel="002443F0" w:rsidRDefault="003F097E" w:rsidP="007A15A4">
            <w:pPr>
              <w:spacing w:after="0"/>
              <w:jc w:val="right"/>
              <w:rPr>
                <w:del w:id="8544" w:author="tedo gogoladze" w:date="2020-01-04T23:58:00Z"/>
                <w:rFonts w:ascii="Arial" w:eastAsia="Times New Roman" w:hAnsi="Arial" w:cs="Arial"/>
                <w:color w:val="000000"/>
                <w:sz w:val="16"/>
                <w:szCs w:val="16"/>
                <w:lang w:val="en-GB"/>
                <w:rPrChange w:id="8545" w:author="Mario Ezequiel Scott" w:date="2019-12-29T19:14:00Z">
                  <w:rPr>
                    <w:del w:id="8546" w:author="tedo gogoladze" w:date="2020-01-04T23:58:00Z"/>
                    <w:rFonts w:ascii="Arial" w:eastAsia="Times New Roman" w:hAnsi="Arial" w:cs="Arial"/>
                    <w:color w:val="000000"/>
                    <w:sz w:val="16"/>
                    <w:szCs w:val="16"/>
                  </w:rPr>
                </w:rPrChange>
              </w:rPr>
            </w:pPr>
            <w:del w:id="8547" w:author="tedo gogoladze" w:date="2020-01-04T23:58:00Z">
              <w:r w:rsidRPr="004A4B49" w:rsidDel="002443F0">
                <w:rPr>
                  <w:rFonts w:ascii="Arial" w:eastAsia="Times New Roman" w:hAnsi="Arial" w:cs="Arial"/>
                  <w:color w:val="000000"/>
                  <w:sz w:val="16"/>
                  <w:szCs w:val="16"/>
                  <w:lang w:val="en-GB"/>
                  <w:rPrChange w:id="8548" w:author="Mario Ezequiel Scott" w:date="2019-12-29T19:14:00Z">
                    <w:rPr>
                      <w:rFonts w:ascii="Arial" w:eastAsia="Times New Roman" w:hAnsi="Arial" w:cs="Arial"/>
                      <w:color w:val="000000"/>
                      <w:sz w:val="16"/>
                      <w:szCs w:val="16"/>
                    </w:rPr>
                  </w:rPrChange>
                </w:rPr>
                <w:delText>0.723</w:delText>
              </w:r>
            </w:del>
          </w:p>
        </w:tc>
        <w:tc>
          <w:tcPr>
            <w:tcW w:w="810" w:type="dxa"/>
            <w:tcBorders>
              <w:top w:val="nil"/>
              <w:left w:val="nil"/>
              <w:bottom w:val="single" w:sz="4" w:space="0" w:color="auto"/>
              <w:right w:val="single" w:sz="4" w:space="0" w:color="auto"/>
            </w:tcBorders>
            <w:shd w:val="clear" w:color="000000" w:fill="F5F5F5"/>
            <w:vAlign w:val="center"/>
            <w:hideMark/>
          </w:tcPr>
          <w:p w14:paraId="76CEB73A" w14:textId="7A0958A7" w:rsidR="003F097E" w:rsidRPr="004A4B49" w:rsidDel="002443F0" w:rsidRDefault="003F097E" w:rsidP="007A15A4">
            <w:pPr>
              <w:spacing w:after="0"/>
              <w:jc w:val="right"/>
              <w:rPr>
                <w:del w:id="8549" w:author="tedo gogoladze" w:date="2020-01-04T23:58:00Z"/>
                <w:rFonts w:ascii="Arial" w:eastAsia="Times New Roman" w:hAnsi="Arial" w:cs="Arial"/>
                <w:color w:val="000000"/>
                <w:sz w:val="16"/>
                <w:szCs w:val="16"/>
                <w:lang w:val="en-GB"/>
                <w:rPrChange w:id="8550" w:author="Mario Ezequiel Scott" w:date="2019-12-29T19:14:00Z">
                  <w:rPr>
                    <w:del w:id="8551" w:author="tedo gogoladze" w:date="2020-01-04T23:58:00Z"/>
                    <w:rFonts w:ascii="Arial" w:eastAsia="Times New Roman" w:hAnsi="Arial" w:cs="Arial"/>
                    <w:color w:val="000000"/>
                    <w:sz w:val="16"/>
                    <w:szCs w:val="16"/>
                  </w:rPr>
                </w:rPrChange>
              </w:rPr>
            </w:pPr>
            <w:del w:id="8552" w:author="tedo gogoladze" w:date="2020-01-04T23:58:00Z">
              <w:r w:rsidRPr="004A4B49" w:rsidDel="002443F0">
                <w:rPr>
                  <w:rFonts w:ascii="Arial" w:eastAsia="Times New Roman" w:hAnsi="Arial" w:cs="Arial"/>
                  <w:color w:val="000000"/>
                  <w:sz w:val="16"/>
                  <w:szCs w:val="16"/>
                  <w:lang w:val="en-GB"/>
                  <w:rPrChange w:id="8553" w:author="Mario Ezequiel Scott" w:date="2019-12-29T19:14:00Z">
                    <w:rPr>
                      <w:rFonts w:ascii="Arial" w:eastAsia="Times New Roman" w:hAnsi="Arial" w:cs="Arial"/>
                      <w:color w:val="000000"/>
                      <w:sz w:val="16"/>
                      <w:szCs w:val="16"/>
                    </w:rPr>
                  </w:rPrChange>
                </w:rPr>
                <w:delText>-0.41</w:delText>
              </w:r>
            </w:del>
          </w:p>
        </w:tc>
      </w:tr>
      <w:tr w:rsidR="003F097E" w:rsidRPr="004A4B49" w:rsidDel="002443F0" w14:paraId="45C2EE48" w14:textId="0C04F4BA" w:rsidTr="007A15A4">
        <w:trPr>
          <w:trHeight w:val="450"/>
          <w:del w:id="8554" w:author="tedo gogoladze" w:date="2020-01-04T23:58:00Z"/>
        </w:trPr>
        <w:tc>
          <w:tcPr>
            <w:tcW w:w="1615" w:type="dxa"/>
            <w:tcBorders>
              <w:top w:val="nil"/>
              <w:left w:val="single" w:sz="4" w:space="0" w:color="auto"/>
              <w:bottom w:val="single" w:sz="4" w:space="0" w:color="auto"/>
              <w:right w:val="single" w:sz="4" w:space="0" w:color="auto"/>
            </w:tcBorders>
            <w:shd w:val="clear" w:color="000000" w:fill="FFFFFF"/>
            <w:vAlign w:val="center"/>
            <w:hideMark/>
          </w:tcPr>
          <w:p w14:paraId="1711FD7D" w14:textId="641F2521" w:rsidR="003F097E" w:rsidRPr="004A4B49" w:rsidDel="002443F0" w:rsidRDefault="003F097E" w:rsidP="007A15A4">
            <w:pPr>
              <w:spacing w:after="0"/>
              <w:jc w:val="right"/>
              <w:rPr>
                <w:del w:id="8555" w:author="tedo gogoladze" w:date="2020-01-04T23:58:00Z"/>
                <w:rFonts w:ascii="Arial" w:eastAsia="Times New Roman" w:hAnsi="Arial" w:cs="Arial"/>
                <w:b/>
                <w:bCs/>
                <w:color w:val="000000"/>
                <w:sz w:val="16"/>
                <w:szCs w:val="16"/>
                <w:lang w:val="en-GB"/>
                <w:rPrChange w:id="8556" w:author="Mario Ezequiel Scott" w:date="2019-12-29T19:14:00Z">
                  <w:rPr>
                    <w:del w:id="8557" w:author="tedo gogoladze" w:date="2020-01-04T23:58:00Z"/>
                    <w:rFonts w:ascii="Arial" w:eastAsia="Times New Roman" w:hAnsi="Arial" w:cs="Arial"/>
                    <w:b/>
                    <w:bCs/>
                    <w:color w:val="000000"/>
                    <w:sz w:val="16"/>
                    <w:szCs w:val="16"/>
                  </w:rPr>
                </w:rPrChange>
              </w:rPr>
            </w:pPr>
            <w:del w:id="8558" w:author="tedo gogoladze" w:date="2020-01-04T23:58:00Z">
              <w:r w:rsidRPr="004A4B49" w:rsidDel="002443F0">
                <w:rPr>
                  <w:rFonts w:ascii="Arial" w:eastAsia="Times New Roman" w:hAnsi="Arial" w:cs="Arial"/>
                  <w:b/>
                  <w:bCs/>
                  <w:color w:val="000000"/>
                  <w:sz w:val="16"/>
                  <w:szCs w:val="16"/>
                  <w:lang w:val="en-GB"/>
                  <w:rPrChange w:id="8559" w:author="Mario Ezequiel Scott" w:date="2019-12-29T19:14:00Z">
                    <w:rPr>
                      <w:rFonts w:ascii="Arial" w:eastAsia="Times New Roman" w:hAnsi="Arial" w:cs="Arial"/>
                      <w:b/>
                      <w:bCs/>
                      <w:color w:val="000000"/>
                      <w:sz w:val="16"/>
                      <w:szCs w:val="16"/>
                    </w:rPr>
                  </w:rPrChange>
                </w:rPr>
                <w:delText>agreeableness</w:delText>
              </w:r>
            </w:del>
          </w:p>
        </w:tc>
        <w:tc>
          <w:tcPr>
            <w:tcW w:w="720" w:type="dxa"/>
            <w:tcBorders>
              <w:top w:val="nil"/>
              <w:left w:val="nil"/>
              <w:bottom w:val="nil"/>
              <w:right w:val="nil"/>
            </w:tcBorders>
            <w:shd w:val="clear" w:color="000000" w:fill="FFFFFF"/>
            <w:vAlign w:val="center"/>
            <w:hideMark/>
          </w:tcPr>
          <w:p w14:paraId="28366B12" w14:textId="4A7363B9" w:rsidR="003F097E" w:rsidRPr="004A4B49" w:rsidDel="002443F0" w:rsidRDefault="003F097E" w:rsidP="007A15A4">
            <w:pPr>
              <w:spacing w:after="0"/>
              <w:jc w:val="right"/>
              <w:rPr>
                <w:del w:id="8560" w:author="tedo gogoladze" w:date="2020-01-04T23:58:00Z"/>
                <w:rFonts w:ascii="Arial" w:eastAsia="Times New Roman" w:hAnsi="Arial" w:cs="Arial"/>
                <w:color w:val="000000"/>
                <w:sz w:val="16"/>
                <w:szCs w:val="16"/>
                <w:lang w:val="en-GB"/>
                <w:rPrChange w:id="8561" w:author="Mario Ezequiel Scott" w:date="2019-12-29T19:14:00Z">
                  <w:rPr>
                    <w:del w:id="8562" w:author="tedo gogoladze" w:date="2020-01-04T23:58:00Z"/>
                    <w:rFonts w:ascii="Arial" w:eastAsia="Times New Roman" w:hAnsi="Arial" w:cs="Arial"/>
                    <w:color w:val="000000"/>
                    <w:sz w:val="16"/>
                    <w:szCs w:val="16"/>
                  </w:rPr>
                </w:rPrChange>
              </w:rPr>
            </w:pPr>
            <w:del w:id="8563" w:author="tedo gogoladze" w:date="2020-01-04T23:58:00Z">
              <w:r w:rsidRPr="004A4B49" w:rsidDel="002443F0">
                <w:rPr>
                  <w:rFonts w:ascii="Arial" w:eastAsia="Times New Roman" w:hAnsi="Arial" w:cs="Arial"/>
                  <w:color w:val="000000"/>
                  <w:sz w:val="16"/>
                  <w:szCs w:val="16"/>
                  <w:lang w:val="en-GB"/>
                  <w:rPrChange w:id="8564" w:author="Mario Ezequiel Scott" w:date="2019-12-29T19:14:00Z">
                    <w:rPr>
                      <w:rFonts w:ascii="Arial" w:eastAsia="Times New Roman" w:hAnsi="Arial" w:cs="Arial"/>
                      <w:color w:val="000000"/>
                      <w:sz w:val="16"/>
                      <w:szCs w:val="16"/>
                    </w:rPr>
                  </w:rPrChange>
                </w:rPr>
                <w:delText> </w:delText>
              </w:r>
            </w:del>
          </w:p>
        </w:tc>
        <w:tc>
          <w:tcPr>
            <w:tcW w:w="990" w:type="dxa"/>
            <w:tcBorders>
              <w:top w:val="nil"/>
              <w:left w:val="nil"/>
              <w:bottom w:val="nil"/>
              <w:right w:val="nil"/>
            </w:tcBorders>
            <w:shd w:val="clear" w:color="000000" w:fill="FFFFFF"/>
            <w:vAlign w:val="center"/>
            <w:hideMark/>
          </w:tcPr>
          <w:p w14:paraId="4AB65007" w14:textId="7F6D8A1D" w:rsidR="003F097E" w:rsidRPr="004A4B49" w:rsidDel="002443F0" w:rsidRDefault="003F097E" w:rsidP="007A15A4">
            <w:pPr>
              <w:spacing w:after="0"/>
              <w:jc w:val="right"/>
              <w:rPr>
                <w:del w:id="8565" w:author="tedo gogoladze" w:date="2020-01-04T23:58:00Z"/>
                <w:rFonts w:ascii="Arial" w:eastAsia="Times New Roman" w:hAnsi="Arial" w:cs="Arial"/>
                <w:color w:val="000000"/>
                <w:sz w:val="16"/>
                <w:szCs w:val="16"/>
                <w:lang w:val="en-GB"/>
                <w:rPrChange w:id="8566" w:author="Mario Ezequiel Scott" w:date="2019-12-29T19:14:00Z">
                  <w:rPr>
                    <w:del w:id="8567" w:author="tedo gogoladze" w:date="2020-01-04T23:58:00Z"/>
                    <w:rFonts w:ascii="Arial" w:eastAsia="Times New Roman" w:hAnsi="Arial" w:cs="Arial"/>
                    <w:color w:val="000000"/>
                    <w:sz w:val="16"/>
                    <w:szCs w:val="16"/>
                  </w:rPr>
                </w:rPrChange>
              </w:rPr>
            </w:pPr>
            <w:del w:id="8568" w:author="tedo gogoladze" w:date="2020-01-04T23:58:00Z">
              <w:r w:rsidRPr="004A4B49" w:rsidDel="002443F0">
                <w:rPr>
                  <w:rFonts w:ascii="Arial" w:eastAsia="Times New Roman" w:hAnsi="Arial" w:cs="Arial"/>
                  <w:color w:val="000000"/>
                  <w:sz w:val="16"/>
                  <w:szCs w:val="16"/>
                  <w:lang w:val="en-GB"/>
                  <w:rPrChange w:id="8569" w:author="Mario Ezequiel Scott" w:date="2019-12-29T19:14:00Z">
                    <w:rPr>
                      <w:rFonts w:ascii="Arial" w:eastAsia="Times New Roman" w:hAnsi="Arial" w:cs="Arial"/>
                      <w:color w:val="000000"/>
                      <w:sz w:val="16"/>
                      <w:szCs w:val="16"/>
                    </w:rPr>
                  </w:rPrChange>
                </w:rPr>
                <w:delText> </w:delText>
              </w:r>
            </w:del>
          </w:p>
        </w:tc>
        <w:tc>
          <w:tcPr>
            <w:tcW w:w="900" w:type="dxa"/>
            <w:tcBorders>
              <w:top w:val="nil"/>
              <w:left w:val="nil"/>
              <w:bottom w:val="nil"/>
              <w:right w:val="nil"/>
            </w:tcBorders>
            <w:shd w:val="clear" w:color="000000" w:fill="FFFFFF"/>
            <w:vAlign w:val="center"/>
            <w:hideMark/>
          </w:tcPr>
          <w:p w14:paraId="4F29091D" w14:textId="6785DE17" w:rsidR="003F097E" w:rsidRPr="004A4B49" w:rsidDel="002443F0" w:rsidRDefault="003F097E" w:rsidP="007A15A4">
            <w:pPr>
              <w:spacing w:after="0"/>
              <w:jc w:val="right"/>
              <w:rPr>
                <w:del w:id="8570" w:author="tedo gogoladze" w:date="2020-01-04T23:58:00Z"/>
                <w:rFonts w:ascii="Arial" w:eastAsia="Times New Roman" w:hAnsi="Arial" w:cs="Arial"/>
                <w:color w:val="000000"/>
                <w:sz w:val="16"/>
                <w:szCs w:val="16"/>
                <w:lang w:val="en-GB"/>
                <w:rPrChange w:id="8571" w:author="Mario Ezequiel Scott" w:date="2019-12-29T19:14:00Z">
                  <w:rPr>
                    <w:del w:id="8572" w:author="tedo gogoladze" w:date="2020-01-04T23:58:00Z"/>
                    <w:rFonts w:ascii="Arial" w:eastAsia="Times New Roman" w:hAnsi="Arial" w:cs="Arial"/>
                    <w:color w:val="000000"/>
                    <w:sz w:val="16"/>
                    <w:szCs w:val="16"/>
                  </w:rPr>
                </w:rPrChange>
              </w:rPr>
            </w:pPr>
            <w:del w:id="8573" w:author="tedo gogoladze" w:date="2020-01-04T23:58:00Z">
              <w:r w:rsidRPr="004A4B49" w:rsidDel="002443F0">
                <w:rPr>
                  <w:rFonts w:ascii="Arial" w:eastAsia="Times New Roman" w:hAnsi="Arial" w:cs="Arial"/>
                  <w:color w:val="000000"/>
                  <w:sz w:val="16"/>
                  <w:szCs w:val="16"/>
                  <w:lang w:val="en-GB"/>
                  <w:rPrChange w:id="8574" w:author="Mario Ezequiel Scott" w:date="2019-12-29T19:14:00Z">
                    <w:rPr>
                      <w:rFonts w:ascii="Arial" w:eastAsia="Times New Roman" w:hAnsi="Arial" w:cs="Arial"/>
                      <w:color w:val="000000"/>
                      <w:sz w:val="16"/>
                      <w:szCs w:val="16"/>
                    </w:rPr>
                  </w:rPrChange>
                </w:rPr>
                <w:delText> </w:delText>
              </w:r>
            </w:del>
          </w:p>
        </w:tc>
        <w:tc>
          <w:tcPr>
            <w:tcW w:w="900" w:type="dxa"/>
            <w:tcBorders>
              <w:top w:val="nil"/>
              <w:left w:val="nil"/>
              <w:bottom w:val="nil"/>
              <w:right w:val="nil"/>
            </w:tcBorders>
            <w:shd w:val="clear" w:color="000000" w:fill="F5F5F5"/>
            <w:vAlign w:val="center"/>
            <w:hideMark/>
          </w:tcPr>
          <w:p w14:paraId="744F7EF0" w14:textId="1FE3994E" w:rsidR="003F097E" w:rsidRPr="004A4B49" w:rsidDel="002443F0" w:rsidRDefault="003F097E" w:rsidP="007A15A4">
            <w:pPr>
              <w:spacing w:after="0"/>
              <w:jc w:val="right"/>
              <w:rPr>
                <w:del w:id="8575" w:author="tedo gogoladze" w:date="2020-01-04T23:58:00Z"/>
                <w:rFonts w:ascii="Arial" w:eastAsia="Times New Roman" w:hAnsi="Arial" w:cs="Arial"/>
                <w:color w:val="000000"/>
                <w:sz w:val="16"/>
                <w:szCs w:val="16"/>
                <w:lang w:val="en-GB"/>
                <w:rPrChange w:id="8576" w:author="Mario Ezequiel Scott" w:date="2019-12-29T19:14:00Z">
                  <w:rPr>
                    <w:del w:id="8577" w:author="tedo gogoladze" w:date="2020-01-04T23:58:00Z"/>
                    <w:rFonts w:ascii="Arial" w:eastAsia="Times New Roman" w:hAnsi="Arial" w:cs="Arial"/>
                    <w:color w:val="000000"/>
                    <w:sz w:val="16"/>
                    <w:szCs w:val="16"/>
                  </w:rPr>
                </w:rPrChange>
              </w:rPr>
            </w:pPr>
            <w:del w:id="8578" w:author="tedo gogoladze" w:date="2020-01-04T23:58:00Z">
              <w:r w:rsidRPr="004A4B49" w:rsidDel="002443F0">
                <w:rPr>
                  <w:rFonts w:ascii="Arial" w:eastAsia="Times New Roman" w:hAnsi="Arial" w:cs="Arial"/>
                  <w:color w:val="000000"/>
                  <w:sz w:val="16"/>
                  <w:szCs w:val="16"/>
                  <w:lang w:val="en-GB"/>
                  <w:rPrChange w:id="8579" w:author="Mario Ezequiel Scott" w:date="2019-12-29T19:14:00Z">
                    <w:rPr>
                      <w:rFonts w:ascii="Arial" w:eastAsia="Times New Roman" w:hAnsi="Arial" w:cs="Arial"/>
                      <w:color w:val="000000"/>
                      <w:sz w:val="16"/>
                      <w:szCs w:val="16"/>
                    </w:rPr>
                  </w:rPrChange>
                </w:rPr>
                <w:delText>------</w:delText>
              </w:r>
            </w:del>
          </w:p>
        </w:tc>
        <w:tc>
          <w:tcPr>
            <w:tcW w:w="810" w:type="dxa"/>
            <w:tcBorders>
              <w:top w:val="nil"/>
              <w:left w:val="single" w:sz="4" w:space="0" w:color="auto"/>
              <w:bottom w:val="single" w:sz="4" w:space="0" w:color="auto"/>
              <w:right w:val="single" w:sz="4" w:space="0" w:color="auto"/>
            </w:tcBorders>
            <w:shd w:val="clear" w:color="000000" w:fill="FFFFFF"/>
            <w:vAlign w:val="center"/>
            <w:hideMark/>
          </w:tcPr>
          <w:p w14:paraId="28C5C27D" w14:textId="4C985BC2" w:rsidR="003F097E" w:rsidRPr="004A4B49" w:rsidDel="002443F0" w:rsidRDefault="003F097E" w:rsidP="007A15A4">
            <w:pPr>
              <w:spacing w:after="0"/>
              <w:jc w:val="right"/>
              <w:rPr>
                <w:del w:id="8580" w:author="tedo gogoladze" w:date="2020-01-04T23:58:00Z"/>
                <w:rFonts w:ascii="Arial" w:eastAsia="Times New Roman" w:hAnsi="Arial" w:cs="Arial"/>
                <w:color w:val="000000"/>
                <w:sz w:val="16"/>
                <w:szCs w:val="16"/>
                <w:lang w:val="en-GB"/>
                <w:rPrChange w:id="8581" w:author="Mario Ezequiel Scott" w:date="2019-12-29T19:14:00Z">
                  <w:rPr>
                    <w:del w:id="8582" w:author="tedo gogoladze" w:date="2020-01-04T23:58:00Z"/>
                    <w:rFonts w:ascii="Arial" w:eastAsia="Times New Roman" w:hAnsi="Arial" w:cs="Arial"/>
                    <w:color w:val="000000"/>
                    <w:sz w:val="16"/>
                    <w:szCs w:val="16"/>
                  </w:rPr>
                </w:rPrChange>
              </w:rPr>
            </w:pPr>
            <w:del w:id="8583" w:author="tedo gogoladze" w:date="2020-01-04T23:58:00Z">
              <w:r w:rsidRPr="004A4B49" w:rsidDel="002443F0">
                <w:rPr>
                  <w:rFonts w:ascii="Arial" w:eastAsia="Times New Roman" w:hAnsi="Arial" w:cs="Arial"/>
                  <w:color w:val="000000"/>
                  <w:sz w:val="16"/>
                  <w:szCs w:val="16"/>
                  <w:lang w:val="en-GB"/>
                  <w:rPrChange w:id="8584" w:author="Mario Ezequiel Scott" w:date="2019-12-29T19:14:00Z">
                    <w:rPr>
                      <w:rFonts w:ascii="Arial" w:eastAsia="Times New Roman" w:hAnsi="Arial" w:cs="Arial"/>
                      <w:color w:val="000000"/>
                      <w:sz w:val="16"/>
                      <w:szCs w:val="16"/>
                    </w:rPr>
                  </w:rPrChange>
                </w:rPr>
                <w:delText>-0.271</w:delText>
              </w:r>
            </w:del>
          </w:p>
        </w:tc>
      </w:tr>
      <w:tr w:rsidR="003F097E" w:rsidRPr="004A4B49" w:rsidDel="002443F0" w14:paraId="0FFA6162" w14:textId="317F2392" w:rsidTr="007A15A4">
        <w:trPr>
          <w:trHeight w:val="450"/>
          <w:del w:id="8585" w:author="tedo gogoladze" w:date="2020-01-04T23:58:00Z"/>
        </w:trPr>
        <w:tc>
          <w:tcPr>
            <w:tcW w:w="1615" w:type="dxa"/>
            <w:tcBorders>
              <w:top w:val="nil"/>
              <w:left w:val="single" w:sz="4" w:space="0" w:color="auto"/>
              <w:bottom w:val="single" w:sz="4" w:space="0" w:color="auto"/>
              <w:right w:val="single" w:sz="4" w:space="0" w:color="auto"/>
            </w:tcBorders>
            <w:shd w:val="clear" w:color="000000" w:fill="F5F5F5"/>
            <w:vAlign w:val="center"/>
            <w:hideMark/>
          </w:tcPr>
          <w:p w14:paraId="623C14D3" w14:textId="21834618" w:rsidR="003F097E" w:rsidRPr="004A4B49" w:rsidDel="002443F0" w:rsidRDefault="003F097E" w:rsidP="007A15A4">
            <w:pPr>
              <w:spacing w:after="0"/>
              <w:jc w:val="right"/>
              <w:rPr>
                <w:del w:id="8586" w:author="tedo gogoladze" w:date="2020-01-04T23:58:00Z"/>
                <w:rFonts w:ascii="Arial" w:eastAsia="Times New Roman" w:hAnsi="Arial" w:cs="Arial"/>
                <w:b/>
                <w:bCs/>
                <w:color w:val="000000"/>
                <w:sz w:val="16"/>
                <w:szCs w:val="16"/>
                <w:lang w:val="en-GB"/>
                <w:rPrChange w:id="8587" w:author="Mario Ezequiel Scott" w:date="2019-12-29T19:14:00Z">
                  <w:rPr>
                    <w:del w:id="8588" w:author="tedo gogoladze" w:date="2020-01-04T23:58:00Z"/>
                    <w:rFonts w:ascii="Arial" w:eastAsia="Times New Roman" w:hAnsi="Arial" w:cs="Arial"/>
                    <w:b/>
                    <w:bCs/>
                    <w:color w:val="000000"/>
                    <w:sz w:val="16"/>
                    <w:szCs w:val="16"/>
                  </w:rPr>
                </w:rPrChange>
              </w:rPr>
            </w:pPr>
            <w:del w:id="8589" w:author="tedo gogoladze" w:date="2020-01-04T23:58:00Z">
              <w:r w:rsidRPr="004A4B49" w:rsidDel="002443F0">
                <w:rPr>
                  <w:rFonts w:ascii="Arial" w:eastAsia="Times New Roman" w:hAnsi="Arial" w:cs="Arial"/>
                  <w:b/>
                  <w:bCs/>
                  <w:color w:val="000000"/>
                  <w:sz w:val="16"/>
                  <w:szCs w:val="16"/>
                  <w:lang w:val="en-GB"/>
                  <w:rPrChange w:id="8590" w:author="Mario Ezequiel Scott" w:date="2019-12-29T19:14:00Z">
                    <w:rPr>
                      <w:rFonts w:ascii="Arial" w:eastAsia="Times New Roman" w:hAnsi="Arial" w:cs="Arial"/>
                      <w:b/>
                      <w:bCs/>
                      <w:color w:val="000000"/>
                      <w:sz w:val="16"/>
                      <w:szCs w:val="16"/>
                    </w:rPr>
                  </w:rPrChange>
                </w:rPr>
                <w:delText>neuroticism</w:delText>
              </w:r>
            </w:del>
          </w:p>
        </w:tc>
        <w:tc>
          <w:tcPr>
            <w:tcW w:w="720" w:type="dxa"/>
            <w:tcBorders>
              <w:top w:val="nil"/>
              <w:left w:val="nil"/>
              <w:bottom w:val="single" w:sz="4" w:space="0" w:color="auto"/>
              <w:right w:val="nil"/>
            </w:tcBorders>
            <w:shd w:val="clear" w:color="000000" w:fill="F5F5F5"/>
            <w:vAlign w:val="center"/>
            <w:hideMark/>
          </w:tcPr>
          <w:p w14:paraId="35F7C63C" w14:textId="54D90A5B" w:rsidR="003F097E" w:rsidRPr="004A4B49" w:rsidDel="002443F0" w:rsidRDefault="003F097E" w:rsidP="007A15A4">
            <w:pPr>
              <w:spacing w:after="0"/>
              <w:jc w:val="right"/>
              <w:rPr>
                <w:del w:id="8591" w:author="tedo gogoladze" w:date="2020-01-04T23:58:00Z"/>
                <w:rFonts w:ascii="Arial" w:eastAsia="Times New Roman" w:hAnsi="Arial" w:cs="Arial"/>
                <w:color w:val="000000"/>
                <w:sz w:val="16"/>
                <w:szCs w:val="16"/>
                <w:lang w:val="en-GB"/>
                <w:rPrChange w:id="8592" w:author="Mario Ezequiel Scott" w:date="2019-12-29T19:14:00Z">
                  <w:rPr>
                    <w:del w:id="8593" w:author="tedo gogoladze" w:date="2020-01-04T23:58:00Z"/>
                    <w:rFonts w:ascii="Arial" w:eastAsia="Times New Roman" w:hAnsi="Arial" w:cs="Arial"/>
                    <w:color w:val="000000"/>
                    <w:sz w:val="16"/>
                    <w:szCs w:val="16"/>
                  </w:rPr>
                </w:rPrChange>
              </w:rPr>
            </w:pPr>
            <w:del w:id="8594" w:author="tedo gogoladze" w:date="2020-01-04T23:58:00Z">
              <w:r w:rsidRPr="004A4B49" w:rsidDel="002443F0">
                <w:rPr>
                  <w:rFonts w:ascii="Arial" w:eastAsia="Times New Roman" w:hAnsi="Arial" w:cs="Arial"/>
                  <w:color w:val="000000"/>
                  <w:sz w:val="16"/>
                  <w:szCs w:val="16"/>
                  <w:lang w:val="en-GB"/>
                  <w:rPrChange w:id="8595" w:author="Mario Ezequiel Scott" w:date="2019-12-29T19:14:00Z">
                    <w:rPr>
                      <w:rFonts w:ascii="Arial" w:eastAsia="Times New Roman" w:hAnsi="Arial" w:cs="Arial"/>
                      <w:color w:val="000000"/>
                      <w:sz w:val="16"/>
                      <w:szCs w:val="16"/>
                    </w:rPr>
                  </w:rPrChange>
                </w:rPr>
                <w:delText> </w:delText>
              </w:r>
            </w:del>
          </w:p>
        </w:tc>
        <w:tc>
          <w:tcPr>
            <w:tcW w:w="990" w:type="dxa"/>
            <w:tcBorders>
              <w:top w:val="nil"/>
              <w:left w:val="nil"/>
              <w:bottom w:val="single" w:sz="4" w:space="0" w:color="auto"/>
              <w:right w:val="nil"/>
            </w:tcBorders>
            <w:shd w:val="clear" w:color="000000" w:fill="F5F5F5"/>
            <w:vAlign w:val="center"/>
            <w:hideMark/>
          </w:tcPr>
          <w:p w14:paraId="7D7CAEA1" w14:textId="32745591" w:rsidR="003F097E" w:rsidRPr="004A4B49" w:rsidDel="002443F0" w:rsidRDefault="003F097E" w:rsidP="007A15A4">
            <w:pPr>
              <w:spacing w:after="0"/>
              <w:jc w:val="right"/>
              <w:rPr>
                <w:del w:id="8596" w:author="tedo gogoladze" w:date="2020-01-04T23:58:00Z"/>
                <w:rFonts w:ascii="Arial" w:eastAsia="Times New Roman" w:hAnsi="Arial" w:cs="Arial"/>
                <w:color w:val="000000"/>
                <w:sz w:val="16"/>
                <w:szCs w:val="16"/>
                <w:lang w:val="en-GB"/>
                <w:rPrChange w:id="8597" w:author="Mario Ezequiel Scott" w:date="2019-12-29T19:14:00Z">
                  <w:rPr>
                    <w:del w:id="8598" w:author="tedo gogoladze" w:date="2020-01-04T23:58:00Z"/>
                    <w:rFonts w:ascii="Arial" w:eastAsia="Times New Roman" w:hAnsi="Arial" w:cs="Arial"/>
                    <w:color w:val="000000"/>
                    <w:sz w:val="16"/>
                    <w:szCs w:val="16"/>
                  </w:rPr>
                </w:rPrChange>
              </w:rPr>
            </w:pPr>
            <w:del w:id="8599" w:author="tedo gogoladze" w:date="2020-01-04T23:58:00Z">
              <w:r w:rsidRPr="004A4B49" w:rsidDel="002443F0">
                <w:rPr>
                  <w:rFonts w:ascii="Arial" w:eastAsia="Times New Roman" w:hAnsi="Arial" w:cs="Arial"/>
                  <w:color w:val="000000"/>
                  <w:sz w:val="16"/>
                  <w:szCs w:val="16"/>
                  <w:lang w:val="en-GB"/>
                  <w:rPrChange w:id="8600" w:author="Mario Ezequiel Scott" w:date="2019-12-29T19:14:00Z">
                    <w:rPr>
                      <w:rFonts w:ascii="Arial" w:eastAsia="Times New Roman" w:hAnsi="Arial" w:cs="Arial"/>
                      <w:color w:val="000000"/>
                      <w:sz w:val="16"/>
                      <w:szCs w:val="16"/>
                    </w:rPr>
                  </w:rPrChange>
                </w:rPr>
                <w:delText> </w:delText>
              </w:r>
            </w:del>
          </w:p>
        </w:tc>
        <w:tc>
          <w:tcPr>
            <w:tcW w:w="900" w:type="dxa"/>
            <w:tcBorders>
              <w:top w:val="nil"/>
              <w:left w:val="nil"/>
              <w:bottom w:val="single" w:sz="4" w:space="0" w:color="auto"/>
              <w:right w:val="nil"/>
            </w:tcBorders>
            <w:shd w:val="clear" w:color="000000" w:fill="F5F5F5"/>
            <w:vAlign w:val="center"/>
            <w:hideMark/>
          </w:tcPr>
          <w:p w14:paraId="33445797" w14:textId="7F732C27" w:rsidR="003F097E" w:rsidRPr="004A4B49" w:rsidDel="002443F0" w:rsidRDefault="003F097E" w:rsidP="007A15A4">
            <w:pPr>
              <w:spacing w:after="0"/>
              <w:jc w:val="right"/>
              <w:rPr>
                <w:del w:id="8601" w:author="tedo gogoladze" w:date="2020-01-04T23:58:00Z"/>
                <w:rFonts w:ascii="Arial" w:eastAsia="Times New Roman" w:hAnsi="Arial" w:cs="Arial"/>
                <w:color w:val="000000"/>
                <w:sz w:val="16"/>
                <w:szCs w:val="16"/>
                <w:lang w:val="en-GB"/>
                <w:rPrChange w:id="8602" w:author="Mario Ezequiel Scott" w:date="2019-12-29T19:14:00Z">
                  <w:rPr>
                    <w:del w:id="8603" w:author="tedo gogoladze" w:date="2020-01-04T23:58:00Z"/>
                    <w:rFonts w:ascii="Arial" w:eastAsia="Times New Roman" w:hAnsi="Arial" w:cs="Arial"/>
                    <w:color w:val="000000"/>
                    <w:sz w:val="16"/>
                    <w:szCs w:val="16"/>
                  </w:rPr>
                </w:rPrChange>
              </w:rPr>
            </w:pPr>
            <w:del w:id="8604" w:author="tedo gogoladze" w:date="2020-01-04T23:58:00Z">
              <w:r w:rsidRPr="004A4B49" w:rsidDel="002443F0">
                <w:rPr>
                  <w:rFonts w:ascii="Arial" w:eastAsia="Times New Roman" w:hAnsi="Arial" w:cs="Arial"/>
                  <w:color w:val="000000"/>
                  <w:sz w:val="16"/>
                  <w:szCs w:val="16"/>
                  <w:lang w:val="en-GB"/>
                  <w:rPrChange w:id="8605" w:author="Mario Ezequiel Scott" w:date="2019-12-29T19:14:00Z">
                    <w:rPr>
                      <w:rFonts w:ascii="Arial" w:eastAsia="Times New Roman" w:hAnsi="Arial" w:cs="Arial"/>
                      <w:color w:val="000000"/>
                      <w:sz w:val="16"/>
                      <w:szCs w:val="16"/>
                    </w:rPr>
                  </w:rPrChange>
                </w:rPr>
                <w:delText> </w:delText>
              </w:r>
            </w:del>
          </w:p>
        </w:tc>
        <w:tc>
          <w:tcPr>
            <w:tcW w:w="900" w:type="dxa"/>
            <w:tcBorders>
              <w:top w:val="nil"/>
              <w:left w:val="nil"/>
              <w:bottom w:val="single" w:sz="4" w:space="0" w:color="auto"/>
              <w:right w:val="nil"/>
            </w:tcBorders>
            <w:shd w:val="clear" w:color="000000" w:fill="F5F5F5"/>
            <w:vAlign w:val="center"/>
            <w:hideMark/>
          </w:tcPr>
          <w:p w14:paraId="5FE1147E" w14:textId="2AADA9AC" w:rsidR="003F097E" w:rsidRPr="004A4B49" w:rsidDel="002443F0" w:rsidRDefault="003F097E" w:rsidP="007A15A4">
            <w:pPr>
              <w:spacing w:after="0"/>
              <w:jc w:val="right"/>
              <w:rPr>
                <w:del w:id="8606" w:author="tedo gogoladze" w:date="2020-01-04T23:58:00Z"/>
                <w:rFonts w:ascii="Arial" w:eastAsia="Times New Roman" w:hAnsi="Arial" w:cs="Arial"/>
                <w:color w:val="000000"/>
                <w:sz w:val="16"/>
                <w:szCs w:val="16"/>
                <w:lang w:val="en-GB"/>
                <w:rPrChange w:id="8607" w:author="Mario Ezequiel Scott" w:date="2019-12-29T19:14:00Z">
                  <w:rPr>
                    <w:del w:id="8608" w:author="tedo gogoladze" w:date="2020-01-04T23:58:00Z"/>
                    <w:rFonts w:ascii="Arial" w:eastAsia="Times New Roman" w:hAnsi="Arial" w:cs="Arial"/>
                    <w:color w:val="000000"/>
                    <w:sz w:val="16"/>
                    <w:szCs w:val="16"/>
                  </w:rPr>
                </w:rPrChange>
              </w:rPr>
            </w:pPr>
            <w:del w:id="8609" w:author="tedo gogoladze" w:date="2020-01-04T23:58:00Z">
              <w:r w:rsidRPr="004A4B49" w:rsidDel="002443F0">
                <w:rPr>
                  <w:rFonts w:ascii="Arial" w:eastAsia="Times New Roman" w:hAnsi="Arial" w:cs="Arial"/>
                  <w:color w:val="000000"/>
                  <w:sz w:val="16"/>
                  <w:szCs w:val="16"/>
                  <w:lang w:val="en-GB"/>
                  <w:rPrChange w:id="8610" w:author="Mario Ezequiel Scott" w:date="2019-12-29T19:14:00Z">
                    <w:rPr>
                      <w:rFonts w:ascii="Arial" w:eastAsia="Times New Roman" w:hAnsi="Arial" w:cs="Arial"/>
                      <w:color w:val="000000"/>
                      <w:sz w:val="16"/>
                      <w:szCs w:val="16"/>
                    </w:rPr>
                  </w:rPrChange>
                </w:rPr>
                <w:delText> </w:delText>
              </w:r>
            </w:del>
          </w:p>
        </w:tc>
        <w:tc>
          <w:tcPr>
            <w:tcW w:w="810" w:type="dxa"/>
            <w:tcBorders>
              <w:top w:val="nil"/>
              <w:left w:val="nil"/>
              <w:bottom w:val="single" w:sz="4" w:space="0" w:color="auto"/>
              <w:right w:val="single" w:sz="4" w:space="0" w:color="auto"/>
            </w:tcBorders>
            <w:shd w:val="clear" w:color="000000" w:fill="F5F5F5"/>
            <w:vAlign w:val="center"/>
            <w:hideMark/>
          </w:tcPr>
          <w:p w14:paraId="58DC2167" w14:textId="7E237652" w:rsidR="003F097E" w:rsidRPr="004A4B49" w:rsidDel="002443F0" w:rsidRDefault="003F097E" w:rsidP="007A15A4">
            <w:pPr>
              <w:spacing w:after="0"/>
              <w:jc w:val="right"/>
              <w:rPr>
                <w:del w:id="8611" w:author="tedo gogoladze" w:date="2020-01-04T23:58:00Z"/>
                <w:rFonts w:ascii="Arial" w:eastAsia="Times New Roman" w:hAnsi="Arial" w:cs="Arial"/>
                <w:color w:val="000000"/>
                <w:sz w:val="16"/>
                <w:szCs w:val="16"/>
                <w:lang w:val="en-GB"/>
                <w:rPrChange w:id="8612" w:author="Mario Ezequiel Scott" w:date="2019-12-29T19:14:00Z">
                  <w:rPr>
                    <w:del w:id="8613" w:author="tedo gogoladze" w:date="2020-01-04T23:58:00Z"/>
                    <w:rFonts w:ascii="Arial" w:eastAsia="Times New Roman" w:hAnsi="Arial" w:cs="Arial"/>
                    <w:color w:val="000000"/>
                    <w:sz w:val="16"/>
                    <w:szCs w:val="16"/>
                  </w:rPr>
                </w:rPrChange>
              </w:rPr>
            </w:pPr>
            <w:del w:id="8614" w:author="tedo gogoladze" w:date="2020-01-04T23:58:00Z">
              <w:r w:rsidRPr="004A4B49" w:rsidDel="002443F0">
                <w:rPr>
                  <w:rFonts w:ascii="Arial" w:eastAsia="Times New Roman" w:hAnsi="Arial" w:cs="Arial"/>
                  <w:color w:val="000000"/>
                  <w:sz w:val="16"/>
                  <w:szCs w:val="16"/>
                  <w:lang w:val="en-GB"/>
                  <w:rPrChange w:id="8615" w:author="Mario Ezequiel Scott" w:date="2019-12-29T19:14:00Z">
                    <w:rPr>
                      <w:rFonts w:ascii="Arial" w:eastAsia="Times New Roman" w:hAnsi="Arial" w:cs="Arial"/>
                      <w:color w:val="000000"/>
                      <w:sz w:val="16"/>
                      <w:szCs w:val="16"/>
                    </w:rPr>
                  </w:rPrChange>
                </w:rPr>
                <w:delText>------</w:delText>
              </w:r>
            </w:del>
          </w:p>
        </w:tc>
      </w:tr>
    </w:tbl>
    <w:p w14:paraId="1376B4D6" w14:textId="6B14CB53" w:rsidR="003F097E" w:rsidRPr="004A4B49" w:rsidDel="002443F0" w:rsidRDefault="003F097E" w:rsidP="003F097E">
      <w:pPr>
        <w:rPr>
          <w:del w:id="8616" w:author="tedo gogoladze" w:date="2020-01-04T23:58:00Z"/>
          <w:rFonts w:cstheme="minorHAnsi"/>
          <w:lang w:val="en-GB"/>
          <w:rPrChange w:id="8617" w:author="Mario Ezequiel Scott" w:date="2019-12-29T19:14:00Z">
            <w:rPr>
              <w:del w:id="8618" w:author="tedo gogoladze" w:date="2020-01-04T23:58:00Z"/>
              <w:rFonts w:cstheme="minorHAnsi"/>
            </w:rPr>
          </w:rPrChange>
        </w:rPr>
      </w:pPr>
      <w:del w:id="8619" w:author="tedo gogoladze" w:date="2020-01-04T23:58:00Z">
        <w:r w:rsidRPr="004A4B49" w:rsidDel="002443F0">
          <w:rPr>
            <w:rFonts w:cstheme="minorHAnsi"/>
            <w:lang w:val="en-GB"/>
            <w:rPrChange w:id="8620" w:author="Mario Ezequiel Scott" w:date="2019-12-29T19:14:00Z">
              <w:rPr>
                <w:rFonts w:cstheme="minorHAnsi"/>
              </w:rPr>
            </w:rPrChange>
          </w:rPr>
          <w:delText>Table 1</w:delText>
        </w:r>
        <w:r w:rsidR="00610FBE" w:rsidRPr="004A4B49" w:rsidDel="002443F0">
          <w:rPr>
            <w:rFonts w:cstheme="minorHAnsi"/>
            <w:lang w:val="en-GB"/>
            <w:rPrChange w:id="8621" w:author="Mario Ezequiel Scott" w:date="2019-12-29T19:14:00Z">
              <w:rPr>
                <w:rFonts w:cstheme="minorHAnsi"/>
              </w:rPr>
            </w:rPrChange>
          </w:rPr>
          <w:delText>9</w:delText>
        </w:r>
        <w:r w:rsidRPr="004A4B49" w:rsidDel="002443F0">
          <w:rPr>
            <w:rFonts w:cstheme="minorHAnsi"/>
            <w:lang w:val="en-GB"/>
            <w:rPrChange w:id="8622" w:author="Mario Ezequiel Scott" w:date="2019-12-29T19:14:00Z">
              <w:rPr>
                <w:rFonts w:cstheme="minorHAnsi"/>
              </w:rPr>
            </w:rPrChange>
          </w:rPr>
          <w:delText>. Big 5 Personality Traits correlation matrix</w:delText>
        </w:r>
      </w:del>
    </w:p>
    <w:p w14:paraId="4C042D1D" w14:textId="17C91163" w:rsidR="003F097E" w:rsidRPr="004A4B49" w:rsidDel="002443F0" w:rsidRDefault="003F097E" w:rsidP="003F097E">
      <w:pPr>
        <w:rPr>
          <w:del w:id="8623" w:author="tedo gogoladze" w:date="2020-01-04T23:58:00Z"/>
          <w:rFonts w:cstheme="minorHAnsi"/>
          <w:lang w:val="en-GB"/>
          <w:rPrChange w:id="8624" w:author="Mario Ezequiel Scott" w:date="2019-12-29T19:14:00Z">
            <w:rPr>
              <w:del w:id="8625" w:author="tedo gogoladze" w:date="2020-01-04T23:58:00Z"/>
              <w:rFonts w:cstheme="minorHAnsi"/>
            </w:rPr>
          </w:rPrChange>
        </w:rPr>
      </w:pPr>
    </w:p>
    <w:p w14:paraId="5743944A" w14:textId="24C3D22E" w:rsidR="003F097E" w:rsidRPr="004A4B49" w:rsidDel="002443F0" w:rsidRDefault="003F097E" w:rsidP="003F097E">
      <w:pPr>
        <w:rPr>
          <w:del w:id="8626" w:author="tedo gogoladze" w:date="2020-01-04T23:58:00Z"/>
          <w:rFonts w:cstheme="minorHAnsi"/>
          <w:lang w:val="en-GB"/>
          <w:rPrChange w:id="8627" w:author="Mario Ezequiel Scott" w:date="2019-12-29T19:14:00Z">
            <w:rPr>
              <w:del w:id="8628" w:author="tedo gogoladze" w:date="2020-01-04T23:58:00Z"/>
              <w:rFonts w:cstheme="minorHAnsi"/>
            </w:rPr>
          </w:rPrChange>
        </w:rPr>
      </w:pPr>
      <w:del w:id="8629" w:author="tedo gogoladze" w:date="2020-01-04T23:58:00Z">
        <w:r w:rsidRPr="004A4B49" w:rsidDel="002443F0">
          <w:rPr>
            <w:rFonts w:cstheme="minorHAnsi"/>
            <w:lang w:val="en-GB"/>
            <w:rPrChange w:id="8630" w:author="Mario Ezequiel Scott" w:date="2019-12-29T19:14:00Z">
              <w:rPr>
                <w:rFonts w:cstheme="minorHAnsi"/>
              </w:rPr>
            </w:rPrChange>
          </w:rPr>
          <w:delText>All the association rules mentioned in the above paragraph have been re-studied with related big five personality traits instead of FSLM model. The results show, that the majority of the associations from Scott`s paper are valid within this research as well.</w:delText>
        </w:r>
        <w:commentRangeEnd w:id="8404"/>
        <w:r w:rsidR="007E6C8A" w:rsidDel="002443F0">
          <w:rPr>
            <w:rStyle w:val="CommentReference"/>
          </w:rPr>
          <w:commentReference w:id="8404"/>
        </w:r>
      </w:del>
    </w:p>
    <w:p w14:paraId="3219A517" w14:textId="2EF29B6D" w:rsidR="00AE2010" w:rsidRPr="004A4B49" w:rsidDel="002443F0" w:rsidRDefault="00AE2010" w:rsidP="003F097E">
      <w:pPr>
        <w:rPr>
          <w:del w:id="8631" w:author="tedo gogoladze" w:date="2020-01-04T23:58:00Z"/>
          <w:rFonts w:cstheme="minorHAnsi"/>
          <w:lang w:val="en-GB"/>
          <w:rPrChange w:id="8632" w:author="Mario Ezequiel Scott" w:date="2019-12-29T19:14:00Z">
            <w:rPr>
              <w:del w:id="8633" w:author="tedo gogoladze" w:date="2020-01-04T23:58:00Z"/>
              <w:rFonts w:cstheme="minorHAnsi"/>
            </w:rPr>
          </w:rPrChange>
        </w:rPr>
      </w:pPr>
    </w:p>
    <w:p w14:paraId="19308682" w14:textId="2C416929" w:rsidR="003F097E" w:rsidRPr="009A4FA7" w:rsidDel="002443F0" w:rsidRDefault="003F097E" w:rsidP="003F097E">
      <w:pPr>
        <w:rPr>
          <w:del w:id="8634" w:author="tedo gogoladze" w:date="2020-01-04T23:58:00Z"/>
          <w:lang w:val="en-GB"/>
        </w:rPr>
      </w:pPr>
    </w:p>
    <w:p w14:paraId="63697815" w14:textId="39D4DCCC" w:rsidR="001C276E" w:rsidRPr="008A1EBF" w:rsidDel="00612697" w:rsidRDefault="003F097E" w:rsidP="001C276E">
      <w:pPr>
        <w:pStyle w:val="Heading2"/>
        <w:numPr>
          <w:ilvl w:val="2"/>
          <w:numId w:val="32"/>
        </w:numPr>
        <w:rPr>
          <w:del w:id="8635" w:author="tedo gogoladze" w:date="2020-01-05T01:13:00Z"/>
        </w:rPr>
      </w:pPr>
      <w:del w:id="8636" w:author="tedo gogoladze" w:date="2020-01-05T01:13:00Z">
        <w:r w:rsidRPr="009A4FA7" w:rsidDel="00612697">
          <w:delText xml:space="preserve">Association rules results </w:delText>
        </w:r>
      </w:del>
      <w:ins w:id="8637" w:author="Mario Ezequiel Scott" w:date="2020-01-02T20:59:00Z">
        <w:del w:id="8638" w:author="tedo gogoladze" w:date="2020-01-05T01:13:00Z">
          <w:r w:rsidR="007E6C8A" w:rsidDel="00612697">
            <w:delText xml:space="preserve">Answer to RQ1: The relationship between the personality traits and the software development metrics </w:delText>
          </w:r>
        </w:del>
      </w:ins>
    </w:p>
    <w:p w14:paraId="7680C279" w14:textId="2CA7D481" w:rsidR="00AE2010" w:rsidRPr="004A4B49" w:rsidDel="0017026E" w:rsidRDefault="00AE2010" w:rsidP="00AE2010">
      <w:pPr>
        <w:rPr>
          <w:del w:id="8639" w:author="tedo gogoladze" w:date="2020-01-05T00:09:00Z"/>
          <w:rFonts w:ascii="Sylfaen" w:hAnsi="Sylfaen" w:cs="Times New Roman"/>
          <w:lang w:val="en-GB"/>
          <w:rPrChange w:id="8640" w:author="Mario Ezequiel Scott" w:date="2019-12-29T19:14:00Z">
            <w:rPr>
              <w:del w:id="8641" w:author="tedo gogoladze" w:date="2020-01-05T00:09:00Z"/>
              <w:rFonts w:ascii="Sylfaen" w:hAnsi="Sylfaen" w:cs="Times New Roman"/>
              <w:lang w:val="en-US"/>
            </w:rPr>
          </w:rPrChange>
        </w:rPr>
      </w:pPr>
      <w:del w:id="8642" w:author="tedo gogoladze" w:date="2020-01-05T00:09:00Z">
        <w:r w:rsidRPr="008A1EBF" w:rsidDel="0017026E">
          <w:rPr>
            <w:rFonts w:cs="Times New Roman"/>
            <w:lang w:val="en-GB"/>
          </w:rPr>
          <w:delText>The association rule graphs in the next five chapters show only the frequent itemsets` association rules with support, confidence and lift in the context of each personality trait. The</w:delText>
        </w:r>
        <w:r w:rsidRPr="004A4B49" w:rsidDel="0017026E">
          <w:rPr>
            <w:rFonts w:cs="Times New Roman"/>
            <w:lang w:val="en-GB"/>
            <w:rPrChange w:id="8643" w:author="Mario Ezequiel Scott" w:date="2019-12-29T19:14:00Z">
              <w:rPr>
                <w:rFonts w:cs="Times New Roman"/>
                <w:lang w:val="en-US"/>
              </w:rPr>
            </w:rPrChange>
          </w:rPr>
          <w:delText xml:space="preserve"> filter criteria of the rule significance is applied as descried in the former chapter.</w:delText>
        </w:r>
      </w:del>
    </w:p>
    <w:p w14:paraId="44B18D06" w14:textId="5777E217" w:rsidR="00AE2010" w:rsidRPr="008A1EBF" w:rsidDel="0017026E" w:rsidRDefault="00AE2010" w:rsidP="00AE2010">
      <w:pPr>
        <w:rPr>
          <w:del w:id="8644" w:author="tedo gogoladze" w:date="2020-01-05T00:09:00Z"/>
          <w:lang w:val="en-GB"/>
        </w:rPr>
      </w:pPr>
      <w:del w:id="8645" w:author="tedo gogoladze" w:date="2020-01-04T23:59:00Z">
        <w:r w:rsidRPr="004A4B49" w:rsidDel="00B97046">
          <w:rPr>
            <w:rFonts w:cs="Times New Roman"/>
            <w:noProof/>
            <w:lang w:val="en-GB"/>
            <w:rPrChange w:id="8646" w:author="Mario Ezequiel Scott" w:date="2019-12-29T19:14:00Z">
              <w:rPr>
                <w:rFonts w:cs="Times New Roman"/>
                <w:noProof/>
                <w:lang w:val="en-US"/>
              </w:rPr>
            </w:rPrChange>
          </w:rPr>
          <w:delText xml:space="preserve">On Important note in </w:delText>
        </w:r>
      </w:del>
      <w:del w:id="8647" w:author="tedo gogoladze" w:date="2020-01-05T00:09:00Z">
        <w:r w:rsidRPr="004A4B49" w:rsidDel="0017026E">
          <w:rPr>
            <w:rFonts w:cs="Times New Roman"/>
            <w:noProof/>
            <w:lang w:val="en-GB"/>
            <w:rPrChange w:id="8648" w:author="Mario Ezequiel Scott" w:date="2019-12-29T19:14:00Z">
              <w:rPr>
                <w:rFonts w:cs="Times New Roman"/>
                <w:noProof/>
                <w:lang w:val="en-US"/>
              </w:rPr>
            </w:rPrChange>
          </w:rPr>
          <w:delText xml:space="preserve">the following personality traits association rules graphs is that the `status done` metric has the highest support due to the high availability of the respective data in the dataset, </w:delText>
        </w:r>
        <w:r w:rsidRPr="009A4FA7" w:rsidDel="0017026E">
          <w:rPr>
            <w:lang w:val="en-GB"/>
          </w:rPr>
          <w:delText xml:space="preserve">more than half of the jira metrics observations are the `Task status`(~22k </w:delText>
        </w:r>
      </w:del>
      <w:del w:id="8649" w:author="tedo gogoladze" w:date="2020-01-04T18:27:00Z">
        <w:r w:rsidRPr="009A4FA7" w:rsidDel="00914E90">
          <w:rPr>
            <w:lang w:val="en-GB"/>
          </w:rPr>
          <w:delText>rows</w:delText>
        </w:r>
      </w:del>
      <w:del w:id="8650" w:author="tedo gogoladze" w:date="2020-01-05T00:09:00Z">
        <w:r w:rsidRPr="009A4FA7" w:rsidDel="0017026E">
          <w:rPr>
            <w:lang w:val="en-GB"/>
          </w:rPr>
          <w:delText xml:space="preserve">), and moreover, out of that ~22k </w:delText>
        </w:r>
      </w:del>
      <w:del w:id="8651" w:author="tedo gogoladze" w:date="2020-01-04T18:27:00Z">
        <w:r w:rsidRPr="009A4FA7" w:rsidDel="00914E90">
          <w:rPr>
            <w:lang w:val="en-GB"/>
          </w:rPr>
          <w:delText>rows</w:delText>
        </w:r>
      </w:del>
      <w:del w:id="8652" w:author="tedo gogoladze" w:date="2020-01-05T00:09:00Z">
        <w:r w:rsidRPr="009A4FA7" w:rsidDel="0017026E">
          <w:rPr>
            <w:lang w:val="en-GB"/>
          </w:rPr>
          <w:delText>, 17k are specifically with the `done` value.</w:delText>
        </w:r>
      </w:del>
    </w:p>
    <w:p w14:paraId="7C9EE33E" w14:textId="26F9C5EA" w:rsidR="00AE2010" w:rsidRPr="004A4B49" w:rsidDel="00DF5A99" w:rsidRDefault="00AE2010" w:rsidP="009A008F">
      <w:pPr>
        <w:rPr>
          <w:del w:id="8653" w:author="tedo gogoladze" w:date="2020-01-05T00:04:00Z"/>
          <w:rFonts w:cs="Times New Roman"/>
          <w:lang w:val="en-GB"/>
          <w:rPrChange w:id="8654" w:author="Mario Ezequiel Scott" w:date="2019-12-29T19:14:00Z">
            <w:rPr>
              <w:del w:id="8655" w:author="tedo gogoladze" w:date="2020-01-05T00:04:00Z"/>
              <w:rFonts w:cs="Times New Roman"/>
              <w:lang w:val="en-US"/>
            </w:rPr>
          </w:rPrChange>
        </w:rPr>
      </w:pPr>
    </w:p>
    <w:p w14:paraId="37490E10" w14:textId="147E5B35" w:rsidR="009A596C" w:rsidRPr="004A4B49" w:rsidDel="00DF5A99" w:rsidRDefault="00C019E7" w:rsidP="001C276E">
      <w:pPr>
        <w:pStyle w:val="Heading4"/>
        <w:rPr>
          <w:del w:id="8656" w:author="tedo gogoladze" w:date="2020-01-05T00:04:00Z"/>
          <w:rFonts w:ascii="Times New Roman" w:hAnsi="Times New Roman" w:cs="Times New Roman"/>
          <w:lang w:val="en-GB"/>
          <w:rPrChange w:id="8657" w:author="Mario Ezequiel Scott" w:date="2019-12-29T19:14:00Z">
            <w:rPr>
              <w:del w:id="8658" w:author="tedo gogoladze" w:date="2020-01-05T00:04:00Z"/>
              <w:rFonts w:ascii="Times New Roman" w:hAnsi="Times New Roman" w:cs="Times New Roman"/>
              <w:lang w:val="en-US"/>
            </w:rPr>
          </w:rPrChange>
        </w:rPr>
      </w:pPr>
      <w:del w:id="8659" w:author="tedo gogoladze" w:date="2020-01-05T00:04:00Z">
        <w:r w:rsidRPr="004A4B49" w:rsidDel="00DF5A99">
          <w:rPr>
            <w:rFonts w:ascii="Times New Roman" w:hAnsi="Times New Roman" w:cs="Times New Roman"/>
            <w:lang w:val="en-GB"/>
            <w:rPrChange w:id="8660" w:author="Mario Ezequiel Scott" w:date="2019-12-29T19:14:00Z">
              <w:rPr>
                <w:rFonts w:ascii="Times New Roman" w:hAnsi="Times New Roman" w:cs="Times New Roman"/>
                <w:lang w:val="en-US"/>
              </w:rPr>
            </w:rPrChange>
          </w:rPr>
          <w:delText xml:space="preserve">4.8.2.1 </w:delText>
        </w:r>
        <w:r w:rsidR="007676ED" w:rsidRPr="004A4B49" w:rsidDel="00DF5A99">
          <w:rPr>
            <w:rFonts w:ascii="Times New Roman" w:hAnsi="Times New Roman" w:cs="Times New Roman"/>
            <w:lang w:val="en-GB"/>
            <w:rPrChange w:id="8661" w:author="Mario Ezequiel Scott" w:date="2019-12-29T19:14:00Z">
              <w:rPr>
                <w:rFonts w:ascii="Times New Roman" w:hAnsi="Times New Roman" w:cs="Times New Roman"/>
                <w:lang w:val="en-US"/>
              </w:rPr>
            </w:rPrChange>
          </w:rPr>
          <w:delText>Openness</w:delText>
        </w:r>
      </w:del>
    </w:p>
    <w:p w14:paraId="7D87F971" w14:textId="3C0FA9F1" w:rsidR="00864585" w:rsidRPr="004A4B49" w:rsidDel="00DF5A99" w:rsidRDefault="00465C56" w:rsidP="009A008F">
      <w:pPr>
        <w:rPr>
          <w:del w:id="8662" w:author="tedo gogoladze" w:date="2020-01-05T00:04:00Z"/>
          <w:rFonts w:cs="Times New Roman"/>
          <w:noProof/>
          <w:lang w:val="en-GB"/>
          <w:rPrChange w:id="8663" w:author="Mario Ezequiel Scott" w:date="2019-12-29T19:14:00Z">
            <w:rPr>
              <w:del w:id="8664" w:author="tedo gogoladze" w:date="2020-01-05T00:04:00Z"/>
              <w:rFonts w:cs="Times New Roman"/>
              <w:noProof/>
              <w:lang w:val="en-US"/>
            </w:rPr>
          </w:rPrChange>
        </w:rPr>
      </w:pPr>
      <w:del w:id="8665" w:author="tedo gogoladze" w:date="2020-01-05T00:04:00Z">
        <w:r w:rsidRPr="004A4B49" w:rsidDel="00DF5A99">
          <w:rPr>
            <w:rFonts w:cs="Times New Roman"/>
            <w:noProof/>
            <w:lang w:val="en-GB"/>
            <w:rPrChange w:id="8666" w:author="Mario Ezequiel Scott" w:date="2019-12-29T19:14:00Z">
              <w:rPr>
                <w:rFonts w:cs="Times New Roman"/>
                <w:noProof/>
                <w:lang w:val="en-US"/>
              </w:rPr>
            </w:rPrChange>
          </w:rPr>
          <w:delText>Figure 9</w:delText>
        </w:r>
        <w:r w:rsidR="00C019E7" w:rsidRPr="004A4B49" w:rsidDel="00DF5A99">
          <w:rPr>
            <w:rFonts w:cs="Times New Roman"/>
            <w:noProof/>
            <w:lang w:val="en-GB"/>
            <w:rPrChange w:id="8667" w:author="Mario Ezequiel Scott" w:date="2019-12-29T19:14:00Z">
              <w:rPr>
                <w:rFonts w:cs="Times New Roman"/>
                <w:noProof/>
                <w:lang w:val="en-US"/>
              </w:rPr>
            </w:rPrChange>
          </w:rPr>
          <w:delText xml:space="preserve"> show the association rules of the Openness personality trait</w:delText>
        </w:r>
        <w:r w:rsidR="00952103" w:rsidRPr="004A4B49" w:rsidDel="00DF5A99">
          <w:rPr>
            <w:rFonts w:cs="Times New Roman"/>
            <w:noProof/>
            <w:lang w:val="en-GB"/>
            <w:rPrChange w:id="8668" w:author="Mario Ezequiel Scott" w:date="2019-12-29T19:14:00Z">
              <w:rPr>
                <w:rFonts w:cs="Times New Roman"/>
                <w:noProof/>
                <w:lang w:val="en-US"/>
              </w:rPr>
            </w:rPrChange>
          </w:rPr>
          <w:delText xml:space="preserve">. Open </w:delText>
        </w:r>
        <w:r w:rsidR="00EF026B" w:rsidRPr="004A4B49" w:rsidDel="00DF5A99">
          <w:rPr>
            <w:rFonts w:cs="Times New Roman"/>
            <w:noProof/>
            <w:lang w:val="en-GB"/>
            <w:rPrChange w:id="8669" w:author="Mario Ezequiel Scott" w:date="2019-12-29T19:14:00Z">
              <w:rPr>
                <w:rFonts w:cs="Times New Roman"/>
                <w:noProof/>
                <w:lang w:val="en-US"/>
              </w:rPr>
            </w:rPrChange>
          </w:rPr>
          <w:delText>developers</w:delText>
        </w:r>
        <w:r w:rsidR="00952103" w:rsidRPr="004A4B49" w:rsidDel="00DF5A99">
          <w:rPr>
            <w:rFonts w:cs="Times New Roman"/>
            <w:noProof/>
            <w:lang w:val="en-GB"/>
            <w:rPrChange w:id="8670" w:author="Mario Ezequiel Scott" w:date="2019-12-29T19:14:00Z">
              <w:rPr>
                <w:rFonts w:cs="Times New Roman"/>
                <w:noProof/>
                <w:lang w:val="en-US"/>
              </w:rPr>
            </w:rPrChange>
          </w:rPr>
          <w:delText xml:space="preserve"> usually give low estimation to their tasks and mark the tasks done</w:delText>
        </w:r>
        <w:r w:rsidR="00F47E22" w:rsidRPr="004A4B49" w:rsidDel="00DF5A99">
          <w:rPr>
            <w:rFonts w:cs="Times New Roman"/>
            <w:noProof/>
            <w:lang w:val="en-GB"/>
            <w:rPrChange w:id="8671" w:author="Mario Ezequiel Scott" w:date="2019-12-29T19:14:00Z">
              <w:rPr>
                <w:rFonts w:cs="Times New Roman"/>
                <w:noProof/>
                <w:lang w:val="en-US"/>
              </w:rPr>
            </w:rPrChange>
          </w:rPr>
          <w:delText xml:space="preserve"> (openness:Yes =&gt; estimation:low, openness:Yes =&gt; status</w:delText>
        </w:r>
        <w:r w:rsidR="00744CD9" w:rsidRPr="004A4B49" w:rsidDel="00DF5A99">
          <w:rPr>
            <w:rFonts w:cs="Times New Roman"/>
            <w:noProof/>
            <w:lang w:val="en-GB"/>
            <w:rPrChange w:id="8672" w:author="Mario Ezequiel Scott" w:date="2019-12-29T19:14:00Z">
              <w:rPr>
                <w:rFonts w:cs="Times New Roman"/>
                <w:noProof/>
                <w:lang w:val="en-US"/>
              </w:rPr>
            </w:rPrChange>
          </w:rPr>
          <w:delText>:</w:delText>
        </w:r>
        <w:r w:rsidR="00F47E22" w:rsidRPr="004A4B49" w:rsidDel="00DF5A99">
          <w:rPr>
            <w:rFonts w:cs="Times New Roman"/>
            <w:noProof/>
            <w:lang w:val="en-GB"/>
            <w:rPrChange w:id="8673" w:author="Mario Ezequiel Scott" w:date="2019-12-29T19:14:00Z">
              <w:rPr>
                <w:rFonts w:cs="Times New Roman"/>
                <w:noProof/>
                <w:lang w:val="en-US"/>
              </w:rPr>
            </w:rPrChange>
          </w:rPr>
          <w:delText>done)</w:delText>
        </w:r>
        <w:r w:rsidR="00EF026B" w:rsidRPr="004A4B49" w:rsidDel="00DF5A99">
          <w:rPr>
            <w:rFonts w:cs="Times New Roman"/>
            <w:noProof/>
            <w:lang w:val="en-GB"/>
            <w:rPrChange w:id="8674" w:author="Mario Ezequiel Scott" w:date="2019-12-29T19:14:00Z">
              <w:rPr>
                <w:rFonts w:cs="Times New Roman"/>
                <w:noProof/>
                <w:lang w:val="en-US"/>
              </w:rPr>
            </w:rPrChange>
          </w:rPr>
          <w:delText xml:space="preserve">, while the less open developers </w:delText>
        </w:r>
        <w:r w:rsidR="00416BEF" w:rsidRPr="004A4B49" w:rsidDel="00DF5A99">
          <w:rPr>
            <w:rFonts w:cs="Times New Roman"/>
            <w:noProof/>
            <w:lang w:val="en-GB"/>
            <w:rPrChange w:id="8675" w:author="Mario Ezequiel Scott" w:date="2019-12-29T19:14:00Z">
              <w:rPr>
                <w:rFonts w:cs="Times New Roman"/>
                <w:noProof/>
                <w:lang w:val="en-US"/>
              </w:rPr>
            </w:rPrChange>
          </w:rPr>
          <w:delText>tend to spen</w:delText>
        </w:r>
        <w:r w:rsidR="00A720FB" w:rsidRPr="004A4B49" w:rsidDel="00DF5A99">
          <w:rPr>
            <w:rFonts w:cs="Times New Roman"/>
            <w:noProof/>
            <w:lang w:val="en-GB"/>
            <w:rPrChange w:id="8676" w:author="Mario Ezequiel Scott" w:date="2019-12-29T19:14:00Z">
              <w:rPr>
                <w:rFonts w:cs="Times New Roman"/>
                <w:noProof/>
                <w:lang w:val="en-US"/>
              </w:rPr>
            </w:rPrChange>
          </w:rPr>
          <w:delText>d</w:delText>
        </w:r>
        <w:r w:rsidR="00416BEF" w:rsidRPr="004A4B49" w:rsidDel="00DF5A99">
          <w:rPr>
            <w:rFonts w:cs="Times New Roman"/>
            <w:noProof/>
            <w:lang w:val="en-GB"/>
            <w:rPrChange w:id="8677" w:author="Mario Ezequiel Scott" w:date="2019-12-29T19:14:00Z">
              <w:rPr>
                <w:rFonts w:cs="Times New Roman"/>
                <w:noProof/>
                <w:lang w:val="en-US"/>
              </w:rPr>
            </w:rPrChange>
          </w:rPr>
          <w:delText xml:space="preserve"> low time on actual development</w:delText>
        </w:r>
        <w:r w:rsidR="00A720FB" w:rsidRPr="004A4B49" w:rsidDel="00DF5A99">
          <w:rPr>
            <w:rFonts w:cs="Times New Roman"/>
            <w:noProof/>
            <w:lang w:val="en-GB"/>
            <w:rPrChange w:id="8678" w:author="Mario Ezequiel Scott" w:date="2019-12-29T19:14:00Z">
              <w:rPr>
                <w:rFonts w:cs="Times New Roman"/>
                <w:noProof/>
                <w:lang w:val="en-US"/>
              </w:rPr>
            </w:rPrChange>
          </w:rPr>
          <w:delText xml:space="preserve"> </w:delText>
        </w:r>
        <w:r w:rsidR="00A266B9" w:rsidRPr="004A4B49" w:rsidDel="00DF5A99">
          <w:rPr>
            <w:rFonts w:cs="Times New Roman"/>
            <w:noProof/>
            <w:lang w:val="en-GB"/>
            <w:rPrChange w:id="8679" w:author="Mario Ezequiel Scott" w:date="2019-12-29T19:14:00Z">
              <w:rPr>
                <w:rFonts w:cs="Times New Roman"/>
                <w:noProof/>
                <w:lang w:val="en-US"/>
              </w:rPr>
            </w:rPrChange>
          </w:rPr>
          <w:delText>and also mark the task status to done</w:delText>
        </w:r>
        <w:r w:rsidR="00A12D77" w:rsidRPr="004A4B49" w:rsidDel="00DF5A99">
          <w:rPr>
            <w:rFonts w:cs="Times New Roman"/>
            <w:noProof/>
            <w:lang w:val="en-GB"/>
            <w:rPrChange w:id="8680" w:author="Mario Ezequiel Scott" w:date="2019-12-29T19:14:00Z">
              <w:rPr>
                <w:rFonts w:cs="Times New Roman"/>
                <w:noProof/>
                <w:lang w:val="en-US"/>
              </w:rPr>
            </w:rPrChange>
          </w:rPr>
          <w:delText xml:space="preserve"> (openness:No =&gt; development time: low, openness:No=&gt; status:done)</w:delText>
        </w:r>
        <w:r w:rsidR="00A266B9" w:rsidRPr="004A4B49" w:rsidDel="00DF5A99">
          <w:rPr>
            <w:rFonts w:cs="Times New Roman"/>
            <w:noProof/>
            <w:lang w:val="en-GB"/>
            <w:rPrChange w:id="8681" w:author="Mario Ezequiel Scott" w:date="2019-12-29T19:14:00Z">
              <w:rPr>
                <w:rFonts w:cs="Times New Roman"/>
                <w:noProof/>
                <w:lang w:val="en-US"/>
              </w:rPr>
            </w:rPrChange>
          </w:rPr>
          <w:delText>.</w:delText>
        </w:r>
        <w:r w:rsidR="00C50F07" w:rsidRPr="004A4B49" w:rsidDel="00DF5A99">
          <w:rPr>
            <w:rFonts w:cs="Times New Roman"/>
            <w:noProof/>
            <w:lang w:val="en-GB"/>
            <w:rPrChange w:id="8682" w:author="Mario Ezequiel Scott" w:date="2019-12-29T19:14:00Z">
              <w:rPr>
                <w:rFonts w:cs="Times New Roman"/>
                <w:noProof/>
                <w:lang w:val="en-US"/>
              </w:rPr>
            </w:rPrChange>
          </w:rPr>
          <w:delText xml:space="preserve"> </w:delText>
        </w:r>
        <w:r w:rsidR="001C4BED" w:rsidRPr="004A4B49" w:rsidDel="00DF5A99">
          <w:rPr>
            <w:rFonts w:cs="Times New Roman"/>
            <w:noProof/>
            <w:lang w:val="en-GB"/>
            <w:rPrChange w:id="8683" w:author="Mario Ezequiel Scott" w:date="2019-12-29T19:14:00Z">
              <w:rPr>
                <w:rFonts w:cs="Times New Roman"/>
                <w:noProof/>
                <w:lang w:val="en-US"/>
              </w:rPr>
            </w:rPrChange>
          </w:rPr>
          <w:delText xml:space="preserve">The rules show </w:delText>
        </w:r>
        <w:r w:rsidR="00C50F07" w:rsidRPr="004A4B49" w:rsidDel="00DF5A99">
          <w:rPr>
            <w:rFonts w:cs="Times New Roman"/>
            <w:noProof/>
            <w:lang w:val="en-GB"/>
            <w:rPrChange w:id="8684" w:author="Mario Ezequiel Scott" w:date="2019-12-29T19:14:00Z">
              <w:rPr>
                <w:rFonts w:cs="Times New Roman"/>
                <w:noProof/>
                <w:lang w:val="en-US"/>
              </w:rPr>
            </w:rPrChange>
          </w:rPr>
          <w:delText>that open developers tend to take the tasks that are less complex</w:delText>
        </w:r>
        <w:r w:rsidR="00DF2234" w:rsidRPr="004A4B49" w:rsidDel="00DF5A99">
          <w:rPr>
            <w:rFonts w:cs="Times New Roman"/>
            <w:noProof/>
            <w:lang w:val="en-GB"/>
            <w:rPrChange w:id="8685" w:author="Mario Ezequiel Scott" w:date="2019-12-29T19:14:00Z">
              <w:rPr>
                <w:rFonts w:cs="Times New Roman"/>
                <w:noProof/>
                <w:lang w:val="en-US"/>
              </w:rPr>
            </w:rPrChange>
          </w:rPr>
          <w:delText xml:space="preserve">, </w:delText>
        </w:r>
        <w:r w:rsidR="00E76CEA" w:rsidRPr="004A4B49" w:rsidDel="00DF5A99">
          <w:rPr>
            <w:rFonts w:cs="Times New Roman"/>
            <w:noProof/>
            <w:lang w:val="en-GB"/>
            <w:rPrChange w:id="8686" w:author="Mario Ezequiel Scott" w:date="2019-12-29T19:14:00Z">
              <w:rPr>
                <w:rFonts w:cs="Times New Roman"/>
                <w:noProof/>
                <w:lang w:val="en-US"/>
              </w:rPr>
            </w:rPrChange>
          </w:rPr>
          <w:delText xml:space="preserve">also </w:delText>
        </w:r>
        <w:r w:rsidR="00DF2234" w:rsidRPr="004A4B49" w:rsidDel="00DF5A99">
          <w:rPr>
            <w:rFonts w:cs="Times New Roman"/>
            <w:noProof/>
            <w:lang w:val="en-GB"/>
            <w:rPrChange w:id="8687" w:author="Mario Ezequiel Scott" w:date="2019-12-29T19:14:00Z">
              <w:rPr>
                <w:rFonts w:cs="Times New Roman"/>
                <w:noProof/>
                <w:lang w:val="en-US"/>
              </w:rPr>
            </w:rPrChange>
          </w:rPr>
          <w:delText>this pair has the significant evidence on the inver</w:delText>
        </w:r>
        <w:r w:rsidR="008C25E0" w:rsidRPr="004A4B49" w:rsidDel="00DF5A99">
          <w:rPr>
            <w:rFonts w:cs="Times New Roman"/>
            <w:noProof/>
            <w:lang w:val="en-GB"/>
            <w:rPrChange w:id="8688" w:author="Mario Ezequiel Scott" w:date="2019-12-29T19:14:00Z">
              <w:rPr>
                <w:rFonts w:cs="Times New Roman"/>
                <w:noProof/>
                <w:lang w:val="en-US"/>
              </w:rPr>
            </w:rPrChange>
          </w:rPr>
          <w:delText>s</w:delText>
        </w:r>
        <w:r w:rsidR="00DF2234" w:rsidRPr="004A4B49" w:rsidDel="00DF5A99">
          <w:rPr>
            <w:rFonts w:cs="Times New Roman"/>
            <w:noProof/>
            <w:lang w:val="en-GB"/>
            <w:rPrChange w:id="8689" w:author="Mario Ezequiel Scott" w:date="2019-12-29T19:14:00Z">
              <w:rPr>
                <w:rFonts w:cs="Times New Roman"/>
                <w:noProof/>
                <w:lang w:val="en-US"/>
              </w:rPr>
            </w:rPrChange>
          </w:rPr>
          <w:delText>ive as well (estimation:low =&gt; openness:Yes)</w:delText>
        </w:r>
        <w:r w:rsidR="00C50F07" w:rsidRPr="004A4B49" w:rsidDel="00DF5A99">
          <w:rPr>
            <w:rFonts w:cs="Times New Roman"/>
            <w:noProof/>
            <w:lang w:val="en-GB"/>
            <w:rPrChange w:id="8690" w:author="Mario Ezequiel Scott" w:date="2019-12-29T19:14:00Z">
              <w:rPr>
                <w:rFonts w:cs="Times New Roman"/>
                <w:noProof/>
                <w:lang w:val="en-US"/>
              </w:rPr>
            </w:rPrChange>
          </w:rPr>
          <w:delText>,</w:delText>
        </w:r>
        <w:r w:rsidR="00E76CEA" w:rsidRPr="004A4B49" w:rsidDel="00DF5A99">
          <w:rPr>
            <w:rFonts w:cs="Times New Roman"/>
            <w:noProof/>
            <w:lang w:val="en-GB"/>
            <w:rPrChange w:id="8691" w:author="Mario Ezequiel Scott" w:date="2019-12-29T19:14:00Z">
              <w:rPr>
                <w:rFonts w:cs="Times New Roman"/>
                <w:noProof/>
                <w:lang w:val="en-US"/>
              </w:rPr>
            </w:rPrChange>
          </w:rPr>
          <w:delText xml:space="preserve"> furthermore, the confidence of both, nominal and inversive rule is high enough to conider it reliable</w:delText>
        </w:r>
        <w:r w:rsidR="00393C4B" w:rsidRPr="004A4B49" w:rsidDel="00DF5A99">
          <w:rPr>
            <w:rFonts w:cs="Times New Roman"/>
            <w:noProof/>
            <w:lang w:val="en-GB"/>
            <w:rPrChange w:id="8692" w:author="Mario Ezequiel Scott" w:date="2019-12-29T19:14:00Z">
              <w:rPr>
                <w:rFonts w:cs="Times New Roman"/>
                <w:noProof/>
                <w:lang w:val="en-US"/>
              </w:rPr>
            </w:rPrChange>
          </w:rPr>
          <w:delText>, and finally, the lift value is positive and high, meaning that low estimation and openness trait are positively correlated</w:delText>
        </w:r>
        <w:r w:rsidR="00E76CEA" w:rsidRPr="004A4B49" w:rsidDel="00DF5A99">
          <w:rPr>
            <w:rFonts w:cs="Times New Roman"/>
            <w:noProof/>
            <w:lang w:val="en-GB"/>
            <w:rPrChange w:id="8693" w:author="Mario Ezequiel Scott" w:date="2019-12-29T19:14:00Z">
              <w:rPr>
                <w:rFonts w:cs="Times New Roman"/>
                <w:noProof/>
                <w:lang w:val="en-US"/>
              </w:rPr>
            </w:rPrChange>
          </w:rPr>
          <w:delText>. B</w:delText>
        </w:r>
        <w:r w:rsidR="00C50F07" w:rsidRPr="004A4B49" w:rsidDel="00DF5A99">
          <w:rPr>
            <w:rFonts w:cs="Times New Roman"/>
            <w:noProof/>
            <w:lang w:val="en-GB"/>
            <w:rPrChange w:id="8694" w:author="Mario Ezequiel Scott" w:date="2019-12-29T19:14:00Z">
              <w:rPr>
                <w:rFonts w:cs="Times New Roman"/>
                <w:noProof/>
                <w:lang w:val="en-US"/>
              </w:rPr>
            </w:rPrChange>
          </w:rPr>
          <w:delText>ut in the contrary, less open developers are the ones that actually spend less time for the development on the tasks</w:delText>
        </w:r>
        <w:r w:rsidR="00564100" w:rsidRPr="004A4B49" w:rsidDel="00DF5A99">
          <w:rPr>
            <w:rFonts w:cs="Times New Roman"/>
            <w:noProof/>
            <w:lang w:val="en-GB"/>
            <w:rPrChange w:id="8695" w:author="Mario Ezequiel Scott" w:date="2019-12-29T19:14:00Z">
              <w:rPr>
                <w:rFonts w:cs="Times New Roman"/>
                <w:noProof/>
                <w:lang w:val="en-US"/>
              </w:rPr>
            </w:rPrChange>
          </w:rPr>
          <w:delText>, and similarly to the former one, the respective inverse rule</w:delText>
        </w:r>
        <w:r w:rsidR="00884DEF" w:rsidRPr="004A4B49" w:rsidDel="00DF5A99">
          <w:rPr>
            <w:rFonts w:cs="Times New Roman"/>
            <w:noProof/>
            <w:lang w:val="en-GB"/>
            <w:rPrChange w:id="8696" w:author="Mario Ezequiel Scott" w:date="2019-12-29T19:14:00Z">
              <w:rPr>
                <w:rFonts w:cs="Times New Roman"/>
                <w:noProof/>
                <w:lang w:val="en-US"/>
              </w:rPr>
            </w:rPrChange>
          </w:rPr>
          <w:delText xml:space="preserve"> (openness:No =&gt; development time: low)</w:delText>
        </w:r>
        <w:r w:rsidR="00564100" w:rsidRPr="004A4B49" w:rsidDel="00DF5A99">
          <w:rPr>
            <w:rFonts w:cs="Times New Roman"/>
            <w:noProof/>
            <w:lang w:val="en-GB"/>
            <w:rPrChange w:id="8697" w:author="Mario Ezequiel Scott" w:date="2019-12-29T19:14:00Z">
              <w:rPr>
                <w:rFonts w:cs="Times New Roman"/>
                <w:noProof/>
                <w:lang w:val="en-US"/>
              </w:rPr>
            </w:rPrChange>
          </w:rPr>
          <w:delText xml:space="preserve"> also has the sufficient support and confidence for the </w:delText>
        </w:r>
        <w:r w:rsidR="00162C0B" w:rsidRPr="004A4B49" w:rsidDel="00DF5A99">
          <w:rPr>
            <w:rFonts w:cs="Times New Roman"/>
            <w:noProof/>
            <w:lang w:val="en-GB"/>
            <w:rPrChange w:id="8698" w:author="Mario Ezequiel Scott" w:date="2019-12-29T19:14:00Z">
              <w:rPr>
                <w:rFonts w:cs="Times New Roman"/>
                <w:noProof/>
                <w:lang w:val="en-US"/>
              </w:rPr>
            </w:rPrChange>
          </w:rPr>
          <w:delText xml:space="preserve">trustworthyness </w:delText>
        </w:r>
        <w:r w:rsidR="00564100" w:rsidRPr="004A4B49" w:rsidDel="00DF5A99">
          <w:rPr>
            <w:rFonts w:cs="Times New Roman"/>
            <w:noProof/>
            <w:lang w:val="en-GB"/>
            <w:rPrChange w:id="8699" w:author="Mario Ezequiel Scott" w:date="2019-12-29T19:14:00Z">
              <w:rPr>
                <w:rFonts w:cs="Times New Roman"/>
                <w:noProof/>
                <w:lang w:val="en-US"/>
              </w:rPr>
            </w:rPrChange>
          </w:rPr>
          <w:delText>of the rule</w:delText>
        </w:r>
        <w:r w:rsidR="00C50F07" w:rsidRPr="004A4B49" w:rsidDel="00DF5A99">
          <w:rPr>
            <w:rFonts w:cs="Times New Roman"/>
            <w:noProof/>
            <w:lang w:val="en-GB"/>
            <w:rPrChange w:id="8700" w:author="Mario Ezequiel Scott" w:date="2019-12-29T19:14:00Z">
              <w:rPr>
                <w:rFonts w:cs="Times New Roman"/>
                <w:noProof/>
                <w:lang w:val="en-US"/>
              </w:rPr>
            </w:rPrChange>
          </w:rPr>
          <w:delText>.</w:delText>
        </w:r>
        <w:r w:rsidR="00EF004A" w:rsidRPr="004A4B49" w:rsidDel="00DF5A99">
          <w:rPr>
            <w:rFonts w:cs="Times New Roman"/>
            <w:noProof/>
            <w:lang w:val="en-GB"/>
            <w:rPrChange w:id="8701" w:author="Mario Ezequiel Scott" w:date="2019-12-29T19:14:00Z">
              <w:rPr>
                <w:rFonts w:cs="Times New Roman"/>
                <w:noProof/>
                <w:lang w:val="en-US"/>
              </w:rPr>
            </w:rPrChange>
          </w:rPr>
          <w:delText xml:space="preserve"> Notably, here the lift value is very close to 1, yelding the independence of the former two variables.</w:delText>
        </w:r>
      </w:del>
    </w:p>
    <w:p w14:paraId="3B554B63" w14:textId="71F076B4" w:rsidR="006F6FE9" w:rsidRPr="004A4B49" w:rsidDel="00DF5A99" w:rsidRDefault="00C12328" w:rsidP="009A008F">
      <w:pPr>
        <w:rPr>
          <w:del w:id="8702" w:author="tedo gogoladze" w:date="2020-01-05T00:04:00Z"/>
          <w:rFonts w:cs="Times New Roman"/>
          <w:noProof/>
          <w:lang w:val="en-GB"/>
          <w:rPrChange w:id="8703" w:author="Mario Ezequiel Scott" w:date="2019-12-29T19:14:00Z">
            <w:rPr>
              <w:del w:id="8704" w:author="tedo gogoladze" w:date="2020-01-05T00:04:00Z"/>
              <w:rFonts w:cs="Times New Roman"/>
              <w:noProof/>
              <w:lang w:val="en-US"/>
            </w:rPr>
          </w:rPrChange>
        </w:rPr>
      </w:pPr>
      <w:del w:id="8705" w:author="tedo gogoladze" w:date="2020-01-05T00:04:00Z">
        <w:r w:rsidRPr="004A4B49" w:rsidDel="00DF5A99">
          <w:rPr>
            <w:rFonts w:cs="Times New Roman"/>
            <w:noProof/>
            <w:lang w:val="en-GB"/>
            <w:rPrChange w:id="8706" w:author="Mario Ezequiel Scott" w:date="2019-12-29T19:14:00Z">
              <w:rPr>
                <w:rFonts w:cs="Times New Roman"/>
                <w:noProof/>
                <w:lang w:val="en-US"/>
              </w:rPr>
            </w:rPrChange>
          </w:rPr>
          <w:delText xml:space="preserve">Both of these </w:delText>
        </w:r>
        <w:r w:rsidR="00864585" w:rsidRPr="004A4B49" w:rsidDel="00DF5A99">
          <w:rPr>
            <w:rFonts w:cs="Times New Roman"/>
            <w:noProof/>
            <w:lang w:val="en-GB"/>
            <w:rPrChange w:id="8707" w:author="Mario Ezequiel Scott" w:date="2019-12-29T19:14:00Z">
              <w:rPr>
                <w:rFonts w:cs="Times New Roman"/>
                <w:noProof/>
                <w:lang w:val="en-US"/>
              </w:rPr>
            </w:rPrChange>
          </w:rPr>
          <w:delText xml:space="preserve">developer </w:delText>
        </w:r>
        <w:r w:rsidR="00A84A7B" w:rsidRPr="004A4B49" w:rsidDel="00DF5A99">
          <w:rPr>
            <w:rFonts w:cs="Times New Roman"/>
            <w:noProof/>
            <w:lang w:val="en-GB"/>
            <w:rPrChange w:id="8708" w:author="Mario Ezequiel Scott" w:date="2019-12-29T19:14:00Z">
              <w:rPr>
                <w:rFonts w:cs="Times New Roman"/>
                <w:noProof/>
                <w:lang w:val="en-US"/>
              </w:rPr>
            </w:rPrChange>
          </w:rPr>
          <w:delText>sub</w:delText>
        </w:r>
        <w:r w:rsidRPr="004A4B49" w:rsidDel="00DF5A99">
          <w:rPr>
            <w:rFonts w:cs="Times New Roman"/>
            <w:noProof/>
            <w:lang w:val="en-GB"/>
            <w:rPrChange w:id="8709" w:author="Mario Ezequiel Scott" w:date="2019-12-29T19:14:00Z">
              <w:rPr>
                <w:rFonts w:cs="Times New Roman"/>
                <w:noProof/>
                <w:lang w:val="en-US"/>
              </w:rPr>
            </w:rPrChange>
          </w:rPr>
          <w:delText xml:space="preserve">groups </w:delText>
        </w:r>
        <w:r w:rsidR="001033C7" w:rsidRPr="004A4B49" w:rsidDel="00DF5A99">
          <w:rPr>
            <w:rFonts w:cs="Times New Roman"/>
            <w:noProof/>
            <w:lang w:val="en-GB"/>
            <w:rPrChange w:id="8710" w:author="Mario Ezequiel Scott" w:date="2019-12-29T19:14:00Z">
              <w:rPr>
                <w:rFonts w:cs="Times New Roman"/>
                <w:noProof/>
                <w:lang w:val="en-US"/>
              </w:rPr>
            </w:rPrChange>
          </w:rPr>
          <w:delText>–</w:delText>
        </w:r>
        <w:r w:rsidR="00864585" w:rsidRPr="004A4B49" w:rsidDel="00DF5A99">
          <w:rPr>
            <w:rFonts w:cs="Times New Roman"/>
            <w:noProof/>
            <w:lang w:val="en-GB"/>
            <w:rPrChange w:id="8711" w:author="Mario Ezequiel Scott" w:date="2019-12-29T19:14:00Z">
              <w:rPr>
                <w:rFonts w:cs="Times New Roman"/>
                <w:noProof/>
                <w:lang w:val="en-US"/>
              </w:rPr>
            </w:rPrChange>
          </w:rPr>
          <w:delText xml:space="preserve"> ope</w:delText>
        </w:r>
        <w:r w:rsidR="001033C7" w:rsidRPr="004A4B49" w:rsidDel="00DF5A99">
          <w:rPr>
            <w:rFonts w:cs="Times New Roman"/>
            <w:noProof/>
            <w:lang w:val="en-GB"/>
            <w:rPrChange w:id="8712" w:author="Mario Ezequiel Scott" w:date="2019-12-29T19:14:00Z">
              <w:rPr>
                <w:rFonts w:cs="Times New Roman"/>
                <w:noProof/>
                <w:lang w:val="en-US"/>
              </w:rPr>
            </w:rPrChange>
          </w:rPr>
          <w:delText>n and not open</w:delText>
        </w:r>
        <w:r w:rsidR="00712B3B" w:rsidRPr="004A4B49" w:rsidDel="00DF5A99">
          <w:rPr>
            <w:rFonts w:cs="Times New Roman"/>
            <w:noProof/>
            <w:lang w:val="en-GB"/>
            <w:rPrChange w:id="8713" w:author="Mario Ezequiel Scott" w:date="2019-12-29T19:14:00Z">
              <w:rPr>
                <w:rFonts w:cs="Times New Roman"/>
                <w:noProof/>
                <w:lang w:val="en-US"/>
              </w:rPr>
            </w:rPrChange>
          </w:rPr>
          <w:delText xml:space="preserve">, </w:delText>
        </w:r>
        <w:r w:rsidRPr="004A4B49" w:rsidDel="00DF5A99">
          <w:rPr>
            <w:rFonts w:cs="Times New Roman"/>
            <w:noProof/>
            <w:lang w:val="en-GB"/>
            <w:rPrChange w:id="8714" w:author="Mario Ezequiel Scott" w:date="2019-12-29T19:14:00Z">
              <w:rPr>
                <w:rFonts w:cs="Times New Roman"/>
                <w:noProof/>
                <w:lang w:val="en-US"/>
              </w:rPr>
            </w:rPrChange>
          </w:rPr>
          <w:delText xml:space="preserve">fall into the main </w:delText>
        </w:r>
        <w:r w:rsidR="00A84A7B" w:rsidRPr="004A4B49" w:rsidDel="00DF5A99">
          <w:rPr>
            <w:rFonts w:cs="Times New Roman"/>
            <w:noProof/>
            <w:lang w:val="en-GB"/>
            <w:rPrChange w:id="8715" w:author="Mario Ezequiel Scott" w:date="2019-12-29T19:14:00Z">
              <w:rPr>
                <w:rFonts w:cs="Times New Roman"/>
                <w:noProof/>
                <w:lang w:val="en-US"/>
              </w:rPr>
            </w:rPrChange>
          </w:rPr>
          <w:delText>class</w:delText>
        </w:r>
        <w:r w:rsidRPr="004A4B49" w:rsidDel="00DF5A99">
          <w:rPr>
            <w:rFonts w:cs="Times New Roman"/>
            <w:noProof/>
            <w:lang w:val="en-GB"/>
            <w:rPrChange w:id="8716" w:author="Mario Ezequiel Scott" w:date="2019-12-29T19:14:00Z">
              <w:rPr>
                <w:rFonts w:cs="Times New Roman"/>
                <w:noProof/>
                <w:lang w:val="en-US"/>
              </w:rPr>
            </w:rPrChange>
          </w:rPr>
          <w:delText xml:space="preserve"> of developers that finish the tasks with the done status</w:delText>
        </w:r>
        <w:r w:rsidR="00712B3B" w:rsidRPr="004A4B49" w:rsidDel="00DF5A99">
          <w:rPr>
            <w:rFonts w:cs="Times New Roman"/>
            <w:noProof/>
            <w:lang w:val="en-GB"/>
            <w:rPrChange w:id="8717" w:author="Mario Ezequiel Scott" w:date="2019-12-29T19:14:00Z">
              <w:rPr>
                <w:rFonts w:cs="Times New Roman"/>
                <w:noProof/>
                <w:lang w:val="en-US"/>
              </w:rPr>
            </w:rPrChange>
          </w:rPr>
          <w:delText xml:space="preserve">, </w:delText>
        </w:r>
        <w:r w:rsidR="006623D6" w:rsidRPr="004A4B49" w:rsidDel="00DF5A99">
          <w:rPr>
            <w:rFonts w:cs="Times New Roman"/>
            <w:noProof/>
            <w:lang w:val="en-GB"/>
            <w:rPrChange w:id="8718" w:author="Mario Ezequiel Scott" w:date="2019-12-29T19:14:00Z">
              <w:rPr>
                <w:rFonts w:cs="Times New Roman"/>
                <w:noProof/>
                <w:lang w:val="en-US"/>
              </w:rPr>
            </w:rPrChange>
          </w:rPr>
          <w:delText xml:space="preserve">however, among the rules with done status as the antecedent, </w:delText>
        </w:r>
        <w:r w:rsidR="00064BF9" w:rsidRPr="004A4B49" w:rsidDel="00DF5A99">
          <w:rPr>
            <w:rFonts w:cs="Times New Roman"/>
            <w:noProof/>
            <w:lang w:val="en-GB"/>
            <w:rPrChange w:id="8719" w:author="Mario Ezequiel Scott" w:date="2019-12-29T19:14:00Z">
              <w:rPr>
                <w:rFonts w:cs="Times New Roman"/>
                <w:noProof/>
                <w:lang w:val="en-US"/>
              </w:rPr>
            </w:rPrChange>
          </w:rPr>
          <w:delText xml:space="preserve">non-open developers </w:delText>
        </w:r>
        <w:r w:rsidR="006F1990" w:rsidRPr="004A4B49" w:rsidDel="00DF5A99">
          <w:rPr>
            <w:rFonts w:cs="Times New Roman"/>
            <w:noProof/>
            <w:lang w:val="en-GB"/>
            <w:rPrChange w:id="8720" w:author="Mario Ezequiel Scott" w:date="2019-12-29T19:14:00Z">
              <w:rPr>
                <w:rFonts w:cs="Times New Roman"/>
                <w:noProof/>
                <w:lang w:val="en-US"/>
              </w:rPr>
            </w:rPrChange>
          </w:rPr>
          <w:delText xml:space="preserve">are the ones that </w:delText>
        </w:r>
        <w:r w:rsidR="00064BF9" w:rsidRPr="004A4B49" w:rsidDel="00DF5A99">
          <w:rPr>
            <w:rFonts w:cs="Times New Roman"/>
            <w:noProof/>
            <w:lang w:val="en-GB"/>
            <w:rPrChange w:id="8721" w:author="Mario Ezequiel Scott" w:date="2019-12-29T19:14:00Z">
              <w:rPr>
                <w:rFonts w:cs="Times New Roman"/>
                <w:noProof/>
                <w:lang w:val="en-US"/>
              </w:rPr>
            </w:rPrChange>
          </w:rPr>
          <w:delText xml:space="preserve">have </w:delText>
        </w:r>
        <w:r w:rsidR="006F1990" w:rsidRPr="004A4B49" w:rsidDel="00DF5A99">
          <w:rPr>
            <w:rFonts w:cs="Times New Roman"/>
            <w:noProof/>
            <w:lang w:val="en-GB"/>
            <w:rPrChange w:id="8722" w:author="Mario Ezequiel Scott" w:date="2019-12-29T19:14:00Z">
              <w:rPr>
                <w:rFonts w:cs="Times New Roman"/>
                <w:noProof/>
                <w:lang w:val="en-US"/>
              </w:rPr>
            </w:rPrChange>
          </w:rPr>
          <w:delText xml:space="preserve">sufficient </w:delText>
        </w:r>
        <w:r w:rsidR="00064BF9" w:rsidRPr="004A4B49" w:rsidDel="00DF5A99">
          <w:rPr>
            <w:rFonts w:cs="Times New Roman"/>
            <w:noProof/>
            <w:lang w:val="en-GB"/>
            <w:rPrChange w:id="8723" w:author="Mario Ezequiel Scott" w:date="2019-12-29T19:14:00Z">
              <w:rPr>
                <w:rFonts w:cs="Times New Roman"/>
                <w:noProof/>
                <w:lang w:val="en-US"/>
              </w:rPr>
            </w:rPrChange>
          </w:rPr>
          <w:delText>confidence to be on the consequent side</w:delText>
        </w:r>
        <w:r w:rsidR="002663AA" w:rsidRPr="004A4B49" w:rsidDel="00DF5A99">
          <w:rPr>
            <w:rFonts w:cs="Times New Roman"/>
            <w:noProof/>
            <w:lang w:val="en-GB"/>
            <w:rPrChange w:id="8724" w:author="Mario Ezequiel Scott" w:date="2019-12-29T19:14:00Z">
              <w:rPr>
                <w:rFonts w:cs="Times New Roman"/>
                <w:noProof/>
                <w:lang w:val="en-US"/>
              </w:rPr>
            </w:rPrChange>
          </w:rPr>
          <w:delText xml:space="preserve"> (status:done =&gt; openness:No)</w:delText>
        </w:r>
        <w:r w:rsidR="00036349" w:rsidRPr="004A4B49" w:rsidDel="00DF5A99">
          <w:rPr>
            <w:rFonts w:cs="Times New Roman"/>
            <w:noProof/>
            <w:lang w:val="en-GB"/>
            <w:rPrChange w:id="8725" w:author="Mario Ezequiel Scott" w:date="2019-12-29T19:14:00Z">
              <w:rPr>
                <w:rFonts w:cs="Times New Roman"/>
                <w:noProof/>
                <w:lang w:val="en-US"/>
              </w:rPr>
            </w:rPrChange>
          </w:rPr>
          <w:delText>.</w:delText>
        </w:r>
      </w:del>
    </w:p>
    <w:p w14:paraId="2E9A728A" w14:textId="223A304A" w:rsidR="001259CC" w:rsidRPr="004A4B49" w:rsidDel="00DF5A99" w:rsidRDefault="001259CC" w:rsidP="009A008F">
      <w:pPr>
        <w:rPr>
          <w:del w:id="8726" w:author="tedo gogoladze" w:date="2020-01-05T00:04:00Z"/>
          <w:rFonts w:ascii="Sylfaen" w:hAnsi="Sylfaen" w:cs="Times New Roman"/>
          <w:noProof/>
          <w:lang w:val="en-GB"/>
          <w:rPrChange w:id="8727" w:author="Mario Ezequiel Scott" w:date="2019-12-29T19:14:00Z">
            <w:rPr>
              <w:del w:id="8728" w:author="tedo gogoladze" w:date="2020-01-05T00:04:00Z"/>
              <w:rFonts w:ascii="Sylfaen" w:hAnsi="Sylfaen" w:cs="Times New Roman"/>
              <w:noProof/>
              <w:lang w:val="en-US"/>
            </w:rPr>
          </w:rPrChange>
        </w:rPr>
      </w:pPr>
      <w:del w:id="8729" w:author="tedo gogoladze" w:date="2020-01-05T00:04:00Z">
        <w:r w:rsidRPr="004A4B49" w:rsidDel="00DF5A99">
          <w:rPr>
            <w:rFonts w:cs="Times New Roman"/>
            <w:noProof/>
            <w:lang w:val="en-GB"/>
            <w:rPrChange w:id="8730" w:author="Mario Ezequiel Scott" w:date="2019-12-29T19:14:00Z">
              <w:rPr>
                <w:rFonts w:cs="Times New Roman"/>
                <w:noProof/>
                <w:lang w:val="en-US"/>
              </w:rPr>
            </w:rPrChange>
          </w:rPr>
          <w:delText>Among the other significant rule</w:delText>
        </w:r>
        <w:r w:rsidR="00563825" w:rsidRPr="004A4B49" w:rsidDel="00DF5A99">
          <w:rPr>
            <w:rFonts w:cs="Times New Roman"/>
            <w:noProof/>
            <w:lang w:val="en-GB"/>
            <w:rPrChange w:id="8731" w:author="Mario Ezequiel Scott" w:date="2019-12-29T19:14:00Z">
              <w:rPr>
                <w:rFonts w:cs="Times New Roman"/>
                <w:noProof/>
                <w:lang w:val="en-US"/>
              </w:rPr>
            </w:rPrChange>
          </w:rPr>
          <w:delText>s, the notable is rule priority:high=&gt;openness:No</w:delText>
        </w:r>
        <w:r w:rsidR="00EB3F53" w:rsidRPr="004A4B49" w:rsidDel="00DF5A99">
          <w:rPr>
            <w:rFonts w:cs="Times New Roman"/>
            <w:noProof/>
            <w:lang w:val="en-GB"/>
            <w:rPrChange w:id="8732" w:author="Mario Ezequiel Scott" w:date="2019-12-29T19:14:00Z">
              <w:rPr>
                <w:rFonts w:cs="Times New Roman"/>
                <w:noProof/>
                <w:lang w:val="en-US"/>
              </w:rPr>
            </w:rPrChange>
          </w:rPr>
          <w:delText xml:space="preserve">, meaning </w:delText>
        </w:r>
        <w:r w:rsidR="0081693B" w:rsidRPr="004A4B49" w:rsidDel="00DF5A99">
          <w:rPr>
            <w:rFonts w:cs="Times New Roman"/>
            <w:noProof/>
            <w:lang w:val="en-GB"/>
            <w:rPrChange w:id="8733" w:author="Mario Ezequiel Scott" w:date="2019-12-29T19:14:00Z">
              <w:rPr>
                <w:rFonts w:cs="Times New Roman"/>
                <w:noProof/>
                <w:lang w:val="en-US"/>
              </w:rPr>
            </w:rPrChange>
          </w:rPr>
          <w:delText xml:space="preserve"> that </w:delText>
        </w:r>
        <w:r w:rsidR="00EB3F53" w:rsidRPr="004A4B49" w:rsidDel="00DF5A99">
          <w:rPr>
            <w:rFonts w:cs="Times New Roman"/>
            <w:noProof/>
            <w:lang w:val="en-GB"/>
            <w:rPrChange w:id="8734" w:author="Mario Ezequiel Scott" w:date="2019-12-29T19:14:00Z">
              <w:rPr>
                <w:rFonts w:cs="Times New Roman"/>
                <w:noProof/>
                <w:lang w:val="en-US"/>
              </w:rPr>
            </w:rPrChange>
          </w:rPr>
          <w:delText xml:space="preserve">developers that set the task priority to high, are </w:delText>
        </w:r>
        <w:r w:rsidR="00160011" w:rsidRPr="004A4B49" w:rsidDel="00DF5A99">
          <w:rPr>
            <w:rFonts w:cs="Times New Roman"/>
            <w:noProof/>
            <w:lang w:val="en-GB"/>
            <w:rPrChange w:id="8735" w:author="Mario Ezequiel Scott" w:date="2019-12-29T19:14:00Z">
              <w:rPr>
                <w:rFonts w:cs="Times New Roman"/>
                <w:noProof/>
                <w:lang w:val="en-US"/>
              </w:rPr>
            </w:rPrChange>
          </w:rPr>
          <w:delText>less</w:delText>
        </w:r>
        <w:r w:rsidR="00EB3F53" w:rsidRPr="004A4B49" w:rsidDel="00DF5A99">
          <w:rPr>
            <w:rFonts w:cs="Times New Roman"/>
            <w:noProof/>
            <w:lang w:val="en-GB"/>
            <w:rPrChange w:id="8736" w:author="Mario Ezequiel Scott" w:date="2019-12-29T19:14:00Z">
              <w:rPr>
                <w:rFonts w:cs="Times New Roman"/>
                <w:noProof/>
                <w:lang w:val="en-US"/>
              </w:rPr>
            </w:rPrChange>
          </w:rPr>
          <w:delText xml:space="preserve"> open people.</w:delText>
        </w:r>
      </w:del>
    </w:p>
    <w:p w14:paraId="2E72833E" w14:textId="2D5B540F" w:rsidR="00952103" w:rsidRPr="004A4B49" w:rsidDel="00DF5A99" w:rsidRDefault="00952103" w:rsidP="009A008F">
      <w:pPr>
        <w:rPr>
          <w:del w:id="8737" w:author="tedo gogoladze" w:date="2020-01-05T00:04:00Z"/>
          <w:rFonts w:ascii="Sylfaen" w:hAnsi="Sylfaen"/>
          <w:noProof/>
          <w:lang w:val="en-GB"/>
          <w:rPrChange w:id="8738" w:author="Mario Ezequiel Scott" w:date="2019-12-29T19:14:00Z">
            <w:rPr>
              <w:del w:id="8739" w:author="tedo gogoladze" w:date="2020-01-05T00:04:00Z"/>
              <w:rFonts w:ascii="Sylfaen" w:hAnsi="Sylfaen"/>
              <w:noProof/>
              <w:lang w:val="en-US"/>
            </w:rPr>
          </w:rPrChange>
        </w:rPr>
      </w:pPr>
    </w:p>
    <w:p w14:paraId="409D5CCC" w14:textId="23B4A0BD" w:rsidR="00C019E7" w:rsidRPr="004A4B49" w:rsidDel="00DF5A99" w:rsidRDefault="00C019E7" w:rsidP="009A008F">
      <w:pPr>
        <w:rPr>
          <w:del w:id="8740" w:author="tedo gogoladze" w:date="2020-01-05T00:04:00Z"/>
          <w:rFonts w:ascii="Sylfaen" w:hAnsi="Sylfaen"/>
          <w:noProof/>
          <w:lang w:val="en-GB"/>
          <w:rPrChange w:id="8741" w:author="Mario Ezequiel Scott" w:date="2019-12-29T19:14:00Z">
            <w:rPr>
              <w:del w:id="8742" w:author="tedo gogoladze" w:date="2020-01-05T00:04:00Z"/>
              <w:rFonts w:ascii="Sylfaen" w:hAnsi="Sylfaen"/>
              <w:noProof/>
              <w:lang w:val="en-US"/>
            </w:rPr>
          </w:rPrChange>
        </w:rPr>
      </w:pPr>
    </w:p>
    <w:p w14:paraId="18B59D67" w14:textId="63872B9B" w:rsidR="008412A0" w:rsidRPr="004A4B49" w:rsidDel="00DF5A99" w:rsidRDefault="008412A0" w:rsidP="009A008F">
      <w:pPr>
        <w:rPr>
          <w:del w:id="8743" w:author="tedo gogoladze" w:date="2020-01-05T00:04:00Z"/>
          <w:rFonts w:ascii="Sylfaen" w:hAnsi="Sylfaen"/>
          <w:noProof/>
          <w:lang w:val="en-GB"/>
          <w:rPrChange w:id="8744" w:author="Mario Ezequiel Scott" w:date="2019-12-29T19:14:00Z">
            <w:rPr>
              <w:del w:id="8745" w:author="tedo gogoladze" w:date="2020-01-05T00:04:00Z"/>
              <w:rFonts w:ascii="Sylfaen" w:hAnsi="Sylfaen"/>
              <w:noProof/>
              <w:lang w:val="en-US"/>
            </w:rPr>
          </w:rPrChange>
        </w:rPr>
      </w:pPr>
    </w:p>
    <w:p w14:paraId="3EB9B139" w14:textId="53A0B4F2" w:rsidR="00952103" w:rsidRPr="004A4B49" w:rsidDel="00DF5A99" w:rsidRDefault="00952103" w:rsidP="009A008F">
      <w:pPr>
        <w:rPr>
          <w:del w:id="8746" w:author="tedo gogoladze" w:date="2020-01-05T00:04:00Z"/>
          <w:rFonts w:ascii="Sylfaen" w:hAnsi="Sylfaen"/>
          <w:noProof/>
          <w:lang w:val="en-GB"/>
          <w:rPrChange w:id="8747" w:author="Mario Ezequiel Scott" w:date="2019-12-29T19:14:00Z">
            <w:rPr>
              <w:del w:id="8748" w:author="tedo gogoladze" w:date="2020-01-05T00:04:00Z"/>
              <w:rFonts w:ascii="Sylfaen" w:hAnsi="Sylfaen"/>
              <w:noProof/>
              <w:lang w:val="en-US"/>
            </w:rPr>
          </w:rPrChange>
        </w:rPr>
      </w:pPr>
    </w:p>
    <w:p w14:paraId="2756DB2F" w14:textId="4CC36AAA" w:rsidR="007676ED" w:rsidRPr="004A4B49" w:rsidDel="00DF5A99" w:rsidRDefault="00952103" w:rsidP="009A008F">
      <w:pPr>
        <w:rPr>
          <w:del w:id="8749" w:author="tedo gogoladze" w:date="2020-01-05T00:04:00Z"/>
          <w:rFonts w:ascii="Sylfaen" w:hAnsi="Sylfaen"/>
          <w:lang w:val="en-GB"/>
          <w:rPrChange w:id="8750" w:author="Mario Ezequiel Scott" w:date="2019-12-29T19:14:00Z">
            <w:rPr>
              <w:del w:id="8751" w:author="tedo gogoladze" w:date="2020-01-05T00:04:00Z"/>
              <w:rFonts w:ascii="Sylfaen" w:hAnsi="Sylfaen"/>
              <w:lang w:val="en-US"/>
            </w:rPr>
          </w:rPrChange>
        </w:rPr>
      </w:pPr>
      <w:del w:id="8752" w:author="tedo gogoladze" w:date="2020-01-05T00:04:00Z">
        <w:r w:rsidRPr="004A4B49" w:rsidDel="00DF5A99">
          <w:rPr>
            <w:rFonts w:ascii="Sylfaen" w:hAnsi="Sylfaen"/>
            <w:noProof/>
            <w:lang w:val="en-GB"/>
            <w:rPrChange w:id="8753" w:author="Mario Ezequiel Scott" w:date="2019-12-29T19:14:00Z">
              <w:rPr>
                <w:rFonts w:ascii="Sylfaen" w:hAnsi="Sylfaen"/>
                <w:noProof/>
                <w:lang w:val="en-US"/>
              </w:rPr>
            </w:rPrChange>
          </w:rPr>
          <w:drawing>
            <wp:inline distT="0" distB="0" distL="0" distR="0" wp14:anchorId="2CBD9B27" wp14:editId="6A991DD8">
              <wp:extent cx="5696748" cy="45242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l="1969" t="8544" r="11442" b="2995"/>
                      <a:stretch/>
                    </pic:blipFill>
                    <pic:spPr bwMode="auto">
                      <a:xfrm>
                        <a:off x="0" y="0"/>
                        <a:ext cx="5718330" cy="4541373"/>
                      </a:xfrm>
                      <a:prstGeom prst="rect">
                        <a:avLst/>
                      </a:prstGeom>
                      <a:noFill/>
                      <a:ln>
                        <a:noFill/>
                      </a:ln>
                      <a:extLst>
                        <a:ext uri="{53640926-AAD7-44D8-BBD7-CCE9431645EC}">
                          <a14:shadowObscured xmlns:a14="http://schemas.microsoft.com/office/drawing/2010/main"/>
                        </a:ext>
                      </a:extLst>
                    </pic:spPr>
                  </pic:pic>
                </a:graphicData>
              </a:graphic>
            </wp:inline>
          </w:drawing>
        </w:r>
      </w:del>
    </w:p>
    <w:p w14:paraId="34D68261" w14:textId="25D6ED98" w:rsidR="006F6FE9" w:rsidRPr="004A4B49" w:rsidDel="00DF5A99" w:rsidRDefault="001049FC" w:rsidP="009A008F">
      <w:pPr>
        <w:rPr>
          <w:del w:id="8754" w:author="tedo gogoladze" w:date="2020-01-05T00:04:00Z"/>
          <w:rFonts w:ascii="Sylfaen" w:hAnsi="Sylfaen"/>
          <w:noProof/>
          <w:lang w:val="en-GB"/>
          <w:rPrChange w:id="8755" w:author="Mario Ezequiel Scott" w:date="2019-12-29T19:14:00Z">
            <w:rPr>
              <w:del w:id="8756" w:author="tedo gogoladze" w:date="2020-01-05T00:04:00Z"/>
              <w:rFonts w:ascii="Sylfaen" w:hAnsi="Sylfaen"/>
              <w:noProof/>
              <w:lang w:val="en-US"/>
            </w:rPr>
          </w:rPrChange>
        </w:rPr>
      </w:pPr>
      <w:del w:id="8757" w:author="tedo gogoladze" w:date="2020-01-05T00:04:00Z">
        <w:r w:rsidRPr="004A4B49" w:rsidDel="00DF5A99">
          <w:rPr>
            <w:rFonts w:ascii="Sylfaen" w:hAnsi="Sylfaen"/>
            <w:noProof/>
            <w:lang w:val="en-GB"/>
            <w:rPrChange w:id="8758" w:author="Mario Ezequiel Scott" w:date="2019-12-29T19:14:00Z">
              <w:rPr>
                <w:rFonts w:ascii="Sylfaen" w:hAnsi="Sylfaen"/>
                <w:noProof/>
                <w:lang w:val="en-US"/>
              </w:rPr>
            </w:rPrChange>
          </w:rPr>
          <w:delText xml:space="preserve">Figure </w:delText>
        </w:r>
        <w:r w:rsidR="006E77CA" w:rsidRPr="004A4B49" w:rsidDel="00DF5A99">
          <w:rPr>
            <w:rFonts w:ascii="Sylfaen" w:hAnsi="Sylfaen"/>
            <w:noProof/>
            <w:lang w:val="en-GB"/>
            <w:rPrChange w:id="8759" w:author="Mario Ezequiel Scott" w:date="2019-12-29T19:14:00Z">
              <w:rPr>
                <w:rFonts w:ascii="Sylfaen" w:hAnsi="Sylfaen"/>
                <w:noProof/>
                <w:lang w:val="en-US"/>
              </w:rPr>
            </w:rPrChange>
          </w:rPr>
          <w:delText>9</w:delText>
        </w:r>
        <w:r w:rsidRPr="004A4B49" w:rsidDel="00DF5A99">
          <w:rPr>
            <w:rFonts w:ascii="Sylfaen" w:hAnsi="Sylfaen"/>
            <w:noProof/>
            <w:lang w:val="en-GB"/>
            <w:rPrChange w:id="8760" w:author="Mario Ezequiel Scott" w:date="2019-12-29T19:14:00Z">
              <w:rPr>
                <w:rFonts w:ascii="Sylfaen" w:hAnsi="Sylfaen"/>
                <w:noProof/>
                <w:lang w:val="en-US"/>
              </w:rPr>
            </w:rPrChange>
          </w:rPr>
          <w:delText xml:space="preserve">: </w:delText>
        </w:r>
        <w:r w:rsidR="004A67D9" w:rsidRPr="004A4B49" w:rsidDel="00DF5A99">
          <w:rPr>
            <w:rFonts w:ascii="Sylfaen" w:hAnsi="Sylfaen"/>
            <w:noProof/>
            <w:lang w:val="en-GB"/>
            <w:rPrChange w:id="8761" w:author="Mario Ezequiel Scott" w:date="2019-12-29T19:14:00Z">
              <w:rPr>
                <w:rFonts w:ascii="Sylfaen" w:hAnsi="Sylfaen"/>
                <w:noProof/>
                <w:lang w:val="en-US"/>
              </w:rPr>
            </w:rPrChange>
          </w:rPr>
          <w:delText xml:space="preserve">Openness personality trait and related </w:delText>
        </w:r>
        <w:r w:rsidRPr="004A4B49" w:rsidDel="00DF5A99">
          <w:rPr>
            <w:rFonts w:ascii="Sylfaen" w:hAnsi="Sylfaen"/>
            <w:noProof/>
            <w:lang w:val="en-GB"/>
            <w:rPrChange w:id="8762" w:author="Mario Ezequiel Scott" w:date="2019-12-29T19:14:00Z">
              <w:rPr>
                <w:rFonts w:ascii="Sylfaen" w:hAnsi="Sylfaen"/>
                <w:noProof/>
                <w:lang w:val="en-US"/>
              </w:rPr>
            </w:rPrChange>
          </w:rPr>
          <w:delText>assocaition rules</w:delText>
        </w:r>
        <w:r w:rsidR="00B7112B" w:rsidRPr="004A4B49" w:rsidDel="00DF5A99">
          <w:rPr>
            <w:rFonts w:ascii="Sylfaen" w:hAnsi="Sylfaen"/>
            <w:noProof/>
            <w:lang w:val="en-GB"/>
            <w:rPrChange w:id="8763" w:author="Mario Ezequiel Scott" w:date="2019-12-29T19:14:00Z">
              <w:rPr>
                <w:rFonts w:ascii="Sylfaen" w:hAnsi="Sylfaen"/>
                <w:noProof/>
                <w:lang w:val="en-US"/>
              </w:rPr>
            </w:rPrChange>
          </w:rPr>
          <w:delText>.</w:delText>
        </w:r>
      </w:del>
    </w:p>
    <w:p w14:paraId="062C82C4" w14:textId="4165B902" w:rsidR="00A8583F" w:rsidRPr="004A4B49" w:rsidDel="00DF5A99" w:rsidRDefault="00A8583F" w:rsidP="009A008F">
      <w:pPr>
        <w:rPr>
          <w:del w:id="8764" w:author="tedo gogoladze" w:date="2020-01-05T00:04:00Z"/>
          <w:rFonts w:ascii="Sylfaen" w:hAnsi="Sylfaen"/>
          <w:noProof/>
          <w:lang w:val="en-GB"/>
          <w:rPrChange w:id="8765" w:author="Mario Ezequiel Scott" w:date="2019-12-29T19:14:00Z">
            <w:rPr>
              <w:del w:id="8766" w:author="tedo gogoladze" w:date="2020-01-05T00:04:00Z"/>
              <w:rFonts w:ascii="Sylfaen" w:hAnsi="Sylfaen"/>
              <w:noProof/>
              <w:lang w:val="en-US"/>
            </w:rPr>
          </w:rPrChange>
        </w:rPr>
      </w:pPr>
    </w:p>
    <w:p w14:paraId="4C2E54AC" w14:textId="76B63320" w:rsidR="007676ED" w:rsidRPr="004A4B49" w:rsidDel="00DF5A99" w:rsidRDefault="00F10BBF" w:rsidP="00F10BBF">
      <w:pPr>
        <w:pStyle w:val="Heading4"/>
        <w:rPr>
          <w:del w:id="8767" w:author="tedo gogoladze" w:date="2020-01-05T00:04:00Z"/>
          <w:lang w:val="en-GB"/>
          <w:rPrChange w:id="8768" w:author="Mario Ezequiel Scott" w:date="2019-12-29T19:14:00Z">
            <w:rPr>
              <w:del w:id="8769" w:author="tedo gogoladze" w:date="2020-01-05T00:04:00Z"/>
              <w:lang w:val="en-US"/>
            </w:rPr>
          </w:rPrChange>
        </w:rPr>
      </w:pPr>
      <w:del w:id="8770" w:author="tedo gogoladze" w:date="2020-01-05T00:04:00Z">
        <w:r w:rsidRPr="004A4B49" w:rsidDel="00DF5A99">
          <w:rPr>
            <w:lang w:val="en-GB"/>
            <w:rPrChange w:id="8771" w:author="Mario Ezequiel Scott" w:date="2019-12-29T19:14:00Z">
              <w:rPr>
                <w:lang w:val="en-US"/>
              </w:rPr>
            </w:rPrChange>
          </w:rPr>
          <w:delText xml:space="preserve">4.8.2.2 </w:delText>
        </w:r>
        <w:r w:rsidR="007676ED" w:rsidRPr="004A4B49" w:rsidDel="00DF5A99">
          <w:rPr>
            <w:lang w:val="en-GB"/>
            <w:rPrChange w:id="8772" w:author="Mario Ezequiel Scott" w:date="2019-12-29T19:14:00Z">
              <w:rPr>
                <w:lang w:val="en-US"/>
              </w:rPr>
            </w:rPrChange>
          </w:rPr>
          <w:delText>Conscientiousness</w:delText>
        </w:r>
      </w:del>
    </w:p>
    <w:p w14:paraId="42F1D86D" w14:textId="42CB97C2" w:rsidR="001C5AFA" w:rsidRPr="004A4B49" w:rsidDel="00DF5A99" w:rsidRDefault="006266CB" w:rsidP="009A008F">
      <w:pPr>
        <w:rPr>
          <w:del w:id="8773" w:author="tedo gogoladze" w:date="2020-01-05T00:04:00Z"/>
          <w:rFonts w:cs="Times New Roman"/>
          <w:noProof/>
          <w:lang w:val="en-GB"/>
          <w:rPrChange w:id="8774" w:author="Mario Ezequiel Scott" w:date="2019-12-29T19:14:00Z">
            <w:rPr>
              <w:del w:id="8775" w:author="tedo gogoladze" w:date="2020-01-05T00:04:00Z"/>
              <w:rFonts w:cs="Times New Roman"/>
              <w:noProof/>
              <w:lang w:val="en-US"/>
            </w:rPr>
          </w:rPrChange>
        </w:rPr>
      </w:pPr>
      <w:del w:id="8776" w:author="tedo gogoladze" w:date="2020-01-05T00:04:00Z">
        <w:r w:rsidRPr="004A4B49" w:rsidDel="00DF5A99">
          <w:rPr>
            <w:rFonts w:cs="Times New Roman"/>
            <w:noProof/>
            <w:lang w:val="en-GB"/>
            <w:rPrChange w:id="8777" w:author="Mario Ezequiel Scott" w:date="2019-12-29T19:14:00Z">
              <w:rPr>
                <w:rFonts w:cs="Times New Roman"/>
                <w:noProof/>
                <w:lang w:val="en-US"/>
              </w:rPr>
            </w:rPrChange>
          </w:rPr>
          <w:delText xml:space="preserve">Association rules of Conscientiousness personality trait is show on the figure </w:delText>
        </w:r>
        <w:r w:rsidR="00447402" w:rsidRPr="004A4B49" w:rsidDel="00DF5A99">
          <w:rPr>
            <w:rFonts w:cs="Times New Roman"/>
            <w:noProof/>
            <w:lang w:val="en-GB"/>
            <w:rPrChange w:id="8778" w:author="Mario Ezequiel Scott" w:date="2019-12-29T19:14:00Z">
              <w:rPr>
                <w:rFonts w:cs="Times New Roman"/>
                <w:noProof/>
                <w:lang w:val="en-US"/>
              </w:rPr>
            </w:rPrChange>
          </w:rPr>
          <w:delText>10</w:delText>
        </w:r>
        <w:r w:rsidR="00144C75" w:rsidRPr="004A4B49" w:rsidDel="00DF5A99">
          <w:rPr>
            <w:rFonts w:cs="Times New Roman"/>
            <w:noProof/>
            <w:lang w:val="en-GB"/>
            <w:rPrChange w:id="8779" w:author="Mario Ezequiel Scott" w:date="2019-12-29T19:14:00Z">
              <w:rPr>
                <w:rFonts w:cs="Times New Roman"/>
                <w:noProof/>
                <w:lang w:val="en-US"/>
              </w:rPr>
            </w:rPrChange>
          </w:rPr>
          <w:delText xml:space="preserve">. Likewise the openness trait, </w:delText>
        </w:r>
        <w:r w:rsidR="00E27FCF" w:rsidRPr="004A4B49" w:rsidDel="00DF5A99">
          <w:rPr>
            <w:rFonts w:cs="Times New Roman"/>
            <w:noProof/>
            <w:lang w:val="en-GB"/>
            <w:rPrChange w:id="8780" w:author="Mario Ezequiel Scott" w:date="2019-12-29T19:14:00Z">
              <w:rPr>
                <w:rFonts w:cs="Times New Roman"/>
                <w:noProof/>
                <w:lang w:val="en-US"/>
              </w:rPr>
            </w:rPrChange>
          </w:rPr>
          <w:delText xml:space="preserve">on one hand, </w:delText>
        </w:r>
        <w:r w:rsidR="00144C75" w:rsidRPr="004A4B49" w:rsidDel="00DF5A99">
          <w:rPr>
            <w:rFonts w:cs="Times New Roman"/>
            <w:noProof/>
            <w:lang w:val="en-GB"/>
            <w:rPrChange w:id="8781" w:author="Mario Ezequiel Scott" w:date="2019-12-29T19:14:00Z">
              <w:rPr>
                <w:rFonts w:cs="Times New Roman"/>
                <w:noProof/>
                <w:lang w:val="en-US"/>
              </w:rPr>
            </w:rPrChange>
          </w:rPr>
          <w:delText xml:space="preserve">conscientiousness is also associated with low estimation </w:delText>
        </w:r>
        <w:r w:rsidR="00EE2EF8" w:rsidRPr="004A4B49" w:rsidDel="00DF5A99">
          <w:rPr>
            <w:rFonts w:cs="Times New Roman"/>
            <w:noProof/>
            <w:lang w:val="en-GB"/>
            <w:rPrChange w:id="8782" w:author="Mario Ezequiel Scott" w:date="2019-12-29T19:14:00Z">
              <w:rPr>
                <w:rFonts w:cs="Times New Roman"/>
                <w:noProof/>
                <w:lang w:val="en-US"/>
              </w:rPr>
            </w:rPrChange>
          </w:rPr>
          <w:delText xml:space="preserve">and done task status </w:delText>
        </w:r>
        <w:r w:rsidR="00144C75" w:rsidRPr="004A4B49" w:rsidDel="00DF5A99">
          <w:rPr>
            <w:rFonts w:cs="Times New Roman"/>
            <w:noProof/>
            <w:lang w:val="en-GB"/>
            <w:rPrChange w:id="8783" w:author="Mario Ezequiel Scott" w:date="2019-12-29T19:14:00Z">
              <w:rPr>
                <w:rFonts w:cs="Times New Roman"/>
                <w:noProof/>
                <w:lang w:val="en-US"/>
              </w:rPr>
            </w:rPrChange>
          </w:rPr>
          <w:delText>(conscientiousness:Yes =&gt; estimation:low</w:delText>
        </w:r>
        <w:r w:rsidR="00EE2EF8" w:rsidRPr="004A4B49" w:rsidDel="00DF5A99">
          <w:rPr>
            <w:rFonts w:cs="Times New Roman"/>
            <w:noProof/>
            <w:lang w:val="en-GB"/>
            <w:rPrChange w:id="8784" w:author="Mario Ezequiel Scott" w:date="2019-12-29T19:14:00Z">
              <w:rPr>
                <w:rFonts w:cs="Times New Roman"/>
                <w:noProof/>
                <w:lang w:val="en-US"/>
              </w:rPr>
            </w:rPrChange>
          </w:rPr>
          <w:delText>, conscientiousness:Yes =&gt; status:done</w:delText>
        </w:r>
        <w:r w:rsidR="00144C75" w:rsidRPr="004A4B49" w:rsidDel="00DF5A99">
          <w:rPr>
            <w:rFonts w:cs="Times New Roman"/>
            <w:noProof/>
            <w:lang w:val="en-GB"/>
            <w:rPrChange w:id="8785" w:author="Mario Ezequiel Scott" w:date="2019-12-29T19:14:00Z">
              <w:rPr>
                <w:rFonts w:cs="Times New Roman"/>
                <w:noProof/>
                <w:lang w:val="en-US"/>
              </w:rPr>
            </w:rPrChange>
          </w:rPr>
          <w:delText>)</w:delText>
        </w:r>
        <w:r w:rsidR="00EE2EF8" w:rsidRPr="004A4B49" w:rsidDel="00DF5A99">
          <w:rPr>
            <w:rFonts w:cs="Times New Roman"/>
            <w:noProof/>
            <w:lang w:val="en-GB"/>
            <w:rPrChange w:id="8786" w:author="Mario Ezequiel Scott" w:date="2019-12-29T19:14:00Z">
              <w:rPr>
                <w:rFonts w:cs="Times New Roman"/>
                <w:noProof/>
                <w:lang w:val="en-US"/>
              </w:rPr>
            </w:rPrChange>
          </w:rPr>
          <w:delText xml:space="preserve">, additionally, </w:delText>
        </w:r>
        <w:r w:rsidR="00C5712B" w:rsidRPr="004A4B49" w:rsidDel="00DF5A99">
          <w:rPr>
            <w:rFonts w:cs="Times New Roman"/>
            <w:noProof/>
            <w:lang w:val="en-GB"/>
            <w:rPrChange w:id="8787" w:author="Mario Ezequiel Scott" w:date="2019-12-29T19:14:00Z">
              <w:rPr>
                <w:rFonts w:cs="Times New Roman"/>
                <w:noProof/>
                <w:lang w:val="en-US"/>
              </w:rPr>
            </w:rPrChange>
          </w:rPr>
          <w:delText xml:space="preserve">positive value of </w:delText>
        </w:r>
        <w:r w:rsidR="00EE2EF8" w:rsidRPr="004A4B49" w:rsidDel="00DF5A99">
          <w:rPr>
            <w:rFonts w:cs="Times New Roman"/>
            <w:noProof/>
            <w:lang w:val="en-GB"/>
            <w:rPrChange w:id="8788" w:author="Mario Ezequiel Scott" w:date="2019-12-29T19:14:00Z">
              <w:rPr>
                <w:rFonts w:cs="Times New Roman"/>
                <w:noProof/>
                <w:lang w:val="en-US"/>
              </w:rPr>
            </w:rPrChange>
          </w:rPr>
          <w:delText xml:space="preserve">this personality trait has significant association with </w:delText>
        </w:r>
        <w:r w:rsidR="00A64ED5" w:rsidRPr="004A4B49" w:rsidDel="00DF5A99">
          <w:rPr>
            <w:rFonts w:cs="Times New Roman"/>
            <w:noProof/>
            <w:lang w:val="en-GB"/>
            <w:rPrChange w:id="8789" w:author="Mario Ezequiel Scott" w:date="2019-12-29T19:14:00Z">
              <w:rPr>
                <w:rFonts w:cs="Times New Roman"/>
                <w:noProof/>
                <w:lang w:val="en-US"/>
              </w:rPr>
            </w:rPrChange>
          </w:rPr>
          <w:delText xml:space="preserve">low development </w:delText>
        </w:r>
        <w:r w:rsidR="00EE2EF8" w:rsidRPr="004A4B49" w:rsidDel="00DF5A99">
          <w:rPr>
            <w:rFonts w:cs="Times New Roman"/>
            <w:noProof/>
            <w:lang w:val="en-GB"/>
            <w:rPrChange w:id="8790" w:author="Mario Ezequiel Scott" w:date="2019-12-29T19:14:00Z">
              <w:rPr>
                <w:rFonts w:cs="Times New Roman"/>
                <w:noProof/>
                <w:lang w:val="en-US"/>
              </w:rPr>
            </w:rPrChange>
          </w:rPr>
          <w:delText>time</w:delText>
        </w:r>
        <w:r w:rsidR="00F93339" w:rsidRPr="004A4B49" w:rsidDel="00DF5A99">
          <w:rPr>
            <w:rFonts w:cs="Times New Roman"/>
            <w:noProof/>
            <w:lang w:val="en-GB"/>
            <w:rPrChange w:id="8791" w:author="Mario Ezequiel Scott" w:date="2019-12-29T19:14:00Z">
              <w:rPr>
                <w:rFonts w:cs="Times New Roman"/>
                <w:noProof/>
                <w:lang w:val="en-US"/>
              </w:rPr>
            </w:rPrChange>
          </w:rPr>
          <w:delText>. Th</w:delText>
        </w:r>
        <w:r w:rsidR="000C4AC7" w:rsidRPr="004A4B49" w:rsidDel="00DF5A99">
          <w:rPr>
            <w:rFonts w:cs="Times New Roman"/>
            <w:noProof/>
            <w:lang w:val="en-GB"/>
            <w:rPrChange w:id="8792" w:author="Mario Ezequiel Scott" w:date="2019-12-29T19:14:00Z">
              <w:rPr>
                <w:rFonts w:cs="Times New Roman"/>
                <w:noProof/>
                <w:lang w:val="en-US"/>
              </w:rPr>
            </w:rPrChange>
          </w:rPr>
          <w:delText>ese</w:delText>
        </w:r>
        <w:r w:rsidR="00F93339" w:rsidRPr="004A4B49" w:rsidDel="00DF5A99">
          <w:rPr>
            <w:rFonts w:cs="Times New Roman"/>
            <w:noProof/>
            <w:lang w:val="en-GB"/>
            <w:rPrChange w:id="8793" w:author="Mario Ezequiel Scott" w:date="2019-12-29T19:14:00Z">
              <w:rPr>
                <w:rFonts w:cs="Times New Roman"/>
                <w:noProof/>
                <w:lang w:val="en-US"/>
              </w:rPr>
            </w:rPrChange>
          </w:rPr>
          <w:delText xml:space="preserve"> relation</w:delText>
        </w:r>
        <w:r w:rsidR="000C4AC7" w:rsidRPr="004A4B49" w:rsidDel="00DF5A99">
          <w:rPr>
            <w:rFonts w:cs="Times New Roman"/>
            <w:noProof/>
            <w:lang w:val="en-GB"/>
            <w:rPrChange w:id="8794" w:author="Mario Ezequiel Scott" w:date="2019-12-29T19:14:00Z">
              <w:rPr>
                <w:rFonts w:cs="Times New Roman"/>
                <w:noProof/>
                <w:lang w:val="en-US"/>
              </w:rPr>
            </w:rPrChange>
          </w:rPr>
          <w:delText>s</w:delText>
        </w:r>
        <w:r w:rsidR="00F93339" w:rsidRPr="004A4B49" w:rsidDel="00DF5A99">
          <w:rPr>
            <w:rFonts w:cs="Times New Roman"/>
            <w:noProof/>
            <w:lang w:val="en-GB"/>
            <w:rPrChange w:id="8795" w:author="Mario Ezequiel Scott" w:date="2019-12-29T19:14:00Z">
              <w:rPr>
                <w:rFonts w:cs="Times New Roman"/>
                <w:noProof/>
                <w:lang w:val="en-US"/>
              </w:rPr>
            </w:rPrChange>
          </w:rPr>
          <w:delText xml:space="preserve"> show, that</w:delText>
        </w:r>
        <w:r w:rsidR="000C4AC7" w:rsidRPr="004A4B49" w:rsidDel="00DF5A99">
          <w:rPr>
            <w:rFonts w:cs="Times New Roman"/>
            <w:noProof/>
            <w:lang w:val="en-GB"/>
            <w:rPrChange w:id="8796" w:author="Mario Ezequiel Scott" w:date="2019-12-29T19:14:00Z">
              <w:rPr>
                <w:rFonts w:cs="Times New Roman"/>
                <w:noProof/>
                <w:lang w:val="en-US"/>
              </w:rPr>
            </w:rPrChange>
          </w:rPr>
          <w:delText xml:space="preserve"> </w:delText>
        </w:r>
        <w:r w:rsidR="00890306" w:rsidRPr="004A4B49" w:rsidDel="00DF5A99">
          <w:rPr>
            <w:rFonts w:cs="Times New Roman"/>
            <w:noProof/>
            <w:lang w:val="en-GB"/>
            <w:rPrChange w:id="8797" w:author="Mario Ezequiel Scott" w:date="2019-12-29T19:14:00Z">
              <w:rPr>
                <w:rFonts w:cs="Times New Roman"/>
                <w:noProof/>
                <w:lang w:val="en-US"/>
              </w:rPr>
            </w:rPrChange>
          </w:rPr>
          <w:delText xml:space="preserve">more conscientious developers </w:delText>
        </w:r>
        <w:r w:rsidR="006073BB" w:rsidRPr="004A4B49" w:rsidDel="00DF5A99">
          <w:rPr>
            <w:rFonts w:cs="Times New Roman"/>
            <w:noProof/>
            <w:lang w:val="en-GB"/>
            <w:rPrChange w:id="8798" w:author="Mario Ezequiel Scott" w:date="2019-12-29T19:14:00Z">
              <w:rPr>
                <w:rFonts w:cs="Times New Roman"/>
                <w:noProof/>
                <w:lang w:val="en-US"/>
              </w:rPr>
            </w:rPrChange>
          </w:rPr>
          <w:delText xml:space="preserve">assign low number of story points to the tasks, </w:delText>
        </w:r>
        <w:r w:rsidR="00A03EAF" w:rsidRPr="004A4B49" w:rsidDel="00DF5A99">
          <w:rPr>
            <w:rFonts w:cs="Times New Roman"/>
            <w:noProof/>
            <w:lang w:val="en-GB"/>
            <w:rPrChange w:id="8799" w:author="Mario Ezequiel Scott" w:date="2019-12-29T19:14:00Z">
              <w:rPr>
                <w:rFonts w:cs="Times New Roman"/>
                <w:noProof/>
                <w:lang w:val="en-US"/>
              </w:rPr>
            </w:rPrChange>
          </w:rPr>
          <w:delText>spent low time on the</w:delText>
        </w:r>
        <w:r w:rsidR="006073BB" w:rsidRPr="004A4B49" w:rsidDel="00DF5A99">
          <w:rPr>
            <w:rFonts w:cs="Times New Roman"/>
            <w:noProof/>
            <w:lang w:val="en-GB"/>
            <w:rPrChange w:id="8800" w:author="Mario Ezequiel Scott" w:date="2019-12-29T19:14:00Z">
              <w:rPr>
                <w:rFonts w:cs="Times New Roman"/>
                <w:noProof/>
                <w:lang w:val="en-US"/>
              </w:rPr>
            </w:rPrChange>
          </w:rPr>
          <w:delText>m</w:delText>
        </w:r>
        <w:r w:rsidR="00A03EAF" w:rsidRPr="004A4B49" w:rsidDel="00DF5A99">
          <w:rPr>
            <w:rFonts w:cs="Times New Roman"/>
            <w:noProof/>
            <w:lang w:val="en-GB"/>
            <w:rPrChange w:id="8801" w:author="Mario Ezequiel Scott" w:date="2019-12-29T19:14:00Z">
              <w:rPr>
                <w:rFonts w:cs="Times New Roman"/>
                <w:noProof/>
                <w:lang w:val="en-US"/>
              </w:rPr>
            </w:rPrChange>
          </w:rPr>
          <w:delText>, and tend to mark them done at the end</w:delText>
        </w:r>
        <w:r w:rsidR="006073BB" w:rsidRPr="004A4B49" w:rsidDel="00DF5A99">
          <w:rPr>
            <w:rFonts w:cs="Times New Roman"/>
            <w:noProof/>
            <w:lang w:val="en-GB"/>
            <w:rPrChange w:id="8802" w:author="Mario Ezequiel Scott" w:date="2019-12-29T19:14:00Z">
              <w:rPr>
                <w:rFonts w:cs="Times New Roman"/>
                <w:noProof/>
                <w:lang w:val="en-US"/>
              </w:rPr>
            </w:rPrChange>
          </w:rPr>
          <w:delText>, that is quite a valid relation considering the definition of the conscientiousness.</w:delText>
        </w:r>
        <w:r w:rsidR="00863D60" w:rsidRPr="004A4B49" w:rsidDel="00DF5A99">
          <w:rPr>
            <w:rFonts w:cs="Times New Roman"/>
            <w:noProof/>
            <w:lang w:val="en-GB"/>
            <w:rPrChange w:id="8803" w:author="Mario Ezequiel Scott" w:date="2019-12-29T19:14:00Z">
              <w:rPr>
                <w:rFonts w:cs="Times New Roman"/>
                <w:noProof/>
                <w:lang w:val="en-US"/>
              </w:rPr>
            </w:rPrChange>
          </w:rPr>
          <w:delText xml:space="preserve"> </w:delText>
        </w:r>
        <w:r w:rsidR="001C5AFA" w:rsidRPr="004A4B49" w:rsidDel="00DF5A99">
          <w:rPr>
            <w:rFonts w:cs="Times New Roman"/>
            <w:noProof/>
            <w:lang w:val="en-GB"/>
            <w:rPrChange w:id="8804" w:author="Mario Ezequiel Scott" w:date="2019-12-29T19:14:00Z">
              <w:rPr>
                <w:rFonts w:cs="Times New Roman"/>
                <w:noProof/>
                <w:lang w:val="en-US"/>
              </w:rPr>
            </w:rPrChange>
          </w:rPr>
          <w:delText>The inversive rule of the above mentioned conscientiousness:Yes =&gt; estimation:low has also satisfactory support and confidence to be considered as the frequent and reliable</w:delText>
        </w:r>
        <w:r w:rsidR="00117C18" w:rsidRPr="004A4B49" w:rsidDel="00DF5A99">
          <w:rPr>
            <w:rFonts w:cs="Times New Roman"/>
            <w:noProof/>
            <w:lang w:val="en-GB"/>
            <w:rPrChange w:id="8805" w:author="Mario Ezequiel Scott" w:date="2019-12-29T19:14:00Z">
              <w:rPr>
                <w:rFonts w:cs="Times New Roman"/>
                <w:noProof/>
                <w:lang w:val="en-US"/>
              </w:rPr>
            </w:rPrChange>
          </w:rPr>
          <w:delText>, mo</w:delText>
        </w:r>
        <w:r w:rsidR="00B5682D" w:rsidRPr="004A4B49" w:rsidDel="00DF5A99">
          <w:rPr>
            <w:rFonts w:cs="Times New Roman"/>
            <w:noProof/>
            <w:lang w:val="en-GB"/>
            <w:rPrChange w:id="8806" w:author="Mario Ezequiel Scott" w:date="2019-12-29T19:14:00Z">
              <w:rPr>
                <w:rFonts w:cs="Times New Roman"/>
                <w:noProof/>
                <w:lang w:val="en-US"/>
              </w:rPr>
            </w:rPrChange>
          </w:rPr>
          <w:delText>r</w:delText>
        </w:r>
        <w:r w:rsidR="00117C18" w:rsidRPr="004A4B49" w:rsidDel="00DF5A99">
          <w:rPr>
            <w:rFonts w:cs="Times New Roman"/>
            <w:noProof/>
            <w:lang w:val="en-GB"/>
            <w:rPrChange w:id="8807" w:author="Mario Ezequiel Scott" w:date="2019-12-29T19:14:00Z">
              <w:rPr>
                <w:rFonts w:cs="Times New Roman"/>
                <w:noProof/>
                <w:lang w:val="en-US"/>
              </w:rPr>
            </w:rPrChange>
          </w:rPr>
          <w:delText>eover, the lift value shows that there is a positive correlation between the former two variables</w:delText>
        </w:r>
        <w:r w:rsidR="009917E7" w:rsidRPr="004A4B49" w:rsidDel="00DF5A99">
          <w:rPr>
            <w:rFonts w:cs="Times New Roman"/>
            <w:noProof/>
            <w:lang w:val="en-GB"/>
            <w:rPrChange w:id="8808" w:author="Mario Ezequiel Scott" w:date="2019-12-29T19:14:00Z">
              <w:rPr>
                <w:rFonts w:cs="Times New Roman"/>
                <w:noProof/>
                <w:lang w:val="en-US"/>
              </w:rPr>
            </w:rPrChange>
          </w:rPr>
          <w:delText>, while the conscientiousness:Yes =&gt; development time:low has not enough confirmation to be considered as reliable.</w:delText>
        </w:r>
      </w:del>
    </w:p>
    <w:p w14:paraId="3D6F61ED" w14:textId="40B2B3E2" w:rsidR="006266CB" w:rsidRPr="004A4B49" w:rsidDel="00DF5A99" w:rsidRDefault="00E27FCF" w:rsidP="00DE5638">
      <w:pPr>
        <w:rPr>
          <w:del w:id="8809" w:author="tedo gogoladze" w:date="2020-01-05T00:04:00Z"/>
          <w:rFonts w:ascii="Sylfaen" w:hAnsi="Sylfaen"/>
          <w:lang w:val="en-GB"/>
          <w:rPrChange w:id="8810" w:author="Mario Ezequiel Scott" w:date="2019-12-29T19:14:00Z">
            <w:rPr>
              <w:del w:id="8811" w:author="tedo gogoladze" w:date="2020-01-05T00:04:00Z"/>
              <w:rFonts w:ascii="Sylfaen" w:hAnsi="Sylfaen"/>
              <w:lang w:val="en-US"/>
            </w:rPr>
          </w:rPrChange>
        </w:rPr>
      </w:pPr>
      <w:del w:id="8812" w:author="tedo gogoladze" w:date="2020-01-05T00:04:00Z">
        <w:r w:rsidRPr="004A4B49" w:rsidDel="00DF5A99">
          <w:rPr>
            <w:rFonts w:cs="Times New Roman"/>
            <w:noProof/>
            <w:lang w:val="en-GB"/>
            <w:rPrChange w:id="8813" w:author="Mario Ezequiel Scott" w:date="2019-12-29T19:14:00Z">
              <w:rPr>
                <w:rFonts w:cs="Times New Roman"/>
                <w:noProof/>
                <w:lang w:val="en-US"/>
              </w:rPr>
            </w:rPrChange>
          </w:rPr>
          <w:delText>On the other hand, less conscientious developers also set high priority</w:delText>
        </w:r>
        <w:r w:rsidR="00D20C9B" w:rsidRPr="004A4B49" w:rsidDel="00DF5A99">
          <w:rPr>
            <w:rFonts w:cs="Times New Roman"/>
            <w:noProof/>
            <w:lang w:val="en-GB"/>
            <w:rPrChange w:id="8814" w:author="Mario Ezequiel Scott" w:date="2019-12-29T19:14:00Z">
              <w:rPr>
                <w:rFonts w:cs="Times New Roman"/>
                <w:noProof/>
                <w:lang w:val="en-US"/>
              </w:rPr>
            </w:rPrChange>
          </w:rPr>
          <w:delText xml:space="preserve">, </w:delText>
        </w:r>
        <w:r w:rsidRPr="004A4B49" w:rsidDel="00DF5A99">
          <w:rPr>
            <w:rFonts w:cs="Times New Roman"/>
            <w:noProof/>
            <w:lang w:val="en-GB"/>
            <w:rPrChange w:id="8815" w:author="Mario Ezequiel Scott" w:date="2019-12-29T19:14:00Z">
              <w:rPr>
                <w:rFonts w:cs="Times New Roman"/>
                <w:noProof/>
                <w:lang w:val="en-US"/>
              </w:rPr>
            </w:rPrChange>
          </w:rPr>
          <w:delText>spend low time</w:delText>
        </w:r>
        <w:r w:rsidR="00D20C9B" w:rsidRPr="004A4B49" w:rsidDel="00DF5A99">
          <w:rPr>
            <w:rFonts w:cs="Times New Roman"/>
            <w:noProof/>
            <w:lang w:val="en-GB"/>
            <w:rPrChange w:id="8816" w:author="Mario Ezequiel Scott" w:date="2019-12-29T19:14:00Z">
              <w:rPr>
                <w:rFonts w:cs="Times New Roman"/>
                <w:noProof/>
                <w:lang w:val="en-US"/>
              </w:rPr>
            </w:rPrChange>
          </w:rPr>
          <w:delText xml:space="preserve"> and mark done status</w:delText>
        </w:r>
        <w:r w:rsidRPr="004A4B49" w:rsidDel="00DF5A99">
          <w:rPr>
            <w:rFonts w:cs="Times New Roman"/>
            <w:noProof/>
            <w:lang w:val="en-GB"/>
            <w:rPrChange w:id="8817" w:author="Mario Ezequiel Scott" w:date="2019-12-29T19:14:00Z">
              <w:rPr>
                <w:rFonts w:cs="Times New Roman"/>
                <w:noProof/>
                <w:lang w:val="en-US"/>
              </w:rPr>
            </w:rPrChange>
          </w:rPr>
          <w:delText xml:space="preserve"> on the development of the tasks</w:delText>
        </w:r>
        <w:r w:rsidR="00D20C9B" w:rsidRPr="004A4B49" w:rsidDel="00DF5A99">
          <w:rPr>
            <w:rFonts w:cs="Times New Roman"/>
            <w:noProof/>
            <w:lang w:val="en-GB"/>
            <w:rPrChange w:id="8818" w:author="Mario Ezequiel Scott" w:date="2019-12-29T19:14:00Z">
              <w:rPr>
                <w:rFonts w:cs="Times New Roman"/>
                <w:noProof/>
                <w:lang w:val="en-US"/>
              </w:rPr>
            </w:rPrChange>
          </w:rPr>
          <w:delText xml:space="preserve">, </w:delText>
        </w:r>
        <w:r w:rsidR="00706ABD" w:rsidRPr="004A4B49" w:rsidDel="00DF5A99">
          <w:rPr>
            <w:rFonts w:cs="Times New Roman"/>
            <w:noProof/>
            <w:lang w:val="en-GB"/>
            <w:rPrChange w:id="8819" w:author="Mario Ezequiel Scott" w:date="2019-12-29T19:14:00Z">
              <w:rPr>
                <w:rFonts w:cs="Times New Roman"/>
                <w:noProof/>
                <w:lang w:val="en-US"/>
              </w:rPr>
            </w:rPrChange>
          </w:rPr>
          <w:delText>alike the negative valued variable of former personality trait</w:delText>
        </w:r>
        <w:r w:rsidRPr="004A4B49" w:rsidDel="00DF5A99">
          <w:rPr>
            <w:rFonts w:cs="Times New Roman"/>
            <w:noProof/>
            <w:lang w:val="en-GB"/>
            <w:rPrChange w:id="8820" w:author="Mario Ezequiel Scott" w:date="2019-12-29T19:14:00Z">
              <w:rPr>
                <w:rFonts w:cs="Times New Roman"/>
                <w:noProof/>
                <w:lang w:val="en-US"/>
              </w:rPr>
            </w:rPrChange>
          </w:rPr>
          <w:delText>.</w:delText>
        </w:r>
        <w:r w:rsidR="00223FFF" w:rsidRPr="004A4B49" w:rsidDel="00DF5A99">
          <w:rPr>
            <w:rFonts w:cs="Times New Roman"/>
            <w:noProof/>
            <w:lang w:val="en-GB"/>
            <w:rPrChange w:id="8821" w:author="Mario Ezequiel Scott" w:date="2019-12-29T19:14:00Z">
              <w:rPr>
                <w:rFonts w:cs="Times New Roman"/>
                <w:noProof/>
                <w:lang w:val="en-US"/>
              </w:rPr>
            </w:rPrChange>
          </w:rPr>
          <w:delText xml:space="preserve"> All these three rules have the sufficiently supported inversive rule</w:delText>
        </w:r>
        <w:r w:rsidR="00B749A7" w:rsidRPr="004A4B49" w:rsidDel="00DF5A99">
          <w:rPr>
            <w:rFonts w:cs="Times New Roman"/>
            <w:noProof/>
            <w:lang w:val="en-GB"/>
            <w:rPrChange w:id="8822" w:author="Mario Ezequiel Scott" w:date="2019-12-29T19:14:00Z">
              <w:rPr>
                <w:rFonts w:cs="Times New Roman"/>
                <w:noProof/>
                <w:lang w:val="en-US"/>
              </w:rPr>
            </w:rPrChange>
          </w:rPr>
          <w:delText xml:space="preserve"> as well</w:delText>
        </w:r>
        <w:r w:rsidR="00515138" w:rsidRPr="004A4B49" w:rsidDel="00DF5A99">
          <w:rPr>
            <w:rFonts w:cs="Times New Roman"/>
            <w:noProof/>
            <w:lang w:val="en-GB"/>
            <w:rPrChange w:id="8823" w:author="Mario Ezequiel Scott" w:date="2019-12-29T19:14:00Z">
              <w:rPr>
                <w:rFonts w:cs="Times New Roman"/>
                <w:noProof/>
                <w:lang w:val="en-US"/>
              </w:rPr>
            </w:rPrChange>
          </w:rPr>
          <w:delText>.</w:delText>
        </w:r>
        <w:r w:rsidR="00863D60" w:rsidRPr="004A4B49" w:rsidDel="00DF5A99">
          <w:rPr>
            <w:rFonts w:ascii="Sylfaen" w:hAnsi="Sylfaen"/>
            <w:lang w:val="en-GB"/>
            <w:rPrChange w:id="8824" w:author="Mario Ezequiel Scott" w:date="2019-12-29T19:14:00Z">
              <w:rPr>
                <w:rFonts w:ascii="Sylfaen" w:hAnsi="Sylfaen"/>
                <w:lang w:val="en-US"/>
              </w:rPr>
            </w:rPrChange>
          </w:rPr>
          <w:br w:type="page"/>
        </w:r>
        <w:r w:rsidR="006266CB" w:rsidRPr="004A4B49" w:rsidDel="00DF5A99">
          <w:rPr>
            <w:rFonts w:ascii="Sylfaen" w:hAnsi="Sylfaen"/>
            <w:noProof/>
            <w:lang w:val="en-GB"/>
            <w:rPrChange w:id="8825" w:author="Mario Ezequiel Scott" w:date="2019-12-29T19:14:00Z">
              <w:rPr>
                <w:rFonts w:ascii="Sylfaen" w:hAnsi="Sylfaen"/>
                <w:noProof/>
                <w:lang w:val="en-US"/>
              </w:rPr>
            </w:rPrChange>
          </w:rPr>
          <w:drawing>
            <wp:inline distT="0" distB="0" distL="0" distR="0" wp14:anchorId="2A9679DA" wp14:editId="6B7AB8FB">
              <wp:extent cx="5623257" cy="45163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l="859" t="9026" r="11025"/>
                      <a:stretch/>
                    </pic:blipFill>
                    <pic:spPr bwMode="auto">
                      <a:xfrm>
                        <a:off x="0" y="0"/>
                        <a:ext cx="5640641" cy="4530303"/>
                      </a:xfrm>
                      <a:prstGeom prst="rect">
                        <a:avLst/>
                      </a:prstGeom>
                      <a:noFill/>
                      <a:ln>
                        <a:noFill/>
                      </a:ln>
                      <a:extLst>
                        <a:ext uri="{53640926-AAD7-44D8-BBD7-CCE9431645EC}">
                          <a14:shadowObscured xmlns:a14="http://schemas.microsoft.com/office/drawing/2010/main"/>
                        </a:ext>
                      </a:extLst>
                    </pic:spPr>
                  </pic:pic>
                </a:graphicData>
              </a:graphic>
            </wp:inline>
          </w:drawing>
        </w:r>
      </w:del>
    </w:p>
    <w:p w14:paraId="3AB31D20" w14:textId="224E78A3" w:rsidR="006266CB" w:rsidRPr="004A4B49" w:rsidDel="00DF5A99" w:rsidRDefault="006266CB" w:rsidP="006266CB">
      <w:pPr>
        <w:rPr>
          <w:del w:id="8826" w:author="tedo gogoladze" w:date="2020-01-05T00:04:00Z"/>
          <w:rFonts w:ascii="Sylfaen" w:hAnsi="Sylfaen"/>
          <w:noProof/>
          <w:lang w:val="en-GB"/>
          <w:rPrChange w:id="8827" w:author="Mario Ezequiel Scott" w:date="2019-12-29T19:14:00Z">
            <w:rPr>
              <w:del w:id="8828" w:author="tedo gogoladze" w:date="2020-01-05T00:04:00Z"/>
              <w:rFonts w:ascii="Sylfaen" w:hAnsi="Sylfaen"/>
              <w:noProof/>
              <w:lang w:val="en-US"/>
            </w:rPr>
          </w:rPrChange>
        </w:rPr>
      </w:pPr>
      <w:del w:id="8829" w:author="tedo gogoladze" w:date="2020-01-05T00:04:00Z">
        <w:r w:rsidRPr="004A4B49" w:rsidDel="00DF5A99">
          <w:rPr>
            <w:rFonts w:cs="Times New Roman"/>
            <w:noProof/>
            <w:lang w:val="en-GB"/>
            <w:rPrChange w:id="8830" w:author="Mario Ezequiel Scott" w:date="2019-12-29T19:14:00Z">
              <w:rPr>
                <w:rFonts w:cs="Times New Roman"/>
                <w:noProof/>
                <w:lang w:val="en-US"/>
              </w:rPr>
            </w:rPrChange>
          </w:rPr>
          <w:delText xml:space="preserve">Figure </w:delText>
        </w:r>
        <w:r w:rsidR="00447402" w:rsidRPr="004A4B49" w:rsidDel="00DF5A99">
          <w:rPr>
            <w:rFonts w:cs="Times New Roman"/>
            <w:noProof/>
            <w:lang w:val="en-GB"/>
            <w:rPrChange w:id="8831" w:author="Mario Ezequiel Scott" w:date="2019-12-29T19:14:00Z">
              <w:rPr>
                <w:rFonts w:cs="Times New Roman"/>
                <w:noProof/>
                <w:lang w:val="en-US"/>
              </w:rPr>
            </w:rPrChange>
          </w:rPr>
          <w:delText>10</w:delText>
        </w:r>
        <w:r w:rsidRPr="004A4B49" w:rsidDel="00DF5A99">
          <w:rPr>
            <w:rFonts w:cs="Times New Roman"/>
            <w:noProof/>
            <w:lang w:val="en-GB"/>
            <w:rPrChange w:id="8832" w:author="Mario Ezequiel Scott" w:date="2019-12-29T19:14:00Z">
              <w:rPr>
                <w:rFonts w:cs="Times New Roman"/>
                <w:noProof/>
                <w:lang w:val="en-US"/>
              </w:rPr>
            </w:rPrChange>
          </w:rPr>
          <w:delText xml:space="preserve">: </w:delText>
        </w:r>
        <w:r w:rsidR="003C702D" w:rsidRPr="004A4B49" w:rsidDel="00DF5A99">
          <w:rPr>
            <w:rFonts w:cs="Times New Roman"/>
            <w:noProof/>
            <w:lang w:val="en-GB"/>
            <w:rPrChange w:id="8833" w:author="Mario Ezequiel Scott" w:date="2019-12-29T19:14:00Z">
              <w:rPr>
                <w:rFonts w:cs="Times New Roman"/>
                <w:noProof/>
                <w:lang w:val="en-US"/>
              </w:rPr>
            </w:rPrChange>
          </w:rPr>
          <w:delText>C</w:delText>
        </w:r>
        <w:r w:rsidR="00CC6443" w:rsidRPr="004A4B49" w:rsidDel="00DF5A99">
          <w:rPr>
            <w:rFonts w:cs="Times New Roman"/>
            <w:noProof/>
            <w:lang w:val="en-GB"/>
            <w:rPrChange w:id="8834" w:author="Mario Ezequiel Scott" w:date="2019-12-29T19:14:00Z">
              <w:rPr>
                <w:rFonts w:cs="Times New Roman"/>
                <w:noProof/>
                <w:lang w:val="en-US"/>
              </w:rPr>
            </w:rPrChange>
          </w:rPr>
          <w:delText>o</w:delText>
        </w:r>
        <w:r w:rsidR="003C702D" w:rsidRPr="004A4B49" w:rsidDel="00DF5A99">
          <w:rPr>
            <w:rFonts w:cs="Times New Roman"/>
            <w:noProof/>
            <w:lang w:val="en-GB"/>
            <w:rPrChange w:id="8835" w:author="Mario Ezequiel Scott" w:date="2019-12-29T19:14:00Z">
              <w:rPr>
                <w:rFonts w:cs="Times New Roman"/>
                <w:noProof/>
                <w:lang w:val="en-US"/>
              </w:rPr>
            </w:rPrChange>
          </w:rPr>
          <w:delText>nscientiousness</w:delText>
        </w:r>
        <w:r w:rsidRPr="004A4B49" w:rsidDel="00DF5A99">
          <w:rPr>
            <w:rFonts w:cs="Times New Roman"/>
            <w:noProof/>
            <w:lang w:val="en-GB"/>
            <w:rPrChange w:id="8836" w:author="Mario Ezequiel Scott" w:date="2019-12-29T19:14:00Z">
              <w:rPr>
                <w:rFonts w:cs="Times New Roman"/>
                <w:noProof/>
                <w:lang w:val="en-US"/>
              </w:rPr>
            </w:rPrChange>
          </w:rPr>
          <w:delText xml:space="preserve"> personality trait and related assocaition rules.</w:delText>
        </w:r>
      </w:del>
    </w:p>
    <w:p w14:paraId="19AC12A2" w14:textId="3776CAF9" w:rsidR="00FC6230" w:rsidRPr="004A4B49" w:rsidDel="00DF5A99" w:rsidRDefault="00FC6230" w:rsidP="009A008F">
      <w:pPr>
        <w:rPr>
          <w:del w:id="8837" w:author="tedo gogoladze" w:date="2020-01-05T00:04:00Z"/>
          <w:rFonts w:ascii="Sylfaen" w:hAnsi="Sylfaen"/>
          <w:lang w:val="en-GB"/>
          <w:rPrChange w:id="8838" w:author="Mario Ezequiel Scott" w:date="2019-12-29T19:14:00Z">
            <w:rPr>
              <w:del w:id="8839" w:author="tedo gogoladze" w:date="2020-01-05T00:04:00Z"/>
              <w:rFonts w:ascii="Sylfaen" w:hAnsi="Sylfaen"/>
              <w:lang w:val="en-US"/>
            </w:rPr>
          </w:rPrChange>
        </w:rPr>
      </w:pPr>
    </w:p>
    <w:p w14:paraId="751DC7CD" w14:textId="56689088" w:rsidR="007676ED" w:rsidRPr="004A4B49" w:rsidDel="00DF5A99" w:rsidRDefault="00FC6230" w:rsidP="00FC6230">
      <w:pPr>
        <w:pStyle w:val="Heading4"/>
        <w:rPr>
          <w:del w:id="8840" w:author="tedo gogoladze" w:date="2020-01-05T00:04:00Z"/>
          <w:lang w:val="en-GB"/>
          <w:rPrChange w:id="8841" w:author="Mario Ezequiel Scott" w:date="2019-12-29T19:14:00Z">
            <w:rPr>
              <w:del w:id="8842" w:author="tedo gogoladze" w:date="2020-01-05T00:04:00Z"/>
              <w:lang w:val="en-US"/>
            </w:rPr>
          </w:rPrChange>
        </w:rPr>
      </w:pPr>
      <w:del w:id="8843" w:author="tedo gogoladze" w:date="2020-01-05T00:04:00Z">
        <w:r w:rsidRPr="004A4B49" w:rsidDel="00DF5A99">
          <w:rPr>
            <w:lang w:val="en-GB"/>
            <w:rPrChange w:id="8844" w:author="Mario Ezequiel Scott" w:date="2019-12-29T19:14:00Z">
              <w:rPr>
                <w:lang w:val="en-US"/>
              </w:rPr>
            </w:rPrChange>
          </w:rPr>
          <w:delText xml:space="preserve">4.8.2.3 </w:delText>
        </w:r>
        <w:r w:rsidR="007676ED" w:rsidRPr="004A4B49" w:rsidDel="00DF5A99">
          <w:rPr>
            <w:lang w:val="en-GB"/>
            <w:rPrChange w:id="8845" w:author="Mario Ezequiel Scott" w:date="2019-12-29T19:14:00Z">
              <w:rPr>
                <w:lang w:val="en-US"/>
              </w:rPr>
            </w:rPrChange>
          </w:rPr>
          <w:delText>Extraversion</w:delText>
        </w:r>
      </w:del>
    </w:p>
    <w:p w14:paraId="4F8FC6FB" w14:textId="46B06BE3" w:rsidR="007676ED" w:rsidRPr="004A4B49" w:rsidDel="00DF5A99" w:rsidRDefault="00D71186" w:rsidP="009A008F">
      <w:pPr>
        <w:rPr>
          <w:del w:id="8846" w:author="tedo gogoladze" w:date="2020-01-05T00:04:00Z"/>
          <w:rFonts w:cs="Times New Roman"/>
          <w:noProof/>
          <w:lang w:val="en-GB"/>
          <w:rPrChange w:id="8847" w:author="Mario Ezequiel Scott" w:date="2019-12-29T19:14:00Z">
            <w:rPr>
              <w:del w:id="8848" w:author="tedo gogoladze" w:date="2020-01-05T00:04:00Z"/>
              <w:rFonts w:cs="Times New Roman"/>
              <w:noProof/>
              <w:lang w:val="en-US"/>
            </w:rPr>
          </w:rPrChange>
        </w:rPr>
      </w:pPr>
      <w:del w:id="8849" w:author="tedo gogoladze" w:date="2020-01-05T00:04:00Z">
        <w:r w:rsidRPr="004A4B49" w:rsidDel="00DF5A99">
          <w:rPr>
            <w:rFonts w:cs="Times New Roman"/>
            <w:noProof/>
            <w:lang w:val="en-GB"/>
            <w:rPrChange w:id="8850" w:author="Mario Ezequiel Scott" w:date="2019-12-29T19:14:00Z">
              <w:rPr>
                <w:rFonts w:cs="Times New Roman"/>
                <w:noProof/>
                <w:lang w:val="en-US"/>
              </w:rPr>
            </w:rPrChange>
          </w:rPr>
          <w:delText xml:space="preserve">As the figure </w:delText>
        </w:r>
        <w:r w:rsidR="00810AA8" w:rsidRPr="004A4B49" w:rsidDel="00DF5A99">
          <w:rPr>
            <w:rFonts w:cs="Times New Roman"/>
            <w:noProof/>
            <w:lang w:val="en-GB"/>
            <w:rPrChange w:id="8851" w:author="Mario Ezequiel Scott" w:date="2019-12-29T19:14:00Z">
              <w:rPr>
                <w:rFonts w:cs="Times New Roman"/>
                <w:noProof/>
                <w:lang w:val="en-US"/>
              </w:rPr>
            </w:rPrChange>
          </w:rPr>
          <w:delText>11</w:delText>
        </w:r>
        <w:r w:rsidRPr="004A4B49" w:rsidDel="00DF5A99">
          <w:rPr>
            <w:rFonts w:cs="Times New Roman"/>
            <w:noProof/>
            <w:lang w:val="en-GB"/>
            <w:rPrChange w:id="8852" w:author="Mario Ezequiel Scott" w:date="2019-12-29T19:14:00Z">
              <w:rPr>
                <w:rFonts w:cs="Times New Roman"/>
                <w:noProof/>
                <w:lang w:val="en-US"/>
              </w:rPr>
            </w:rPrChange>
          </w:rPr>
          <w:delText xml:space="preserve"> shows, the association rules of Extraversion personality trait are very similar to the ones within Conscientiousness trait – positive valued variable of the trait Extraversion is associated with low estimation, low development time and done task status, while the negative value of the Extraversion trait is related to high prioritization, low development time and done task status.</w:delText>
        </w:r>
        <w:r w:rsidR="004303EC" w:rsidRPr="004A4B49" w:rsidDel="00DF5A99">
          <w:rPr>
            <w:rFonts w:cs="Times New Roman"/>
            <w:noProof/>
            <w:lang w:val="en-GB"/>
            <w:rPrChange w:id="8853" w:author="Mario Ezequiel Scott" w:date="2019-12-29T19:14:00Z">
              <w:rPr>
                <w:rFonts w:cs="Times New Roman"/>
                <w:noProof/>
                <w:lang w:val="en-US"/>
              </w:rPr>
            </w:rPrChange>
          </w:rPr>
          <w:delText xml:space="preserve"> The support, confidence and lift values are also similar to the ones from Conscientiousness personality trait (no more than 0.01 difference in support, no more than 0.05 difference in confidence and lift)</w:delText>
        </w:r>
        <w:r w:rsidR="0090502D" w:rsidRPr="004A4B49" w:rsidDel="00DF5A99">
          <w:rPr>
            <w:rFonts w:cs="Times New Roman"/>
            <w:noProof/>
            <w:lang w:val="en-GB"/>
            <w:rPrChange w:id="8854" w:author="Mario Ezequiel Scott" w:date="2019-12-29T19:14:00Z">
              <w:rPr>
                <w:rFonts w:cs="Times New Roman"/>
                <w:noProof/>
                <w:lang w:val="en-US"/>
              </w:rPr>
            </w:rPrChange>
          </w:rPr>
          <w:delText>.</w:delText>
        </w:r>
      </w:del>
    </w:p>
    <w:p w14:paraId="1F0ED35F" w14:textId="365CD299" w:rsidR="003C702D" w:rsidRPr="004A4B49" w:rsidDel="00DF5A99" w:rsidRDefault="0090502D" w:rsidP="009A008F">
      <w:pPr>
        <w:rPr>
          <w:del w:id="8855" w:author="tedo gogoladze" w:date="2020-01-05T00:04:00Z"/>
          <w:rFonts w:cs="Times New Roman"/>
          <w:noProof/>
          <w:lang w:val="en-GB"/>
          <w:rPrChange w:id="8856" w:author="Mario Ezequiel Scott" w:date="2019-12-29T19:14:00Z">
            <w:rPr>
              <w:del w:id="8857" w:author="tedo gogoladze" w:date="2020-01-05T00:04:00Z"/>
              <w:rFonts w:cs="Times New Roman"/>
              <w:noProof/>
              <w:lang w:val="en-US"/>
            </w:rPr>
          </w:rPrChange>
        </w:rPr>
      </w:pPr>
      <w:del w:id="8858" w:author="tedo gogoladze" w:date="2020-01-05T00:04:00Z">
        <w:r w:rsidRPr="004A4B49" w:rsidDel="00DF5A99">
          <w:rPr>
            <w:rFonts w:cs="Times New Roman"/>
            <w:noProof/>
            <w:lang w:val="en-GB"/>
            <w:rPrChange w:id="8859" w:author="Mario Ezequiel Scott" w:date="2019-12-29T19:14:00Z">
              <w:rPr>
                <w:rFonts w:cs="Times New Roman"/>
                <w:noProof/>
                <w:lang w:val="en-US"/>
              </w:rPr>
            </w:rPrChange>
          </w:rPr>
          <w:delText>Apart from the similarities, there is one rule regarding the extraversion that is not present within conscientiousness trait – estimation:medium =&gt; extraversion:No</w:delText>
        </w:r>
        <w:r w:rsidR="00EA6EDE" w:rsidRPr="004A4B49" w:rsidDel="00DF5A99">
          <w:rPr>
            <w:rFonts w:cs="Times New Roman"/>
            <w:noProof/>
            <w:lang w:val="en-GB"/>
            <w:rPrChange w:id="8860" w:author="Mario Ezequiel Scott" w:date="2019-12-29T19:14:00Z">
              <w:rPr>
                <w:rFonts w:cs="Times New Roman"/>
                <w:noProof/>
                <w:lang w:val="en-US"/>
              </w:rPr>
            </w:rPrChange>
          </w:rPr>
          <w:delText xml:space="preserve">, meaning that among the developers that estimate task medium, mainly there are </w:delText>
        </w:r>
        <w:r w:rsidR="00DD6C02" w:rsidRPr="004A4B49" w:rsidDel="00DF5A99">
          <w:rPr>
            <w:rFonts w:cs="Times New Roman"/>
            <w:noProof/>
            <w:lang w:val="en-GB"/>
            <w:rPrChange w:id="8861" w:author="Mario Ezequiel Scott" w:date="2019-12-29T19:14:00Z">
              <w:rPr>
                <w:rFonts w:cs="Times New Roman"/>
                <w:noProof/>
                <w:lang w:val="en-US"/>
              </w:rPr>
            </w:rPrChange>
          </w:rPr>
          <w:delText>introversive people</w:delText>
        </w:r>
        <w:r w:rsidR="00EA6EDE" w:rsidRPr="004A4B49" w:rsidDel="00DF5A99">
          <w:rPr>
            <w:rFonts w:cs="Times New Roman"/>
            <w:noProof/>
            <w:lang w:val="en-GB"/>
            <w:rPrChange w:id="8862" w:author="Mario Ezequiel Scott" w:date="2019-12-29T19:14:00Z">
              <w:rPr>
                <w:rFonts w:cs="Times New Roman"/>
                <w:noProof/>
                <w:lang w:val="en-US"/>
              </w:rPr>
            </w:rPrChange>
          </w:rPr>
          <w:delText>.</w:delText>
        </w:r>
        <w:r w:rsidR="008B0EB6" w:rsidRPr="004A4B49" w:rsidDel="00DF5A99">
          <w:rPr>
            <w:rFonts w:cs="Times New Roman"/>
            <w:noProof/>
            <w:lang w:val="en-GB"/>
            <w:rPrChange w:id="8863" w:author="Mario Ezequiel Scott" w:date="2019-12-29T19:14:00Z">
              <w:rPr>
                <w:rFonts w:cs="Times New Roman"/>
                <w:noProof/>
                <w:lang w:val="en-US"/>
              </w:rPr>
            </w:rPrChange>
          </w:rPr>
          <w:delText xml:space="preserve"> This could also mean that introversive developers are trying to keep the balance and choosing to give their tasks the medium range story points.</w:delText>
        </w:r>
      </w:del>
    </w:p>
    <w:p w14:paraId="4F379EB5" w14:textId="077334A4" w:rsidR="007676ED" w:rsidRPr="004A4B49" w:rsidDel="00DF5A99" w:rsidRDefault="003C702D" w:rsidP="009A008F">
      <w:pPr>
        <w:rPr>
          <w:del w:id="8864" w:author="tedo gogoladze" w:date="2020-01-05T00:04:00Z"/>
          <w:rFonts w:ascii="Sylfaen" w:hAnsi="Sylfaen"/>
          <w:lang w:val="en-GB"/>
          <w:rPrChange w:id="8865" w:author="Mario Ezequiel Scott" w:date="2019-12-29T19:14:00Z">
            <w:rPr>
              <w:del w:id="8866" w:author="tedo gogoladze" w:date="2020-01-05T00:04:00Z"/>
              <w:rFonts w:ascii="Sylfaen" w:hAnsi="Sylfaen"/>
              <w:lang w:val="en-US"/>
            </w:rPr>
          </w:rPrChange>
        </w:rPr>
      </w:pPr>
      <w:del w:id="8867" w:author="tedo gogoladze" w:date="2020-01-05T00:04:00Z">
        <w:r w:rsidRPr="004A4B49" w:rsidDel="00DF5A99">
          <w:rPr>
            <w:rFonts w:cs="Times New Roman"/>
            <w:noProof/>
            <w:lang w:val="en-GB"/>
            <w:rPrChange w:id="8868" w:author="Mario Ezequiel Scott" w:date="2019-12-29T19:14:00Z">
              <w:rPr>
                <w:rFonts w:cs="Times New Roman"/>
                <w:noProof/>
                <w:lang w:val="en-US"/>
              </w:rPr>
            </w:rPrChange>
          </w:rPr>
          <w:drawing>
            <wp:inline distT="0" distB="0" distL="0" distR="0" wp14:anchorId="29E6C9B3" wp14:editId="6D6AAB09">
              <wp:extent cx="5613621" cy="4462357"/>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1865" t="8655" r="11435" b="2748"/>
                      <a:stretch/>
                    </pic:blipFill>
                    <pic:spPr bwMode="auto">
                      <a:xfrm>
                        <a:off x="0" y="0"/>
                        <a:ext cx="5629462" cy="4474950"/>
                      </a:xfrm>
                      <a:prstGeom prst="rect">
                        <a:avLst/>
                      </a:prstGeom>
                      <a:noFill/>
                      <a:ln>
                        <a:noFill/>
                      </a:ln>
                      <a:extLst>
                        <a:ext uri="{53640926-AAD7-44D8-BBD7-CCE9431645EC}">
                          <a14:shadowObscured xmlns:a14="http://schemas.microsoft.com/office/drawing/2010/main"/>
                        </a:ext>
                      </a:extLst>
                    </pic:spPr>
                  </pic:pic>
                </a:graphicData>
              </a:graphic>
            </wp:inline>
          </w:drawing>
        </w:r>
      </w:del>
    </w:p>
    <w:p w14:paraId="53DC0FCC" w14:textId="023078BE" w:rsidR="003C702D" w:rsidRPr="004A4B49" w:rsidDel="00DF5A99" w:rsidRDefault="003C702D" w:rsidP="003C702D">
      <w:pPr>
        <w:rPr>
          <w:del w:id="8869" w:author="tedo gogoladze" w:date="2020-01-05T00:04:00Z"/>
          <w:rFonts w:cs="Times New Roman"/>
          <w:noProof/>
          <w:lang w:val="en-GB"/>
          <w:rPrChange w:id="8870" w:author="Mario Ezequiel Scott" w:date="2019-12-29T19:14:00Z">
            <w:rPr>
              <w:del w:id="8871" w:author="tedo gogoladze" w:date="2020-01-05T00:04:00Z"/>
              <w:rFonts w:cs="Times New Roman"/>
              <w:noProof/>
              <w:lang w:val="en-US"/>
            </w:rPr>
          </w:rPrChange>
        </w:rPr>
      </w:pPr>
      <w:del w:id="8872" w:author="tedo gogoladze" w:date="2020-01-05T00:04:00Z">
        <w:r w:rsidRPr="004A4B49" w:rsidDel="00DF5A99">
          <w:rPr>
            <w:rFonts w:cs="Times New Roman"/>
            <w:noProof/>
            <w:lang w:val="en-GB"/>
            <w:rPrChange w:id="8873" w:author="Mario Ezequiel Scott" w:date="2019-12-29T19:14:00Z">
              <w:rPr>
                <w:rFonts w:cs="Times New Roman"/>
                <w:noProof/>
                <w:lang w:val="en-US"/>
              </w:rPr>
            </w:rPrChange>
          </w:rPr>
          <w:delText xml:space="preserve">Figure </w:delText>
        </w:r>
        <w:r w:rsidR="003D5D0A" w:rsidRPr="004A4B49" w:rsidDel="00DF5A99">
          <w:rPr>
            <w:rFonts w:cs="Times New Roman"/>
            <w:noProof/>
            <w:lang w:val="en-GB"/>
            <w:rPrChange w:id="8874" w:author="Mario Ezequiel Scott" w:date="2019-12-29T19:14:00Z">
              <w:rPr>
                <w:rFonts w:cs="Times New Roman"/>
                <w:noProof/>
                <w:lang w:val="en-US"/>
              </w:rPr>
            </w:rPrChange>
          </w:rPr>
          <w:delText>11</w:delText>
        </w:r>
        <w:r w:rsidRPr="004A4B49" w:rsidDel="00DF5A99">
          <w:rPr>
            <w:rFonts w:cs="Times New Roman"/>
            <w:noProof/>
            <w:lang w:val="en-GB"/>
            <w:rPrChange w:id="8875" w:author="Mario Ezequiel Scott" w:date="2019-12-29T19:14:00Z">
              <w:rPr>
                <w:rFonts w:cs="Times New Roman"/>
                <w:noProof/>
                <w:lang w:val="en-US"/>
              </w:rPr>
            </w:rPrChange>
          </w:rPr>
          <w:delText>: Extraversion personality trait and related assocaition rules.</w:delText>
        </w:r>
      </w:del>
    </w:p>
    <w:p w14:paraId="20A422E9" w14:textId="1894B272" w:rsidR="003C702D" w:rsidRPr="004A4B49" w:rsidDel="00DF5A99" w:rsidRDefault="003C702D" w:rsidP="009A008F">
      <w:pPr>
        <w:rPr>
          <w:del w:id="8876" w:author="tedo gogoladze" w:date="2020-01-05T00:04:00Z"/>
          <w:rFonts w:ascii="Sylfaen" w:hAnsi="Sylfaen"/>
          <w:lang w:val="en-GB"/>
          <w:rPrChange w:id="8877" w:author="Mario Ezequiel Scott" w:date="2019-12-29T19:14:00Z">
            <w:rPr>
              <w:del w:id="8878" w:author="tedo gogoladze" w:date="2020-01-05T00:04:00Z"/>
              <w:rFonts w:ascii="Sylfaen" w:hAnsi="Sylfaen"/>
              <w:lang w:val="en-US"/>
            </w:rPr>
          </w:rPrChange>
        </w:rPr>
      </w:pPr>
    </w:p>
    <w:p w14:paraId="7EAB2E90" w14:textId="5DDE77B4" w:rsidR="007676ED" w:rsidRPr="004A4B49" w:rsidDel="00DF5A99" w:rsidRDefault="00FC6230" w:rsidP="006E258A">
      <w:pPr>
        <w:pStyle w:val="Heading4"/>
        <w:rPr>
          <w:del w:id="8879" w:author="tedo gogoladze" w:date="2020-01-05T00:04:00Z"/>
          <w:lang w:val="en-GB"/>
          <w:rPrChange w:id="8880" w:author="Mario Ezequiel Scott" w:date="2019-12-29T19:14:00Z">
            <w:rPr>
              <w:del w:id="8881" w:author="tedo gogoladze" w:date="2020-01-05T00:04:00Z"/>
              <w:lang w:val="en-US"/>
            </w:rPr>
          </w:rPrChange>
        </w:rPr>
      </w:pPr>
      <w:del w:id="8882" w:author="tedo gogoladze" w:date="2020-01-05T00:04:00Z">
        <w:r w:rsidRPr="004A4B49" w:rsidDel="00DF5A99">
          <w:rPr>
            <w:lang w:val="en-GB"/>
            <w:rPrChange w:id="8883" w:author="Mario Ezequiel Scott" w:date="2019-12-29T19:14:00Z">
              <w:rPr>
                <w:lang w:val="en-US"/>
              </w:rPr>
            </w:rPrChange>
          </w:rPr>
          <w:delText xml:space="preserve">4.8.2.4 </w:delText>
        </w:r>
        <w:r w:rsidR="007676ED" w:rsidRPr="004A4B49" w:rsidDel="00DF5A99">
          <w:rPr>
            <w:lang w:val="en-GB"/>
            <w:rPrChange w:id="8884" w:author="Mario Ezequiel Scott" w:date="2019-12-29T19:14:00Z">
              <w:rPr>
                <w:lang w:val="en-US"/>
              </w:rPr>
            </w:rPrChange>
          </w:rPr>
          <w:delText>Agreeableness</w:delText>
        </w:r>
      </w:del>
    </w:p>
    <w:p w14:paraId="370CA901" w14:textId="6F881537" w:rsidR="006E258A" w:rsidRPr="004A4B49" w:rsidDel="00DF5A99" w:rsidRDefault="006E258A" w:rsidP="006E258A">
      <w:pPr>
        <w:rPr>
          <w:del w:id="8885" w:author="tedo gogoladze" w:date="2020-01-05T00:04:00Z"/>
          <w:lang w:val="en-GB"/>
          <w:rPrChange w:id="8886" w:author="Mario Ezequiel Scott" w:date="2019-12-29T19:14:00Z">
            <w:rPr>
              <w:del w:id="8887" w:author="tedo gogoladze" w:date="2020-01-05T00:04:00Z"/>
              <w:lang w:val="en-US"/>
            </w:rPr>
          </w:rPrChange>
        </w:rPr>
      </w:pPr>
      <w:del w:id="8888" w:author="tedo gogoladze" w:date="2020-01-05T00:04:00Z">
        <w:r w:rsidRPr="004A4B49" w:rsidDel="00DF5A99">
          <w:rPr>
            <w:lang w:val="en-GB"/>
            <w:rPrChange w:id="8889" w:author="Mario Ezequiel Scott" w:date="2019-12-29T19:14:00Z">
              <w:rPr>
                <w:lang w:val="en-US"/>
              </w:rPr>
            </w:rPrChange>
          </w:rPr>
          <w:delText xml:space="preserve">Figure </w:delText>
        </w:r>
        <w:r w:rsidR="003E323A" w:rsidRPr="004A4B49" w:rsidDel="00DF5A99">
          <w:rPr>
            <w:lang w:val="en-GB"/>
            <w:rPrChange w:id="8890" w:author="Mario Ezequiel Scott" w:date="2019-12-29T19:14:00Z">
              <w:rPr>
                <w:lang w:val="en-US"/>
              </w:rPr>
            </w:rPrChange>
          </w:rPr>
          <w:delText>12</w:delText>
        </w:r>
        <w:r w:rsidRPr="004A4B49" w:rsidDel="00DF5A99">
          <w:rPr>
            <w:lang w:val="en-GB"/>
            <w:rPrChange w:id="8891" w:author="Mario Ezequiel Scott" w:date="2019-12-29T19:14:00Z">
              <w:rPr>
                <w:lang w:val="en-US"/>
              </w:rPr>
            </w:rPrChange>
          </w:rPr>
          <w:delText xml:space="preserve"> shows the association rules related to agreeableness personality trait.</w:delText>
        </w:r>
        <w:r w:rsidR="006B2230" w:rsidRPr="004A4B49" w:rsidDel="00DF5A99">
          <w:rPr>
            <w:lang w:val="en-GB"/>
            <w:rPrChange w:id="8892" w:author="Mario Ezequiel Scott" w:date="2019-12-29T19:14:00Z">
              <w:rPr>
                <w:lang w:val="en-US"/>
              </w:rPr>
            </w:rPrChange>
          </w:rPr>
          <w:delText xml:space="preserve"> Agreeable developers tend to set the low story points to their issues </w:delText>
        </w:r>
        <w:r w:rsidR="007449FC" w:rsidRPr="004A4B49" w:rsidDel="00DF5A99">
          <w:rPr>
            <w:lang w:val="en-GB"/>
            <w:rPrChange w:id="8893" w:author="Mario Ezequiel Scott" w:date="2019-12-29T19:14:00Z">
              <w:rPr>
                <w:lang w:val="en-US"/>
              </w:rPr>
            </w:rPrChange>
          </w:rPr>
          <w:delText xml:space="preserve">(agreeableness:Yes =&gt; estimation: low) </w:delText>
        </w:r>
        <w:r w:rsidR="006B2230" w:rsidRPr="004A4B49" w:rsidDel="00DF5A99">
          <w:rPr>
            <w:lang w:val="en-GB"/>
            <w:rPrChange w:id="8894" w:author="Mario Ezequiel Scott" w:date="2019-12-29T19:14:00Z">
              <w:rPr>
                <w:lang w:val="en-US"/>
              </w:rPr>
            </w:rPrChange>
          </w:rPr>
          <w:delText>and mark them done afterwards</w:delText>
        </w:r>
        <w:r w:rsidR="007449FC" w:rsidRPr="004A4B49" w:rsidDel="00DF5A99">
          <w:rPr>
            <w:lang w:val="en-GB"/>
            <w:rPrChange w:id="8895" w:author="Mario Ezequiel Scott" w:date="2019-12-29T19:14:00Z">
              <w:rPr>
                <w:lang w:val="en-US"/>
              </w:rPr>
            </w:rPrChange>
          </w:rPr>
          <w:delText xml:space="preserve"> (agreeableness:Yes =&gt; status:done)</w:delText>
        </w:r>
        <w:r w:rsidR="00555102" w:rsidRPr="004A4B49" w:rsidDel="00DF5A99">
          <w:rPr>
            <w:lang w:val="en-GB"/>
            <w:rPrChange w:id="8896" w:author="Mario Ezequiel Scott" w:date="2019-12-29T19:14:00Z">
              <w:rPr>
                <w:lang w:val="en-US"/>
              </w:rPr>
            </w:rPrChange>
          </w:rPr>
          <w:delText xml:space="preserve">. The first mentioned rule has also </w:delText>
        </w:r>
        <w:r w:rsidR="00824701" w:rsidRPr="004A4B49" w:rsidDel="00DF5A99">
          <w:rPr>
            <w:lang w:val="en-GB"/>
            <w:rPrChange w:id="8897" w:author="Mario Ezequiel Scott" w:date="2019-12-29T19:14:00Z">
              <w:rPr>
                <w:lang w:val="en-US"/>
              </w:rPr>
            </w:rPrChange>
          </w:rPr>
          <w:delText>significant inversive rule, while the lift value is high enough to consider these two variables as positively correlated.</w:delText>
        </w:r>
      </w:del>
    </w:p>
    <w:p w14:paraId="1FE5EB1D" w14:textId="3FB08789" w:rsidR="000A2CBB" w:rsidRPr="004A4B49" w:rsidDel="00DF5A99" w:rsidRDefault="008C0CA9" w:rsidP="006E258A">
      <w:pPr>
        <w:rPr>
          <w:del w:id="8898" w:author="tedo gogoladze" w:date="2020-01-05T00:04:00Z"/>
          <w:lang w:val="en-GB"/>
          <w:rPrChange w:id="8899" w:author="Mario Ezequiel Scott" w:date="2019-12-29T19:14:00Z">
            <w:rPr>
              <w:del w:id="8900" w:author="tedo gogoladze" w:date="2020-01-05T00:04:00Z"/>
              <w:lang w:val="en-US"/>
            </w:rPr>
          </w:rPrChange>
        </w:rPr>
      </w:pPr>
      <w:del w:id="8901" w:author="tedo gogoladze" w:date="2020-01-05T00:04:00Z">
        <w:r w:rsidRPr="004A4B49" w:rsidDel="00DF5A99">
          <w:rPr>
            <w:lang w:val="en-GB"/>
            <w:rPrChange w:id="8902" w:author="Mario Ezequiel Scott" w:date="2019-12-29T19:14:00Z">
              <w:rPr>
                <w:lang w:val="en-US"/>
              </w:rPr>
            </w:rPrChange>
          </w:rPr>
          <w:delText>Non agreeable developers, likewise in the formerly described personality traits, also tend to set high priority, spend low time and mark task as done.</w:delText>
        </w:r>
        <w:r w:rsidR="001663B6" w:rsidRPr="004A4B49" w:rsidDel="00DF5A99">
          <w:rPr>
            <w:lang w:val="en-GB"/>
            <w:rPrChange w:id="8903" w:author="Mario Ezequiel Scott" w:date="2019-12-29T19:14:00Z">
              <w:rPr>
                <w:lang w:val="en-US"/>
              </w:rPr>
            </w:rPrChange>
          </w:rPr>
          <w:delText xml:space="preserve"> All three respective inverse rule (priority:high =&gt; agreeableness:No, time:low =&gt; agreeableness:No, </w:delText>
        </w:r>
        <w:r w:rsidR="00AD0804" w:rsidRPr="004A4B49" w:rsidDel="00DF5A99">
          <w:rPr>
            <w:lang w:val="en-GB"/>
            <w:rPrChange w:id="8904" w:author="Mario Ezequiel Scott" w:date="2019-12-29T19:14:00Z">
              <w:rPr>
                <w:lang w:val="en-US"/>
              </w:rPr>
            </w:rPrChange>
          </w:rPr>
          <w:delText>status:done =&gt; agreeableness:No</w:delText>
        </w:r>
        <w:r w:rsidR="001663B6" w:rsidRPr="004A4B49" w:rsidDel="00DF5A99">
          <w:rPr>
            <w:lang w:val="en-GB"/>
            <w:rPrChange w:id="8905" w:author="Mario Ezequiel Scott" w:date="2019-12-29T19:14:00Z">
              <w:rPr>
                <w:lang w:val="en-US"/>
              </w:rPr>
            </w:rPrChange>
          </w:rPr>
          <w:delText>)</w:delText>
        </w:r>
        <w:r w:rsidR="00CB2824" w:rsidRPr="004A4B49" w:rsidDel="00DF5A99">
          <w:rPr>
            <w:lang w:val="en-GB"/>
            <w:rPrChange w:id="8906" w:author="Mario Ezequiel Scott" w:date="2019-12-29T19:14:00Z">
              <w:rPr>
                <w:lang w:val="en-US"/>
              </w:rPr>
            </w:rPrChange>
          </w:rPr>
          <w:delText xml:space="preserve"> are also significant, moreover there is a notably high confidence of the rule priority:high =&gt; agreeableness:No</w:delText>
        </w:r>
        <w:r w:rsidR="00B549F0" w:rsidRPr="004A4B49" w:rsidDel="00DF5A99">
          <w:rPr>
            <w:lang w:val="en-GB"/>
            <w:rPrChange w:id="8907" w:author="Mario Ezequiel Scott" w:date="2019-12-29T19:14:00Z">
              <w:rPr>
                <w:lang w:val="en-US"/>
              </w:rPr>
            </w:rPrChange>
          </w:rPr>
          <w:delText xml:space="preserve">, that </w:delText>
        </w:r>
        <w:r w:rsidR="009B4F9A" w:rsidRPr="004A4B49" w:rsidDel="00DF5A99">
          <w:rPr>
            <w:lang w:val="en-GB"/>
            <w:rPrChange w:id="8908" w:author="Mario Ezequiel Scott" w:date="2019-12-29T19:14:00Z">
              <w:rPr>
                <w:lang w:val="en-US"/>
              </w:rPr>
            </w:rPrChange>
          </w:rPr>
          <w:delText>is entirely understandable point since the developers that consider their tasks as the most important, would</w:delText>
        </w:r>
        <w:r w:rsidR="0094317C" w:rsidRPr="004A4B49" w:rsidDel="00DF5A99">
          <w:rPr>
            <w:lang w:val="en-GB"/>
            <w:rPrChange w:id="8909" w:author="Mario Ezequiel Scott" w:date="2019-12-29T19:14:00Z">
              <w:rPr>
                <w:lang w:val="en-US"/>
              </w:rPr>
            </w:rPrChange>
          </w:rPr>
          <w:delText xml:space="preserve"> not be among the most altruistic and modest ones</w:delText>
        </w:r>
        <w:r w:rsidR="00366587" w:rsidRPr="004A4B49" w:rsidDel="00DF5A99">
          <w:rPr>
            <w:lang w:val="en-GB"/>
            <w:rPrChange w:id="8910" w:author="Mario Ezequiel Scott" w:date="2019-12-29T19:14:00Z">
              <w:rPr>
                <w:lang w:val="en-US"/>
              </w:rPr>
            </w:rPrChange>
          </w:rPr>
          <w:delText>, and these are two of the major facets of agreeableness.</w:delText>
        </w:r>
        <w:r w:rsidR="00B549F0" w:rsidRPr="004A4B49" w:rsidDel="00DF5A99">
          <w:rPr>
            <w:lang w:val="en-GB"/>
            <w:rPrChange w:id="8911" w:author="Mario Ezequiel Scott" w:date="2019-12-29T19:14:00Z">
              <w:rPr>
                <w:lang w:val="en-US"/>
              </w:rPr>
            </w:rPrChange>
          </w:rPr>
          <w:delText xml:space="preserve"> </w:delText>
        </w:r>
        <w:r w:rsidR="00E94D7B" w:rsidRPr="004A4B49" w:rsidDel="00DF5A99">
          <w:rPr>
            <w:lang w:val="en-GB"/>
            <w:rPrChange w:id="8912" w:author="Mario Ezequiel Scott" w:date="2019-12-29T19:14:00Z">
              <w:rPr>
                <w:lang w:val="en-US"/>
              </w:rPr>
            </w:rPrChange>
          </w:rPr>
          <w:delText xml:space="preserve">The other two association rules </w:delText>
        </w:r>
        <w:r w:rsidR="0052361C" w:rsidRPr="004A4B49" w:rsidDel="00DF5A99">
          <w:rPr>
            <w:lang w:val="en-GB"/>
            <w:rPrChange w:id="8913" w:author="Mario Ezequiel Scott" w:date="2019-12-29T19:14:00Z">
              <w:rPr>
                <w:lang w:val="en-US"/>
              </w:rPr>
            </w:rPrChange>
          </w:rPr>
          <w:delText>have lift value narrowly close to 1, that implies the statistical independence of the two variables in each of these rules.</w:delText>
        </w:r>
      </w:del>
    </w:p>
    <w:p w14:paraId="403CF725" w14:textId="724C57ED" w:rsidR="008C0CA9" w:rsidRPr="004A4B49" w:rsidDel="00DF5A99" w:rsidRDefault="008C0CA9" w:rsidP="006E258A">
      <w:pPr>
        <w:rPr>
          <w:del w:id="8914" w:author="tedo gogoladze" w:date="2020-01-05T00:04:00Z"/>
          <w:lang w:val="en-GB"/>
          <w:rPrChange w:id="8915" w:author="Mario Ezequiel Scott" w:date="2019-12-29T19:14:00Z">
            <w:rPr>
              <w:del w:id="8916" w:author="tedo gogoladze" w:date="2020-01-05T00:04:00Z"/>
              <w:lang w:val="en-US"/>
            </w:rPr>
          </w:rPrChange>
        </w:rPr>
      </w:pPr>
    </w:p>
    <w:p w14:paraId="20BAC7FD" w14:textId="75D61209" w:rsidR="00343C30" w:rsidRPr="004A4B49" w:rsidDel="00DF5A99" w:rsidRDefault="00343C30" w:rsidP="009A008F">
      <w:pPr>
        <w:rPr>
          <w:del w:id="8917" w:author="tedo gogoladze" w:date="2020-01-05T00:04:00Z"/>
          <w:rFonts w:ascii="Sylfaen" w:hAnsi="Sylfaen"/>
          <w:noProof/>
          <w:lang w:val="en-GB"/>
          <w:rPrChange w:id="8918" w:author="Mario Ezequiel Scott" w:date="2019-12-29T19:14:00Z">
            <w:rPr>
              <w:del w:id="8919" w:author="tedo gogoladze" w:date="2020-01-05T00:04:00Z"/>
              <w:rFonts w:ascii="Sylfaen" w:hAnsi="Sylfaen"/>
              <w:noProof/>
              <w:lang w:val="en-US"/>
            </w:rPr>
          </w:rPrChange>
        </w:rPr>
      </w:pPr>
    </w:p>
    <w:p w14:paraId="09B9AD15" w14:textId="4440289C" w:rsidR="00343C30" w:rsidRPr="004A4B49" w:rsidDel="00DF5A99" w:rsidRDefault="00343C30" w:rsidP="009A008F">
      <w:pPr>
        <w:rPr>
          <w:del w:id="8920" w:author="tedo gogoladze" w:date="2020-01-05T00:04:00Z"/>
          <w:rFonts w:ascii="Sylfaen" w:hAnsi="Sylfaen"/>
          <w:lang w:val="en-GB"/>
          <w:rPrChange w:id="8921" w:author="Mario Ezequiel Scott" w:date="2019-12-29T19:14:00Z">
            <w:rPr>
              <w:del w:id="8922" w:author="tedo gogoladze" w:date="2020-01-05T00:04:00Z"/>
              <w:rFonts w:ascii="Sylfaen" w:hAnsi="Sylfaen"/>
              <w:lang w:val="en-US"/>
            </w:rPr>
          </w:rPrChange>
        </w:rPr>
      </w:pPr>
      <w:del w:id="8923" w:author="tedo gogoladze" w:date="2020-01-05T00:04:00Z">
        <w:r w:rsidRPr="004A4B49" w:rsidDel="00DF5A99">
          <w:rPr>
            <w:rFonts w:ascii="Sylfaen" w:hAnsi="Sylfaen"/>
            <w:noProof/>
            <w:lang w:val="en-GB"/>
            <w:rPrChange w:id="8924" w:author="Mario Ezequiel Scott" w:date="2019-12-29T19:14:00Z">
              <w:rPr>
                <w:rFonts w:ascii="Sylfaen" w:hAnsi="Sylfaen"/>
                <w:noProof/>
                <w:lang w:val="en-US"/>
              </w:rPr>
            </w:rPrChange>
          </w:rPr>
          <w:drawing>
            <wp:inline distT="0" distB="0" distL="0" distR="0" wp14:anchorId="056702CC" wp14:editId="085C6FBD">
              <wp:extent cx="5514975" cy="445356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l="1890" t="8609" r="11512" b="1546"/>
                      <a:stretch/>
                    </pic:blipFill>
                    <pic:spPr bwMode="auto">
                      <a:xfrm>
                        <a:off x="0" y="0"/>
                        <a:ext cx="5521477" cy="4458811"/>
                      </a:xfrm>
                      <a:prstGeom prst="rect">
                        <a:avLst/>
                      </a:prstGeom>
                      <a:noFill/>
                      <a:ln>
                        <a:noFill/>
                      </a:ln>
                      <a:extLst>
                        <a:ext uri="{53640926-AAD7-44D8-BBD7-CCE9431645EC}">
                          <a14:shadowObscured xmlns:a14="http://schemas.microsoft.com/office/drawing/2010/main"/>
                        </a:ext>
                      </a:extLst>
                    </pic:spPr>
                  </pic:pic>
                </a:graphicData>
              </a:graphic>
            </wp:inline>
          </w:drawing>
        </w:r>
      </w:del>
    </w:p>
    <w:p w14:paraId="122787F6" w14:textId="49DD6CAC" w:rsidR="006E258A" w:rsidRPr="004A4B49" w:rsidDel="00DF5A99" w:rsidRDefault="006E258A" w:rsidP="006E258A">
      <w:pPr>
        <w:rPr>
          <w:del w:id="8925" w:author="tedo gogoladze" w:date="2020-01-05T00:04:00Z"/>
          <w:rFonts w:cs="Times New Roman"/>
          <w:noProof/>
          <w:lang w:val="en-GB"/>
          <w:rPrChange w:id="8926" w:author="Mario Ezequiel Scott" w:date="2019-12-29T19:14:00Z">
            <w:rPr>
              <w:del w:id="8927" w:author="tedo gogoladze" w:date="2020-01-05T00:04:00Z"/>
              <w:rFonts w:cs="Times New Roman"/>
              <w:noProof/>
              <w:lang w:val="en-US"/>
            </w:rPr>
          </w:rPrChange>
        </w:rPr>
      </w:pPr>
      <w:del w:id="8928" w:author="tedo gogoladze" w:date="2020-01-05T00:04:00Z">
        <w:r w:rsidRPr="004A4B49" w:rsidDel="00DF5A99">
          <w:rPr>
            <w:rFonts w:cs="Times New Roman"/>
            <w:noProof/>
            <w:lang w:val="en-GB"/>
            <w:rPrChange w:id="8929" w:author="Mario Ezequiel Scott" w:date="2019-12-29T19:14:00Z">
              <w:rPr>
                <w:rFonts w:cs="Times New Roman"/>
                <w:noProof/>
                <w:lang w:val="en-US"/>
              </w:rPr>
            </w:rPrChange>
          </w:rPr>
          <w:delText xml:space="preserve">Figure </w:delText>
        </w:r>
        <w:r w:rsidR="00E55DFA" w:rsidRPr="004A4B49" w:rsidDel="00DF5A99">
          <w:rPr>
            <w:rFonts w:cs="Times New Roman"/>
            <w:noProof/>
            <w:lang w:val="en-GB"/>
            <w:rPrChange w:id="8930" w:author="Mario Ezequiel Scott" w:date="2019-12-29T19:14:00Z">
              <w:rPr>
                <w:rFonts w:cs="Times New Roman"/>
                <w:noProof/>
                <w:lang w:val="en-US"/>
              </w:rPr>
            </w:rPrChange>
          </w:rPr>
          <w:delText>12</w:delText>
        </w:r>
        <w:r w:rsidRPr="004A4B49" w:rsidDel="00DF5A99">
          <w:rPr>
            <w:rFonts w:cs="Times New Roman"/>
            <w:noProof/>
            <w:lang w:val="en-GB"/>
            <w:rPrChange w:id="8931" w:author="Mario Ezequiel Scott" w:date="2019-12-29T19:14:00Z">
              <w:rPr>
                <w:rFonts w:cs="Times New Roman"/>
                <w:noProof/>
                <w:lang w:val="en-US"/>
              </w:rPr>
            </w:rPrChange>
          </w:rPr>
          <w:delText>: Agreeableness personality trait and related assocaition rules.</w:delText>
        </w:r>
      </w:del>
    </w:p>
    <w:p w14:paraId="41A5ED03" w14:textId="4E9EEBFC" w:rsidR="007676ED" w:rsidRPr="004A4B49" w:rsidDel="00DF5A99" w:rsidRDefault="007676ED" w:rsidP="009A008F">
      <w:pPr>
        <w:rPr>
          <w:del w:id="8932" w:author="tedo gogoladze" w:date="2020-01-05T00:04:00Z"/>
          <w:rFonts w:ascii="Sylfaen" w:hAnsi="Sylfaen"/>
          <w:lang w:val="en-GB"/>
          <w:rPrChange w:id="8933" w:author="Mario Ezequiel Scott" w:date="2019-12-29T19:14:00Z">
            <w:rPr>
              <w:del w:id="8934" w:author="tedo gogoladze" w:date="2020-01-05T00:04:00Z"/>
              <w:rFonts w:ascii="Sylfaen" w:hAnsi="Sylfaen"/>
              <w:lang w:val="en-US"/>
            </w:rPr>
          </w:rPrChange>
        </w:rPr>
      </w:pPr>
    </w:p>
    <w:p w14:paraId="44F21FA0" w14:textId="291EDB9A" w:rsidR="007676ED" w:rsidRPr="004A4B49" w:rsidDel="00DF5A99" w:rsidRDefault="00FC6230" w:rsidP="00FC6230">
      <w:pPr>
        <w:pStyle w:val="Heading4"/>
        <w:rPr>
          <w:del w:id="8935" w:author="tedo gogoladze" w:date="2020-01-05T00:04:00Z"/>
          <w:lang w:val="en-GB"/>
          <w:rPrChange w:id="8936" w:author="Mario Ezequiel Scott" w:date="2019-12-29T19:14:00Z">
            <w:rPr>
              <w:del w:id="8937" w:author="tedo gogoladze" w:date="2020-01-05T00:04:00Z"/>
              <w:lang w:val="en-US"/>
            </w:rPr>
          </w:rPrChange>
        </w:rPr>
      </w:pPr>
      <w:del w:id="8938" w:author="tedo gogoladze" w:date="2020-01-05T00:04:00Z">
        <w:r w:rsidRPr="004A4B49" w:rsidDel="00DF5A99">
          <w:rPr>
            <w:lang w:val="en-GB"/>
            <w:rPrChange w:id="8939" w:author="Mario Ezequiel Scott" w:date="2019-12-29T19:14:00Z">
              <w:rPr>
                <w:lang w:val="en-US"/>
              </w:rPr>
            </w:rPrChange>
          </w:rPr>
          <w:delText xml:space="preserve">4.8.2.5 </w:delText>
        </w:r>
        <w:r w:rsidR="007676ED" w:rsidRPr="004A4B49" w:rsidDel="00DF5A99">
          <w:rPr>
            <w:lang w:val="en-GB"/>
            <w:rPrChange w:id="8940" w:author="Mario Ezequiel Scott" w:date="2019-12-29T19:14:00Z">
              <w:rPr>
                <w:lang w:val="en-US"/>
              </w:rPr>
            </w:rPrChange>
          </w:rPr>
          <w:delText>Neuroticism</w:delText>
        </w:r>
      </w:del>
    </w:p>
    <w:p w14:paraId="692828EB" w14:textId="3781D267" w:rsidR="000A2CBB" w:rsidRPr="004A4B49" w:rsidDel="00DF5A99" w:rsidRDefault="002D77AA" w:rsidP="009A008F">
      <w:pPr>
        <w:rPr>
          <w:del w:id="8941" w:author="tedo gogoladze" w:date="2020-01-05T00:04:00Z"/>
          <w:rFonts w:ascii="Sylfaen" w:hAnsi="Sylfaen"/>
          <w:noProof/>
          <w:lang w:val="en-GB"/>
          <w:rPrChange w:id="8942" w:author="Mario Ezequiel Scott" w:date="2019-12-29T19:14:00Z">
            <w:rPr>
              <w:del w:id="8943" w:author="tedo gogoladze" w:date="2020-01-05T00:04:00Z"/>
              <w:rFonts w:ascii="Sylfaen" w:hAnsi="Sylfaen"/>
              <w:noProof/>
              <w:lang w:val="ka-GE"/>
            </w:rPr>
          </w:rPrChange>
        </w:rPr>
      </w:pPr>
      <w:del w:id="8944" w:author="tedo gogoladze" w:date="2020-01-05T00:04:00Z">
        <w:r w:rsidRPr="004A4B49" w:rsidDel="00DF5A99">
          <w:rPr>
            <w:lang w:val="en-GB"/>
            <w:rPrChange w:id="8945" w:author="Mario Ezequiel Scott" w:date="2019-12-29T19:14:00Z">
              <w:rPr>
                <w:lang w:val="en-US"/>
              </w:rPr>
            </w:rPrChange>
          </w:rPr>
          <w:delText xml:space="preserve">Figure </w:delText>
        </w:r>
        <w:r w:rsidR="008B5D75" w:rsidRPr="004A4B49" w:rsidDel="00DF5A99">
          <w:rPr>
            <w:lang w:val="en-GB"/>
            <w:rPrChange w:id="8946" w:author="Mario Ezequiel Scott" w:date="2019-12-29T19:14:00Z">
              <w:rPr>
                <w:lang w:val="en-US"/>
              </w:rPr>
            </w:rPrChange>
          </w:rPr>
          <w:delText>13</w:delText>
        </w:r>
        <w:r w:rsidRPr="004A4B49" w:rsidDel="00DF5A99">
          <w:rPr>
            <w:lang w:val="en-GB"/>
            <w:rPrChange w:id="8947" w:author="Mario Ezequiel Scott" w:date="2019-12-29T19:14:00Z">
              <w:rPr>
                <w:lang w:val="en-US"/>
              </w:rPr>
            </w:rPrChange>
          </w:rPr>
          <w:delText xml:space="preserve"> shows Neuroticism personality traits </w:delText>
        </w:r>
        <w:r w:rsidR="00B31729" w:rsidRPr="004A4B49" w:rsidDel="00DF5A99">
          <w:rPr>
            <w:lang w:val="en-GB"/>
            <w:rPrChange w:id="8948" w:author="Mario Ezequiel Scott" w:date="2019-12-29T19:14:00Z">
              <w:rPr>
                <w:lang w:val="en-US"/>
              </w:rPr>
            </w:rPrChange>
          </w:rPr>
          <w:delText xml:space="preserve">associations with </w:delText>
        </w:r>
        <w:r w:rsidR="00DB7E19" w:rsidRPr="004A4B49" w:rsidDel="00DF5A99">
          <w:rPr>
            <w:lang w:val="en-GB"/>
            <w:rPrChange w:id="8949" w:author="Mario Ezequiel Scott" w:date="2019-12-29T19:14:00Z">
              <w:rPr>
                <w:lang w:val="en-US"/>
              </w:rPr>
            </w:rPrChange>
          </w:rPr>
          <w:delText xml:space="preserve">jira </w:delText>
        </w:r>
        <w:r w:rsidR="00B31729" w:rsidRPr="004A4B49" w:rsidDel="00DF5A99">
          <w:rPr>
            <w:lang w:val="en-GB"/>
            <w:rPrChange w:id="8950" w:author="Mario Ezequiel Scott" w:date="2019-12-29T19:14:00Z">
              <w:rPr>
                <w:lang w:val="en-US"/>
              </w:rPr>
            </w:rPrChange>
          </w:rPr>
          <w:delText>metri</w:delText>
        </w:r>
        <w:r w:rsidR="006B457D" w:rsidRPr="004A4B49" w:rsidDel="00DF5A99">
          <w:rPr>
            <w:lang w:val="en-GB"/>
            <w:rPrChange w:id="8951" w:author="Mario Ezequiel Scott" w:date="2019-12-29T19:14:00Z">
              <w:rPr>
                <w:lang w:val="en-US"/>
              </w:rPr>
            </w:rPrChange>
          </w:rPr>
          <w:delText>c</w:delText>
        </w:r>
        <w:r w:rsidR="00B31729" w:rsidRPr="004A4B49" w:rsidDel="00DF5A99">
          <w:rPr>
            <w:lang w:val="en-GB"/>
            <w:rPrChange w:id="8952" w:author="Mario Ezequiel Scott" w:date="2019-12-29T19:14:00Z">
              <w:rPr>
                <w:lang w:val="en-US"/>
              </w:rPr>
            </w:rPrChange>
          </w:rPr>
          <w:delText>s.</w:delText>
        </w:r>
        <w:r w:rsidR="00C551A7" w:rsidRPr="004A4B49" w:rsidDel="00DF5A99">
          <w:rPr>
            <w:lang w:val="en-GB"/>
            <w:rPrChange w:id="8953" w:author="Mario Ezequiel Scott" w:date="2019-12-29T19:14:00Z">
              <w:rPr>
                <w:lang w:val="en-US"/>
              </w:rPr>
            </w:rPrChange>
          </w:rPr>
          <w:delText xml:space="preserve"> According to the plot, neuroticism is associated with high priorit</w:delText>
        </w:r>
        <w:r w:rsidR="00C300C4" w:rsidRPr="004A4B49" w:rsidDel="00DF5A99">
          <w:rPr>
            <w:lang w:val="en-GB"/>
            <w:rPrChange w:id="8954" w:author="Mario Ezequiel Scott" w:date="2019-12-29T19:14:00Z">
              <w:rPr>
                <w:lang w:val="en-US"/>
              </w:rPr>
            </w:rPrChange>
          </w:rPr>
          <w:delText>ization, low development time and done task status</w:delText>
        </w:r>
        <w:r w:rsidR="005F724F" w:rsidRPr="004A4B49" w:rsidDel="00DF5A99">
          <w:rPr>
            <w:lang w:val="en-GB"/>
            <w:rPrChange w:id="8955" w:author="Mario Ezequiel Scott" w:date="2019-12-29T19:14:00Z">
              <w:rPr>
                <w:lang w:val="en-US"/>
              </w:rPr>
            </w:rPrChange>
          </w:rPr>
          <w:delText>.</w:delText>
        </w:r>
        <w:r w:rsidR="00F62CC3" w:rsidRPr="004A4B49" w:rsidDel="00DF5A99">
          <w:rPr>
            <w:lang w:val="en-GB"/>
            <w:rPrChange w:id="8956" w:author="Mario Ezequiel Scott" w:date="2019-12-29T19:14:00Z">
              <w:rPr>
                <w:lang w:val="en-US"/>
              </w:rPr>
            </w:rPrChange>
          </w:rPr>
          <w:delText xml:space="preserve"> (neuroticism:Yes =&gt; prioritization: high, neuroticism:Yes =&gt; development time: low, neuroticism:Yes =&gt; status: done)</w:delText>
        </w:r>
        <w:r w:rsidR="008A7BA3" w:rsidRPr="004A4B49" w:rsidDel="00DF5A99">
          <w:rPr>
            <w:lang w:val="en-GB"/>
            <w:rPrChange w:id="8957" w:author="Mario Ezequiel Scott" w:date="2019-12-29T19:14:00Z">
              <w:rPr>
                <w:lang w:val="en-US"/>
              </w:rPr>
            </w:rPrChange>
          </w:rPr>
          <w:delText>. The respective inverse association rules are also supported by the sufficient support and confidence</w:delText>
        </w:r>
        <w:r w:rsidR="00A9008F" w:rsidRPr="004A4B49" w:rsidDel="00DF5A99">
          <w:rPr>
            <w:lang w:val="en-GB"/>
            <w:rPrChange w:id="8958" w:author="Mario Ezequiel Scott" w:date="2019-12-29T19:14:00Z">
              <w:rPr>
                <w:lang w:val="en-US"/>
              </w:rPr>
            </w:rPrChange>
          </w:rPr>
          <w:delText>.</w:delText>
        </w:r>
        <w:r w:rsidR="00E460A4" w:rsidRPr="004A4B49" w:rsidDel="00DF5A99">
          <w:rPr>
            <w:lang w:val="en-GB"/>
            <w:rPrChange w:id="8959" w:author="Mario Ezequiel Scott" w:date="2019-12-29T19:14:00Z">
              <w:rPr>
                <w:lang w:val="en-US"/>
              </w:rPr>
            </w:rPrChange>
          </w:rPr>
          <w:delText xml:space="preserve"> On the other hand, </w:delText>
        </w:r>
        <w:r w:rsidR="00BB62C5" w:rsidRPr="004A4B49" w:rsidDel="00DF5A99">
          <w:rPr>
            <w:lang w:val="en-GB"/>
            <w:rPrChange w:id="8960" w:author="Mario Ezequiel Scott" w:date="2019-12-29T19:14:00Z">
              <w:rPr>
                <w:lang w:val="en-US"/>
              </w:rPr>
            </w:rPrChange>
          </w:rPr>
          <w:delText>non-neurotic developers</w:delText>
        </w:r>
        <w:r w:rsidR="00E97F7D" w:rsidRPr="004A4B49" w:rsidDel="00DF5A99">
          <w:rPr>
            <w:lang w:val="en-GB"/>
            <w:rPrChange w:id="8961" w:author="Mario Ezequiel Scott" w:date="2019-12-29T19:14:00Z">
              <w:rPr>
                <w:lang w:val="en-US"/>
              </w:rPr>
            </w:rPrChange>
          </w:rPr>
          <w:delText xml:space="preserve"> are assigning low story points to their tasks, spend low time and mark the tasks done.</w:delText>
        </w:r>
        <w:r w:rsidR="0038065F" w:rsidRPr="004A4B49" w:rsidDel="00DF5A99">
          <w:rPr>
            <w:lang w:val="en-GB"/>
            <w:rPrChange w:id="8962" w:author="Mario Ezequiel Scott" w:date="2019-12-29T19:14:00Z">
              <w:rPr>
                <w:lang w:val="en-US"/>
              </w:rPr>
            </w:rPrChange>
          </w:rPr>
          <w:delText xml:space="preserve"> However, form the inverse rules, only the estimation:low =&gt; neuroticism:No </w:delText>
        </w:r>
        <w:r w:rsidR="002F6DFF" w:rsidRPr="004A4B49" w:rsidDel="00DF5A99">
          <w:rPr>
            <w:lang w:val="en-GB"/>
            <w:rPrChange w:id="8963" w:author="Mario Ezequiel Scott" w:date="2019-12-29T19:14:00Z">
              <w:rPr>
                <w:lang w:val="en-US"/>
              </w:rPr>
            </w:rPrChange>
          </w:rPr>
          <w:delText>has satisfactory support value to be considered as the valid rule</w:delText>
        </w:r>
        <w:r w:rsidR="007E1937" w:rsidRPr="004A4B49" w:rsidDel="00DF5A99">
          <w:rPr>
            <w:lang w:val="en-GB"/>
            <w:rPrChange w:id="8964" w:author="Mario Ezequiel Scott" w:date="2019-12-29T19:14:00Z">
              <w:rPr>
                <w:lang w:val="en-US"/>
              </w:rPr>
            </w:rPrChange>
          </w:rPr>
          <w:delText xml:space="preserve"> and furthermore, it has the highest lift value among all the neuroticism related rules, which means it is the most correlated (positively) </w:delText>
        </w:r>
        <w:r w:rsidR="00506DFD" w:rsidRPr="004A4B49" w:rsidDel="00DF5A99">
          <w:rPr>
            <w:lang w:val="en-GB"/>
            <w:rPrChange w:id="8965" w:author="Mario Ezequiel Scott" w:date="2019-12-29T19:14:00Z">
              <w:rPr>
                <w:lang w:val="en-US"/>
              </w:rPr>
            </w:rPrChange>
          </w:rPr>
          <w:delText>variable to the non-neuroticism personality trait</w:delText>
        </w:r>
        <w:r w:rsidR="0038297B" w:rsidRPr="004A4B49" w:rsidDel="00DF5A99">
          <w:rPr>
            <w:lang w:val="en-GB"/>
            <w:rPrChange w:id="8966" w:author="Mario Ezequiel Scott" w:date="2019-12-29T19:14:00Z">
              <w:rPr>
                <w:lang w:val="en-US"/>
              </w:rPr>
            </w:rPrChange>
          </w:rPr>
          <w:delText>.</w:delText>
        </w:r>
      </w:del>
    </w:p>
    <w:p w14:paraId="281412F3" w14:textId="54D258F1" w:rsidR="00E758C6" w:rsidRPr="004A4B49" w:rsidDel="00DF5A99" w:rsidRDefault="000A2CBB" w:rsidP="009A008F">
      <w:pPr>
        <w:rPr>
          <w:del w:id="8967" w:author="tedo gogoladze" w:date="2020-01-05T00:04:00Z"/>
          <w:rFonts w:ascii="Sylfaen" w:hAnsi="Sylfaen"/>
          <w:lang w:val="en-GB"/>
          <w:rPrChange w:id="8968" w:author="Mario Ezequiel Scott" w:date="2019-12-29T19:14:00Z">
            <w:rPr>
              <w:del w:id="8969" w:author="tedo gogoladze" w:date="2020-01-05T00:04:00Z"/>
              <w:rFonts w:ascii="Sylfaen" w:hAnsi="Sylfaen"/>
              <w:lang w:val="ka-GE"/>
            </w:rPr>
          </w:rPrChange>
        </w:rPr>
      </w:pPr>
      <w:del w:id="8970" w:author="tedo gogoladze" w:date="2020-01-05T00:04:00Z">
        <w:r w:rsidRPr="004A4B49" w:rsidDel="00DF5A99">
          <w:rPr>
            <w:rFonts w:ascii="Sylfaen" w:hAnsi="Sylfaen"/>
            <w:noProof/>
            <w:lang w:val="en-GB"/>
            <w:rPrChange w:id="8971" w:author="Mario Ezequiel Scott" w:date="2019-12-29T19:14:00Z">
              <w:rPr>
                <w:rFonts w:ascii="Sylfaen" w:hAnsi="Sylfaen"/>
                <w:noProof/>
                <w:lang w:val="ka-GE"/>
              </w:rPr>
            </w:rPrChange>
          </w:rPr>
          <w:drawing>
            <wp:inline distT="0" distB="0" distL="0" distR="0" wp14:anchorId="033E6F95" wp14:editId="79EA42E4">
              <wp:extent cx="5486400" cy="441920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l="2999" t="7989" r="11140" b="3037"/>
                      <a:stretch/>
                    </pic:blipFill>
                    <pic:spPr bwMode="auto">
                      <a:xfrm>
                        <a:off x="0" y="0"/>
                        <a:ext cx="5494861" cy="4426020"/>
                      </a:xfrm>
                      <a:prstGeom prst="rect">
                        <a:avLst/>
                      </a:prstGeom>
                      <a:noFill/>
                      <a:ln>
                        <a:noFill/>
                      </a:ln>
                      <a:extLst>
                        <a:ext uri="{53640926-AAD7-44D8-BBD7-CCE9431645EC}">
                          <a14:shadowObscured xmlns:a14="http://schemas.microsoft.com/office/drawing/2010/main"/>
                        </a:ext>
                      </a:extLst>
                    </pic:spPr>
                  </pic:pic>
                </a:graphicData>
              </a:graphic>
            </wp:inline>
          </w:drawing>
        </w:r>
      </w:del>
    </w:p>
    <w:p w14:paraId="2B15287B" w14:textId="6DB8632F" w:rsidR="000A2CBB" w:rsidRPr="004A4B49" w:rsidDel="00DF5A99" w:rsidRDefault="000A2CBB" w:rsidP="000A2CBB">
      <w:pPr>
        <w:rPr>
          <w:del w:id="8972" w:author="tedo gogoladze" w:date="2020-01-05T00:04:00Z"/>
          <w:rFonts w:cs="Times New Roman"/>
          <w:noProof/>
          <w:lang w:val="en-GB"/>
          <w:rPrChange w:id="8973" w:author="Mario Ezequiel Scott" w:date="2019-12-29T19:14:00Z">
            <w:rPr>
              <w:del w:id="8974" w:author="tedo gogoladze" w:date="2020-01-05T00:04:00Z"/>
              <w:rFonts w:cs="Times New Roman"/>
              <w:noProof/>
              <w:lang w:val="en-US"/>
            </w:rPr>
          </w:rPrChange>
        </w:rPr>
      </w:pPr>
      <w:del w:id="8975" w:author="tedo gogoladze" w:date="2020-01-05T00:04:00Z">
        <w:r w:rsidRPr="004A4B49" w:rsidDel="00DF5A99">
          <w:rPr>
            <w:rFonts w:cs="Times New Roman"/>
            <w:noProof/>
            <w:lang w:val="en-GB"/>
            <w:rPrChange w:id="8976" w:author="Mario Ezequiel Scott" w:date="2019-12-29T19:14:00Z">
              <w:rPr>
                <w:rFonts w:cs="Times New Roman"/>
                <w:noProof/>
                <w:lang w:val="en-US"/>
              </w:rPr>
            </w:rPrChange>
          </w:rPr>
          <w:delText xml:space="preserve">Figure </w:delText>
        </w:r>
        <w:r w:rsidR="005C6A2D" w:rsidRPr="004A4B49" w:rsidDel="00DF5A99">
          <w:rPr>
            <w:rFonts w:cs="Times New Roman"/>
            <w:noProof/>
            <w:lang w:val="en-GB"/>
            <w:rPrChange w:id="8977" w:author="Mario Ezequiel Scott" w:date="2019-12-29T19:14:00Z">
              <w:rPr>
                <w:rFonts w:cs="Times New Roman"/>
                <w:noProof/>
                <w:lang w:val="en-US"/>
              </w:rPr>
            </w:rPrChange>
          </w:rPr>
          <w:delText>13</w:delText>
        </w:r>
        <w:r w:rsidRPr="004A4B49" w:rsidDel="00DF5A99">
          <w:rPr>
            <w:rFonts w:cs="Times New Roman"/>
            <w:noProof/>
            <w:lang w:val="en-GB"/>
            <w:rPrChange w:id="8978" w:author="Mario Ezequiel Scott" w:date="2019-12-29T19:14:00Z">
              <w:rPr>
                <w:rFonts w:cs="Times New Roman"/>
                <w:noProof/>
                <w:lang w:val="en-US"/>
              </w:rPr>
            </w:rPrChange>
          </w:rPr>
          <w:delText>: Extraversion personality trait and related assocaition rules.</w:delText>
        </w:r>
      </w:del>
    </w:p>
    <w:p w14:paraId="4090B8E5" w14:textId="55C1ECFF" w:rsidR="000A2CBB" w:rsidRPr="004A4B49" w:rsidDel="00DF5A99" w:rsidRDefault="000A2CBB" w:rsidP="009A008F">
      <w:pPr>
        <w:rPr>
          <w:del w:id="8979" w:author="tedo gogoladze" w:date="2020-01-05T00:04:00Z"/>
          <w:rFonts w:ascii="Sylfaen" w:hAnsi="Sylfaen"/>
          <w:lang w:val="en-GB"/>
          <w:rPrChange w:id="8980" w:author="Mario Ezequiel Scott" w:date="2019-12-29T19:14:00Z">
            <w:rPr>
              <w:del w:id="8981" w:author="tedo gogoladze" w:date="2020-01-05T00:04:00Z"/>
              <w:rFonts w:ascii="Sylfaen" w:hAnsi="Sylfaen"/>
              <w:lang w:val="ka-GE"/>
            </w:rPr>
          </w:rPrChange>
        </w:rPr>
      </w:pPr>
    </w:p>
    <w:p w14:paraId="5DF0D4AD" w14:textId="0BADD446" w:rsidR="00321382" w:rsidRPr="009A4FA7" w:rsidDel="00DF5A99" w:rsidRDefault="00321382" w:rsidP="009A008F">
      <w:pPr>
        <w:rPr>
          <w:del w:id="8982" w:author="tedo gogoladze" w:date="2020-01-05T00:04:00Z"/>
          <w:lang w:val="en-GB"/>
        </w:rPr>
      </w:pPr>
    </w:p>
    <w:p w14:paraId="78A02011" w14:textId="0B24E68E" w:rsidR="001E6D4F" w:rsidRPr="004A4B49" w:rsidDel="00DF5A99" w:rsidRDefault="001213E0" w:rsidP="008D7226">
      <w:pPr>
        <w:pStyle w:val="Heading2"/>
        <w:numPr>
          <w:ilvl w:val="0"/>
          <w:numId w:val="0"/>
        </w:numPr>
        <w:ind w:left="576" w:hanging="576"/>
        <w:rPr>
          <w:del w:id="8983" w:author="tedo gogoladze" w:date="2020-01-05T00:04:00Z"/>
        </w:rPr>
      </w:pPr>
      <w:del w:id="8984" w:author="tedo gogoladze" w:date="2020-01-05T00:04:00Z">
        <w:r w:rsidRPr="008A1EBF" w:rsidDel="00DF5A99">
          <w:delText>4</w:delText>
        </w:r>
        <w:r w:rsidR="001E6D4F" w:rsidRPr="008A1EBF" w:rsidDel="00DF5A99">
          <w:delText>.</w:delText>
        </w:r>
        <w:r w:rsidRPr="008A1EBF" w:rsidDel="00DF5A99">
          <w:delText>8</w:delText>
        </w:r>
        <w:r w:rsidR="001E6D4F" w:rsidRPr="008A1EBF" w:rsidDel="00DF5A99">
          <w:delText>.</w:delText>
        </w:r>
        <w:r w:rsidR="003F097E" w:rsidRPr="004A4B49" w:rsidDel="00DF5A99">
          <w:delText>3</w:delText>
        </w:r>
        <w:r w:rsidR="001E6D4F" w:rsidRPr="004A4B49" w:rsidDel="00DF5A99">
          <w:delText xml:space="preserve"> </w:delText>
        </w:r>
        <w:r w:rsidR="007F2154" w:rsidRPr="004A4B49" w:rsidDel="00DF5A99">
          <w:delText>FSLM / Big 5 / Agile validation</w:delText>
        </w:r>
      </w:del>
    </w:p>
    <w:p w14:paraId="2B086356" w14:textId="7B54D21E" w:rsidR="00645773" w:rsidRPr="004A4B49" w:rsidDel="00DF5A99" w:rsidRDefault="00645773" w:rsidP="008D7226">
      <w:pPr>
        <w:rPr>
          <w:del w:id="8985" w:author="tedo gogoladze" w:date="2020-01-05T00:04:00Z"/>
          <w:rFonts w:cstheme="minorHAnsi"/>
          <w:lang w:val="en-GB"/>
          <w:rPrChange w:id="8986" w:author="Mario Ezequiel Scott" w:date="2019-12-29T19:14:00Z">
            <w:rPr>
              <w:del w:id="8987" w:author="tedo gogoladze" w:date="2020-01-05T00:04:00Z"/>
              <w:rFonts w:cstheme="minorHAnsi"/>
            </w:rPr>
          </w:rPrChange>
        </w:rPr>
      </w:pPr>
      <w:del w:id="8988" w:author="tedo gogoladze" w:date="2020-01-05T00:04:00Z">
        <w:r w:rsidRPr="004A4B49" w:rsidDel="00DF5A99">
          <w:rPr>
            <w:rFonts w:cstheme="minorHAnsi"/>
            <w:lang w:val="en-GB"/>
            <w:rPrChange w:id="8989" w:author="Mario Ezequiel Scott" w:date="2019-12-29T19:14:00Z">
              <w:rPr>
                <w:rFonts w:cstheme="minorHAnsi"/>
              </w:rPr>
            </w:rPrChange>
          </w:rPr>
          <w:delText xml:space="preserve">The second research question of this </w:delText>
        </w:r>
        <w:r w:rsidR="008D7226" w:rsidRPr="004A4B49" w:rsidDel="00DF5A99">
          <w:rPr>
            <w:rFonts w:cstheme="minorHAnsi"/>
            <w:lang w:val="en-GB"/>
            <w:rPrChange w:id="8990" w:author="Mario Ezequiel Scott" w:date="2019-12-29T19:14:00Z">
              <w:rPr>
                <w:rFonts w:cstheme="minorHAnsi"/>
              </w:rPr>
            </w:rPrChange>
          </w:rPr>
          <w:delText xml:space="preserve">paper is to </w:delText>
        </w:r>
        <w:r w:rsidRPr="004A4B49" w:rsidDel="00DF5A99">
          <w:rPr>
            <w:rFonts w:cstheme="minorHAnsi"/>
            <w:lang w:val="en-GB"/>
            <w:rPrChange w:id="8991" w:author="Mario Ezequiel Scott" w:date="2019-12-29T19:14:00Z">
              <w:rPr>
                <w:rFonts w:cstheme="minorHAnsi"/>
              </w:rPr>
            </w:rPrChange>
          </w:rPr>
          <w:delText>analyze how the Big 5 personality traits and the Agile metrics are linked according to the previous studies, specifically, the researches of E.Scott and Siddiquei.</w:delText>
        </w:r>
      </w:del>
      <w:del w:id="8992" w:author="tedo gogoladze" w:date="2020-01-04T23:59:00Z">
        <w:r w:rsidRPr="004A4B49" w:rsidDel="00CA7146">
          <w:rPr>
            <w:rFonts w:cstheme="minorHAnsi"/>
            <w:lang w:val="en-GB"/>
            <w:rPrChange w:id="8993" w:author="Mario Ezequiel Scott" w:date="2019-12-29T19:14:00Z">
              <w:rPr>
                <w:rFonts w:cstheme="minorHAnsi"/>
              </w:rPr>
            </w:rPrChange>
          </w:rPr>
          <w:delText xml:space="preserve"> </w:delText>
        </w:r>
      </w:del>
    </w:p>
    <w:p w14:paraId="51F5FBE3" w14:textId="1464A115" w:rsidR="008D7226" w:rsidRPr="004A4B49" w:rsidDel="00DF5A99" w:rsidRDefault="00645773" w:rsidP="008D7226">
      <w:pPr>
        <w:rPr>
          <w:del w:id="8994" w:author="tedo gogoladze" w:date="2020-01-05T00:04:00Z"/>
          <w:rFonts w:cstheme="minorHAnsi"/>
          <w:lang w:val="en-GB"/>
          <w:rPrChange w:id="8995" w:author="Mario Ezequiel Scott" w:date="2019-12-29T19:14:00Z">
            <w:rPr>
              <w:del w:id="8996" w:author="tedo gogoladze" w:date="2020-01-05T00:04:00Z"/>
              <w:rFonts w:cstheme="minorHAnsi"/>
            </w:rPr>
          </w:rPrChange>
        </w:rPr>
      </w:pPr>
      <w:del w:id="8997" w:author="tedo gogoladze" w:date="2020-01-05T00:04:00Z">
        <w:r w:rsidRPr="004A4B49" w:rsidDel="00DF5A99">
          <w:rPr>
            <w:rFonts w:cstheme="minorHAnsi"/>
            <w:lang w:val="en-GB"/>
            <w:rPrChange w:id="8998" w:author="Mario Ezequiel Scott" w:date="2019-12-29T19:14:00Z">
              <w:rPr>
                <w:rFonts w:cstheme="minorHAnsi"/>
              </w:rPr>
            </w:rPrChange>
          </w:rPr>
          <w:delText>For answering this question, need to t</w:delText>
        </w:r>
        <w:r w:rsidR="008D7226" w:rsidRPr="004A4B49" w:rsidDel="00DF5A99">
          <w:rPr>
            <w:rFonts w:cstheme="minorHAnsi"/>
            <w:lang w:val="en-GB"/>
            <w:rPrChange w:id="8999" w:author="Mario Ezequiel Scott" w:date="2019-12-29T19:14:00Z">
              <w:rPr>
                <w:rFonts w:cstheme="minorHAnsi"/>
              </w:rPr>
            </w:rPrChange>
          </w:rPr>
          <w:delText>ake the association rules of FSLM model and SCRUM metrics, get the correlation of FSLM and Big 5 model by the paper of Siddiquei, and then check the former associations with Big 5. Proving the association rules of SCRUM metrics with big5 personality traits will create triangular relation of FSLM, Big5 and SCRUM, as shown on Figure 8 and will strengthen the link between these models by the real-world team project analysis.</w:delText>
        </w:r>
      </w:del>
    </w:p>
    <w:p w14:paraId="64CD1252" w14:textId="259BF47C" w:rsidR="008D7226" w:rsidRPr="004A4B49" w:rsidDel="00DF5A99" w:rsidRDefault="008D7226" w:rsidP="008D7226">
      <w:pPr>
        <w:rPr>
          <w:del w:id="9000" w:author="tedo gogoladze" w:date="2020-01-05T00:04:00Z"/>
          <w:rFonts w:cstheme="minorHAnsi"/>
          <w:lang w:val="en-GB"/>
          <w:rPrChange w:id="9001" w:author="Mario Ezequiel Scott" w:date="2019-12-29T19:14:00Z">
            <w:rPr>
              <w:del w:id="9002" w:author="tedo gogoladze" w:date="2020-01-05T00:04:00Z"/>
              <w:rFonts w:cstheme="minorHAnsi"/>
            </w:rPr>
          </w:rPrChange>
        </w:rPr>
      </w:pPr>
      <w:del w:id="9003" w:author="tedo gogoladze" w:date="2020-01-05T00:04:00Z">
        <w:r w:rsidRPr="004A4B49" w:rsidDel="00DF5A99">
          <w:rPr>
            <w:rFonts w:cstheme="minorHAnsi"/>
            <w:lang w:val="en-GB"/>
            <w:rPrChange w:id="9004" w:author="Mario Ezequiel Scott" w:date="2019-12-29T19:14:00Z">
              <w:rPr>
                <w:rFonts w:cstheme="minorHAnsi"/>
              </w:rPr>
            </w:rPrChange>
          </w:rPr>
          <w:delText xml:space="preserve">Let`s take a closer look at the association rules that was studied to be significant by E.Scott, given in Table </w:delText>
        </w:r>
        <w:r w:rsidR="00834C03" w:rsidRPr="004A4B49" w:rsidDel="00DF5A99">
          <w:rPr>
            <w:rFonts w:cstheme="minorHAnsi"/>
            <w:lang w:val="en-GB"/>
            <w:rPrChange w:id="9005" w:author="Mario Ezequiel Scott" w:date="2019-12-29T19:14:00Z">
              <w:rPr>
                <w:rFonts w:cstheme="minorHAnsi"/>
              </w:rPr>
            </w:rPrChange>
          </w:rPr>
          <w:delText>20</w:delText>
        </w:r>
        <w:r w:rsidRPr="004A4B49" w:rsidDel="00DF5A99">
          <w:rPr>
            <w:rFonts w:cstheme="minorHAnsi"/>
            <w:lang w:val="en-GB"/>
            <w:rPrChange w:id="9006" w:author="Mario Ezequiel Scott" w:date="2019-12-29T19:14:00Z">
              <w:rPr>
                <w:rFonts w:cstheme="minorHAnsi"/>
              </w:rPr>
            </w:rPrChange>
          </w:rPr>
          <w:delText>. Antecedent and consequent of the association rules are either, Felder-Silverman learning model (FSLM) variables or SCRUM metrics variables.</w:delText>
        </w:r>
      </w:del>
    </w:p>
    <w:tbl>
      <w:tblPr>
        <w:tblW w:w="7540" w:type="dxa"/>
        <w:tblLook w:val="04A0" w:firstRow="1" w:lastRow="0" w:firstColumn="1" w:lastColumn="0" w:noHBand="0" w:noVBand="1"/>
      </w:tblPr>
      <w:tblGrid>
        <w:gridCol w:w="2000"/>
        <w:gridCol w:w="1740"/>
        <w:gridCol w:w="2020"/>
        <w:gridCol w:w="1780"/>
      </w:tblGrid>
      <w:tr w:rsidR="008D7226" w:rsidRPr="004A4B49" w:rsidDel="00DF5A99" w14:paraId="10BE111A" w14:textId="0CE4E7AC" w:rsidTr="00794694">
        <w:trPr>
          <w:trHeight w:val="300"/>
          <w:del w:id="9007" w:author="tedo gogoladze" w:date="2020-01-05T00:04:00Z"/>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44D258" w14:textId="53E69E45" w:rsidR="008D7226" w:rsidRPr="004A4B49" w:rsidDel="00DF5A99" w:rsidRDefault="008D7226" w:rsidP="00794694">
            <w:pPr>
              <w:spacing w:after="0"/>
              <w:rPr>
                <w:del w:id="9008" w:author="tedo gogoladze" w:date="2020-01-05T00:04:00Z"/>
                <w:rFonts w:ascii="Calibri" w:eastAsia="Times New Roman" w:hAnsi="Calibri" w:cs="Calibri"/>
                <w:b/>
                <w:bCs/>
                <w:color w:val="000000"/>
                <w:lang w:val="en-GB"/>
                <w:rPrChange w:id="9009" w:author="Mario Ezequiel Scott" w:date="2019-12-29T19:14:00Z">
                  <w:rPr>
                    <w:del w:id="9010" w:author="tedo gogoladze" w:date="2020-01-05T00:04:00Z"/>
                    <w:rFonts w:ascii="Calibri" w:eastAsia="Times New Roman" w:hAnsi="Calibri" w:cs="Calibri"/>
                    <w:b/>
                    <w:bCs/>
                    <w:color w:val="000000"/>
                  </w:rPr>
                </w:rPrChange>
              </w:rPr>
            </w:pPr>
            <w:del w:id="9011" w:author="tedo gogoladze" w:date="2020-01-05T00:04:00Z">
              <w:r w:rsidRPr="004A4B49" w:rsidDel="00DF5A99">
                <w:rPr>
                  <w:rFonts w:ascii="Calibri" w:eastAsia="Times New Roman" w:hAnsi="Calibri" w:cs="Calibri"/>
                  <w:b/>
                  <w:bCs/>
                  <w:color w:val="000000"/>
                  <w:lang w:val="en-GB"/>
                  <w:rPrChange w:id="9012" w:author="Mario Ezequiel Scott" w:date="2019-12-29T19:14:00Z">
                    <w:rPr>
                      <w:rFonts w:ascii="Calibri" w:eastAsia="Times New Roman" w:hAnsi="Calibri" w:cs="Calibri"/>
                      <w:b/>
                      <w:bCs/>
                      <w:color w:val="000000"/>
                    </w:rPr>
                  </w:rPrChange>
                </w:rPr>
                <w:delText>antecedent variable</w:delText>
              </w:r>
            </w:del>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2D464BCB" w14:textId="6890D2A8" w:rsidR="008D7226" w:rsidRPr="004A4B49" w:rsidDel="00DF5A99" w:rsidRDefault="008D7226" w:rsidP="00794694">
            <w:pPr>
              <w:spacing w:after="0"/>
              <w:rPr>
                <w:del w:id="9013" w:author="tedo gogoladze" w:date="2020-01-05T00:04:00Z"/>
                <w:rFonts w:ascii="Calibri" w:eastAsia="Times New Roman" w:hAnsi="Calibri" w:cs="Calibri"/>
                <w:b/>
                <w:bCs/>
                <w:color w:val="000000"/>
                <w:lang w:val="en-GB"/>
                <w:rPrChange w:id="9014" w:author="Mario Ezequiel Scott" w:date="2019-12-29T19:14:00Z">
                  <w:rPr>
                    <w:del w:id="9015" w:author="tedo gogoladze" w:date="2020-01-05T00:04:00Z"/>
                    <w:rFonts w:ascii="Calibri" w:eastAsia="Times New Roman" w:hAnsi="Calibri" w:cs="Calibri"/>
                    <w:b/>
                    <w:bCs/>
                    <w:color w:val="000000"/>
                  </w:rPr>
                </w:rPrChange>
              </w:rPr>
            </w:pPr>
            <w:del w:id="9016" w:author="tedo gogoladze" w:date="2020-01-05T00:04:00Z">
              <w:r w:rsidRPr="004A4B49" w:rsidDel="00DF5A99">
                <w:rPr>
                  <w:rFonts w:ascii="Calibri" w:eastAsia="Times New Roman" w:hAnsi="Calibri" w:cs="Calibri"/>
                  <w:b/>
                  <w:bCs/>
                  <w:color w:val="000000"/>
                  <w:lang w:val="en-GB"/>
                  <w:rPrChange w:id="9017" w:author="Mario Ezequiel Scott" w:date="2019-12-29T19:14:00Z">
                    <w:rPr>
                      <w:rFonts w:ascii="Calibri" w:eastAsia="Times New Roman" w:hAnsi="Calibri" w:cs="Calibri"/>
                      <w:b/>
                      <w:bCs/>
                      <w:color w:val="000000"/>
                    </w:rPr>
                  </w:rPrChange>
                </w:rPr>
                <w:delText>antecedent value</w:delText>
              </w:r>
            </w:del>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7CD66BB5" w14:textId="12C143CC" w:rsidR="008D7226" w:rsidRPr="004A4B49" w:rsidDel="00DF5A99" w:rsidRDefault="008D7226" w:rsidP="00794694">
            <w:pPr>
              <w:spacing w:after="0"/>
              <w:rPr>
                <w:del w:id="9018" w:author="tedo gogoladze" w:date="2020-01-05T00:04:00Z"/>
                <w:rFonts w:ascii="Calibri" w:eastAsia="Times New Roman" w:hAnsi="Calibri" w:cs="Calibri"/>
                <w:b/>
                <w:bCs/>
                <w:color w:val="000000"/>
                <w:lang w:val="en-GB"/>
                <w:rPrChange w:id="9019" w:author="Mario Ezequiel Scott" w:date="2019-12-29T19:14:00Z">
                  <w:rPr>
                    <w:del w:id="9020" w:author="tedo gogoladze" w:date="2020-01-05T00:04:00Z"/>
                    <w:rFonts w:ascii="Calibri" w:eastAsia="Times New Roman" w:hAnsi="Calibri" w:cs="Calibri"/>
                    <w:b/>
                    <w:bCs/>
                    <w:color w:val="000000"/>
                  </w:rPr>
                </w:rPrChange>
              </w:rPr>
            </w:pPr>
            <w:del w:id="9021" w:author="tedo gogoladze" w:date="2020-01-05T00:04:00Z">
              <w:r w:rsidRPr="004A4B49" w:rsidDel="00DF5A99">
                <w:rPr>
                  <w:rFonts w:ascii="Calibri" w:eastAsia="Times New Roman" w:hAnsi="Calibri" w:cs="Calibri"/>
                  <w:b/>
                  <w:bCs/>
                  <w:color w:val="000000"/>
                  <w:lang w:val="en-GB"/>
                  <w:rPrChange w:id="9022" w:author="Mario Ezequiel Scott" w:date="2019-12-29T19:14:00Z">
                    <w:rPr>
                      <w:rFonts w:ascii="Calibri" w:eastAsia="Times New Roman" w:hAnsi="Calibri" w:cs="Calibri"/>
                      <w:b/>
                      <w:bCs/>
                      <w:color w:val="000000"/>
                    </w:rPr>
                  </w:rPrChange>
                </w:rPr>
                <w:delText>consequent variable</w:delText>
              </w:r>
            </w:del>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48EEEB1A" w14:textId="4CD7C672" w:rsidR="008D7226" w:rsidRPr="004A4B49" w:rsidDel="00DF5A99" w:rsidRDefault="008D7226" w:rsidP="00794694">
            <w:pPr>
              <w:spacing w:after="0"/>
              <w:rPr>
                <w:del w:id="9023" w:author="tedo gogoladze" w:date="2020-01-05T00:04:00Z"/>
                <w:rFonts w:ascii="Calibri" w:eastAsia="Times New Roman" w:hAnsi="Calibri" w:cs="Calibri"/>
                <w:b/>
                <w:bCs/>
                <w:color w:val="000000"/>
                <w:lang w:val="en-GB"/>
                <w:rPrChange w:id="9024" w:author="Mario Ezequiel Scott" w:date="2019-12-29T19:14:00Z">
                  <w:rPr>
                    <w:del w:id="9025" w:author="tedo gogoladze" w:date="2020-01-05T00:04:00Z"/>
                    <w:rFonts w:ascii="Calibri" w:eastAsia="Times New Roman" w:hAnsi="Calibri" w:cs="Calibri"/>
                    <w:b/>
                    <w:bCs/>
                    <w:color w:val="000000"/>
                  </w:rPr>
                </w:rPrChange>
              </w:rPr>
            </w:pPr>
            <w:del w:id="9026" w:author="tedo gogoladze" w:date="2020-01-05T00:04:00Z">
              <w:r w:rsidRPr="004A4B49" w:rsidDel="00DF5A99">
                <w:rPr>
                  <w:rFonts w:ascii="Calibri" w:eastAsia="Times New Roman" w:hAnsi="Calibri" w:cs="Calibri"/>
                  <w:b/>
                  <w:bCs/>
                  <w:color w:val="000000"/>
                  <w:lang w:val="en-GB"/>
                  <w:rPrChange w:id="9027" w:author="Mario Ezequiel Scott" w:date="2019-12-29T19:14:00Z">
                    <w:rPr>
                      <w:rFonts w:ascii="Calibri" w:eastAsia="Times New Roman" w:hAnsi="Calibri" w:cs="Calibri"/>
                      <w:b/>
                      <w:bCs/>
                      <w:color w:val="000000"/>
                    </w:rPr>
                  </w:rPrChange>
                </w:rPr>
                <w:delText>consequent value</w:delText>
              </w:r>
            </w:del>
          </w:p>
        </w:tc>
      </w:tr>
      <w:tr w:rsidR="008D7226" w:rsidRPr="004A4B49" w:rsidDel="00DF5A99" w14:paraId="53EB9B0D" w14:textId="71467B3D" w:rsidTr="00794694">
        <w:trPr>
          <w:trHeight w:val="300"/>
          <w:del w:id="9028"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6A2BEF3" w14:textId="2599C0B7" w:rsidR="008D7226" w:rsidRPr="004A4B49" w:rsidDel="00DF5A99" w:rsidRDefault="008D7226" w:rsidP="00794694">
            <w:pPr>
              <w:spacing w:after="0"/>
              <w:rPr>
                <w:del w:id="9029" w:author="tedo gogoladze" w:date="2020-01-05T00:04:00Z"/>
                <w:rFonts w:ascii="Calibri" w:eastAsia="Times New Roman" w:hAnsi="Calibri" w:cs="Calibri"/>
                <w:color w:val="000000"/>
                <w:lang w:val="en-GB"/>
                <w:rPrChange w:id="9030" w:author="Mario Ezequiel Scott" w:date="2019-12-29T19:14:00Z">
                  <w:rPr>
                    <w:del w:id="9031" w:author="tedo gogoladze" w:date="2020-01-05T00:04:00Z"/>
                    <w:rFonts w:ascii="Calibri" w:eastAsia="Times New Roman" w:hAnsi="Calibri" w:cs="Calibri"/>
                    <w:color w:val="000000"/>
                  </w:rPr>
                </w:rPrChange>
              </w:rPr>
            </w:pPr>
            <w:del w:id="9032" w:author="tedo gogoladze" w:date="2020-01-05T00:04:00Z">
              <w:r w:rsidRPr="004A4B49" w:rsidDel="00DF5A99">
                <w:rPr>
                  <w:rFonts w:ascii="Calibri" w:eastAsia="Times New Roman" w:hAnsi="Calibri" w:cs="Calibri"/>
                  <w:color w:val="000000"/>
                  <w:lang w:val="en-GB"/>
                  <w:rPrChange w:id="9033" w:author="Mario Ezequiel Scott" w:date="2019-12-29T19:14:00Z">
                    <w:rPr>
                      <w:rFonts w:ascii="Calibri" w:eastAsia="Times New Roman" w:hAnsi="Calibri" w:cs="Calibri"/>
                      <w:color w:val="000000"/>
                    </w:rPr>
                  </w:rPrChange>
                </w:rPr>
                <w:delText>priority</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0C846C70" w14:textId="126CDA2E" w:rsidR="008D7226" w:rsidRPr="004A4B49" w:rsidDel="00DF5A99" w:rsidRDefault="008D7226" w:rsidP="00794694">
            <w:pPr>
              <w:spacing w:after="0"/>
              <w:rPr>
                <w:del w:id="9034" w:author="tedo gogoladze" w:date="2020-01-05T00:04:00Z"/>
                <w:rFonts w:ascii="Calibri" w:eastAsia="Times New Roman" w:hAnsi="Calibri" w:cs="Calibri"/>
                <w:color w:val="000000"/>
                <w:lang w:val="en-GB"/>
                <w:rPrChange w:id="9035" w:author="Mario Ezequiel Scott" w:date="2019-12-29T19:14:00Z">
                  <w:rPr>
                    <w:del w:id="9036" w:author="tedo gogoladze" w:date="2020-01-05T00:04:00Z"/>
                    <w:rFonts w:ascii="Calibri" w:eastAsia="Times New Roman" w:hAnsi="Calibri" w:cs="Calibri"/>
                    <w:color w:val="000000"/>
                  </w:rPr>
                </w:rPrChange>
              </w:rPr>
            </w:pPr>
            <w:del w:id="9037" w:author="tedo gogoladze" w:date="2020-01-05T00:04:00Z">
              <w:r w:rsidRPr="004A4B49" w:rsidDel="00DF5A99">
                <w:rPr>
                  <w:rFonts w:ascii="Calibri" w:eastAsia="Times New Roman" w:hAnsi="Calibri" w:cs="Calibri"/>
                  <w:color w:val="000000"/>
                  <w:lang w:val="en-GB"/>
                  <w:rPrChange w:id="9038" w:author="Mario Ezequiel Scott" w:date="2019-12-29T19:14:00Z">
                    <w:rPr>
                      <w:rFonts w:ascii="Calibri" w:eastAsia="Times New Roman" w:hAnsi="Calibri" w:cs="Calibri"/>
                      <w:color w:val="000000"/>
                    </w:rPr>
                  </w:rPrChange>
                </w:rPr>
                <w:delText xml:space="preserve"> high</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4F40B757" w14:textId="5400470C" w:rsidR="008D7226" w:rsidRPr="004A4B49" w:rsidDel="00DF5A99" w:rsidRDefault="008D7226" w:rsidP="00794694">
            <w:pPr>
              <w:spacing w:after="0"/>
              <w:rPr>
                <w:del w:id="9039" w:author="tedo gogoladze" w:date="2020-01-05T00:04:00Z"/>
                <w:rFonts w:ascii="Calibri" w:eastAsia="Times New Roman" w:hAnsi="Calibri" w:cs="Calibri"/>
                <w:color w:val="000000"/>
                <w:lang w:val="en-GB"/>
                <w:rPrChange w:id="9040" w:author="Mario Ezequiel Scott" w:date="2019-12-29T19:14:00Z">
                  <w:rPr>
                    <w:del w:id="9041" w:author="tedo gogoladze" w:date="2020-01-05T00:04:00Z"/>
                    <w:rFonts w:ascii="Calibri" w:eastAsia="Times New Roman" w:hAnsi="Calibri" w:cs="Calibri"/>
                    <w:color w:val="000000"/>
                  </w:rPr>
                </w:rPrChange>
              </w:rPr>
            </w:pPr>
            <w:del w:id="9042" w:author="tedo gogoladze" w:date="2020-01-05T00:04:00Z">
              <w:r w:rsidRPr="004A4B49" w:rsidDel="00DF5A99">
                <w:rPr>
                  <w:rFonts w:ascii="Calibri" w:eastAsia="Times New Roman" w:hAnsi="Calibri" w:cs="Calibri"/>
                  <w:color w:val="000000"/>
                  <w:lang w:val="en-GB"/>
                  <w:rPrChange w:id="9043" w:author="Mario Ezequiel Scott" w:date="2019-12-29T19:14:00Z">
                    <w:rPr>
                      <w:rFonts w:ascii="Calibri" w:eastAsia="Times New Roman" w:hAnsi="Calibri" w:cs="Calibri"/>
                      <w:color w:val="000000"/>
                    </w:rPr>
                  </w:rPrChange>
                </w:rPr>
                <w:delText>Perception</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00C6565B" w14:textId="4122DB5E" w:rsidR="008D7226" w:rsidRPr="004A4B49" w:rsidDel="00DF5A99" w:rsidRDefault="008D7226" w:rsidP="00794694">
            <w:pPr>
              <w:spacing w:after="0"/>
              <w:rPr>
                <w:del w:id="9044" w:author="tedo gogoladze" w:date="2020-01-05T00:04:00Z"/>
                <w:rFonts w:ascii="Calibri" w:eastAsia="Times New Roman" w:hAnsi="Calibri" w:cs="Calibri"/>
                <w:color w:val="000000"/>
                <w:lang w:val="en-GB"/>
                <w:rPrChange w:id="9045" w:author="Mario Ezequiel Scott" w:date="2019-12-29T19:14:00Z">
                  <w:rPr>
                    <w:del w:id="9046" w:author="tedo gogoladze" w:date="2020-01-05T00:04:00Z"/>
                    <w:rFonts w:ascii="Calibri" w:eastAsia="Times New Roman" w:hAnsi="Calibri" w:cs="Calibri"/>
                    <w:color w:val="000000"/>
                  </w:rPr>
                </w:rPrChange>
              </w:rPr>
            </w:pPr>
            <w:del w:id="9047" w:author="tedo gogoladze" w:date="2020-01-05T00:04:00Z">
              <w:r w:rsidRPr="004A4B49" w:rsidDel="00DF5A99">
                <w:rPr>
                  <w:rFonts w:ascii="Calibri" w:eastAsia="Times New Roman" w:hAnsi="Calibri" w:cs="Calibri"/>
                  <w:color w:val="000000"/>
                  <w:lang w:val="en-GB"/>
                  <w:rPrChange w:id="9048" w:author="Mario Ezequiel Scott" w:date="2019-12-29T19:14:00Z">
                    <w:rPr>
                      <w:rFonts w:ascii="Calibri" w:eastAsia="Times New Roman" w:hAnsi="Calibri" w:cs="Calibri"/>
                      <w:color w:val="000000"/>
                    </w:rPr>
                  </w:rPrChange>
                </w:rPr>
                <w:delText xml:space="preserve"> sensing</w:delText>
              </w:r>
            </w:del>
          </w:p>
        </w:tc>
      </w:tr>
      <w:tr w:rsidR="008D7226" w:rsidRPr="004A4B49" w:rsidDel="00DF5A99" w14:paraId="6103BFCB" w14:textId="690CF325" w:rsidTr="00794694">
        <w:trPr>
          <w:trHeight w:val="300"/>
          <w:del w:id="9049"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0A83232" w14:textId="77F15BFB" w:rsidR="008D7226" w:rsidRPr="004A4B49" w:rsidDel="00DF5A99" w:rsidRDefault="008D7226" w:rsidP="00794694">
            <w:pPr>
              <w:spacing w:after="0"/>
              <w:rPr>
                <w:del w:id="9050" w:author="tedo gogoladze" w:date="2020-01-05T00:04:00Z"/>
                <w:rFonts w:ascii="Calibri" w:eastAsia="Times New Roman" w:hAnsi="Calibri" w:cs="Calibri"/>
                <w:color w:val="000000"/>
                <w:lang w:val="en-GB"/>
                <w:rPrChange w:id="9051" w:author="Mario Ezequiel Scott" w:date="2019-12-29T19:14:00Z">
                  <w:rPr>
                    <w:del w:id="9052" w:author="tedo gogoladze" w:date="2020-01-05T00:04:00Z"/>
                    <w:rFonts w:ascii="Calibri" w:eastAsia="Times New Roman" w:hAnsi="Calibri" w:cs="Calibri"/>
                    <w:color w:val="000000"/>
                  </w:rPr>
                </w:rPrChange>
              </w:rPr>
            </w:pPr>
            <w:del w:id="9053" w:author="tedo gogoladze" w:date="2020-01-05T00:04:00Z">
              <w:r w:rsidRPr="004A4B49" w:rsidDel="00DF5A99">
                <w:rPr>
                  <w:rFonts w:ascii="Calibri" w:eastAsia="Times New Roman" w:hAnsi="Calibri" w:cs="Calibri"/>
                  <w:color w:val="000000"/>
                  <w:lang w:val="en-GB"/>
                  <w:rPrChange w:id="9054" w:author="Mario Ezequiel Scott" w:date="2019-12-29T19:14:00Z">
                    <w:rPr>
                      <w:rFonts w:ascii="Calibri" w:eastAsia="Times New Roman" w:hAnsi="Calibri" w:cs="Calibri"/>
                      <w:color w:val="000000"/>
                    </w:rPr>
                  </w:rPrChange>
                </w:rPr>
                <w:delText>priority</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1F9A5965" w14:textId="42AFB5F3" w:rsidR="008D7226" w:rsidRPr="004A4B49" w:rsidDel="00DF5A99" w:rsidRDefault="008D7226" w:rsidP="00794694">
            <w:pPr>
              <w:spacing w:after="0"/>
              <w:rPr>
                <w:del w:id="9055" w:author="tedo gogoladze" w:date="2020-01-05T00:04:00Z"/>
                <w:rFonts w:ascii="Calibri" w:eastAsia="Times New Roman" w:hAnsi="Calibri" w:cs="Calibri"/>
                <w:color w:val="000000"/>
                <w:lang w:val="en-GB"/>
                <w:rPrChange w:id="9056" w:author="Mario Ezequiel Scott" w:date="2019-12-29T19:14:00Z">
                  <w:rPr>
                    <w:del w:id="9057" w:author="tedo gogoladze" w:date="2020-01-05T00:04:00Z"/>
                    <w:rFonts w:ascii="Calibri" w:eastAsia="Times New Roman" w:hAnsi="Calibri" w:cs="Calibri"/>
                    <w:color w:val="000000"/>
                  </w:rPr>
                </w:rPrChange>
              </w:rPr>
            </w:pPr>
            <w:del w:id="9058" w:author="tedo gogoladze" w:date="2020-01-05T00:04:00Z">
              <w:r w:rsidRPr="004A4B49" w:rsidDel="00DF5A99">
                <w:rPr>
                  <w:rFonts w:ascii="Calibri" w:eastAsia="Times New Roman" w:hAnsi="Calibri" w:cs="Calibri"/>
                  <w:color w:val="000000"/>
                  <w:lang w:val="en-GB"/>
                  <w:rPrChange w:id="9059" w:author="Mario Ezequiel Scott" w:date="2019-12-29T19:14:00Z">
                    <w:rPr>
                      <w:rFonts w:ascii="Calibri" w:eastAsia="Times New Roman" w:hAnsi="Calibri" w:cs="Calibri"/>
                      <w:color w:val="000000"/>
                    </w:rPr>
                  </w:rPrChange>
                </w:rPr>
                <w:delText xml:space="preserve"> low</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7F643820" w14:textId="6AD35679" w:rsidR="008D7226" w:rsidRPr="004A4B49" w:rsidDel="00DF5A99" w:rsidRDefault="008D7226" w:rsidP="00794694">
            <w:pPr>
              <w:spacing w:after="0"/>
              <w:rPr>
                <w:del w:id="9060" w:author="tedo gogoladze" w:date="2020-01-05T00:04:00Z"/>
                <w:rFonts w:ascii="Calibri" w:eastAsia="Times New Roman" w:hAnsi="Calibri" w:cs="Calibri"/>
                <w:color w:val="000000"/>
                <w:lang w:val="en-GB"/>
                <w:rPrChange w:id="9061" w:author="Mario Ezequiel Scott" w:date="2019-12-29T19:14:00Z">
                  <w:rPr>
                    <w:del w:id="9062" w:author="tedo gogoladze" w:date="2020-01-05T00:04:00Z"/>
                    <w:rFonts w:ascii="Calibri" w:eastAsia="Times New Roman" w:hAnsi="Calibri" w:cs="Calibri"/>
                    <w:color w:val="000000"/>
                  </w:rPr>
                </w:rPrChange>
              </w:rPr>
            </w:pPr>
            <w:del w:id="9063" w:author="tedo gogoladze" w:date="2020-01-05T00:04:00Z">
              <w:r w:rsidRPr="004A4B49" w:rsidDel="00DF5A99">
                <w:rPr>
                  <w:rFonts w:ascii="Calibri" w:eastAsia="Times New Roman" w:hAnsi="Calibri" w:cs="Calibri"/>
                  <w:color w:val="000000"/>
                  <w:lang w:val="en-GB"/>
                  <w:rPrChange w:id="9064" w:author="Mario Ezequiel Scott" w:date="2019-12-29T19:14:00Z">
                    <w:rPr>
                      <w:rFonts w:ascii="Calibri" w:eastAsia="Times New Roman" w:hAnsi="Calibri" w:cs="Calibri"/>
                      <w:color w:val="000000"/>
                    </w:rPr>
                  </w:rPrChange>
                </w:rPr>
                <w:delText>Perception</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42CA2BEB" w14:textId="22AD2FBC" w:rsidR="008D7226" w:rsidRPr="004A4B49" w:rsidDel="00DF5A99" w:rsidRDefault="008D7226" w:rsidP="00794694">
            <w:pPr>
              <w:spacing w:after="0"/>
              <w:rPr>
                <w:del w:id="9065" w:author="tedo gogoladze" w:date="2020-01-05T00:04:00Z"/>
                <w:rFonts w:ascii="Calibri" w:eastAsia="Times New Roman" w:hAnsi="Calibri" w:cs="Calibri"/>
                <w:color w:val="000000"/>
                <w:lang w:val="en-GB"/>
                <w:rPrChange w:id="9066" w:author="Mario Ezequiel Scott" w:date="2019-12-29T19:14:00Z">
                  <w:rPr>
                    <w:del w:id="9067" w:author="tedo gogoladze" w:date="2020-01-05T00:04:00Z"/>
                    <w:rFonts w:ascii="Calibri" w:eastAsia="Times New Roman" w:hAnsi="Calibri" w:cs="Calibri"/>
                    <w:color w:val="000000"/>
                  </w:rPr>
                </w:rPrChange>
              </w:rPr>
            </w:pPr>
            <w:del w:id="9068" w:author="tedo gogoladze" w:date="2020-01-05T00:04:00Z">
              <w:r w:rsidRPr="004A4B49" w:rsidDel="00DF5A99">
                <w:rPr>
                  <w:rFonts w:ascii="Calibri" w:eastAsia="Times New Roman" w:hAnsi="Calibri" w:cs="Calibri"/>
                  <w:color w:val="000000"/>
                  <w:lang w:val="en-GB"/>
                  <w:rPrChange w:id="9069" w:author="Mario Ezequiel Scott" w:date="2019-12-29T19:14:00Z">
                    <w:rPr>
                      <w:rFonts w:ascii="Calibri" w:eastAsia="Times New Roman" w:hAnsi="Calibri" w:cs="Calibri"/>
                      <w:color w:val="000000"/>
                    </w:rPr>
                  </w:rPrChange>
                </w:rPr>
                <w:delText xml:space="preserve"> intuitive</w:delText>
              </w:r>
            </w:del>
          </w:p>
        </w:tc>
      </w:tr>
      <w:tr w:rsidR="008D7226" w:rsidRPr="004A4B49" w:rsidDel="00DF5A99" w14:paraId="30F81B8A" w14:textId="75E36DBB" w:rsidTr="00794694">
        <w:trPr>
          <w:trHeight w:val="300"/>
          <w:del w:id="9070"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7E1BE63" w14:textId="075569CB" w:rsidR="008D7226" w:rsidRPr="004A4B49" w:rsidDel="00DF5A99" w:rsidRDefault="008D7226" w:rsidP="00794694">
            <w:pPr>
              <w:spacing w:after="0"/>
              <w:rPr>
                <w:del w:id="9071" w:author="tedo gogoladze" w:date="2020-01-05T00:04:00Z"/>
                <w:rFonts w:ascii="Calibri" w:eastAsia="Times New Roman" w:hAnsi="Calibri" w:cs="Calibri"/>
                <w:color w:val="000000"/>
                <w:lang w:val="en-GB"/>
                <w:rPrChange w:id="9072" w:author="Mario Ezequiel Scott" w:date="2019-12-29T19:14:00Z">
                  <w:rPr>
                    <w:del w:id="9073" w:author="tedo gogoladze" w:date="2020-01-05T00:04:00Z"/>
                    <w:rFonts w:ascii="Calibri" w:eastAsia="Times New Roman" w:hAnsi="Calibri" w:cs="Calibri"/>
                    <w:color w:val="000000"/>
                  </w:rPr>
                </w:rPrChange>
              </w:rPr>
            </w:pPr>
            <w:del w:id="9074" w:author="tedo gogoladze" w:date="2020-01-05T00:04:00Z">
              <w:r w:rsidRPr="004A4B49" w:rsidDel="00DF5A99">
                <w:rPr>
                  <w:rFonts w:ascii="Calibri" w:eastAsia="Times New Roman" w:hAnsi="Calibri" w:cs="Calibri"/>
                  <w:color w:val="000000"/>
                  <w:lang w:val="en-GB"/>
                  <w:rPrChange w:id="9075" w:author="Mario Ezequiel Scott" w:date="2019-12-29T19:14:00Z">
                    <w:rPr>
                      <w:rFonts w:ascii="Calibri" w:eastAsia="Times New Roman" w:hAnsi="Calibri" w:cs="Calibri"/>
                      <w:color w:val="000000"/>
                    </w:rPr>
                  </w:rPrChange>
                </w:rPr>
                <w:delText>time</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5A51CE87" w14:textId="06786132" w:rsidR="008D7226" w:rsidRPr="004A4B49" w:rsidDel="00DF5A99" w:rsidRDefault="008D7226" w:rsidP="00794694">
            <w:pPr>
              <w:spacing w:after="0"/>
              <w:rPr>
                <w:del w:id="9076" w:author="tedo gogoladze" w:date="2020-01-05T00:04:00Z"/>
                <w:rFonts w:ascii="Calibri" w:eastAsia="Times New Roman" w:hAnsi="Calibri" w:cs="Calibri"/>
                <w:color w:val="000000"/>
                <w:lang w:val="en-GB"/>
                <w:rPrChange w:id="9077" w:author="Mario Ezequiel Scott" w:date="2019-12-29T19:14:00Z">
                  <w:rPr>
                    <w:del w:id="9078" w:author="tedo gogoladze" w:date="2020-01-05T00:04:00Z"/>
                    <w:rFonts w:ascii="Calibri" w:eastAsia="Times New Roman" w:hAnsi="Calibri" w:cs="Calibri"/>
                    <w:color w:val="000000"/>
                  </w:rPr>
                </w:rPrChange>
              </w:rPr>
            </w:pPr>
            <w:del w:id="9079" w:author="tedo gogoladze" w:date="2020-01-05T00:04:00Z">
              <w:r w:rsidRPr="004A4B49" w:rsidDel="00DF5A99">
                <w:rPr>
                  <w:rFonts w:ascii="Calibri" w:eastAsia="Times New Roman" w:hAnsi="Calibri" w:cs="Calibri"/>
                  <w:color w:val="000000"/>
                  <w:lang w:val="en-GB"/>
                  <w:rPrChange w:id="9080" w:author="Mario Ezequiel Scott" w:date="2019-12-29T19:14:00Z">
                    <w:rPr>
                      <w:rFonts w:ascii="Calibri" w:eastAsia="Times New Roman" w:hAnsi="Calibri" w:cs="Calibri"/>
                      <w:color w:val="000000"/>
                    </w:rPr>
                  </w:rPrChange>
                </w:rPr>
                <w:delText xml:space="preserve"> low</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0F6D06D5" w14:textId="439D5E5B" w:rsidR="008D7226" w:rsidRPr="004A4B49" w:rsidDel="00DF5A99" w:rsidRDefault="008D7226" w:rsidP="00794694">
            <w:pPr>
              <w:spacing w:after="0"/>
              <w:rPr>
                <w:del w:id="9081" w:author="tedo gogoladze" w:date="2020-01-05T00:04:00Z"/>
                <w:rFonts w:ascii="Calibri" w:eastAsia="Times New Roman" w:hAnsi="Calibri" w:cs="Calibri"/>
                <w:color w:val="000000"/>
                <w:lang w:val="en-GB"/>
                <w:rPrChange w:id="9082" w:author="Mario Ezequiel Scott" w:date="2019-12-29T19:14:00Z">
                  <w:rPr>
                    <w:del w:id="9083" w:author="tedo gogoladze" w:date="2020-01-05T00:04:00Z"/>
                    <w:rFonts w:ascii="Calibri" w:eastAsia="Times New Roman" w:hAnsi="Calibri" w:cs="Calibri"/>
                    <w:color w:val="000000"/>
                  </w:rPr>
                </w:rPrChange>
              </w:rPr>
            </w:pPr>
            <w:del w:id="9084" w:author="tedo gogoladze" w:date="2020-01-05T00:04:00Z">
              <w:r w:rsidRPr="004A4B49" w:rsidDel="00DF5A99">
                <w:rPr>
                  <w:rFonts w:ascii="Calibri" w:eastAsia="Times New Roman" w:hAnsi="Calibri" w:cs="Calibri"/>
                  <w:color w:val="000000"/>
                  <w:lang w:val="en-GB"/>
                  <w:rPrChange w:id="9085" w:author="Mario Ezequiel Scott" w:date="2019-12-29T19:14:00Z">
                    <w:rPr>
                      <w:rFonts w:ascii="Calibri" w:eastAsia="Times New Roman" w:hAnsi="Calibri" w:cs="Calibri"/>
                      <w:color w:val="000000"/>
                    </w:rPr>
                  </w:rPrChange>
                </w:rPr>
                <w:delText>Perception</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64ABE188" w14:textId="46ACFFF0" w:rsidR="008D7226" w:rsidRPr="004A4B49" w:rsidDel="00DF5A99" w:rsidRDefault="008D7226" w:rsidP="00794694">
            <w:pPr>
              <w:spacing w:after="0"/>
              <w:rPr>
                <w:del w:id="9086" w:author="tedo gogoladze" w:date="2020-01-05T00:04:00Z"/>
                <w:rFonts w:ascii="Calibri" w:eastAsia="Times New Roman" w:hAnsi="Calibri" w:cs="Calibri"/>
                <w:color w:val="000000"/>
                <w:lang w:val="en-GB"/>
                <w:rPrChange w:id="9087" w:author="Mario Ezequiel Scott" w:date="2019-12-29T19:14:00Z">
                  <w:rPr>
                    <w:del w:id="9088" w:author="tedo gogoladze" w:date="2020-01-05T00:04:00Z"/>
                    <w:rFonts w:ascii="Calibri" w:eastAsia="Times New Roman" w:hAnsi="Calibri" w:cs="Calibri"/>
                    <w:color w:val="000000"/>
                  </w:rPr>
                </w:rPrChange>
              </w:rPr>
            </w:pPr>
            <w:del w:id="9089" w:author="tedo gogoladze" w:date="2020-01-05T00:04:00Z">
              <w:r w:rsidRPr="004A4B49" w:rsidDel="00DF5A99">
                <w:rPr>
                  <w:rFonts w:ascii="Calibri" w:eastAsia="Times New Roman" w:hAnsi="Calibri" w:cs="Calibri"/>
                  <w:color w:val="000000"/>
                  <w:lang w:val="en-GB"/>
                  <w:rPrChange w:id="9090" w:author="Mario Ezequiel Scott" w:date="2019-12-29T19:14:00Z">
                    <w:rPr>
                      <w:rFonts w:ascii="Calibri" w:eastAsia="Times New Roman" w:hAnsi="Calibri" w:cs="Calibri"/>
                      <w:color w:val="000000"/>
                    </w:rPr>
                  </w:rPrChange>
                </w:rPr>
                <w:delText xml:space="preserve"> intuitive</w:delText>
              </w:r>
            </w:del>
          </w:p>
        </w:tc>
      </w:tr>
      <w:tr w:rsidR="008D7226" w:rsidRPr="004A4B49" w:rsidDel="00DF5A99" w14:paraId="3B322443" w14:textId="1BE5CFE6" w:rsidTr="00794694">
        <w:trPr>
          <w:trHeight w:val="300"/>
          <w:del w:id="9091"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9453DA6" w14:textId="573212B4" w:rsidR="008D7226" w:rsidRPr="004A4B49" w:rsidDel="00DF5A99" w:rsidRDefault="008D7226" w:rsidP="00794694">
            <w:pPr>
              <w:spacing w:after="0"/>
              <w:rPr>
                <w:del w:id="9092" w:author="tedo gogoladze" w:date="2020-01-05T00:04:00Z"/>
                <w:rFonts w:ascii="Calibri" w:eastAsia="Times New Roman" w:hAnsi="Calibri" w:cs="Calibri"/>
                <w:color w:val="000000"/>
                <w:lang w:val="en-GB"/>
                <w:rPrChange w:id="9093" w:author="Mario Ezequiel Scott" w:date="2019-12-29T19:14:00Z">
                  <w:rPr>
                    <w:del w:id="9094" w:author="tedo gogoladze" w:date="2020-01-05T00:04:00Z"/>
                    <w:rFonts w:ascii="Calibri" w:eastAsia="Times New Roman" w:hAnsi="Calibri" w:cs="Calibri"/>
                    <w:color w:val="000000"/>
                  </w:rPr>
                </w:rPrChange>
              </w:rPr>
            </w:pPr>
            <w:del w:id="9095" w:author="tedo gogoladze" w:date="2020-01-05T00:04:00Z">
              <w:r w:rsidRPr="004A4B49" w:rsidDel="00DF5A99">
                <w:rPr>
                  <w:rFonts w:ascii="Calibri" w:eastAsia="Times New Roman" w:hAnsi="Calibri" w:cs="Calibri"/>
                  <w:color w:val="000000"/>
                  <w:lang w:val="en-GB"/>
                  <w:rPrChange w:id="9096" w:author="Mario Ezequiel Scott" w:date="2019-12-29T19:14:00Z">
                    <w:rPr>
                      <w:rFonts w:ascii="Calibri" w:eastAsia="Times New Roman" w:hAnsi="Calibri" w:cs="Calibri"/>
                      <w:color w:val="000000"/>
                    </w:rPr>
                  </w:rPrChange>
                </w:rPr>
                <w:delText>time</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305ACBD8" w14:textId="3EDB0233" w:rsidR="008D7226" w:rsidRPr="004A4B49" w:rsidDel="00DF5A99" w:rsidRDefault="008D7226" w:rsidP="00794694">
            <w:pPr>
              <w:spacing w:after="0"/>
              <w:rPr>
                <w:del w:id="9097" w:author="tedo gogoladze" w:date="2020-01-05T00:04:00Z"/>
                <w:rFonts w:ascii="Calibri" w:eastAsia="Times New Roman" w:hAnsi="Calibri" w:cs="Calibri"/>
                <w:color w:val="000000"/>
                <w:lang w:val="en-GB"/>
                <w:rPrChange w:id="9098" w:author="Mario Ezequiel Scott" w:date="2019-12-29T19:14:00Z">
                  <w:rPr>
                    <w:del w:id="9099" w:author="tedo gogoladze" w:date="2020-01-05T00:04:00Z"/>
                    <w:rFonts w:ascii="Calibri" w:eastAsia="Times New Roman" w:hAnsi="Calibri" w:cs="Calibri"/>
                    <w:color w:val="000000"/>
                  </w:rPr>
                </w:rPrChange>
              </w:rPr>
            </w:pPr>
            <w:del w:id="9100" w:author="tedo gogoladze" w:date="2020-01-05T00:04:00Z">
              <w:r w:rsidRPr="004A4B49" w:rsidDel="00DF5A99">
                <w:rPr>
                  <w:rFonts w:ascii="Calibri" w:eastAsia="Times New Roman" w:hAnsi="Calibri" w:cs="Calibri"/>
                  <w:color w:val="000000"/>
                  <w:lang w:val="en-GB"/>
                  <w:rPrChange w:id="9101" w:author="Mario Ezequiel Scott" w:date="2019-12-29T19:14:00Z">
                    <w:rPr>
                      <w:rFonts w:ascii="Calibri" w:eastAsia="Times New Roman" w:hAnsi="Calibri" w:cs="Calibri"/>
                      <w:color w:val="000000"/>
                    </w:rPr>
                  </w:rPrChange>
                </w:rPr>
                <w:delText xml:space="preserve"> high</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264ADC56" w14:textId="0364AEB2" w:rsidR="008D7226" w:rsidRPr="004A4B49" w:rsidDel="00DF5A99" w:rsidRDefault="008D7226" w:rsidP="00794694">
            <w:pPr>
              <w:spacing w:after="0"/>
              <w:rPr>
                <w:del w:id="9102" w:author="tedo gogoladze" w:date="2020-01-05T00:04:00Z"/>
                <w:rFonts w:ascii="Calibri" w:eastAsia="Times New Roman" w:hAnsi="Calibri" w:cs="Calibri"/>
                <w:color w:val="000000"/>
                <w:lang w:val="en-GB"/>
                <w:rPrChange w:id="9103" w:author="Mario Ezequiel Scott" w:date="2019-12-29T19:14:00Z">
                  <w:rPr>
                    <w:del w:id="9104" w:author="tedo gogoladze" w:date="2020-01-05T00:04:00Z"/>
                    <w:rFonts w:ascii="Calibri" w:eastAsia="Times New Roman" w:hAnsi="Calibri" w:cs="Calibri"/>
                    <w:color w:val="000000"/>
                  </w:rPr>
                </w:rPrChange>
              </w:rPr>
            </w:pPr>
            <w:del w:id="9105" w:author="tedo gogoladze" w:date="2020-01-05T00:04:00Z">
              <w:r w:rsidRPr="004A4B49" w:rsidDel="00DF5A99">
                <w:rPr>
                  <w:rFonts w:ascii="Calibri" w:eastAsia="Times New Roman" w:hAnsi="Calibri" w:cs="Calibri"/>
                  <w:color w:val="000000"/>
                  <w:lang w:val="en-GB"/>
                  <w:rPrChange w:id="9106" w:author="Mario Ezequiel Scott" w:date="2019-12-29T19:14:00Z">
                    <w:rPr>
                      <w:rFonts w:ascii="Calibri" w:eastAsia="Times New Roman" w:hAnsi="Calibri" w:cs="Calibri"/>
                      <w:color w:val="000000"/>
                    </w:rPr>
                  </w:rPrChange>
                </w:rPr>
                <w:delText>Perception</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20F391EE" w14:textId="231C9DFE" w:rsidR="008D7226" w:rsidRPr="004A4B49" w:rsidDel="00DF5A99" w:rsidRDefault="008D7226" w:rsidP="00794694">
            <w:pPr>
              <w:spacing w:after="0"/>
              <w:rPr>
                <w:del w:id="9107" w:author="tedo gogoladze" w:date="2020-01-05T00:04:00Z"/>
                <w:rFonts w:ascii="Calibri" w:eastAsia="Times New Roman" w:hAnsi="Calibri" w:cs="Calibri"/>
                <w:color w:val="000000"/>
                <w:lang w:val="en-GB"/>
                <w:rPrChange w:id="9108" w:author="Mario Ezequiel Scott" w:date="2019-12-29T19:14:00Z">
                  <w:rPr>
                    <w:del w:id="9109" w:author="tedo gogoladze" w:date="2020-01-05T00:04:00Z"/>
                    <w:rFonts w:ascii="Calibri" w:eastAsia="Times New Roman" w:hAnsi="Calibri" w:cs="Calibri"/>
                    <w:color w:val="000000"/>
                  </w:rPr>
                </w:rPrChange>
              </w:rPr>
            </w:pPr>
            <w:del w:id="9110" w:author="tedo gogoladze" w:date="2020-01-05T00:04:00Z">
              <w:r w:rsidRPr="004A4B49" w:rsidDel="00DF5A99">
                <w:rPr>
                  <w:rFonts w:ascii="Calibri" w:eastAsia="Times New Roman" w:hAnsi="Calibri" w:cs="Calibri"/>
                  <w:color w:val="000000"/>
                  <w:lang w:val="en-GB"/>
                  <w:rPrChange w:id="9111" w:author="Mario Ezequiel Scott" w:date="2019-12-29T19:14:00Z">
                    <w:rPr>
                      <w:rFonts w:ascii="Calibri" w:eastAsia="Times New Roman" w:hAnsi="Calibri" w:cs="Calibri"/>
                      <w:color w:val="000000"/>
                    </w:rPr>
                  </w:rPrChange>
                </w:rPr>
                <w:delText xml:space="preserve"> sensing</w:delText>
              </w:r>
            </w:del>
          </w:p>
        </w:tc>
      </w:tr>
      <w:tr w:rsidR="008D7226" w:rsidRPr="004A4B49" w:rsidDel="00DF5A99" w14:paraId="60DCAB91" w14:textId="35D6613E" w:rsidTr="00794694">
        <w:trPr>
          <w:trHeight w:val="300"/>
          <w:del w:id="9112"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DA5FF27" w14:textId="00396F09" w:rsidR="008D7226" w:rsidRPr="004A4B49" w:rsidDel="00DF5A99" w:rsidRDefault="008D7226" w:rsidP="00794694">
            <w:pPr>
              <w:spacing w:after="0"/>
              <w:rPr>
                <w:del w:id="9113" w:author="tedo gogoladze" w:date="2020-01-05T00:04:00Z"/>
                <w:rFonts w:ascii="Calibri" w:eastAsia="Times New Roman" w:hAnsi="Calibri" w:cs="Calibri"/>
                <w:color w:val="000000"/>
                <w:lang w:val="en-GB"/>
                <w:rPrChange w:id="9114" w:author="Mario Ezequiel Scott" w:date="2019-12-29T19:14:00Z">
                  <w:rPr>
                    <w:del w:id="9115" w:author="tedo gogoladze" w:date="2020-01-05T00:04:00Z"/>
                    <w:rFonts w:ascii="Calibri" w:eastAsia="Times New Roman" w:hAnsi="Calibri" w:cs="Calibri"/>
                    <w:color w:val="000000"/>
                  </w:rPr>
                </w:rPrChange>
              </w:rPr>
            </w:pPr>
            <w:del w:id="9116" w:author="tedo gogoladze" w:date="2020-01-05T00:04:00Z">
              <w:r w:rsidRPr="004A4B49" w:rsidDel="00DF5A99">
                <w:rPr>
                  <w:rFonts w:ascii="Calibri" w:eastAsia="Times New Roman" w:hAnsi="Calibri" w:cs="Calibri"/>
                  <w:color w:val="000000"/>
                  <w:lang w:val="en-GB"/>
                  <w:rPrChange w:id="9117" w:author="Mario Ezequiel Scott" w:date="2019-12-29T19:14:00Z">
                    <w:rPr>
                      <w:rFonts w:ascii="Calibri" w:eastAsia="Times New Roman" w:hAnsi="Calibri" w:cs="Calibri"/>
                      <w:color w:val="000000"/>
                    </w:rPr>
                  </w:rPrChange>
                </w:rPr>
                <w:delText>status</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343A225B" w14:textId="6AB50CF2" w:rsidR="008D7226" w:rsidRPr="004A4B49" w:rsidDel="00DF5A99" w:rsidRDefault="008D7226" w:rsidP="00794694">
            <w:pPr>
              <w:spacing w:after="0"/>
              <w:rPr>
                <w:del w:id="9118" w:author="tedo gogoladze" w:date="2020-01-05T00:04:00Z"/>
                <w:rFonts w:ascii="Calibri" w:eastAsia="Times New Roman" w:hAnsi="Calibri" w:cs="Calibri"/>
                <w:color w:val="000000"/>
                <w:lang w:val="en-GB"/>
                <w:rPrChange w:id="9119" w:author="Mario Ezequiel Scott" w:date="2019-12-29T19:14:00Z">
                  <w:rPr>
                    <w:del w:id="9120" w:author="tedo gogoladze" w:date="2020-01-05T00:04:00Z"/>
                    <w:rFonts w:ascii="Calibri" w:eastAsia="Times New Roman" w:hAnsi="Calibri" w:cs="Calibri"/>
                    <w:color w:val="000000"/>
                  </w:rPr>
                </w:rPrChange>
              </w:rPr>
            </w:pPr>
            <w:del w:id="9121" w:author="tedo gogoladze" w:date="2020-01-05T00:04:00Z">
              <w:r w:rsidRPr="004A4B49" w:rsidDel="00DF5A99">
                <w:rPr>
                  <w:rFonts w:ascii="Calibri" w:eastAsia="Times New Roman" w:hAnsi="Calibri" w:cs="Calibri"/>
                  <w:color w:val="000000"/>
                  <w:lang w:val="en-GB"/>
                  <w:rPrChange w:id="9122" w:author="Mario Ezequiel Scott" w:date="2019-12-29T19:14:00Z">
                    <w:rPr>
                      <w:rFonts w:ascii="Calibri" w:eastAsia="Times New Roman" w:hAnsi="Calibri" w:cs="Calibri"/>
                      <w:color w:val="000000"/>
                    </w:rPr>
                  </w:rPrChange>
                </w:rPr>
                <w:delText xml:space="preserve"> done</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3544D6D3" w14:textId="2EEF74A7" w:rsidR="008D7226" w:rsidRPr="004A4B49" w:rsidDel="00DF5A99" w:rsidRDefault="008D7226" w:rsidP="00794694">
            <w:pPr>
              <w:spacing w:after="0"/>
              <w:rPr>
                <w:del w:id="9123" w:author="tedo gogoladze" w:date="2020-01-05T00:04:00Z"/>
                <w:rFonts w:ascii="Calibri" w:eastAsia="Times New Roman" w:hAnsi="Calibri" w:cs="Calibri"/>
                <w:color w:val="000000"/>
                <w:lang w:val="en-GB"/>
                <w:rPrChange w:id="9124" w:author="Mario Ezequiel Scott" w:date="2019-12-29T19:14:00Z">
                  <w:rPr>
                    <w:del w:id="9125" w:author="tedo gogoladze" w:date="2020-01-05T00:04:00Z"/>
                    <w:rFonts w:ascii="Calibri" w:eastAsia="Times New Roman" w:hAnsi="Calibri" w:cs="Calibri"/>
                    <w:color w:val="000000"/>
                  </w:rPr>
                </w:rPrChange>
              </w:rPr>
            </w:pPr>
            <w:del w:id="9126" w:author="tedo gogoladze" w:date="2020-01-05T00:04:00Z">
              <w:r w:rsidRPr="004A4B49" w:rsidDel="00DF5A99">
                <w:rPr>
                  <w:rFonts w:ascii="Calibri" w:eastAsia="Times New Roman" w:hAnsi="Calibri" w:cs="Calibri"/>
                  <w:color w:val="000000"/>
                  <w:lang w:val="en-GB"/>
                  <w:rPrChange w:id="9127" w:author="Mario Ezequiel Scott" w:date="2019-12-29T19:14:00Z">
                    <w:rPr>
                      <w:rFonts w:ascii="Calibri" w:eastAsia="Times New Roman" w:hAnsi="Calibri" w:cs="Calibri"/>
                      <w:color w:val="000000"/>
                    </w:rPr>
                  </w:rPrChange>
                </w:rPr>
                <w:delText>Perception</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2CF2275B" w14:textId="458C639D" w:rsidR="008D7226" w:rsidRPr="004A4B49" w:rsidDel="00DF5A99" w:rsidRDefault="008D7226" w:rsidP="00794694">
            <w:pPr>
              <w:spacing w:after="0"/>
              <w:rPr>
                <w:del w:id="9128" w:author="tedo gogoladze" w:date="2020-01-05T00:04:00Z"/>
                <w:rFonts w:ascii="Calibri" w:eastAsia="Times New Roman" w:hAnsi="Calibri" w:cs="Calibri"/>
                <w:color w:val="000000"/>
                <w:lang w:val="en-GB"/>
                <w:rPrChange w:id="9129" w:author="Mario Ezequiel Scott" w:date="2019-12-29T19:14:00Z">
                  <w:rPr>
                    <w:del w:id="9130" w:author="tedo gogoladze" w:date="2020-01-05T00:04:00Z"/>
                    <w:rFonts w:ascii="Calibri" w:eastAsia="Times New Roman" w:hAnsi="Calibri" w:cs="Calibri"/>
                    <w:color w:val="000000"/>
                  </w:rPr>
                </w:rPrChange>
              </w:rPr>
            </w:pPr>
            <w:del w:id="9131" w:author="tedo gogoladze" w:date="2020-01-05T00:04:00Z">
              <w:r w:rsidRPr="004A4B49" w:rsidDel="00DF5A99">
                <w:rPr>
                  <w:rFonts w:ascii="Calibri" w:eastAsia="Times New Roman" w:hAnsi="Calibri" w:cs="Calibri"/>
                  <w:color w:val="000000"/>
                  <w:lang w:val="en-GB"/>
                  <w:rPrChange w:id="9132" w:author="Mario Ezequiel Scott" w:date="2019-12-29T19:14:00Z">
                    <w:rPr>
                      <w:rFonts w:ascii="Calibri" w:eastAsia="Times New Roman" w:hAnsi="Calibri" w:cs="Calibri"/>
                      <w:color w:val="000000"/>
                    </w:rPr>
                  </w:rPrChange>
                </w:rPr>
                <w:delText xml:space="preserve"> intuitive</w:delText>
              </w:r>
            </w:del>
          </w:p>
        </w:tc>
      </w:tr>
      <w:tr w:rsidR="008D7226" w:rsidRPr="004A4B49" w:rsidDel="00DF5A99" w14:paraId="74D71B59" w14:textId="34A34EE1" w:rsidTr="00794694">
        <w:trPr>
          <w:trHeight w:val="300"/>
          <w:del w:id="9133"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CAECDE5" w14:textId="2281A015" w:rsidR="008D7226" w:rsidRPr="004A4B49" w:rsidDel="00DF5A99" w:rsidRDefault="008D7226" w:rsidP="00794694">
            <w:pPr>
              <w:spacing w:after="0"/>
              <w:rPr>
                <w:del w:id="9134" w:author="tedo gogoladze" w:date="2020-01-05T00:04:00Z"/>
                <w:rFonts w:ascii="Calibri" w:eastAsia="Times New Roman" w:hAnsi="Calibri" w:cs="Calibri"/>
                <w:color w:val="000000"/>
                <w:lang w:val="en-GB"/>
                <w:rPrChange w:id="9135" w:author="Mario Ezequiel Scott" w:date="2019-12-29T19:14:00Z">
                  <w:rPr>
                    <w:del w:id="9136" w:author="tedo gogoladze" w:date="2020-01-05T00:04:00Z"/>
                    <w:rFonts w:ascii="Calibri" w:eastAsia="Times New Roman" w:hAnsi="Calibri" w:cs="Calibri"/>
                    <w:color w:val="000000"/>
                  </w:rPr>
                </w:rPrChange>
              </w:rPr>
            </w:pPr>
            <w:del w:id="9137" w:author="tedo gogoladze" w:date="2020-01-05T00:04:00Z">
              <w:r w:rsidRPr="004A4B49" w:rsidDel="00DF5A99">
                <w:rPr>
                  <w:rFonts w:ascii="Calibri" w:eastAsia="Times New Roman" w:hAnsi="Calibri" w:cs="Calibri"/>
                  <w:color w:val="000000"/>
                  <w:lang w:val="en-GB"/>
                  <w:rPrChange w:id="9138" w:author="Mario Ezequiel Scott" w:date="2019-12-29T19:14:00Z">
                    <w:rPr>
                      <w:rFonts w:ascii="Calibri" w:eastAsia="Times New Roman" w:hAnsi="Calibri" w:cs="Calibri"/>
                      <w:color w:val="000000"/>
                    </w:rPr>
                  </w:rPrChange>
                </w:rPr>
                <w:delText>Perception</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291D731B" w14:textId="7A3C156F" w:rsidR="008D7226" w:rsidRPr="004A4B49" w:rsidDel="00DF5A99" w:rsidRDefault="008D7226" w:rsidP="00794694">
            <w:pPr>
              <w:spacing w:after="0"/>
              <w:rPr>
                <w:del w:id="9139" w:author="tedo gogoladze" w:date="2020-01-05T00:04:00Z"/>
                <w:rFonts w:ascii="Calibri" w:eastAsia="Times New Roman" w:hAnsi="Calibri" w:cs="Calibri"/>
                <w:color w:val="000000"/>
                <w:lang w:val="en-GB"/>
                <w:rPrChange w:id="9140" w:author="Mario Ezequiel Scott" w:date="2019-12-29T19:14:00Z">
                  <w:rPr>
                    <w:del w:id="9141" w:author="tedo gogoladze" w:date="2020-01-05T00:04:00Z"/>
                    <w:rFonts w:ascii="Calibri" w:eastAsia="Times New Roman" w:hAnsi="Calibri" w:cs="Calibri"/>
                    <w:color w:val="000000"/>
                  </w:rPr>
                </w:rPrChange>
              </w:rPr>
            </w:pPr>
            <w:del w:id="9142" w:author="tedo gogoladze" w:date="2020-01-05T00:04:00Z">
              <w:r w:rsidRPr="004A4B49" w:rsidDel="00DF5A99">
                <w:rPr>
                  <w:rFonts w:ascii="Calibri" w:eastAsia="Times New Roman" w:hAnsi="Calibri" w:cs="Calibri"/>
                  <w:color w:val="000000"/>
                  <w:lang w:val="en-GB"/>
                  <w:rPrChange w:id="9143" w:author="Mario Ezequiel Scott" w:date="2019-12-29T19:14:00Z">
                    <w:rPr>
                      <w:rFonts w:ascii="Calibri" w:eastAsia="Times New Roman" w:hAnsi="Calibri" w:cs="Calibri"/>
                      <w:color w:val="000000"/>
                    </w:rPr>
                  </w:rPrChange>
                </w:rPr>
                <w:delText xml:space="preserve"> intuitive</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69D58D07" w14:textId="5C4210E8" w:rsidR="008D7226" w:rsidRPr="004A4B49" w:rsidDel="00DF5A99" w:rsidRDefault="008D7226" w:rsidP="00794694">
            <w:pPr>
              <w:spacing w:after="0"/>
              <w:rPr>
                <w:del w:id="9144" w:author="tedo gogoladze" w:date="2020-01-05T00:04:00Z"/>
                <w:rFonts w:ascii="Calibri" w:eastAsia="Times New Roman" w:hAnsi="Calibri" w:cs="Calibri"/>
                <w:color w:val="000000"/>
                <w:lang w:val="en-GB"/>
                <w:rPrChange w:id="9145" w:author="Mario Ezequiel Scott" w:date="2019-12-29T19:14:00Z">
                  <w:rPr>
                    <w:del w:id="9146" w:author="tedo gogoladze" w:date="2020-01-05T00:04:00Z"/>
                    <w:rFonts w:ascii="Calibri" w:eastAsia="Times New Roman" w:hAnsi="Calibri" w:cs="Calibri"/>
                    <w:color w:val="000000"/>
                  </w:rPr>
                </w:rPrChange>
              </w:rPr>
            </w:pPr>
            <w:del w:id="9147" w:author="tedo gogoladze" w:date="2020-01-05T00:04:00Z">
              <w:r w:rsidRPr="004A4B49" w:rsidDel="00DF5A99">
                <w:rPr>
                  <w:rFonts w:ascii="Calibri" w:eastAsia="Times New Roman" w:hAnsi="Calibri" w:cs="Calibri"/>
                  <w:color w:val="000000"/>
                  <w:lang w:val="en-GB"/>
                  <w:rPrChange w:id="9148" w:author="Mario Ezequiel Scott" w:date="2019-12-29T19:14:00Z">
                    <w:rPr>
                      <w:rFonts w:ascii="Calibri" w:eastAsia="Times New Roman" w:hAnsi="Calibri" w:cs="Calibri"/>
                      <w:color w:val="000000"/>
                    </w:rPr>
                  </w:rPrChange>
                </w:rPr>
                <w:delText>time</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4090248D" w14:textId="354F0C9A" w:rsidR="008D7226" w:rsidRPr="004A4B49" w:rsidDel="00DF5A99" w:rsidRDefault="008D7226" w:rsidP="00794694">
            <w:pPr>
              <w:spacing w:after="0"/>
              <w:rPr>
                <w:del w:id="9149" w:author="tedo gogoladze" w:date="2020-01-05T00:04:00Z"/>
                <w:rFonts w:ascii="Calibri" w:eastAsia="Times New Roman" w:hAnsi="Calibri" w:cs="Calibri"/>
                <w:color w:val="000000"/>
                <w:lang w:val="en-GB"/>
                <w:rPrChange w:id="9150" w:author="Mario Ezequiel Scott" w:date="2019-12-29T19:14:00Z">
                  <w:rPr>
                    <w:del w:id="9151" w:author="tedo gogoladze" w:date="2020-01-05T00:04:00Z"/>
                    <w:rFonts w:ascii="Calibri" w:eastAsia="Times New Roman" w:hAnsi="Calibri" w:cs="Calibri"/>
                    <w:color w:val="000000"/>
                  </w:rPr>
                </w:rPrChange>
              </w:rPr>
            </w:pPr>
            <w:del w:id="9152" w:author="tedo gogoladze" w:date="2020-01-05T00:04:00Z">
              <w:r w:rsidRPr="004A4B49" w:rsidDel="00DF5A99">
                <w:rPr>
                  <w:rFonts w:ascii="Calibri" w:eastAsia="Times New Roman" w:hAnsi="Calibri" w:cs="Calibri"/>
                  <w:color w:val="000000"/>
                  <w:lang w:val="en-GB"/>
                  <w:rPrChange w:id="9153" w:author="Mario Ezequiel Scott" w:date="2019-12-29T19:14:00Z">
                    <w:rPr>
                      <w:rFonts w:ascii="Calibri" w:eastAsia="Times New Roman" w:hAnsi="Calibri" w:cs="Calibri"/>
                      <w:color w:val="000000"/>
                    </w:rPr>
                  </w:rPrChange>
                </w:rPr>
                <w:delText xml:space="preserve"> low</w:delText>
              </w:r>
            </w:del>
          </w:p>
        </w:tc>
      </w:tr>
      <w:tr w:rsidR="008D7226" w:rsidRPr="004A4B49" w:rsidDel="00DF5A99" w14:paraId="1AC68DC6" w14:textId="16F0078B" w:rsidTr="00794694">
        <w:trPr>
          <w:trHeight w:val="300"/>
          <w:del w:id="9154"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B411546" w14:textId="7C2E0141" w:rsidR="008D7226" w:rsidRPr="004A4B49" w:rsidDel="00DF5A99" w:rsidRDefault="008D7226" w:rsidP="00794694">
            <w:pPr>
              <w:spacing w:after="0"/>
              <w:rPr>
                <w:del w:id="9155" w:author="tedo gogoladze" w:date="2020-01-05T00:04:00Z"/>
                <w:rFonts w:ascii="Calibri" w:eastAsia="Times New Roman" w:hAnsi="Calibri" w:cs="Calibri"/>
                <w:color w:val="000000"/>
                <w:lang w:val="en-GB"/>
                <w:rPrChange w:id="9156" w:author="Mario Ezequiel Scott" w:date="2019-12-29T19:14:00Z">
                  <w:rPr>
                    <w:del w:id="9157" w:author="tedo gogoladze" w:date="2020-01-05T00:04:00Z"/>
                    <w:rFonts w:ascii="Calibri" w:eastAsia="Times New Roman" w:hAnsi="Calibri" w:cs="Calibri"/>
                    <w:color w:val="000000"/>
                  </w:rPr>
                </w:rPrChange>
              </w:rPr>
            </w:pPr>
            <w:del w:id="9158" w:author="tedo gogoladze" w:date="2020-01-05T00:04:00Z">
              <w:r w:rsidRPr="004A4B49" w:rsidDel="00DF5A99">
                <w:rPr>
                  <w:rFonts w:ascii="Calibri" w:eastAsia="Times New Roman" w:hAnsi="Calibri" w:cs="Calibri"/>
                  <w:color w:val="000000"/>
                  <w:lang w:val="en-GB"/>
                  <w:rPrChange w:id="9159" w:author="Mario Ezequiel Scott" w:date="2019-12-29T19:14:00Z">
                    <w:rPr>
                      <w:rFonts w:ascii="Calibri" w:eastAsia="Times New Roman" w:hAnsi="Calibri" w:cs="Calibri"/>
                      <w:color w:val="000000"/>
                    </w:rPr>
                  </w:rPrChange>
                </w:rPr>
                <w:delText>Perception</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0ADA06A9" w14:textId="04AF7FD6" w:rsidR="008D7226" w:rsidRPr="004A4B49" w:rsidDel="00DF5A99" w:rsidRDefault="008D7226" w:rsidP="00794694">
            <w:pPr>
              <w:spacing w:after="0"/>
              <w:rPr>
                <w:del w:id="9160" w:author="tedo gogoladze" w:date="2020-01-05T00:04:00Z"/>
                <w:rFonts w:ascii="Calibri" w:eastAsia="Times New Roman" w:hAnsi="Calibri" w:cs="Calibri"/>
                <w:color w:val="000000"/>
                <w:lang w:val="en-GB"/>
                <w:rPrChange w:id="9161" w:author="Mario Ezequiel Scott" w:date="2019-12-29T19:14:00Z">
                  <w:rPr>
                    <w:del w:id="9162" w:author="tedo gogoladze" w:date="2020-01-05T00:04:00Z"/>
                    <w:rFonts w:ascii="Calibri" w:eastAsia="Times New Roman" w:hAnsi="Calibri" w:cs="Calibri"/>
                    <w:color w:val="000000"/>
                  </w:rPr>
                </w:rPrChange>
              </w:rPr>
            </w:pPr>
            <w:del w:id="9163" w:author="tedo gogoladze" w:date="2020-01-05T00:04:00Z">
              <w:r w:rsidRPr="004A4B49" w:rsidDel="00DF5A99">
                <w:rPr>
                  <w:rFonts w:ascii="Calibri" w:eastAsia="Times New Roman" w:hAnsi="Calibri" w:cs="Calibri"/>
                  <w:color w:val="000000"/>
                  <w:lang w:val="en-GB"/>
                  <w:rPrChange w:id="9164" w:author="Mario Ezequiel Scott" w:date="2019-12-29T19:14:00Z">
                    <w:rPr>
                      <w:rFonts w:ascii="Calibri" w:eastAsia="Times New Roman" w:hAnsi="Calibri" w:cs="Calibri"/>
                      <w:color w:val="000000"/>
                    </w:rPr>
                  </w:rPrChange>
                </w:rPr>
                <w:delText xml:space="preserve"> intuitive</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693E27FB" w14:textId="62E90735" w:rsidR="008D7226" w:rsidRPr="004A4B49" w:rsidDel="00DF5A99" w:rsidRDefault="008D7226" w:rsidP="00794694">
            <w:pPr>
              <w:spacing w:after="0"/>
              <w:rPr>
                <w:del w:id="9165" w:author="tedo gogoladze" w:date="2020-01-05T00:04:00Z"/>
                <w:rFonts w:ascii="Calibri" w:eastAsia="Times New Roman" w:hAnsi="Calibri" w:cs="Calibri"/>
                <w:color w:val="000000"/>
                <w:lang w:val="en-GB"/>
                <w:rPrChange w:id="9166" w:author="Mario Ezequiel Scott" w:date="2019-12-29T19:14:00Z">
                  <w:rPr>
                    <w:del w:id="9167" w:author="tedo gogoladze" w:date="2020-01-05T00:04:00Z"/>
                    <w:rFonts w:ascii="Calibri" w:eastAsia="Times New Roman" w:hAnsi="Calibri" w:cs="Calibri"/>
                    <w:color w:val="000000"/>
                  </w:rPr>
                </w:rPrChange>
              </w:rPr>
            </w:pPr>
            <w:del w:id="9168" w:author="tedo gogoladze" w:date="2020-01-05T00:04:00Z">
              <w:r w:rsidRPr="004A4B49" w:rsidDel="00DF5A99">
                <w:rPr>
                  <w:rFonts w:ascii="Calibri" w:eastAsia="Times New Roman" w:hAnsi="Calibri" w:cs="Calibri"/>
                  <w:color w:val="000000"/>
                  <w:lang w:val="en-GB"/>
                  <w:rPrChange w:id="9169" w:author="Mario Ezequiel Scott" w:date="2019-12-29T19:14:00Z">
                    <w:rPr>
                      <w:rFonts w:ascii="Calibri" w:eastAsia="Times New Roman" w:hAnsi="Calibri" w:cs="Calibri"/>
                      <w:color w:val="000000"/>
                    </w:rPr>
                  </w:rPrChange>
                </w:rPr>
                <w:delText>estimation</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1090B6EE" w14:textId="76FB04B2" w:rsidR="008D7226" w:rsidRPr="004A4B49" w:rsidDel="00DF5A99" w:rsidRDefault="008D7226" w:rsidP="00794694">
            <w:pPr>
              <w:spacing w:after="0"/>
              <w:rPr>
                <w:del w:id="9170" w:author="tedo gogoladze" w:date="2020-01-05T00:04:00Z"/>
                <w:rFonts w:ascii="Calibri" w:eastAsia="Times New Roman" w:hAnsi="Calibri" w:cs="Calibri"/>
                <w:color w:val="000000"/>
                <w:lang w:val="en-GB"/>
                <w:rPrChange w:id="9171" w:author="Mario Ezequiel Scott" w:date="2019-12-29T19:14:00Z">
                  <w:rPr>
                    <w:del w:id="9172" w:author="tedo gogoladze" w:date="2020-01-05T00:04:00Z"/>
                    <w:rFonts w:ascii="Calibri" w:eastAsia="Times New Roman" w:hAnsi="Calibri" w:cs="Calibri"/>
                    <w:color w:val="000000"/>
                  </w:rPr>
                </w:rPrChange>
              </w:rPr>
            </w:pPr>
            <w:del w:id="9173" w:author="tedo gogoladze" w:date="2020-01-05T00:04:00Z">
              <w:r w:rsidRPr="004A4B49" w:rsidDel="00DF5A99">
                <w:rPr>
                  <w:rFonts w:ascii="Calibri" w:eastAsia="Times New Roman" w:hAnsi="Calibri" w:cs="Calibri"/>
                  <w:color w:val="000000"/>
                  <w:lang w:val="en-GB"/>
                  <w:rPrChange w:id="9174" w:author="Mario Ezequiel Scott" w:date="2019-12-29T19:14:00Z">
                    <w:rPr>
                      <w:rFonts w:ascii="Calibri" w:eastAsia="Times New Roman" w:hAnsi="Calibri" w:cs="Calibri"/>
                      <w:color w:val="000000"/>
                    </w:rPr>
                  </w:rPrChange>
                </w:rPr>
                <w:delText xml:space="preserve"> high</w:delText>
              </w:r>
            </w:del>
          </w:p>
        </w:tc>
      </w:tr>
      <w:tr w:rsidR="008D7226" w:rsidRPr="004A4B49" w:rsidDel="00DF5A99" w14:paraId="665325EC" w14:textId="4EA8EA2A" w:rsidTr="00794694">
        <w:trPr>
          <w:trHeight w:val="300"/>
          <w:del w:id="9175"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E399914" w14:textId="164DEBAC" w:rsidR="008D7226" w:rsidRPr="004A4B49" w:rsidDel="00DF5A99" w:rsidRDefault="008D7226" w:rsidP="00794694">
            <w:pPr>
              <w:spacing w:after="0"/>
              <w:rPr>
                <w:del w:id="9176" w:author="tedo gogoladze" w:date="2020-01-05T00:04:00Z"/>
                <w:rFonts w:ascii="Calibri" w:eastAsia="Times New Roman" w:hAnsi="Calibri" w:cs="Calibri"/>
                <w:color w:val="000000"/>
                <w:lang w:val="en-GB"/>
                <w:rPrChange w:id="9177" w:author="Mario Ezequiel Scott" w:date="2019-12-29T19:14:00Z">
                  <w:rPr>
                    <w:del w:id="9178" w:author="tedo gogoladze" w:date="2020-01-05T00:04:00Z"/>
                    <w:rFonts w:ascii="Calibri" w:eastAsia="Times New Roman" w:hAnsi="Calibri" w:cs="Calibri"/>
                    <w:color w:val="000000"/>
                  </w:rPr>
                </w:rPrChange>
              </w:rPr>
            </w:pPr>
            <w:del w:id="9179" w:author="tedo gogoladze" w:date="2020-01-05T00:04:00Z">
              <w:r w:rsidRPr="004A4B49" w:rsidDel="00DF5A99">
                <w:rPr>
                  <w:rFonts w:ascii="Calibri" w:eastAsia="Times New Roman" w:hAnsi="Calibri" w:cs="Calibri"/>
                  <w:color w:val="000000"/>
                  <w:lang w:val="en-GB"/>
                  <w:rPrChange w:id="9180" w:author="Mario Ezequiel Scott" w:date="2019-12-29T19:14:00Z">
                    <w:rPr>
                      <w:rFonts w:ascii="Calibri" w:eastAsia="Times New Roman" w:hAnsi="Calibri" w:cs="Calibri"/>
                      <w:color w:val="000000"/>
                    </w:rPr>
                  </w:rPrChange>
                </w:rPr>
                <w:delText>estimation</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12B27E4B" w14:textId="0FB6A58C" w:rsidR="008D7226" w:rsidRPr="004A4B49" w:rsidDel="00DF5A99" w:rsidRDefault="008D7226" w:rsidP="00794694">
            <w:pPr>
              <w:spacing w:after="0"/>
              <w:rPr>
                <w:del w:id="9181" w:author="tedo gogoladze" w:date="2020-01-05T00:04:00Z"/>
                <w:rFonts w:ascii="Calibri" w:eastAsia="Times New Roman" w:hAnsi="Calibri" w:cs="Calibri"/>
                <w:color w:val="000000"/>
                <w:lang w:val="en-GB"/>
                <w:rPrChange w:id="9182" w:author="Mario Ezequiel Scott" w:date="2019-12-29T19:14:00Z">
                  <w:rPr>
                    <w:del w:id="9183" w:author="tedo gogoladze" w:date="2020-01-05T00:04:00Z"/>
                    <w:rFonts w:ascii="Calibri" w:eastAsia="Times New Roman" w:hAnsi="Calibri" w:cs="Calibri"/>
                    <w:color w:val="000000"/>
                  </w:rPr>
                </w:rPrChange>
              </w:rPr>
            </w:pPr>
            <w:del w:id="9184" w:author="tedo gogoladze" w:date="2020-01-05T00:04:00Z">
              <w:r w:rsidRPr="004A4B49" w:rsidDel="00DF5A99">
                <w:rPr>
                  <w:rFonts w:ascii="Calibri" w:eastAsia="Times New Roman" w:hAnsi="Calibri" w:cs="Calibri"/>
                  <w:color w:val="000000"/>
                  <w:lang w:val="en-GB"/>
                  <w:rPrChange w:id="9185" w:author="Mario Ezequiel Scott" w:date="2019-12-29T19:14:00Z">
                    <w:rPr>
                      <w:rFonts w:ascii="Calibri" w:eastAsia="Times New Roman" w:hAnsi="Calibri" w:cs="Calibri"/>
                      <w:color w:val="000000"/>
                    </w:rPr>
                  </w:rPrChange>
                </w:rPr>
                <w:delText xml:space="preserve"> high</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64A3B78B" w14:textId="4056CCEC" w:rsidR="008D7226" w:rsidRPr="004A4B49" w:rsidDel="00DF5A99" w:rsidRDefault="008D7226" w:rsidP="00794694">
            <w:pPr>
              <w:spacing w:after="0"/>
              <w:rPr>
                <w:del w:id="9186" w:author="tedo gogoladze" w:date="2020-01-05T00:04:00Z"/>
                <w:rFonts w:ascii="Calibri" w:eastAsia="Times New Roman" w:hAnsi="Calibri" w:cs="Calibri"/>
                <w:color w:val="000000"/>
                <w:lang w:val="en-GB"/>
                <w:rPrChange w:id="9187" w:author="Mario Ezequiel Scott" w:date="2019-12-29T19:14:00Z">
                  <w:rPr>
                    <w:del w:id="9188" w:author="tedo gogoladze" w:date="2020-01-05T00:04:00Z"/>
                    <w:rFonts w:ascii="Calibri" w:eastAsia="Times New Roman" w:hAnsi="Calibri" w:cs="Calibri"/>
                    <w:color w:val="000000"/>
                  </w:rPr>
                </w:rPrChange>
              </w:rPr>
            </w:pPr>
            <w:del w:id="9189" w:author="tedo gogoladze" w:date="2020-01-05T00:04:00Z">
              <w:r w:rsidRPr="004A4B49" w:rsidDel="00DF5A99">
                <w:rPr>
                  <w:rFonts w:ascii="Calibri" w:eastAsia="Times New Roman" w:hAnsi="Calibri" w:cs="Calibri"/>
                  <w:color w:val="000000"/>
                  <w:lang w:val="en-GB"/>
                  <w:rPrChange w:id="9190" w:author="Mario Ezequiel Scott" w:date="2019-12-29T19:14:00Z">
                    <w:rPr>
                      <w:rFonts w:ascii="Calibri" w:eastAsia="Times New Roman" w:hAnsi="Calibri" w:cs="Calibri"/>
                      <w:color w:val="000000"/>
                    </w:rPr>
                  </w:rPrChange>
                </w:rPr>
                <w:delText>Perception</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77C54774" w14:textId="6FC40962" w:rsidR="008D7226" w:rsidRPr="004A4B49" w:rsidDel="00DF5A99" w:rsidRDefault="008D7226" w:rsidP="00794694">
            <w:pPr>
              <w:spacing w:after="0"/>
              <w:rPr>
                <w:del w:id="9191" w:author="tedo gogoladze" w:date="2020-01-05T00:04:00Z"/>
                <w:rFonts w:ascii="Calibri" w:eastAsia="Times New Roman" w:hAnsi="Calibri" w:cs="Calibri"/>
                <w:color w:val="000000"/>
                <w:lang w:val="en-GB"/>
                <w:rPrChange w:id="9192" w:author="Mario Ezequiel Scott" w:date="2019-12-29T19:14:00Z">
                  <w:rPr>
                    <w:del w:id="9193" w:author="tedo gogoladze" w:date="2020-01-05T00:04:00Z"/>
                    <w:rFonts w:ascii="Calibri" w:eastAsia="Times New Roman" w:hAnsi="Calibri" w:cs="Calibri"/>
                    <w:color w:val="000000"/>
                  </w:rPr>
                </w:rPrChange>
              </w:rPr>
            </w:pPr>
            <w:del w:id="9194" w:author="tedo gogoladze" w:date="2020-01-05T00:04:00Z">
              <w:r w:rsidRPr="004A4B49" w:rsidDel="00DF5A99">
                <w:rPr>
                  <w:rFonts w:ascii="Calibri" w:eastAsia="Times New Roman" w:hAnsi="Calibri" w:cs="Calibri"/>
                  <w:color w:val="000000"/>
                  <w:lang w:val="en-GB"/>
                  <w:rPrChange w:id="9195" w:author="Mario Ezequiel Scott" w:date="2019-12-29T19:14:00Z">
                    <w:rPr>
                      <w:rFonts w:ascii="Calibri" w:eastAsia="Times New Roman" w:hAnsi="Calibri" w:cs="Calibri"/>
                      <w:color w:val="000000"/>
                    </w:rPr>
                  </w:rPrChange>
                </w:rPr>
                <w:delText xml:space="preserve"> intuitive</w:delText>
              </w:r>
            </w:del>
          </w:p>
        </w:tc>
      </w:tr>
      <w:tr w:rsidR="008D7226" w:rsidRPr="004A4B49" w:rsidDel="00DF5A99" w14:paraId="57F08F9B" w14:textId="1D0FF7C2" w:rsidTr="00794694">
        <w:trPr>
          <w:trHeight w:val="300"/>
          <w:del w:id="9196"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EE2C772" w14:textId="55DEFC03" w:rsidR="008D7226" w:rsidRPr="004A4B49" w:rsidDel="00DF5A99" w:rsidRDefault="008D7226" w:rsidP="00794694">
            <w:pPr>
              <w:spacing w:after="0"/>
              <w:rPr>
                <w:del w:id="9197" w:author="tedo gogoladze" w:date="2020-01-05T00:04:00Z"/>
                <w:rFonts w:ascii="Calibri" w:eastAsia="Times New Roman" w:hAnsi="Calibri" w:cs="Calibri"/>
                <w:color w:val="000000"/>
                <w:lang w:val="en-GB"/>
                <w:rPrChange w:id="9198" w:author="Mario Ezequiel Scott" w:date="2019-12-29T19:14:00Z">
                  <w:rPr>
                    <w:del w:id="9199" w:author="tedo gogoladze" w:date="2020-01-05T00:04:00Z"/>
                    <w:rFonts w:ascii="Calibri" w:eastAsia="Times New Roman" w:hAnsi="Calibri" w:cs="Calibri"/>
                    <w:color w:val="000000"/>
                  </w:rPr>
                </w:rPrChange>
              </w:rPr>
            </w:pPr>
            <w:del w:id="9200" w:author="tedo gogoladze" w:date="2020-01-05T00:04:00Z">
              <w:r w:rsidRPr="004A4B49" w:rsidDel="00DF5A99">
                <w:rPr>
                  <w:rFonts w:ascii="Calibri" w:eastAsia="Times New Roman" w:hAnsi="Calibri" w:cs="Calibri"/>
                  <w:color w:val="000000"/>
                  <w:lang w:val="en-GB"/>
                  <w:rPrChange w:id="9201" w:author="Mario Ezequiel Scott" w:date="2019-12-29T19:14:00Z">
                    <w:rPr>
                      <w:rFonts w:ascii="Calibri" w:eastAsia="Times New Roman" w:hAnsi="Calibri" w:cs="Calibri"/>
                      <w:color w:val="000000"/>
                    </w:rPr>
                  </w:rPrChange>
                </w:rPr>
                <w:delText>Perception</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7D0A2BCA" w14:textId="7997E6AE" w:rsidR="008D7226" w:rsidRPr="004A4B49" w:rsidDel="00DF5A99" w:rsidRDefault="008D7226" w:rsidP="00794694">
            <w:pPr>
              <w:spacing w:after="0"/>
              <w:rPr>
                <w:del w:id="9202" w:author="tedo gogoladze" w:date="2020-01-05T00:04:00Z"/>
                <w:rFonts w:ascii="Calibri" w:eastAsia="Times New Roman" w:hAnsi="Calibri" w:cs="Calibri"/>
                <w:color w:val="000000"/>
                <w:lang w:val="en-GB"/>
                <w:rPrChange w:id="9203" w:author="Mario Ezequiel Scott" w:date="2019-12-29T19:14:00Z">
                  <w:rPr>
                    <w:del w:id="9204" w:author="tedo gogoladze" w:date="2020-01-05T00:04:00Z"/>
                    <w:rFonts w:ascii="Calibri" w:eastAsia="Times New Roman" w:hAnsi="Calibri" w:cs="Calibri"/>
                    <w:color w:val="000000"/>
                  </w:rPr>
                </w:rPrChange>
              </w:rPr>
            </w:pPr>
            <w:del w:id="9205" w:author="tedo gogoladze" w:date="2020-01-05T00:04:00Z">
              <w:r w:rsidRPr="004A4B49" w:rsidDel="00DF5A99">
                <w:rPr>
                  <w:rFonts w:ascii="Calibri" w:eastAsia="Times New Roman" w:hAnsi="Calibri" w:cs="Calibri"/>
                  <w:color w:val="000000"/>
                  <w:lang w:val="en-GB"/>
                  <w:rPrChange w:id="9206" w:author="Mario Ezequiel Scott" w:date="2019-12-29T19:14:00Z">
                    <w:rPr>
                      <w:rFonts w:ascii="Calibri" w:eastAsia="Times New Roman" w:hAnsi="Calibri" w:cs="Calibri"/>
                      <w:color w:val="000000"/>
                    </w:rPr>
                  </w:rPrChange>
                </w:rPr>
                <w:delText xml:space="preserve"> sensing</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0A3EDA40" w14:textId="7B23FD68" w:rsidR="008D7226" w:rsidRPr="004A4B49" w:rsidDel="00DF5A99" w:rsidRDefault="008D7226" w:rsidP="00794694">
            <w:pPr>
              <w:spacing w:after="0"/>
              <w:rPr>
                <w:del w:id="9207" w:author="tedo gogoladze" w:date="2020-01-05T00:04:00Z"/>
                <w:rFonts w:ascii="Calibri" w:eastAsia="Times New Roman" w:hAnsi="Calibri" w:cs="Calibri"/>
                <w:color w:val="000000"/>
                <w:lang w:val="en-GB"/>
                <w:rPrChange w:id="9208" w:author="Mario Ezequiel Scott" w:date="2019-12-29T19:14:00Z">
                  <w:rPr>
                    <w:del w:id="9209" w:author="tedo gogoladze" w:date="2020-01-05T00:04:00Z"/>
                    <w:rFonts w:ascii="Calibri" w:eastAsia="Times New Roman" w:hAnsi="Calibri" w:cs="Calibri"/>
                    <w:color w:val="000000"/>
                  </w:rPr>
                </w:rPrChange>
              </w:rPr>
            </w:pPr>
            <w:del w:id="9210" w:author="tedo gogoladze" w:date="2020-01-05T00:04:00Z">
              <w:r w:rsidRPr="004A4B49" w:rsidDel="00DF5A99">
                <w:rPr>
                  <w:rFonts w:ascii="Calibri" w:eastAsia="Times New Roman" w:hAnsi="Calibri" w:cs="Calibri"/>
                  <w:color w:val="000000"/>
                  <w:lang w:val="en-GB"/>
                  <w:rPrChange w:id="9211" w:author="Mario Ezequiel Scott" w:date="2019-12-29T19:14:00Z">
                    <w:rPr>
                      <w:rFonts w:ascii="Calibri" w:eastAsia="Times New Roman" w:hAnsi="Calibri" w:cs="Calibri"/>
                      <w:color w:val="000000"/>
                    </w:rPr>
                  </w:rPrChange>
                </w:rPr>
                <w:delText>time</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28477216" w14:textId="38472980" w:rsidR="008D7226" w:rsidRPr="004A4B49" w:rsidDel="00DF5A99" w:rsidRDefault="008D7226" w:rsidP="00794694">
            <w:pPr>
              <w:spacing w:after="0"/>
              <w:rPr>
                <w:del w:id="9212" w:author="tedo gogoladze" w:date="2020-01-05T00:04:00Z"/>
                <w:rFonts w:ascii="Calibri" w:eastAsia="Times New Roman" w:hAnsi="Calibri" w:cs="Calibri"/>
                <w:color w:val="000000"/>
                <w:lang w:val="en-GB"/>
                <w:rPrChange w:id="9213" w:author="Mario Ezequiel Scott" w:date="2019-12-29T19:14:00Z">
                  <w:rPr>
                    <w:del w:id="9214" w:author="tedo gogoladze" w:date="2020-01-05T00:04:00Z"/>
                    <w:rFonts w:ascii="Calibri" w:eastAsia="Times New Roman" w:hAnsi="Calibri" w:cs="Calibri"/>
                    <w:color w:val="000000"/>
                  </w:rPr>
                </w:rPrChange>
              </w:rPr>
            </w:pPr>
            <w:del w:id="9215" w:author="tedo gogoladze" w:date="2020-01-05T00:04:00Z">
              <w:r w:rsidRPr="004A4B49" w:rsidDel="00DF5A99">
                <w:rPr>
                  <w:rFonts w:ascii="Calibri" w:eastAsia="Times New Roman" w:hAnsi="Calibri" w:cs="Calibri"/>
                  <w:color w:val="000000"/>
                  <w:lang w:val="en-GB"/>
                  <w:rPrChange w:id="9216" w:author="Mario Ezequiel Scott" w:date="2019-12-29T19:14:00Z">
                    <w:rPr>
                      <w:rFonts w:ascii="Calibri" w:eastAsia="Times New Roman" w:hAnsi="Calibri" w:cs="Calibri"/>
                      <w:color w:val="000000"/>
                    </w:rPr>
                  </w:rPrChange>
                </w:rPr>
                <w:delText xml:space="preserve"> high</w:delText>
              </w:r>
            </w:del>
          </w:p>
        </w:tc>
      </w:tr>
      <w:tr w:rsidR="008D7226" w:rsidRPr="004A4B49" w:rsidDel="00DF5A99" w14:paraId="6F44C079" w14:textId="02CE8554" w:rsidTr="00794694">
        <w:trPr>
          <w:trHeight w:val="300"/>
          <w:del w:id="9217"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2C21070" w14:textId="10B39FFD" w:rsidR="008D7226" w:rsidRPr="004A4B49" w:rsidDel="00DF5A99" w:rsidRDefault="008D7226" w:rsidP="00794694">
            <w:pPr>
              <w:spacing w:after="0"/>
              <w:rPr>
                <w:del w:id="9218" w:author="tedo gogoladze" w:date="2020-01-05T00:04:00Z"/>
                <w:rFonts w:ascii="Calibri" w:eastAsia="Times New Roman" w:hAnsi="Calibri" w:cs="Calibri"/>
                <w:color w:val="000000"/>
                <w:lang w:val="en-GB"/>
                <w:rPrChange w:id="9219" w:author="Mario Ezequiel Scott" w:date="2019-12-29T19:14:00Z">
                  <w:rPr>
                    <w:del w:id="9220" w:author="tedo gogoladze" w:date="2020-01-05T00:04:00Z"/>
                    <w:rFonts w:ascii="Calibri" w:eastAsia="Times New Roman" w:hAnsi="Calibri" w:cs="Calibri"/>
                    <w:color w:val="000000"/>
                  </w:rPr>
                </w:rPrChange>
              </w:rPr>
            </w:pPr>
            <w:del w:id="9221" w:author="tedo gogoladze" w:date="2020-01-05T00:04:00Z">
              <w:r w:rsidRPr="004A4B49" w:rsidDel="00DF5A99">
                <w:rPr>
                  <w:rFonts w:ascii="Calibri" w:eastAsia="Times New Roman" w:hAnsi="Calibri" w:cs="Calibri"/>
                  <w:color w:val="000000"/>
                  <w:lang w:val="en-GB"/>
                  <w:rPrChange w:id="9222" w:author="Mario Ezequiel Scott" w:date="2019-12-29T19:14:00Z">
                    <w:rPr>
                      <w:rFonts w:ascii="Calibri" w:eastAsia="Times New Roman" w:hAnsi="Calibri" w:cs="Calibri"/>
                      <w:color w:val="000000"/>
                    </w:rPr>
                  </w:rPrChange>
                </w:rPr>
                <w:delText>Perception</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29FD7E71" w14:textId="5A880404" w:rsidR="008D7226" w:rsidRPr="004A4B49" w:rsidDel="00DF5A99" w:rsidRDefault="008D7226" w:rsidP="00794694">
            <w:pPr>
              <w:spacing w:after="0"/>
              <w:rPr>
                <w:del w:id="9223" w:author="tedo gogoladze" w:date="2020-01-05T00:04:00Z"/>
                <w:rFonts w:ascii="Calibri" w:eastAsia="Times New Roman" w:hAnsi="Calibri" w:cs="Calibri"/>
                <w:color w:val="000000"/>
                <w:lang w:val="en-GB"/>
                <w:rPrChange w:id="9224" w:author="Mario Ezequiel Scott" w:date="2019-12-29T19:14:00Z">
                  <w:rPr>
                    <w:del w:id="9225" w:author="tedo gogoladze" w:date="2020-01-05T00:04:00Z"/>
                    <w:rFonts w:ascii="Calibri" w:eastAsia="Times New Roman" w:hAnsi="Calibri" w:cs="Calibri"/>
                    <w:color w:val="000000"/>
                  </w:rPr>
                </w:rPrChange>
              </w:rPr>
            </w:pPr>
            <w:del w:id="9226" w:author="tedo gogoladze" w:date="2020-01-05T00:04:00Z">
              <w:r w:rsidRPr="004A4B49" w:rsidDel="00DF5A99">
                <w:rPr>
                  <w:rFonts w:ascii="Calibri" w:eastAsia="Times New Roman" w:hAnsi="Calibri" w:cs="Calibri"/>
                  <w:color w:val="000000"/>
                  <w:lang w:val="en-GB"/>
                  <w:rPrChange w:id="9227" w:author="Mario Ezequiel Scott" w:date="2019-12-29T19:14:00Z">
                    <w:rPr>
                      <w:rFonts w:ascii="Calibri" w:eastAsia="Times New Roman" w:hAnsi="Calibri" w:cs="Calibri"/>
                      <w:color w:val="000000"/>
                    </w:rPr>
                  </w:rPrChange>
                </w:rPr>
                <w:delText xml:space="preserve"> sensing</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7CE88226" w14:textId="6C003609" w:rsidR="008D7226" w:rsidRPr="004A4B49" w:rsidDel="00DF5A99" w:rsidRDefault="008D7226" w:rsidP="00794694">
            <w:pPr>
              <w:spacing w:after="0"/>
              <w:rPr>
                <w:del w:id="9228" w:author="tedo gogoladze" w:date="2020-01-05T00:04:00Z"/>
                <w:rFonts w:ascii="Calibri" w:eastAsia="Times New Roman" w:hAnsi="Calibri" w:cs="Calibri"/>
                <w:color w:val="000000"/>
                <w:lang w:val="en-GB"/>
                <w:rPrChange w:id="9229" w:author="Mario Ezequiel Scott" w:date="2019-12-29T19:14:00Z">
                  <w:rPr>
                    <w:del w:id="9230" w:author="tedo gogoladze" w:date="2020-01-05T00:04:00Z"/>
                    <w:rFonts w:ascii="Calibri" w:eastAsia="Times New Roman" w:hAnsi="Calibri" w:cs="Calibri"/>
                    <w:color w:val="000000"/>
                  </w:rPr>
                </w:rPrChange>
              </w:rPr>
            </w:pPr>
            <w:del w:id="9231" w:author="tedo gogoladze" w:date="2020-01-05T00:04:00Z">
              <w:r w:rsidRPr="004A4B49" w:rsidDel="00DF5A99">
                <w:rPr>
                  <w:rFonts w:ascii="Calibri" w:eastAsia="Times New Roman" w:hAnsi="Calibri" w:cs="Calibri"/>
                  <w:color w:val="000000"/>
                  <w:lang w:val="en-GB"/>
                  <w:rPrChange w:id="9232" w:author="Mario Ezequiel Scott" w:date="2019-12-29T19:14:00Z">
                    <w:rPr>
                      <w:rFonts w:ascii="Calibri" w:eastAsia="Times New Roman" w:hAnsi="Calibri" w:cs="Calibri"/>
                      <w:color w:val="000000"/>
                    </w:rPr>
                  </w:rPrChange>
                </w:rPr>
                <w:delText>estimation</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7ED5E87B" w14:textId="4BFEA360" w:rsidR="008D7226" w:rsidRPr="004A4B49" w:rsidDel="00DF5A99" w:rsidRDefault="008D7226" w:rsidP="00794694">
            <w:pPr>
              <w:spacing w:after="0"/>
              <w:rPr>
                <w:del w:id="9233" w:author="tedo gogoladze" w:date="2020-01-05T00:04:00Z"/>
                <w:rFonts w:ascii="Calibri" w:eastAsia="Times New Roman" w:hAnsi="Calibri" w:cs="Calibri"/>
                <w:color w:val="000000"/>
                <w:lang w:val="en-GB"/>
                <w:rPrChange w:id="9234" w:author="Mario Ezequiel Scott" w:date="2019-12-29T19:14:00Z">
                  <w:rPr>
                    <w:del w:id="9235" w:author="tedo gogoladze" w:date="2020-01-05T00:04:00Z"/>
                    <w:rFonts w:ascii="Calibri" w:eastAsia="Times New Roman" w:hAnsi="Calibri" w:cs="Calibri"/>
                    <w:color w:val="000000"/>
                  </w:rPr>
                </w:rPrChange>
              </w:rPr>
            </w:pPr>
            <w:del w:id="9236" w:author="tedo gogoladze" w:date="2020-01-05T00:04:00Z">
              <w:r w:rsidRPr="004A4B49" w:rsidDel="00DF5A99">
                <w:rPr>
                  <w:rFonts w:ascii="Calibri" w:eastAsia="Times New Roman" w:hAnsi="Calibri" w:cs="Calibri"/>
                  <w:color w:val="000000"/>
                  <w:lang w:val="en-GB"/>
                  <w:rPrChange w:id="9237" w:author="Mario Ezequiel Scott" w:date="2019-12-29T19:14:00Z">
                    <w:rPr>
                      <w:rFonts w:ascii="Calibri" w:eastAsia="Times New Roman" w:hAnsi="Calibri" w:cs="Calibri"/>
                      <w:color w:val="000000"/>
                    </w:rPr>
                  </w:rPrChange>
                </w:rPr>
                <w:delText xml:space="preserve"> high</w:delText>
              </w:r>
            </w:del>
          </w:p>
        </w:tc>
      </w:tr>
      <w:tr w:rsidR="008D7226" w:rsidRPr="004A4B49" w:rsidDel="00DF5A99" w14:paraId="04A65480" w14:textId="28B6AB4B" w:rsidTr="00794694">
        <w:trPr>
          <w:trHeight w:val="300"/>
          <w:del w:id="9238"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B98E3A9" w14:textId="0EE7941D" w:rsidR="008D7226" w:rsidRPr="004A4B49" w:rsidDel="00DF5A99" w:rsidRDefault="008D7226" w:rsidP="00794694">
            <w:pPr>
              <w:spacing w:after="0"/>
              <w:rPr>
                <w:del w:id="9239" w:author="tedo gogoladze" w:date="2020-01-05T00:04:00Z"/>
                <w:rFonts w:ascii="Calibri" w:eastAsia="Times New Roman" w:hAnsi="Calibri" w:cs="Calibri"/>
                <w:color w:val="000000"/>
                <w:lang w:val="en-GB"/>
                <w:rPrChange w:id="9240" w:author="Mario Ezequiel Scott" w:date="2019-12-29T19:14:00Z">
                  <w:rPr>
                    <w:del w:id="9241" w:author="tedo gogoladze" w:date="2020-01-05T00:04:00Z"/>
                    <w:rFonts w:ascii="Calibri" w:eastAsia="Times New Roman" w:hAnsi="Calibri" w:cs="Calibri"/>
                    <w:color w:val="000000"/>
                  </w:rPr>
                </w:rPrChange>
              </w:rPr>
            </w:pPr>
            <w:del w:id="9242" w:author="tedo gogoladze" w:date="2020-01-05T00:04:00Z">
              <w:r w:rsidRPr="004A4B49" w:rsidDel="00DF5A99">
                <w:rPr>
                  <w:rFonts w:ascii="Calibri" w:eastAsia="Times New Roman" w:hAnsi="Calibri" w:cs="Calibri"/>
                  <w:color w:val="000000"/>
                  <w:lang w:val="en-GB"/>
                  <w:rPrChange w:id="9243" w:author="Mario Ezequiel Scott" w:date="2019-12-29T19:14:00Z">
                    <w:rPr>
                      <w:rFonts w:ascii="Calibri" w:eastAsia="Times New Roman" w:hAnsi="Calibri" w:cs="Calibri"/>
                      <w:color w:val="000000"/>
                    </w:rPr>
                  </w:rPrChange>
                </w:rPr>
                <w:delText>estimation</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73628E0D" w14:textId="12A497AB" w:rsidR="008D7226" w:rsidRPr="004A4B49" w:rsidDel="00DF5A99" w:rsidRDefault="008D7226" w:rsidP="00794694">
            <w:pPr>
              <w:spacing w:after="0"/>
              <w:rPr>
                <w:del w:id="9244" w:author="tedo gogoladze" w:date="2020-01-05T00:04:00Z"/>
                <w:rFonts w:ascii="Calibri" w:eastAsia="Times New Roman" w:hAnsi="Calibri" w:cs="Calibri"/>
                <w:color w:val="000000"/>
                <w:lang w:val="en-GB"/>
                <w:rPrChange w:id="9245" w:author="Mario Ezequiel Scott" w:date="2019-12-29T19:14:00Z">
                  <w:rPr>
                    <w:del w:id="9246" w:author="tedo gogoladze" w:date="2020-01-05T00:04:00Z"/>
                    <w:rFonts w:ascii="Calibri" w:eastAsia="Times New Roman" w:hAnsi="Calibri" w:cs="Calibri"/>
                    <w:color w:val="000000"/>
                  </w:rPr>
                </w:rPrChange>
              </w:rPr>
            </w:pPr>
            <w:del w:id="9247" w:author="tedo gogoladze" w:date="2020-01-05T00:04:00Z">
              <w:r w:rsidRPr="004A4B49" w:rsidDel="00DF5A99">
                <w:rPr>
                  <w:rFonts w:ascii="Calibri" w:eastAsia="Times New Roman" w:hAnsi="Calibri" w:cs="Calibri"/>
                  <w:color w:val="000000"/>
                  <w:lang w:val="en-GB"/>
                  <w:rPrChange w:id="9248" w:author="Mario Ezequiel Scott" w:date="2019-12-29T19:14:00Z">
                    <w:rPr>
                      <w:rFonts w:ascii="Calibri" w:eastAsia="Times New Roman" w:hAnsi="Calibri" w:cs="Calibri"/>
                      <w:color w:val="000000"/>
                    </w:rPr>
                  </w:rPrChange>
                </w:rPr>
                <w:delText xml:space="preserve"> high</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26F089C0" w14:textId="770C2147" w:rsidR="008D7226" w:rsidRPr="004A4B49" w:rsidDel="00DF5A99" w:rsidRDefault="008D7226" w:rsidP="00794694">
            <w:pPr>
              <w:spacing w:after="0"/>
              <w:rPr>
                <w:del w:id="9249" w:author="tedo gogoladze" w:date="2020-01-05T00:04:00Z"/>
                <w:rFonts w:ascii="Calibri" w:eastAsia="Times New Roman" w:hAnsi="Calibri" w:cs="Calibri"/>
                <w:color w:val="000000"/>
                <w:lang w:val="en-GB"/>
                <w:rPrChange w:id="9250" w:author="Mario Ezequiel Scott" w:date="2019-12-29T19:14:00Z">
                  <w:rPr>
                    <w:del w:id="9251" w:author="tedo gogoladze" w:date="2020-01-05T00:04:00Z"/>
                    <w:rFonts w:ascii="Calibri" w:eastAsia="Times New Roman" w:hAnsi="Calibri" w:cs="Calibri"/>
                    <w:color w:val="000000"/>
                  </w:rPr>
                </w:rPrChange>
              </w:rPr>
            </w:pPr>
            <w:del w:id="9252" w:author="tedo gogoladze" w:date="2020-01-05T00:04:00Z">
              <w:r w:rsidRPr="004A4B49" w:rsidDel="00DF5A99">
                <w:rPr>
                  <w:rFonts w:ascii="Calibri" w:eastAsia="Times New Roman" w:hAnsi="Calibri" w:cs="Calibri"/>
                  <w:color w:val="000000"/>
                  <w:lang w:val="en-GB"/>
                  <w:rPrChange w:id="9253" w:author="Mario Ezequiel Scott" w:date="2019-12-29T19:14:00Z">
                    <w:rPr>
                      <w:rFonts w:ascii="Calibri" w:eastAsia="Times New Roman" w:hAnsi="Calibri" w:cs="Calibri"/>
                      <w:color w:val="000000"/>
                    </w:rPr>
                  </w:rPrChange>
                </w:rPr>
                <w:delText>Processing</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74E15C7E" w14:textId="00BE89BC" w:rsidR="008D7226" w:rsidRPr="004A4B49" w:rsidDel="00DF5A99" w:rsidRDefault="008D7226" w:rsidP="00794694">
            <w:pPr>
              <w:spacing w:after="0"/>
              <w:rPr>
                <w:del w:id="9254" w:author="tedo gogoladze" w:date="2020-01-05T00:04:00Z"/>
                <w:rFonts w:ascii="Calibri" w:eastAsia="Times New Roman" w:hAnsi="Calibri" w:cs="Calibri"/>
                <w:color w:val="000000"/>
                <w:lang w:val="en-GB"/>
                <w:rPrChange w:id="9255" w:author="Mario Ezequiel Scott" w:date="2019-12-29T19:14:00Z">
                  <w:rPr>
                    <w:del w:id="9256" w:author="tedo gogoladze" w:date="2020-01-05T00:04:00Z"/>
                    <w:rFonts w:ascii="Calibri" w:eastAsia="Times New Roman" w:hAnsi="Calibri" w:cs="Calibri"/>
                    <w:color w:val="000000"/>
                  </w:rPr>
                </w:rPrChange>
              </w:rPr>
            </w:pPr>
            <w:del w:id="9257" w:author="tedo gogoladze" w:date="2020-01-05T00:04:00Z">
              <w:r w:rsidRPr="004A4B49" w:rsidDel="00DF5A99">
                <w:rPr>
                  <w:rFonts w:ascii="Calibri" w:eastAsia="Times New Roman" w:hAnsi="Calibri" w:cs="Calibri"/>
                  <w:color w:val="000000"/>
                  <w:lang w:val="en-GB"/>
                  <w:rPrChange w:id="9258" w:author="Mario Ezequiel Scott" w:date="2019-12-29T19:14:00Z">
                    <w:rPr>
                      <w:rFonts w:ascii="Calibri" w:eastAsia="Times New Roman" w:hAnsi="Calibri" w:cs="Calibri"/>
                      <w:color w:val="000000"/>
                    </w:rPr>
                  </w:rPrChange>
                </w:rPr>
                <w:delText xml:space="preserve"> active</w:delText>
              </w:r>
            </w:del>
          </w:p>
        </w:tc>
      </w:tr>
      <w:tr w:rsidR="008D7226" w:rsidRPr="004A4B49" w:rsidDel="00DF5A99" w14:paraId="4B10FCD4" w14:textId="28926425" w:rsidTr="00794694">
        <w:trPr>
          <w:trHeight w:val="300"/>
          <w:del w:id="9259"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C045663" w14:textId="6C8A2252" w:rsidR="008D7226" w:rsidRPr="004A4B49" w:rsidDel="00DF5A99" w:rsidRDefault="008D7226" w:rsidP="00794694">
            <w:pPr>
              <w:spacing w:after="0"/>
              <w:rPr>
                <w:del w:id="9260" w:author="tedo gogoladze" w:date="2020-01-05T00:04:00Z"/>
                <w:rFonts w:ascii="Calibri" w:eastAsia="Times New Roman" w:hAnsi="Calibri" w:cs="Calibri"/>
                <w:color w:val="000000"/>
                <w:lang w:val="en-GB"/>
                <w:rPrChange w:id="9261" w:author="Mario Ezequiel Scott" w:date="2019-12-29T19:14:00Z">
                  <w:rPr>
                    <w:del w:id="9262" w:author="tedo gogoladze" w:date="2020-01-05T00:04:00Z"/>
                    <w:rFonts w:ascii="Calibri" w:eastAsia="Times New Roman" w:hAnsi="Calibri" w:cs="Calibri"/>
                    <w:color w:val="000000"/>
                  </w:rPr>
                </w:rPrChange>
              </w:rPr>
            </w:pPr>
            <w:del w:id="9263" w:author="tedo gogoladze" w:date="2020-01-05T00:04:00Z">
              <w:r w:rsidRPr="004A4B49" w:rsidDel="00DF5A99">
                <w:rPr>
                  <w:rFonts w:ascii="Calibri" w:eastAsia="Times New Roman" w:hAnsi="Calibri" w:cs="Calibri"/>
                  <w:color w:val="000000"/>
                  <w:lang w:val="en-GB"/>
                  <w:rPrChange w:id="9264" w:author="Mario Ezequiel Scott" w:date="2019-12-29T19:14:00Z">
                    <w:rPr>
                      <w:rFonts w:ascii="Calibri" w:eastAsia="Times New Roman" w:hAnsi="Calibri" w:cs="Calibri"/>
                      <w:color w:val="000000"/>
                    </w:rPr>
                  </w:rPrChange>
                </w:rPr>
                <w:delText>time</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4D731464" w14:textId="455E44B5" w:rsidR="008D7226" w:rsidRPr="004A4B49" w:rsidDel="00DF5A99" w:rsidRDefault="008D7226" w:rsidP="00794694">
            <w:pPr>
              <w:spacing w:after="0"/>
              <w:rPr>
                <w:del w:id="9265" w:author="tedo gogoladze" w:date="2020-01-05T00:04:00Z"/>
                <w:rFonts w:ascii="Calibri" w:eastAsia="Times New Roman" w:hAnsi="Calibri" w:cs="Calibri"/>
                <w:color w:val="000000"/>
                <w:lang w:val="en-GB"/>
                <w:rPrChange w:id="9266" w:author="Mario Ezequiel Scott" w:date="2019-12-29T19:14:00Z">
                  <w:rPr>
                    <w:del w:id="9267" w:author="tedo gogoladze" w:date="2020-01-05T00:04:00Z"/>
                    <w:rFonts w:ascii="Calibri" w:eastAsia="Times New Roman" w:hAnsi="Calibri" w:cs="Calibri"/>
                    <w:color w:val="000000"/>
                  </w:rPr>
                </w:rPrChange>
              </w:rPr>
            </w:pPr>
            <w:del w:id="9268" w:author="tedo gogoladze" w:date="2020-01-05T00:04:00Z">
              <w:r w:rsidRPr="004A4B49" w:rsidDel="00DF5A99">
                <w:rPr>
                  <w:rFonts w:ascii="Calibri" w:eastAsia="Times New Roman" w:hAnsi="Calibri" w:cs="Calibri"/>
                  <w:color w:val="000000"/>
                  <w:lang w:val="en-GB"/>
                  <w:rPrChange w:id="9269" w:author="Mario Ezequiel Scott" w:date="2019-12-29T19:14:00Z">
                    <w:rPr>
                      <w:rFonts w:ascii="Calibri" w:eastAsia="Times New Roman" w:hAnsi="Calibri" w:cs="Calibri"/>
                      <w:color w:val="000000"/>
                    </w:rPr>
                  </w:rPrChange>
                </w:rPr>
                <w:delText xml:space="preserve"> low</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52E2270E" w14:textId="317AA18A" w:rsidR="008D7226" w:rsidRPr="004A4B49" w:rsidDel="00DF5A99" w:rsidRDefault="008D7226" w:rsidP="00794694">
            <w:pPr>
              <w:spacing w:after="0"/>
              <w:rPr>
                <w:del w:id="9270" w:author="tedo gogoladze" w:date="2020-01-05T00:04:00Z"/>
                <w:rFonts w:ascii="Calibri" w:eastAsia="Times New Roman" w:hAnsi="Calibri" w:cs="Calibri"/>
                <w:color w:val="000000"/>
                <w:lang w:val="en-GB"/>
                <w:rPrChange w:id="9271" w:author="Mario Ezequiel Scott" w:date="2019-12-29T19:14:00Z">
                  <w:rPr>
                    <w:del w:id="9272" w:author="tedo gogoladze" w:date="2020-01-05T00:04:00Z"/>
                    <w:rFonts w:ascii="Calibri" w:eastAsia="Times New Roman" w:hAnsi="Calibri" w:cs="Calibri"/>
                    <w:color w:val="000000"/>
                  </w:rPr>
                </w:rPrChange>
              </w:rPr>
            </w:pPr>
            <w:del w:id="9273" w:author="tedo gogoladze" w:date="2020-01-05T00:04:00Z">
              <w:r w:rsidRPr="004A4B49" w:rsidDel="00DF5A99">
                <w:rPr>
                  <w:rFonts w:ascii="Calibri" w:eastAsia="Times New Roman" w:hAnsi="Calibri" w:cs="Calibri"/>
                  <w:color w:val="000000"/>
                  <w:lang w:val="en-GB"/>
                  <w:rPrChange w:id="9274" w:author="Mario Ezequiel Scott" w:date="2019-12-29T19:14:00Z">
                    <w:rPr>
                      <w:rFonts w:ascii="Calibri" w:eastAsia="Times New Roman" w:hAnsi="Calibri" w:cs="Calibri"/>
                      <w:color w:val="000000"/>
                    </w:rPr>
                  </w:rPrChange>
                </w:rPr>
                <w:delText>Processing</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49011F0C" w14:textId="717B7708" w:rsidR="008D7226" w:rsidRPr="004A4B49" w:rsidDel="00DF5A99" w:rsidRDefault="008D7226" w:rsidP="00794694">
            <w:pPr>
              <w:spacing w:after="0"/>
              <w:rPr>
                <w:del w:id="9275" w:author="tedo gogoladze" w:date="2020-01-05T00:04:00Z"/>
                <w:rFonts w:ascii="Calibri" w:eastAsia="Times New Roman" w:hAnsi="Calibri" w:cs="Calibri"/>
                <w:color w:val="000000"/>
                <w:lang w:val="en-GB"/>
                <w:rPrChange w:id="9276" w:author="Mario Ezequiel Scott" w:date="2019-12-29T19:14:00Z">
                  <w:rPr>
                    <w:del w:id="9277" w:author="tedo gogoladze" w:date="2020-01-05T00:04:00Z"/>
                    <w:rFonts w:ascii="Calibri" w:eastAsia="Times New Roman" w:hAnsi="Calibri" w:cs="Calibri"/>
                    <w:color w:val="000000"/>
                  </w:rPr>
                </w:rPrChange>
              </w:rPr>
            </w:pPr>
            <w:del w:id="9278" w:author="tedo gogoladze" w:date="2020-01-05T00:04:00Z">
              <w:r w:rsidRPr="004A4B49" w:rsidDel="00DF5A99">
                <w:rPr>
                  <w:rFonts w:ascii="Calibri" w:eastAsia="Times New Roman" w:hAnsi="Calibri" w:cs="Calibri"/>
                  <w:color w:val="000000"/>
                  <w:lang w:val="en-GB"/>
                  <w:rPrChange w:id="9279" w:author="Mario Ezequiel Scott" w:date="2019-12-29T19:14:00Z">
                    <w:rPr>
                      <w:rFonts w:ascii="Calibri" w:eastAsia="Times New Roman" w:hAnsi="Calibri" w:cs="Calibri"/>
                      <w:color w:val="000000"/>
                    </w:rPr>
                  </w:rPrChange>
                </w:rPr>
                <w:delText xml:space="preserve"> active</w:delText>
              </w:r>
            </w:del>
          </w:p>
        </w:tc>
      </w:tr>
      <w:tr w:rsidR="008D7226" w:rsidRPr="004A4B49" w:rsidDel="00DF5A99" w14:paraId="5397C6C8" w14:textId="0ABB48B8" w:rsidTr="00794694">
        <w:trPr>
          <w:trHeight w:val="300"/>
          <w:del w:id="9280"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5C03950" w14:textId="346C6924" w:rsidR="008D7226" w:rsidRPr="004A4B49" w:rsidDel="00DF5A99" w:rsidRDefault="008D7226" w:rsidP="00794694">
            <w:pPr>
              <w:spacing w:after="0"/>
              <w:rPr>
                <w:del w:id="9281" w:author="tedo gogoladze" w:date="2020-01-05T00:04:00Z"/>
                <w:rFonts w:ascii="Calibri" w:eastAsia="Times New Roman" w:hAnsi="Calibri" w:cs="Calibri"/>
                <w:color w:val="000000"/>
                <w:lang w:val="en-GB"/>
                <w:rPrChange w:id="9282" w:author="Mario Ezequiel Scott" w:date="2019-12-29T19:14:00Z">
                  <w:rPr>
                    <w:del w:id="9283" w:author="tedo gogoladze" w:date="2020-01-05T00:04:00Z"/>
                    <w:rFonts w:ascii="Calibri" w:eastAsia="Times New Roman" w:hAnsi="Calibri" w:cs="Calibri"/>
                    <w:color w:val="000000"/>
                  </w:rPr>
                </w:rPrChange>
              </w:rPr>
            </w:pPr>
            <w:del w:id="9284" w:author="tedo gogoladze" w:date="2020-01-05T00:04:00Z">
              <w:r w:rsidRPr="004A4B49" w:rsidDel="00DF5A99">
                <w:rPr>
                  <w:rFonts w:ascii="Calibri" w:eastAsia="Times New Roman" w:hAnsi="Calibri" w:cs="Calibri"/>
                  <w:color w:val="000000"/>
                  <w:lang w:val="en-GB"/>
                  <w:rPrChange w:id="9285" w:author="Mario Ezequiel Scott" w:date="2019-12-29T19:14:00Z">
                    <w:rPr>
                      <w:rFonts w:ascii="Calibri" w:eastAsia="Times New Roman" w:hAnsi="Calibri" w:cs="Calibri"/>
                      <w:color w:val="000000"/>
                    </w:rPr>
                  </w:rPrChange>
                </w:rPr>
                <w:delText>priority</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1A63AC46" w14:textId="30B633E3" w:rsidR="008D7226" w:rsidRPr="004A4B49" w:rsidDel="00DF5A99" w:rsidRDefault="008D7226" w:rsidP="00794694">
            <w:pPr>
              <w:spacing w:after="0"/>
              <w:rPr>
                <w:del w:id="9286" w:author="tedo gogoladze" w:date="2020-01-05T00:04:00Z"/>
                <w:rFonts w:ascii="Calibri" w:eastAsia="Times New Roman" w:hAnsi="Calibri" w:cs="Calibri"/>
                <w:color w:val="000000"/>
                <w:lang w:val="en-GB"/>
                <w:rPrChange w:id="9287" w:author="Mario Ezequiel Scott" w:date="2019-12-29T19:14:00Z">
                  <w:rPr>
                    <w:del w:id="9288" w:author="tedo gogoladze" w:date="2020-01-05T00:04:00Z"/>
                    <w:rFonts w:ascii="Calibri" w:eastAsia="Times New Roman" w:hAnsi="Calibri" w:cs="Calibri"/>
                    <w:color w:val="000000"/>
                  </w:rPr>
                </w:rPrChange>
              </w:rPr>
            </w:pPr>
            <w:del w:id="9289" w:author="tedo gogoladze" w:date="2020-01-05T00:04:00Z">
              <w:r w:rsidRPr="004A4B49" w:rsidDel="00DF5A99">
                <w:rPr>
                  <w:rFonts w:ascii="Calibri" w:eastAsia="Times New Roman" w:hAnsi="Calibri" w:cs="Calibri"/>
                  <w:color w:val="000000"/>
                  <w:lang w:val="en-GB"/>
                  <w:rPrChange w:id="9290" w:author="Mario Ezequiel Scott" w:date="2019-12-29T19:14:00Z">
                    <w:rPr>
                      <w:rFonts w:ascii="Calibri" w:eastAsia="Times New Roman" w:hAnsi="Calibri" w:cs="Calibri"/>
                      <w:color w:val="000000"/>
                    </w:rPr>
                  </w:rPrChange>
                </w:rPr>
                <w:delText xml:space="preserve"> low</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7CD4B6B8" w14:textId="3F273A40" w:rsidR="008D7226" w:rsidRPr="004A4B49" w:rsidDel="00DF5A99" w:rsidRDefault="008D7226" w:rsidP="00794694">
            <w:pPr>
              <w:spacing w:after="0"/>
              <w:rPr>
                <w:del w:id="9291" w:author="tedo gogoladze" w:date="2020-01-05T00:04:00Z"/>
                <w:rFonts w:ascii="Calibri" w:eastAsia="Times New Roman" w:hAnsi="Calibri" w:cs="Calibri"/>
                <w:color w:val="000000"/>
                <w:lang w:val="en-GB"/>
                <w:rPrChange w:id="9292" w:author="Mario Ezequiel Scott" w:date="2019-12-29T19:14:00Z">
                  <w:rPr>
                    <w:del w:id="9293" w:author="tedo gogoladze" w:date="2020-01-05T00:04:00Z"/>
                    <w:rFonts w:ascii="Calibri" w:eastAsia="Times New Roman" w:hAnsi="Calibri" w:cs="Calibri"/>
                    <w:color w:val="000000"/>
                  </w:rPr>
                </w:rPrChange>
              </w:rPr>
            </w:pPr>
            <w:del w:id="9294" w:author="tedo gogoladze" w:date="2020-01-05T00:04:00Z">
              <w:r w:rsidRPr="004A4B49" w:rsidDel="00DF5A99">
                <w:rPr>
                  <w:rFonts w:ascii="Calibri" w:eastAsia="Times New Roman" w:hAnsi="Calibri" w:cs="Calibri"/>
                  <w:color w:val="000000"/>
                  <w:lang w:val="en-GB"/>
                  <w:rPrChange w:id="9295" w:author="Mario Ezequiel Scott" w:date="2019-12-29T19:14:00Z">
                    <w:rPr>
                      <w:rFonts w:ascii="Calibri" w:eastAsia="Times New Roman" w:hAnsi="Calibri" w:cs="Calibri"/>
                      <w:color w:val="000000"/>
                    </w:rPr>
                  </w:rPrChange>
                </w:rPr>
                <w:delText>Processing</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0772A104" w14:textId="18A19AC5" w:rsidR="008D7226" w:rsidRPr="004A4B49" w:rsidDel="00DF5A99" w:rsidRDefault="008D7226" w:rsidP="00794694">
            <w:pPr>
              <w:spacing w:after="0"/>
              <w:rPr>
                <w:del w:id="9296" w:author="tedo gogoladze" w:date="2020-01-05T00:04:00Z"/>
                <w:rFonts w:ascii="Calibri" w:eastAsia="Times New Roman" w:hAnsi="Calibri" w:cs="Calibri"/>
                <w:color w:val="000000"/>
                <w:lang w:val="en-GB"/>
                <w:rPrChange w:id="9297" w:author="Mario Ezequiel Scott" w:date="2019-12-29T19:14:00Z">
                  <w:rPr>
                    <w:del w:id="9298" w:author="tedo gogoladze" w:date="2020-01-05T00:04:00Z"/>
                    <w:rFonts w:ascii="Calibri" w:eastAsia="Times New Roman" w:hAnsi="Calibri" w:cs="Calibri"/>
                    <w:color w:val="000000"/>
                  </w:rPr>
                </w:rPrChange>
              </w:rPr>
            </w:pPr>
            <w:del w:id="9299" w:author="tedo gogoladze" w:date="2020-01-05T00:04:00Z">
              <w:r w:rsidRPr="004A4B49" w:rsidDel="00DF5A99">
                <w:rPr>
                  <w:rFonts w:ascii="Calibri" w:eastAsia="Times New Roman" w:hAnsi="Calibri" w:cs="Calibri"/>
                  <w:color w:val="000000"/>
                  <w:lang w:val="en-GB"/>
                  <w:rPrChange w:id="9300" w:author="Mario Ezequiel Scott" w:date="2019-12-29T19:14:00Z">
                    <w:rPr>
                      <w:rFonts w:ascii="Calibri" w:eastAsia="Times New Roman" w:hAnsi="Calibri" w:cs="Calibri"/>
                      <w:color w:val="000000"/>
                    </w:rPr>
                  </w:rPrChange>
                </w:rPr>
                <w:delText xml:space="preserve"> active</w:delText>
              </w:r>
            </w:del>
          </w:p>
        </w:tc>
      </w:tr>
      <w:tr w:rsidR="008D7226" w:rsidRPr="004A4B49" w:rsidDel="00DF5A99" w14:paraId="07E1807D" w14:textId="19CA2D50" w:rsidTr="00794694">
        <w:trPr>
          <w:trHeight w:val="300"/>
          <w:del w:id="9301"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0B1C692" w14:textId="5AB14436" w:rsidR="008D7226" w:rsidRPr="004A4B49" w:rsidDel="00DF5A99" w:rsidRDefault="008D7226" w:rsidP="00794694">
            <w:pPr>
              <w:spacing w:after="0"/>
              <w:rPr>
                <w:del w:id="9302" w:author="tedo gogoladze" w:date="2020-01-05T00:04:00Z"/>
                <w:rFonts w:ascii="Calibri" w:eastAsia="Times New Roman" w:hAnsi="Calibri" w:cs="Calibri"/>
                <w:color w:val="000000"/>
                <w:lang w:val="en-GB"/>
                <w:rPrChange w:id="9303" w:author="Mario Ezequiel Scott" w:date="2019-12-29T19:14:00Z">
                  <w:rPr>
                    <w:del w:id="9304" w:author="tedo gogoladze" w:date="2020-01-05T00:04:00Z"/>
                    <w:rFonts w:ascii="Calibri" w:eastAsia="Times New Roman" w:hAnsi="Calibri" w:cs="Calibri"/>
                    <w:color w:val="000000"/>
                  </w:rPr>
                </w:rPrChange>
              </w:rPr>
            </w:pPr>
            <w:del w:id="9305" w:author="tedo gogoladze" w:date="2020-01-05T00:04:00Z">
              <w:r w:rsidRPr="004A4B49" w:rsidDel="00DF5A99">
                <w:rPr>
                  <w:rFonts w:ascii="Calibri" w:eastAsia="Times New Roman" w:hAnsi="Calibri" w:cs="Calibri"/>
                  <w:color w:val="000000"/>
                  <w:lang w:val="en-GB"/>
                  <w:rPrChange w:id="9306" w:author="Mario Ezequiel Scott" w:date="2019-12-29T19:14:00Z">
                    <w:rPr>
                      <w:rFonts w:ascii="Calibri" w:eastAsia="Times New Roman" w:hAnsi="Calibri" w:cs="Calibri"/>
                      <w:color w:val="000000"/>
                    </w:rPr>
                  </w:rPrChange>
                </w:rPr>
                <w:delText>Processing</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3F1B6F55" w14:textId="612105CD" w:rsidR="008D7226" w:rsidRPr="004A4B49" w:rsidDel="00DF5A99" w:rsidRDefault="008D7226" w:rsidP="00794694">
            <w:pPr>
              <w:spacing w:after="0"/>
              <w:rPr>
                <w:del w:id="9307" w:author="tedo gogoladze" w:date="2020-01-05T00:04:00Z"/>
                <w:rFonts w:ascii="Calibri" w:eastAsia="Times New Roman" w:hAnsi="Calibri" w:cs="Calibri"/>
                <w:color w:val="000000"/>
                <w:lang w:val="en-GB"/>
                <w:rPrChange w:id="9308" w:author="Mario Ezequiel Scott" w:date="2019-12-29T19:14:00Z">
                  <w:rPr>
                    <w:del w:id="9309" w:author="tedo gogoladze" w:date="2020-01-05T00:04:00Z"/>
                    <w:rFonts w:ascii="Calibri" w:eastAsia="Times New Roman" w:hAnsi="Calibri" w:cs="Calibri"/>
                    <w:color w:val="000000"/>
                  </w:rPr>
                </w:rPrChange>
              </w:rPr>
            </w:pPr>
            <w:del w:id="9310" w:author="tedo gogoladze" w:date="2020-01-05T00:04:00Z">
              <w:r w:rsidRPr="004A4B49" w:rsidDel="00DF5A99">
                <w:rPr>
                  <w:rFonts w:ascii="Calibri" w:eastAsia="Times New Roman" w:hAnsi="Calibri" w:cs="Calibri"/>
                  <w:color w:val="000000"/>
                  <w:lang w:val="en-GB"/>
                  <w:rPrChange w:id="9311" w:author="Mario Ezequiel Scott" w:date="2019-12-29T19:14:00Z">
                    <w:rPr>
                      <w:rFonts w:ascii="Calibri" w:eastAsia="Times New Roman" w:hAnsi="Calibri" w:cs="Calibri"/>
                      <w:color w:val="000000"/>
                    </w:rPr>
                  </w:rPrChange>
                </w:rPr>
                <w:delText xml:space="preserve"> active</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1A8AF4BC" w14:textId="4FE3697C" w:rsidR="008D7226" w:rsidRPr="004A4B49" w:rsidDel="00DF5A99" w:rsidRDefault="008D7226" w:rsidP="00794694">
            <w:pPr>
              <w:spacing w:after="0"/>
              <w:rPr>
                <w:del w:id="9312" w:author="tedo gogoladze" w:date="2020-01-05T00:04:00Z"/>
                <w:rFonts w:ascii="Calibri" w:eastAsia="Times New Roman" w:hAnsi="Calibri" w:cs="Calibri"/>
                <w:color w:val="000000"/>
                <w:lang w:val="en-GB"/>
                <w:rPrChange w:id="9313" w:author="Mario Ezequiel Scott" w:date="2019-12-29T19:14:00Z">
                  <w:rPr>
                    <w:del w:id="9314" w:author="tedo gogoladze" w:date="2020-01-05T00:04:00Z"/>
                    <w:rFonts w:ascii="Calibri" w:eastAsia="Times New Roman" w:hAnsi="Calibri" w:cs="Calibri"/>
                    <w:color w:val="000000"/>
                  </w:rPr>
                </w:rPrChange>
              </w:rPr>
            </w:pPr>
            <w:del w:id="9315" w:author="tedo gogoladze" w:date="2020-01-05T00:04:00Z">
              <w:r w:rsidRPr="004A4B49" w:rsidDel="00DF5A99">
                <w:rPr>
                  <w:rFonts w:ascii="Calibri" w:eastAsia="Times New Roman" w:hAnsi="Calibri" w:cs="Calibri"/>
                  <w:color w:val="000000"/>
                  <w:lang w:val="en-GB"/>
                  <w:rPrChange w:id="9316" w:author="Mario Ezequiel Scott" w:date="2019-12-29T19:14:00Z">
                    <w:rPr>
                      <w:rFonts w:ascii="Calibri" w:eastAsia="Times New Roman" w:hAnsi="Calibri" w:cs="Calibri"/>
                      <w:color w:val="000000"/>
                    </w:rPr>
                  </w:rPrChange>
                </w:rPr>
                <w:delText>time</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5FDBA1F8" w14:textId="15989649" w:rsidR="008D7226" w:rsidRPr="004A4B49" w:rsidDel="00DF5A99" w:rsidRDefault="008D7226" w:rsidP="00794694">
            <w:pPr>
              <w:spacing w:after="0"/>
              <w:rPr>
                <w:del w:id="9317" w:author="tedo gogoladze" w:date="2020-01-05T00:04:00Z"/>
                <w:rFonts w:ascii="Calibri" w:eastAsia="Times New Roman" w:hAnsi="Calibri" w:cs="Calibri"/>
                <w:color w:val="000000"/>
                <w:lang w:val="en-GB"/>
                <w:rPrChange w:id="9318" w:author="Mario Ezequiel Scott" w:date="2019-12-29T19:14:00Z">
                  <w:rPr>
                    <w:del w:id="9319" w:author="tedo gogoladze" w:date="2020-01-05T00:04:00Z"/>
                    <w:rFonts w:ascii="Calibri" w:eastAsia="Times New Roman" w:hAnsi="Calibri" w:cs="Calibri"/>
                    <w:color w:val="000000"/>
                  </w:rPr>
                </w:rPrChange>
              </w:rPr>
            </w:pPr>
            <w:del w:id="9320" w:author="tedo gogoladze" w:date="2020-01-05T00:04:00Z">
              <w:r w:rsidRPr="004A4B49" w:rsidDel="00DF5A99">
                <w:rPr>
                  <w:rFonts w:ascii="Calibri" w:eastAsia="Times New Roman" w:hAnsi="Calibri" w:cs="Calibri"/>
                  <w:color w:val="000000"/>
                  <w:lang w:val="en-GB"/>
                  <w:rPrChange w:id="9321" w:author="Mario Ezequiel Scott" w:date="2019-12-29T19:14:00Z">
                    <w:rPr>
                      <w:rFonts w:ascii="Calibri" w:eastAsia="Times New Roman" w:hAnsi="Calibri" w:cs="Calibri"/>
                      <w:color w:val="000000"/>
                    </w:rPr>
                  </w:rPrChange>
                </w:rPr>
                <w:delText xml:space="preserve"> low</w:delText>
              </w:r>
            </w:del>
          </w:p>
        </w:tc>
      </w:tr>
      <w:tr w:rsidR="008D7226" w:rsidRPr="004A4B49" w:rsidDel="00DF5A99" w14:paraId="5122AEB8" w14:textId="79A65FB0" w:rsidTr="00794694">
        <w:trPr>
          <w:trHeight w:val="300"/>
          <w:del w:id="9322"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10AE345" w14:textId="1246B19A" w:rsidR="008D7226" w:rsidRPr="004A4B49" w:rsidDel="00DF5A99" w:rsidRDefault="008D7226" w:rsidP="00794694">
            <w:pPr>
              <w:spacing w:after="0"/>
              <w:rPr>
                <w:del w:id="9323" w:author="tedo gogoladze" w:date="2020-01-05T00:04:00Z"/>
                <w:rFonts w:ascii="Calibri" w:eastAsia="Times New Roman" w:hAnsi="Calibri" w:cs="Calibri"/>
                <w:color w:val="000000"/>
                <w:lang w:val="en-GB"/>
                <w:rPrChange w:id="9324" w:author="Mario Ezequiel Scott" w:date="2019-12-29T19:14:00Z">
                  <w:rPr>
                    <w:del w:id="9325" w:author="tedo gogoladze" w:date="2020-01-05T00:04:00Z"/>
                    <w:rFonts w:ascii="Calibri" w:eastAsia="Times New Roman" w:hAnsi="Calibri" w:cs="Calibri"/>
                    <w:color w:val="000000"/>
                  </w:rPr>
                </w:rPrChange>
              </w:rPr>
            </w:pPr>
            <w:del w:id="9326" w:author="tedo gogoladze" w:date="2020-01-05T00:04:00Z">
              <w:r w:rsidRPr="004A4B49" w:rsidDel="00DF5A99">
                <w:rPr>
                  <w:rFonts w:ascii="Calibri" w:eastAsia="Times New Roman" w:hAnsi="Calibri" w:cs="Calibri"/>
                  <w:color w:val="000000"/>
                  <w:lang w:val="en-GB"/>
                  <w:rPrChange w:id="9327" w:author="Mario Ezequiel Scott" w:date="2019-12-29T19:14:00Z">
                    <w:rPr>
                      <w:rFonts w:ascii="Calibri" w:eastAsia="Times New Roman" w:hAnsi="Calibri" w:cs="Calibri"/>
                      <w:color w:val="000000"/>
                    </w:rPr>
                  </w:rPrChange>
                </w:rPr>
                <w:delText>Processing</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49BDC02F" w14:textId="62E7E178" w:rsidR="008D7226" w:rsidRPr="004A4B49" w:rsidDel="00DF5A99" w:rsidRDefault="008D7226" w:rsidP="00794694">
            <w:pPr>
              <w:spacing w:after="0"/>
              <w:rPr>
                <w:del w:id="9328" w:author="tedo gogoladze" w:date="2020-01-05T00:04:00Z"/>
                <w:rFonts w:ascii="Calibri" w:eastAsia="Times New Roman" w:hAnsi="Calibri" w:cs="Calibri"/>
                <w:color w:val="000000"/>
                <w:lang w:val="en-GB"/>
                <w:rPrChange w:id="9329" w:author="Mario Ezequiel Scott" w:date="2019-12-29T19:14:00Z">
                  <w:rPr>
                    <w:del w:id="9330" w:author="tedo gogoladze" w:date="2020-01-05T00:04:00Z"/>
                    <w:rFonts w:ascii="Calibri" w:eastAsia="Times New Roman" w:hAnsi="Calibri" w:cs="Calibri"/>
                    <w:color w:val="000000"/>
                  </w:rPr>
                </w:rPrChange>
              </w:rPr>
            </w:pPr>
            <w:del w:id="9331" w:author="tedo gogoladze" w:date="2020-01-05T00:04:00Z">
              <w:r w:rsidRPr="004A4B49" w:rsidDel="00DF5A99">
                <w:rPr>
                  <w:rFonts w:ascii="Calibri" w:eastAsia="Times New Roman" w:hAnsi="Calibri" w:cs="Calibri"/>
                  <w:color w:val="000000"/>
                  <w:lang w:val="en-GB"/>
                  <w:rPrChange w:id="9332" w:author="Mario Ezequiel Scott" w:date="2019-12-29T19:14:00Z">
                    <w:rPr>
                      <w:rFonts w:ascii="Calibri" w:eastAsia="Times New Roman" w:hAnsi="Calibri" w:cs="Calibri"/>
                      <w:color w:val="000000"/>
                    </w:rPr>
                  </w:rPrChange>
                </w:rPr>
                <w:delText xml:space="preserve"> active</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0F829721" w14:textId="66878918" w:rsidR="008D7226" w:rsidRPr="004A4B49" w:rsidDel="00DF5A99" w:rsidRDefault="008D7226" w:rsidP="00794694">
            <w:pPr>
              <w:spacing w:after="0"/>
              <w:rPr>
                <w:del w:id="9333" w:author="tedo gogoladze" w:date="2020-01-05T00:04:00Z"/>
                <w:rFonts w:ascii="Calibri" w:eastAsia="Times New Roman" w:hAnsi="Calibri" w:cs="Calibri"/>
                <w:color w:val="000000"/>
                <w:lang w:val="en-GB"/>
                <w:rPrChange w:id="9334" w:author="Mario Ezequiel Scott" w:date="2019-12-29T19:14:00Z">
                  <w:rPr>
                    <w:del w:id="9335" w:author="tedo gogoladze" w:date="2020-01-05T00:04:00Z"/>
                    <w:rFonts w:ascii="Calibri" w:eastAsia="Times New Roman" w:hAnsi="Calibri" w:cs="Calibri"/>
                    <w:color w:val="000000"/>
                  </w:rPr>
                </w:rPrChange>
              </w:rPr>
            </w:pPr>
            <w:del w:id="9336" w:author="tedo gogoladze" w:date="2020-01-05T00:04:00Z">
              <w:r w:rsidRPr="004A4B49" w:rsidDel="00DF5A99">
                <w:rPr>
                  <w:rFonts w:ascii="Calibri" w:eastAsia="Times New Roman" w:hAnsi="Calibri" w:cs="Calibri"/>
                  <w:color w:val="000000"/>
                  <w:lang w:val="en-GB"/>
                  <w:rPrChange w:id="9337" w:author="Mario Ezequiel Scott" w:date="2019-12-29T19:14:00Z">
                    <w:rPr>
                      <w:rFonts w:ascii="Calibri" w:eastAsia="Times New Roman" w:hAnsi="Calibri" w:cs="Calibri"/>
                      <w:color w:val="000000"/>
                    </w:rPr>
                  </w:rPrChange>
                </w:rPr>
                <w:delText>estimation</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1FEC8E7A" w14:textId="2A96E39A" w:rsidR="008D7226" w:rsidRPr="004A4B49" w:rsidDel="00DF5A99" w:rsidRDefault="008D7226" w:rsidP="00794694">
            <w:pPr>
              <w:spacing w:after="0"/>
              <w:rPr>
                <w:del w:id="9338" w:author="tedo gogoladze" w:date="2020-01-05T00:04:00Z"/>
                <w:rFonts w:ascii="Calibri" w:eastAsia="Times New Roman" w:hAnsi="Calibri" w:cs="Calibri"/>
                <w:color w:val="000000"/>
                <w:lang w:val="en-GB"/>
                <w:rPrChange w:id="9339" w:author="Mario Ezequiel Scott" w:date="2019-12-29T19:14:00Z">
                  <w:rPr>
                    <w:del w:id="9340" w:author="tedo gogoladze" w:date="2020-01-05T00:04:00Z"/>
                    <w:rFonts w:ascii="Calibri" w:eastAsia="Times New Roman" w:hAnsi="Calibri" w:cs="Calibri"/>
                    <w:color w:val="000000"/>
                  </w:rPr>
                </w:rPrChange>
              </w:rPr>
            </w:pPr>
            <w:del w:id="9341" w:author="tedo gogoladze" w:date="2020-01-05T00:04:00Z">
              <w:r w:rsidRPr="004A4B49" w:rsidDel="00DF5A99">
                <w:rPr>
                  <w:rFonts w:ascii="Calibri" w:eastAsia="Times New Roman" w:hAnsi="Calibri" w:cs="Calibri"/>
                  <w:color w:val="000000"/>
                  <w:lang w:val="en-GB"/>
                  <w:rPrChange w:id="9342" w:author="Mario Ezequiel Scott" w:date="2019-12-29T19:14:00Z">
                    <w:rPr>
                      <w:rFonts w:ascii="Calibri" w:eastAsia="Times New Roman" w:hAnsi="Calibri" w:cs="Calibri"/>
                      <w:color w:val="000000"/>
                    </w:rPr>
                  </w:rPrChange>
                </w:rPr>
                <w:delText xml:space="preserve"> high</w:delText>
              </w:r>
            </w:del>
          </w:p>
        </w:tc>
      </w:tr>
      <w:tr w:rsidR="008D7226" w:rsidRPr="004A4B49" w:rsidDel="00DF5A99" w14:paraId="6C47A0BF" w14:textId="1769AC7F" w:rsidTr="00794694">
        <w:trPr>
          <w:trHeight w:val="300"/>
          <w:del w:id="9343"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A959EDD" w14:textId="0624F347" w:rsidR="008D7226" w:rsidRPr="004A4B49" w:rsidDel="00DF5A99" w:rsidRDefault="008D7226" w:rsidP="00794694">
            <w:pPr>
              <w:spacing w:after="0"/>
              <w:rPr>
                <w:del w:id="9344" w:author="tedo gogoladze" w:date="2020-01-05T00:04:00Z"/>
                <w:rFonts w:ascii="Calibri" w:eastAsia="Times New Roman" w:hAnsi="Calibri" w:cs="Calibri"/>
                <w:color w:val="000000"/>
                <w:lang w:val="en-GB"/>
                <w:rPrChange w:id="9345" w:author="Mario Ezequiel Scott" w:date="2019-12-29T19:14:00Z">
                  <w:rPr>
                    <w:del w:id="9346" w:author="tedo gogoladze" w:date="2020-01-05T00:04:00Z"/>
                    <w:rFonts w:ascii="Calibri" w:eastAsia="Times New Roman" w:hAnsi="Calibri" w:cs="Calibri"/>
                    <w:color w:val="000000"/>
                  </w:rPr>
                </w:rPrChange>
              </w:rPr>
            </w:pPr>
            <w:del w:id="9347" w:author="tedo gogoladze" w:date="2020-01-05T00:04:00Z">
              <w:r w:rsidRPr="004A4B49" w:rsidDel="00DF5A99">
                <w:rPr>
                  <w:rFonts w:ascii="Calibri" w:eastAsia="Times New Roman" w:hAnsi="Calibri" w:cs="Calibri"/>
                  <w:color w:val="000000"/>
                  <w:lang w:val="en-GB"/>
                  <w:rPrChange w:id="9348" w:author="Mario Ezequiel Scott" w:date="2019-12-29T19:14:00Z">
                    <w:rPr>
                      <w:rFonts w:ascii="Calibri" w:eastAsia="Times New Roman" w:hAnsi="Calibri" w:cs="Calibri"/>
                      <w:color w:val="000000"/>
                    </w:rPr>
                  </w:rPrChange>
                </w:rPr>
                <w:delText>status</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18FC4BD8" w14:textId="532FF45B" w:rsidR="008D7226" w:rsidRPr="004A4B49" w:rsidDel="00DF5A99" w:rsidRDefault="008D7226" w:rsidP="00794694">
            <w:pPr>
              <w:spacing w:after="0"/>
              <w:rPr>
                <w:del w:id="9349" w:author="tedo gogoladze" w:date="2020-01-05T00:04:00Z"/>
                <w:rFonts w:ascii="Calibri" w:eastAsia="Times New Roman" w:hAnsi="Calibri" w:cs="Calibri"/>
                <w:color w:val="000000"/>
                <w:lang w:val="en-GB"/>
                <w:rPrChange w:id="9350" w:author="Mario Ezequiel Scott" w:date="2019-12-29T19:14:00Z">
                  <w:rPr>
                    <w:del w:id="9351" w:author="tedo gogoladze" w:date="2020-01-05T00:04:00Z"/>
                    <w:rFonts w:ascii="Calibri" w:eastAsia="Times New Roman" w:hAnsi="Calibri" w:cs="Calibri"/>
                    <w:color w:val="000000"/>
                  </w:rPr>
                </w:rPrChange>
              </w:rPr>
            </w:pPr>
            <w:del w:id="9352" w:author="tedo gogoladze" w:date="2020-01-05T00:04:00Z">
              <w:r w:rsidRPr="004A4B49" w:rsidDel="00DF5A99">
                <w:rPr>
                  <w:rFonts w:ascii="Calibri" w:eastAsia="Times New Roman" w:hAnsi="Calibri" w:cs="Calibri"/>
                  <w:color w:val="000000"/>
                  <w:lang w:val="en-GB"/>
                  <w:rPrChange w:id="9353" w:author="Mario Ezequiel Scott" w:date="2019-12-29T19:14:00Z">
                    <w:rPr>
                      <w:rFonts w:ascii="Calibri" w:eastAsia="Times New Roman" w:hAnsi="Calibri" w:cs="Calibri"/>
                      <w:color w:val="000000"/>
                    </w:rPr>
                  </w:rPrChange>
                </w:rPr>
                <w:delText xml:space="preserve"> done</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21F662DB" w14:textId="266E2450" w:rsidR="008D7226" w:rsidRPr="004A4B49" w:rsidDel="00DF5A99" w:rsidRDefault="008D7226" w:rsidP="00794694">
            <w:pPr>
              <w:spacing w:after="0"/>
              <w:rPr>
                <w:del w:id="9354" w:author="tedo gogoladze" w:date="2020-01-05T00:04:00Z"/>
                <w:rFonts w:ascii="Calibri" w:eastAsia="Times New Roman" w:hAnsi="Calibri" w:cs="Calibri"/>
                <w:color w:val="000000"/>
                <w:lang w:val="en-GB"/>
                <w:rPrChange w:id="9355" w:author="Mario Ezequiel Scott" w:date="2019-12-29T19:14:00Z">
                  <w:rPr>
                    <w:del w:id="9356" w:author="tedo gogoladze" w:date="2020-01-05T00:04:00Z"/>
                    <w:rFonts w:ascii="Calibri" w:eastAsia="Times New Roman" w:hAnsi="Calibri" w:cs="Calibri"/>
                    <w:color w:val="000000"/>
                  </w:rPr>
                </w:rPrChange>
              </w:rPr>
            </w:pPr>
            <w:del w:id="9357" w:author="tedo gogoladze" w:date="2020-01-05T00:04:00Z">
              <w:r w:rsidRPr="004A4B49" w:rsidDel="00DF5A99">
                <w:rPr>
                  <w:rFonts w:ascii="Calibri" w:eastAsia="Times New Roman" w:hAnsi="Calibri" w:cs="Calibri"/>
                  <w:color w:val="000000"/>
                  <w:lang w:val="en-GB"/>
                  <w:rPrChange w:id="9358" w:author="Mario Ezequiel Scott" w:date="2019-12-29T19:14:00Z">
                    <w:rPr>
                      <w:rFonts w:ascii="Calibri" w:eastAsia="Times New Roman" w:hAnsi="Calibri" w:cs="Calibri"/>
                      <w:color w:val="000000"/>
                    </w:rPr>
                  </w:rPrChange>
                </w:rPr>
                <w:delText>Processing</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043B26AE" w14:textId="7B7D77CB" w:rsidR="008D7226" w:rsidRPr="004A4B49" w:rsidDel="00DF5A99" w:rsidRDefault="008D7226" w:rsidP="00794694">
            <w:pPr>
              <w:spacing w:after="0"/>
              <w:rPr>
                <w:del w:id="9359" w:author="tedo gogoladze" w:date="2020-01-05T00:04:00Z"/>
                <w:rFonts w:ascii="Calibri" w:eastAsia="Times New Roman" w:hAnsi="Calibri" w:cs="Calibri"/>
                <w:color w:val="000000"/>
                <w:lang w:val="en-GB"/>
                <w:rPrChange w:id="9360" w:author="Mario Ezequiel Scott" w:date="2019-12-29T19:14:00Z">
                  <w:rPr>
                    <w:del w:id="9361" w:author="tedo gogoladze" w:date="2020-01-05T00:04:00Z"/>
                    <w:rFonts w:ascii="Calibri" w:eastAsia="Times New Roman" w:hAnsi="Calibri" w:cs="Calibri"/>
                    <w:color w:val="000000"/>
                  </w:rPr>
                </w:rPrChange>
              </w:rPr>
            </w:pPr>
            <w:del w:id="9362" w:author="tedo gogoladze" w:date="2020-01-05T00:04:00Z">
              <w:r w:rsidRPr="004A4B49" w:rsidDel="00DF5A99">
                <w:rPr>
                  <w:rFonts w:ascii="Calibri" w:eastAsia="Times New Roman" w:hAnsi="Calibri" w:cs="Calibri"/>
                  <w:color w:val="000000"/>
                  <w:lang w:val="en-GB"/>
                  <w:rPrChange w:id="9363" w:author="Mario Ezequiel Scott" w:date="2019-12-29T19:14:00Z">
                    <w:rPr>
                      <w:rFonts w:ascii="Calibri" w:eastAsia="Times New Roman" w:hAnsi="Calibri" w:cs="Calibri"/>
                      <w:color w:val="000000"/>
                    </w:rPr>
                  </w:rPrChange>
                </w:rPr>
                <w:delText xml:space="preserve"> active</w:delText>
              </w:r>
            </w:del>
          </w:p>
        </w:tc>
      </w:tr>
      <w:tr w:rsidR="008D7226" w:rsidRPr="004A4B49" w:rsidDel="00DF5A99" w14:paraId="7813FFD2" w14:textId="4B6C2275" w:rsidTr="00794694">
        <w:trPr>
          <w:trHeight w:val="300"/>
          <w:del w:id="9364"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2EEC0CA" w14:textId="66B48472" w:rsidR="008D7226" w:rsidRPr="004A4B49" w:rsidDel="00DF5A99" w:rsidRDefault="008D7226" w:rsidP="00794694">
            <w:pPr>
              <w:spacing w:after="0"/>
              <w:rPr>
                <w:del w:id="9365" w:author="tedo gogoladze" w:date="2020-01-05T00:04:00Z"/>
                <w:rFonts w:ascii="Calibri" w:eastAsia="Times New Roman" w:hAnsi="Calibri" w:cs="Calibri"/>
                <w:color w:val="000000"/>
                <w:lang w:val="en-GB"/>
                <w:rPrChange w:id="9366" w:author="Mario Ezequiel Scott" w:date="2019-12-29T19:14:00Z">
                  <w:rPr>
                    <w:del w:id="9367" w:author="tedo gogoladze" w:date="2020-01-05T00:04:00Z"/>
                    <w:rFonts w:ascii="Calibri" w:eastAsia="Times New Roman" w:hAnsi="Calibri" w:cs="Calibri"/>
                    <w:color w:val="000000"/>
                  </w:rPr>
                </w:rPrChange>
              </w:rPr>
            </w:pPr>
            <w:del w:id="9368" w:author="tedo gogoladze" w:date="2020-01-05T00:04:00Z">
              <w:r w:rsidRPr="004A4B49" w:rsidDel="00DF5A99">
                <w:rPr>
                  <w:rFonts w:ascii="Calibri" w:eastAsia="Times New Roman" w:hAnsi="Calibri" w:cs="Calibri"/>
                  <w:color w:val="000000"/>
                  <w:lang w:val="en-GB"/>
                  <w:rPrChange w:id="9369" w:author="Mario Ezequiel Scott" w:date="2019-12-29T19:14:00Z">
                    <w:rPr>
                      <w:rFonts w:ascii="Calibri" w:eastAsia="Times New Roman" w:hAnsi="Calibri" w:cs="Calibri"/>
                      <w:color w:val="000000"/>
                    </w:rPr>
                  </w:rPrChange>
                </w:rPr>
                <w:delText>status</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6C66D388" w14:textId="4D6BF198" w:rsidR="008D7226" w:rsidRPr="004A4B49" w:rsidDel="00DF5A99" w:rsidRDefault="008D7226" w:rsidP="00794694">
            <w:pPr>
              <w:spacing w:after="0"/>
              <w:rPr>
                <w:del w:id="9370" w:author="tedo gogoladze" w:date="2020-01-05T00:04:00Z"/>
                <w:rFonts w:ascii="Calibri" w:eastAsia="Times New Roman" w:hAnsi="Calibri" w:cs="Calibri"/>
                <w:color w:val="000000"/>
                <w:lang w:val="en-GB"/>
                <w:rPrChange w:id="9371" w:author="Mario Ezequiel Scott" w:date="2019-12-29T19:14:00Z">
                  <w:rPr>
                    <w:del w:id="9372" w:author="tedo gogoladze" w:date="2020-01-05T00:04:00Z"/>
                    <w:rFonts w:ascii="Calibri" w:eastAsia="Times New Roman" w:hAnsi="Calibri" w:cs="Calibri"/>
                    <w:color w:val="000000"/>
                  </w:rPr>
                </w:rPrChange>
              </w:rPr>
            </w:pPr>
            <w:del w:id="9373" w:author="tedo gogoladze" w:date="2020-01-05T00:04:00Z">
              <w:r w:rsidRPr="004A4B49" w:rsidDel="00DF5A99">
                <w:rPr>
                  <w:rFonts w:ascii="Calibri" w:eastAsia="Times New Roman" w:hAnsi="Calibri" w:cs="Calibri"/>
                  <w:color w:val="000000"/>
                  <w:lang w:val="en-GB"/>
                  <w:rPrChange w:id="9374" w:author="Mario Ezequiel Scott" w:date="2019-12-29T19:14:00Z">
                    <w:rPr>
                      <w:rFonts w:ascii="Calibri" w:eastAsia="Times New Roman" w:hAnsi="Calibri" w:cs="Calibri"/>
                      <w:color w:val="000000"/>
                    </w:rPr>
                  </w:rPrChange>
                </w:rPr>
                <w:delText xml:space="preserve"> todo</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3FCDF38E" w14:textId="096E9451" w:rsidR="008D7226" w:rsidRPr="004A4B49" w:rsidDel="00DF5A99" w:rsidRDefault="008D7226" w:rsidP="00794694">
            <w:pPr>
              <w:spacing w:after="0"/>
              <w:rPr>
                <w:del w:id="9375" w:author="tedo gogoladze" w:date="2020-01-05T00:04:00Z"/>
                <w:rFonts w:ascii="Calibri" w:eastAsia="Times New Roman" w:hAnsi="Calibri" w:cs="Calibri"/>
                <w:color w:val="000000"/>
                <w:lang w:val="en-GB"/>
                <w:rPrChange w:id="9376" w:author="Mario Ezequiel Scott" w:date="2019-12-29T19:14:00Z">
                  <w:rPr>
                    <w:del w:id="9377" w:author="tedo gogoladze" w:date="2020-01-05T00:04:00Z"/>
                    <w:rFonts w:ascii="Calibri" w:eastAsia="Times New Roman" w:hAnsi="Calibri" w:cs="Calibri"/>
                    <w:color w:val="000000"/>
                  </w:rPr>
                </w:rPrChange>
              </w:rPr>
            </w:pPr>
            <w:del w:id="9378" w:author="tedo gogoladze" w:date="2020-01-05T00:04:00Z">
              <w:r w:rsidRPr="004A4B49" w:rsidDel="00DF5A99">
                <w:rPr>
                  <w:rFonts w:ascii="Calibri" w:eastAsia="Times New Roman" w:hAnsi="Calibri" w:cs="Calibri"/>
                  <w:color w:val="000000"/>
                  <w:lang w:val="en-GB"/>
                  <w:rPrChange w:id="9379" w:author="Mario Ezequiel Scott" w:date="2019-12-29T19:14:00Z">
                    <w:rPr>
                      <w:rFonts w:ascii="Calibri" w:eastAsia="Times New Roman" w:hAnsi="Calibri" w:cs="Calibri"/>
                      <w:color w:val="000000"/>
                    </w:rPr>
                  </w:rPrChange>
                </w:rPr>
                <w:delText>Processing</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5B055ED5" w14:textId="19BEE537" w:rsidR="008D7226" w:rsidRPr="004A4B49" w:rsidDel="00DF5A99" w:rsidRDefault="008D7226" w:rsidP="00794694">
            <w:pPr>
              <w:spacing w:after="0"/>
              <w:rPr>
                <w:del w:id="9380" w:author="tedo gogoladze" w:date="2020-01-05T00:04:00Z"/>
                <w:rFonts w:ascii="Calibri" w:eastAsia="Times New Roman" w:hAnsi="Calibri" w:cs="Calibri"/>
                <w:color w:val="000000"/>
                <w:lang w:val="en-GB"/>
                <w:rPrChange w:id="9381" w:author="Mario Ezequiel Scott" w:date="2019-12-29T19:14:00Z">
                  <w:rPr>
                    <w:del w:id="9382" w:author="tedo gogoladze" w:date="2020-01-05T00:04:00Z"/>
                    <w:rFonts w:ascii="Calibri" w:eastAsia="Times New Roman" w:hAnsi="Calibri" w:cs="Calibri"/>
                    <w:color w:val="000000"/>
                  </w:rPr>
                </w:rPrChange>
              </w:rPr>
            </w:pPr>
            <w:del w:id="9383" w:author="tedo gogoladze" w:date="2020-01-05T00:04:00Z">
              <w:r w:rsidRPr="004A4B49" w:rsidDel="00DF5A99">
                <w:rPr>
                  <w:rFonts w:ascii="Calibri" w:eastAsia="Times New Roman" w:hAnsi="Calibri" w:cs="Calibri"/>
                  <w:color w:val="000000"/>
                  <w:lang w:val="en-GB"/>
                  <w:rPrChange w:id="9384" w:author="Mario Ezequiel Scott" w:date="2019-12-29T19:14:00Z">
                    <w:rPr>
                      <w:rFonts w:ascii="Calibri" w:eastAsia="Times New Roman" w:hAnsi="Calibri" w:cs="Calibri"/>
                      <w:color w:val="000000"/>
                    </w:rPr>
                  </w:rPrChange>
                </w:rPr>
                <w:delText xml:space="preserve"> active</w:delText>
              </w:r>
            </w:del>
          </w:p>
        </w:tc>
      </w:tr>
      <w:tr w:rsidR="008D7226" w:rsidRPr="004A4B49" w:rsidDel="00DF5A99" w14:paraId="09C00753" w14:textId="16279FCF" w:rsidTr="00794694">
        <w:trPr>
          <w:trHeight w:val="300"/>
          <w:del w:id="9385"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24A1174" w14:textId="6176FBBC" w:rsidR="008D7226" w:rsidRPr="004A4B49" w:rsidDel="00DF5A99" w:rsidRDefault="008D7226" w:rsidP="00794694">
            <w:pPr>
              <w:spacing w:after="0"/>
              <w:rPr>
                <w:del w:id="9386" w:author="tedo gogoladze" w:date="2020-01-05T00:04:00Z"/>
                <w:rFonts w:ascii="Calibri" w:eastAsia="Times New Roman" w:hAnsi="Calibri" w:cs="Calibri"/>
                <w:color w:val="000000"/>
                <w:lang w:val="en-GB"/>
                <w:rPrChange w:id="9387" w:author="Mario Ezequiel Scott" w:date="2019-12-29T19:14:00Z">
                  <w:rPr>
                    <w:del w:id="9388" w:author="tedo gogoladze" w:date="2020-01-05T00:04:00Z"/>
                    <w:rFonts w:ascii="Calibri" w:eastAsia="Times New Roman" w:hAnsi="Calibri" w:cs="Calibri"/>
                    <w:color w:val="000000"/>
                  </w:rPr>
                </w:rPrChange>
              </w:rPr>
            </w:pPr>
            <w:del w:id="9389" w:author="tedo gogoladze" w:date="2020-01-05T00:04:00Z">
              <w:r w:rsidRPr="004A4B49" w:rsidDel="00DF5A99">
                <w:rPr>
                  <w:rFonts w:ascii="Calibri" w:eastAsia="Times New Roman" w:hAnsi="Calibri" w:cs="Calibri"/>
                  <w:color w:val="000000"/>
                  <w:lang w:val="en-GB"/>
                  <w:rPrChange w:id="9390" w:author="Mario Ezequiel Scott" w:date="2019-12-29T19:14:00Z">
                    <w:rPr>
                      <w:rFonts w:ascii="Calibri" w:eastAsia="Times New Roman" w:hAnsi="Calibri" w:cs="Calibri"/>
                      <w:color w:val="000000"/>
                    </w:rPr>
                  </w:rPrChange>
                </w:rPr>
                <w:delText>status</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5E8C53D9" w14:textId="36998338" w:rsidR="008D7226" w:rsidRPr="004A4B49" w:rsidDel="00DF5A99" w:rsidRDefault="008D7226" w:rsidP="00794694">
            <w:pPr>
              <w:spacing w:after="0"/>
              <w:rPr>
                <w:del w:id="9391" w:author="tedo gogoladze" w:date="2020-01-05T00:04:00Z"/>
                <w:rFonts w:ascii="Calibri" w:eastAsia="Times New Roman" w:hAnsi="Calibri" w:cs="Calibri"/>
                <w:color w:val="000000"/>
                <w:lang w:val="en-GB"/>
                <w:rPrChange w:id="9392" w:author="Mario Ezequiel Scott" w:date="2019-12-29T19:14:00Z">
                  <w:rPr>
                    <w:del w:id="9393" w:author="tedo gogoladze" w:date="2020-01-05T00:04:00Z"/>
                    <w:rFonts w:ascii="Calibri" w:eastAsia="Times New Roman" w:hAnsi="Calibri" w:cs="Calibri"/>
                    <w:color w:val="000000"/>
                  </w:rPr>
                </w:rPrChange>
              </w:rPr>
            </w:pPr>
            <w:del w:id="9394" w:author="tedo gogoladze" w:date="2020-01-05T00:04:00Z">
              <w:r w:rsidRPr="004A4B49" w:rsidDel="00DF5A99">
                <w:rPr>
                  <w:rFonts w:ascii="Calibri" w:eastAsia="Times New Roman" w:hAnsi="Calibri" w:cs="Calibri"/>
                  <w:color w:val="000000"/>
                  <w:lang w:val="en-GB"/>
                  <w:rPrChange w:id="9395" w:author="Mario Ezequiel Scott" w:date="2019-12-29T19:14:00Z">
                    <w:rPr>
                      <w:rFonts w:ascii="Calibri" w:eastAsia="Times New Roman" w:hAnsi="Calibri" w:cs="Calibri"/>
                      <w:color w:val="000000"/>
                    </w:rPr>
                  </w:rPrChange>
                </w:rPr>
                <w:delText xml:space="preserve"> todo</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48799B53" w14:textId="082A75AD" w:rsidR="008D7226" w:rsidRPr="004A4B49" w:rsidDel="00DF5A99" w:rsidRDefault="008D7226" w:rsidP="00794694">
            <w:pPr>
              <w:spacing w:after="0"/>
              <w:rPr>
                <w:del w:id="9396" w:author="tedo gogoladze" w:date="2020-01-05T00:04:00Z"/>
                <w:rFonts w:ascii="Calibri" w:eastAsia="Times New Roman" w:hAnsi="Calibri" w:cs="Calibri"/>
                <w:color w:val="000000"/>
                <w:lang w:val="en-GB"/>
                <w:rPrChange w:id="9397" w:author="Mario Ezequiel Scott" w:date="2019-12-29T19:14:00Z">
                  <w:rPr>
                    <w:del w:id="9398" w:author="tedo gogoladze" w:date="2020-01-05T00:04:00Z"/>
                    <w:rFonts w:ascii="Calibri" w:eastAsia="Times New Roman" w:hAnsi="Calibri" w:cs="Calibri"/>
                    <w:color w:val="000000"/>
                  </w:rPr>
                </w:rPrChange>
              </w:rPr>
            </w:pPr>
            <w:del w:id="9399" w:author="tedo gogoladze" w:date="2020-01-05T00:04:00Z">
              <w:r w:rsidRPr="004A4B49" w:rsidDel="00DF5A99">
                <w:rPr>
                  <w:rFonts w:ascii="Calibri" w:eastAsia="Times New Roman" w:hAnsi="Calibri" w:cs="Calibri"/>
                  <w:color w:val="000000"/>
                  <w:lang w:val="en-GB"/>
                  <w:rPrChange w:id="9400" w:author="Mario Ezequiel Scott" w:date="2019-12-29T19:14:00Z">
                    <w:rPr>
                      <w:rFonts w:ascii="Calibri" w:eastAsia="Times New Roman" w:hAnsi="Calibri" w:cs="Calibri"/>
                      <w:color w:val="000000"/>
                    </w:rPr>
                  </w:rPrChange>
                </w:rPr>
                <w:delText>Processing</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7C48A3C7" w14:textId="3FCC2802" w:rsidR="008D7226" w:rsidRPr="004A4B49" w:rsidDel="00DF5A99" w:rsidRDefault="008D7226" w:rsidP="00794694">
            <w:pPr>
              <w:spacing w:after="0"/>
              <w:rPr>
                <w:del w:id="9401" w:author="tedo gogoladze" w:date="2020-01-05T00:04:00Z"/>
                <w:rFonts w:ascii="Calibri" w:eastAsia="Times New Roman" w:hAnsi="Calibri" w:cs="Calibri"/>
                <w:color w:val="000000"/>
                <w:lang w:val="en-GB"/>
                <w:rPrChange w:id="9402" w:author="Mario Ezequiel Scott" w:date="2019-12-29T19:14:00Z">
                  <w:rPr>
                    <w:del w:id="9403" w:author="tedo gogoladze" w:date="2020-01-05T00:04:00Z"/>
                    <w:rFonts w:ascii="Calibri" w:eastAsia="Times New Roman" w:hAnsi="Calibri" w:cs="Calibri"/>
                    <w:color w:val="000000"/>
                  </w:rPr>
                </w:rPrChange>
              </w:rPr>
            </w:pPr>
            <w:del w:id="9404" w:author="tedo gogoladze" w:date="2020-01-05T00:04:00Z">
              <w:r w:rsidRPr="004A4B49" w:rsidDel="00DF5A99">
                <w:rPr>
                  <w:rFonts w:ascii="Calibri" w:eastAsia="Times New Roman" w:hAnsi="Calibri" w:cs="Calibri"/>
                  <w:color w:val="000000"/>
                  <w:lang w:val="en-GB"/>
                  <w:rPrChange w:id="9405" w:author="Mario Ezequiel Scott" w:date="2019-12-29T19:14:00Z">
                    <w:rPr>
                      <w:rFonts w:ascii="Calibri" w:eastAsia="Times New Roman" w:hAnsi="Calibri" w:cs="Calibri"/>
                      <w:color w:val="000000"/>
                    </w:rPr>
                  </w:rPrChange>
                </w:rPr>
                <w:delText xml:space="preserve"> reflexive</w:delText>
              </w:r>
            </w:del>
          </w:p>
        </w:tc>
      </w:tr>
      <w:tr w:rsidR="008D7226" w:rsidRPr="004A4B49" w:rsidDel="00DF5A99" w14:paraId="781C1E07" w14:textId="2CFB4FD2" w:rsidTr="00794694">
        <w:trPr>
          <w:trHeight w:val="300"/>
          <w:del w:id="9406"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6E5C2B6" w14:textId="3DDD2D43" w:rsidR="008D7226" w:rsidRPr="004A4B49" w:rsidDel="00DF5A99" w:rsidRDefault="008D7226" w:rsidP="00794694">
            <w:pPr>
              <w:spacing w:after="0"/>
              <w:rPr>
                <w:del w:id="9407" w:author="tedo gogoladze" w:date="2020-01-05T00:04:00Z"/>
                <w:rFonts w:ascii="Calibri" w:eastAsia="Times New Roman" w:hAnsi="Calibri" w:cs="Calibri"/>
                <w:color w:val="000000"/>
                <w:lang w:val="en-GB"/>
                <w:rPrChange w:id="9408" w:author="Mario Ezequiel Scott" w:date="2019-12-29T19:14:00Z">
                  <w:rPr>
                    <w:del w:id="9409" w:author="tedo gogoladze" w:date="2020-01-05T00:04:00Z"/>
                    <w:rFonts w:ascii="Calibri" w:eastAsia="Times New Roman" w:hAnsi="Calibri" w:cs="Calibri"/>
                    <w:color w:val="000000"/>
                  </w:rPr>
                </w:rPrChange>
              </w:rPr>
            </w:pPr>
            <w:del w:id="9410" w:author="tedo gogoladze" w:date="2020-01-05T00:04:00Z">
              <w:r w:rsidRPr="004A4B49" w:rsidDel="00DF5A99">
                <w:rPr>
                  <w:rFonts w:ascii="Calibri" w:eastAsia="Times New Roman" w:hAnsi="Calibri" w:cs="Calibri"/>
                  <w:color w:val="000000"/>
                  <w:lang w:val="en-GB"/>
                  <w:rPrChange w:id="9411" w:author="Mario Ezequiel Scott" w:date="2019-12-29T19:14:00Z">
                    <w:rPr>
                      <w:rFonts w:ascii="Calibri" w:eastAsia="Times New Roman" w:hAnsi="Calibri" w:cs="Calibri"/>
                      <w:color w:val="000000"/>
                    </w:rPr>
                  </w:rPrChange>
                </w:rPr>
                <w:delText>Processing</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576B8580" w14:textId="46D06E62" w:rsidR="008D7226" w:rsidRPr="004A4B49" w:rsidDel="00DF5A99" w:rsidRDefault="008D7226" w:rsidP="00794694">
            <w:pPr>
              <w:spacing w:after="0"/>
              <w:rPr>
                <w:del w:id="9412" w:author="tedo gogoladze" w:date="2020-01-05T00:04:00Z"/>
                <w:rFonts w:ascii="Calibri" w:eastAsia="Times New Roman" w:hAnsi="Calibri" w:cs="Calibri"/>
                <w:color w:val="000000"/>
                <w:lang w:val="en-GB"/>
                <w:rPrChange w:id="9413" w:author="Mario Ezequiel Scott" w:date="2019-12-29T19:14:00Z">
                  <w:rPr>
                    <w:del w:id="9414" w:author="tedo gogoladze" w:date="2020-01-05T00:04:00Z"/>
                    <w:rFonts w:ascii="Calibri" w:eastAsia="Times New Roman" w:hAnsi="Calibri" w:cs="Calibri"/>
                    <w:color w:val="000000"/>
                  </w:rPr>
                </w:rPrChange>
              </w:rPr>
            </w:pPr>
            <w:del w:id="9415" w:author="tedo gogoladze" w:date="2020-01-05T00:04:00Z">
              <w:r w:rsidRPr="004A4B49" w:rsidDel="00DF5A99">
                <w:rPr>
                  <w:rFonts w:ascii="Calibri" w:eastAsia="Times New Roman" w:hAnsi="Calibri" w:cs="Calibri"/>
                  <w:color w:val="000000"/>
                  <w:lang w:val="en-GB"/>
                  <w:rPrChange w:id="9416" w:author="Mario Ezequiel Scott" w:date="2019-12-29T19:14:00Z">
                    <w:rPr>
                      <w:rFonts w:ascii="Calibri" w:eastAsia="Times New Roman" w:hAnsi="Calibri" w:cs="Calibri"/>
                      <w:color w:val="000000"/>
                    </w:rPr>
                  </w:rPrChange>
                </w:rPr>
                <w:delText xml:space="preserve"> reflexive</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52ED60FB" w14:textId="19E605FB" w:rsidR="008D7226" w:rsidRPr="004A4B49" w:rsidDel="00DF5A99" w:rsidRDefault="008D7226" w:rsidP="00794694">
            <w:pPr>
              <w:spacing w:after="0"/>
              <w:rPr>
                <w:del w:id="9417" w:author="tedo gogoladze" w:date="2020-01-05T00:04:00Z"/>
                <w:rFonts w:ascii="Calibri" w:eastAsia="Times New Roman" w:hAnsi="Calibri" w:cs="Calibri"/>
                <w:color w:val="000000"/>
                <w:lang w:val="en-GB"/>
                <w:rPrChange w:id="9418" w:author="Mario Ezequiel Scott" w:date="2019-12-29T19:14:00Z">
                  <w:rPr>
                    <w:del w:id="9419" w:author="tedo gogoladze" w:date="2020-01-05T00:04:00Z"/>
                    <w:rFonts w:ascii="Calibri" w:eastAsia="Times New Roman" w:hAnsi="Calibri" w:cs="Calibri"/>
                    <w:color w:val="000000"/>
                  </w:rPr>
                </w:rPrChange>
              </w:rPr>
            </w:pPr>
            <w:del w:id="9420" w:author="tedo gogoladze" w:date="2020-01-05T00:04:00Z">
              <w:r w:rsidRPr="004A4B49" w:rsidDel="00DF5A99">
                <w:rPr>
                  <w:rFonts w:ascii="Calibri" w:eastAsia="Times New Roman" w:hAnsi="Calibri" w:cs="Calibri"/>
                  <w:color w:val="000000"/>
                  <w:lang w:val="en-GB"/>
                  <w:rPrChange w:id="9421" w:author="Mario Ezequiel Scott" w:date="2019-12-29T19:14:00Z">
                    <w:rPr>
                      <w:rFonts w:ascii="Calibri" w:eastAsia="Times New Roman" w:hAnsi="Calibri" w:cs="Calibri"/>
                      <w:color w:val="000000"/>
                    </w:rPr>
                  </w:rPrChange>
                </w:rPr>
                <w:delText>status</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77AE6315" w14:textId="58360F71" w:rsidR="008D7226" w:rsidRPr="004A4B49" w:rsidDel="00DF5A99" w:rsidRDefault="008D7226" w:rsidP="00794694">
            <w:pPr>
              <w:spacing w:after="0"/>
              <w:rPr>
                <w:del w:id="9422" w:author="tedo gogoladze" w:date="2020-01-05T00:04:00Z"/>
                <w:rFonts w:ascii="Calibri" w:eastAsia="Times New Roman" w:hAnsi="Calibri" w:cs="Calibri"/>
                <w:color w:val="000000"/>
                <w:lang w:val="en-GB"/>
                <w:rPrChange w:id="9423" w:author="Mario Ezequiel Scott" w:date="2019-12-29T19:14:00Z">
                  <w:rPr>
                    <w:del w:id="9424" w:author="tedo gogoladze" w:date="2020-01-05T00:04:00Z"/>
                    <w:rFonts w:ascii="Calibri" w:eastAsia="Times New Roman" w:hAnsi="Calibri" w:cs="Calibri"/>
                    <w:color w:val="000000"/>
                  </w:rPr>
                </w:rPrChange>
              </w:rPr>
            </w:pPr>
            <w:del w:id="9425" w:author="tedo gogoladze" w:date="2020-01-05T00:04:00Z">
              <w:r w:rsidRPr="004A4B49" w:rsidDel="00DF5A99">
                <w:rPr>
                  <w:rFonts w:ascii="Calibri" w:eastAsia="Times New Roman" w:hAnsi="Calibri" w:cs="Calibri"/>
                  <w:color w:val="000000"/>
                  <w:lang w:val="en-GB"/>
                  <w:rPrChange w:id="9426" w:author="Mario Ezequiel Scott" w:date="2019-12-29T19:14:00Z">
                    <w:rPr>
                      <w:rFonts w:ascii="Calibri" w:eastAsia="Times New Roman" w:hAnsi="Calibri" w:cs="Calibri"/>
                      <w:color w:val="000000"/>
                    </w:rPr>
                  </w:rPrChange>
                </w:rPr>
                <w:delText xml:space="preserve"> todo</w:delText>
              </w:r>
            </w:del>
          </w:p>
        </w:tc>
      </w:tr>
      <w:tr w:rsidR="008D7226" w:rsidRPr="004A4B49" w:rsidDel="00DF5A99" w14:paraId="72AC2802" w14:textId="43E39981" w:rsidTr="00794694">
        <w:trPr>
          <w:trHeight w:val="300"/>
          <w:del w:id="9427"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9B8E70E" w14:textId="5A93EDCE" w:rsidR="008D7226" w:rsidRPr="004A4B49" w:rsidDel="00DF5A99" w:rsidRDefault="008D7226" w:rsidP="00794694">
            <w:pPr>
              <w:spacing w:after="0"/>
              <w:rPr>
                <w:del w:id="9428" w:author="tedo gogoladze" w:date="2020-01-05T00:04:00Z"/>
                <w:rFonts w:ascii="Calibri" w:eastAsia="Times New Roman" w:hAnsi="Calibri" w:cs="Calibri"/>
                <w:color w:val="000000"/>
                <w:lang w:val="en-GB"/>
                <w:rPrChange w:id="9429" w:author="Mario Ezequiel Scott" w:date="2019-12-29T19:14:00Z">
                  <w:rPr>
                    <w:del w:id="9430" w:author="tedo gogoladze" w:date="2020-01-05T00:04:00Z"/>
                    <w:rFonts w:ascii="Calibri" w:eastAsia="Times New Roman" w:hAnsi="Calibri" w:cs="Calibri"/>
                    <w:color w:val="000000"/>
                  </w:rPr>
                </w:rPrChange>
              </w:rPr>
            </w:pPr>
            <w:del w:id="9431" w:author="tedo gogoladze" w:date="2020-01-05T00:04:00Z">
              <w:r w:rsidRPr="004A4B49" w:rsidDel="00DF5A99">
                <w:rPr>
                  <w:rFonts w:ascii="Calibri" w:eastAsia="Times New Roman" w:hAnsi="Calibri" w:cs="Calibri"/>
                  <w:color w:val="000000"/>
                  <w:lang w:val="en-GB"/>
                  <w:rPrChange w:id="9432" w:author="Mario Ezequiel Scott" w:date="2019-12-29T19:14:00Z">
                    <w:rPr>
                      <w:rFonts w:ascii="Calibri" w:eastAsia="Times New Roman" w:hAnsi="Calibri" w:cs="Calibri"/>
                      <w:color w:val="000000"/>
                    </w:rPr>
                  </w:rPrChange>
                </w:rPr>
                <w:delText>Processing</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7584EF4E" w14:textId="2028B7FE" w:rsidR="008D7226" w:rsidRPr="004A4B49" w:rsidDel="00DF5A99" w:rsidRDefault="008D7226" w:rsidP="00794694">
            <w:pPr>
              <w:spacing w:after="0"/>
              <w:rPr>
                <w:del w:id="9433" w:author="tedo gogoladze" w:date="2020-01-05T00:04:00Z"/>
                <w:rFonts w:ascii="Calibri" w:eastAsia="Times New Roman" w:hAnsi="Calibri" w:cs="Calibri"/>
                <w:color w:val="000000"/>
                <w:lang w:val="en-GB"/>
                <w:rPrChange w:id="9434" w:author="Mario Ezequiel Scott" w:date="2019-12-29T19:14:00Z">
                  <w:rPr>
                    <w:del w:id="9435" w:author="tedo gogoladze" w:date="2020-01-05T00:04:00Z"/>
                    <w:rFonts w:ascii="Calibri" w:eastAsia="Times New Roman" w:hAnsi="Calibri" w:cs="Calibri"/>
                    <w:color w:val="000000"/>
                  </w:rPr>
                </w:rPrChange>
              </w:rPr>
            </w:pPr>
            <w:del w:id="9436" w:author="tedo gogoladze" w:date="2020-01-05T00:04:00Z">
              <w:r w:rsidRPr="004A4B49" w:rsidDel="00DF5A99">
                <w:rPr>
                  <w:rFonts w:ascii="Calibri" w:eastAsia="Times New Roman" w:hAnsi="Calibri" w:cs="Calibri"/>
                  <w:color w:val="000000"/>
                  <w:lang w:val="en-GB"/>
                  <w:rPrChange w:id="9437" w:author="Mario Ezequiel Scott" w:date="2019-12-29T19:14:00Z">
                    <w:rPr>
                      <w:rFonts w:ascii="Calibri" w:eastAsia="Times New Roman" w:hAnsi="Calibri" w:cs="Calibri"/>
                      <w:color w:val="000000"/>
                    </w:rPr>
                  </w:rPrChange>
                </w:rPr>
                <w:delText xml:space="preserve"> reflexive</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07DD80C5" w14:textId="74AAE53D" w:rsidR="008D7226" w:rsidRPr="004A4B49" w:rsidDel="00DF5A99" w:rsidRDefault="008D7226" w:rsidP="00794694">
            <w:pPr>
              <w:spacing w:after="0"/>
              <w:rPr>
                <w:del w:id="9438" w:author="tedo gogoladze" w:date="2020-01-05T00:04:00Z"/>
                <w:rFonts w:ascii="Calibri" w:eastAsia="Times New Roman" w:hAnsi="Calibri" w:cs="Calibri"/>
                <w:color w:val="000000"/>
                <w:lang w:val="en-GB"/>
                <w:rPrChange w:id="9439" w:author="Mario Ezequiel Scott" w:date="2019-12-29T19:14:00Z">
                  <w:rPr>
                    <w:del w:id="9440" w:author="tedo gogoladze" w:date="2020-01-05T00:04:00Z"/>
                    <w:rFonts w:ascii="Calibri" w:eastAsia="Times New Roman" w:hAnsi="Calibri" w:cs="Calibri"/>
                    <w:color w:val="000000"/>
                  </w:rPr>
                </w:rPrChange>
              </w:rPr>
            </w:pPr>
            <w:del w:id="9441" w:author="tedo gogoladze" w:date="2020-01-05T00:04:00Z">
              <w:r w:rsidRPr="004A4B49" w:rsidDel="00DF5A99">
                <w:rPr>
                  <w:rFonts w:ascii="Calibri" w:eastAsia="Times New Roman" w:hAnsi="Calibri" w:cs="Calibri"/>
                  <w:color w:val="000000"/>
                  <w:lang w:val="en-GB"/>
                  <w:rPrChange w:id="9442" w:author="Mario Ezequiel Scott" w:date="2019-12-29T19:14:00Z">
                    <w:rPr>
                      <w:rFonts w:ascii="Calibri" w:eastAsia="Times New Roman" w:hAnsi="Calibri" w:cs="Calibri"/>
                      <w:color w:val="000000"/>
                    </w:rPr>
                  </w:rPrChange>
                </w:rPr>
                <w:delText>estimation</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57A1BBBD" w14:textId="58AEC5B5" w:rsidR="008D7226" w:rsidRPr="004A4B49" w:rsidDel="00DF5A99" w:rsidRDefault="008D7226" w:rsidP="00794694">
            <w:pPr>
              <w:spacing w:after="0"/>
              <w:rPr>
                <w:del w:id="9443" w:author="tedo gogoladze" w:date="2020-01-05T00:04:00Z"/>
                <w:rFonts w:ascii="Calibri" w:eastAsia="Times New Roman" w:hAnsi="Calibri" w:cs="Calibri"/>
                <w:color w:val="000000"/>
                <w:lang w:val="en-GB"/>
                <w:rPrChange w:id="9444" w:author="Mario Ezequiel Scott" w:date="2019-12-29T19:14:00Z">
                  <w:rPr>
                    <w:del w:id="9445" w:author="tedo gogoladze" w:date="2020-01-05T00:04:00Z"/>
                    <w:rFonts w:ascii="Calibri" w:eastAsia="Times New Roman" w:hAnsi="Calibri" w:cs="Calibri"/>
                    <w:color w:val="000000"/>
                  </w:rPr>
                </w:rPrChange>
              </w:rPr>
            </w:pPr>
            <w:del w:id="9446" w:author="tedo gogoladze" w:date="2020-01-05T00:04:00Z">
              <w:r w:rsidRPr="004A4B49" w:rsidDel="00DF5A99">
                <w:rPr>
                  <w:rFonts w:ascii="Calibri" w:eastAsia="Times New Roman" w:hAnsi="Calibri" w:cs="Calibri"/>
                  <w:color w:val="000000"/>
                  <w:lang w:val="en-GB"/>
                  <w:rPrChange w:id="9447" w:author="Mario Ezequiel Scott" w:date="2019-12-29T19:14:00Z">
                    <w:rPr>
                      <w:rFonts w:ascii="Calibri" w:eastAsia="Times New Roman" w:hAnsi="Calibri" w:cs="Calibri"/>
                      <w:color w:val="000000"/>
                    </w:rPr>
                  </w:rPrChange>
                </w:rPr>
                <w:delText xml:space="preserve"> high</w:delText>
              </w:r>
            </w:del>
          </w:p>
        </w:tc>
      </w:tr>
      <w:tr w:rsidR="008D7226" w:rsidRPr="004A4B49" w:rsidDel="00DF5A99" w14:paraId="59E56015" w14:textId="0CEA1360" w:rsidTr="00794694">
        <w:trPr>
          <w:trHeight w:val="300"/>
          <w:del w:id="9448"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187D993" w14:textId="38F2E676" w:rsidR="008D7226" w:rsidRPr="004A4B49" w:rsidDel="00DF5A99" w:rsidRDefault="008D7226" w:rsidP="00794694">
            <w:pPr>
              <w:spacing w:after="0"/>
              <w:rPr>
                <w:del w:id="9449" w:author="tedo gogoladze" w:date="2020-01-05T00:04:00Z"/>
                <w:rFonts w:ascii="Calibri" w:eastAsia="Times New Roman" w:hAnsi="Calibri" w:cs="Calibri"/>
                <w:color w:val="000000"/>
                <w:lang w:val="en-GB"/>
                <w:rPrChange w:id="9450" w:author="Mario Ezequiel Scott" w:date="2019-12-29T19:14:00Z">
                  <w:rPr>
                    <w:del w:id="9451" w:author="tedo gogoladze" w:date="2020-01-05T00:04:00Z"/>
                    <w:rFonts w:ascii="Calibri" w:eastAsia="Times New Roman" w:hAnsi="Calibri" w:cs="Calibri"/>
                    <w:color w:val="000000"/>
                  </w:rPr>
                </w:rPrChange>
              </w:rPr>
            </w:pPr>
            <w:del w:id="9452" w:author="tedo gogoladze" w:date="2020-01-05T00:04:00Z">
              <w:r w:rsidRPr="004A4B49" w:rsidDel="00DF5A99">
                <w:rPr>
                  <w:rFonts w:ascii="Calibri" w:eastAsia="Times New Roman" w:hAnsi="Calibri" w:cs="Calibri"/>
                  <w:color w:val="000000"/>
                  <w:lang w:val="en-GB"/>
                  <w:rPrChange w:id="9453" w:author="Mario Ezequiel Scott" w:date="2019-12-29T19:14:00Z">
                    <w:rPr>
                      <w:rFonts w:ascii="Calibri" w:eastAsia="Times New Roman" w:hAnsi="Calibri" w:cs="Calibri"/>
                      <w:color w:val="000000"/>
                    </w:rPr>
                  </w:rPrChange>
                </w:rPr>
                <w:delText>status</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63B2B830" w14:textId="1FE30739" w:rsidR="008D7226" w:rsidRPr="004A4B49" w:rsidDel="00DF5A99" w:rsidRDefault="008D7226" w:rsidP="00794694">
            <w:pPr>
              <w:spacing w:after="0"/>
              <w:rPr>
                <w:del w:id="9454" w:author="tedo gogoladze" w:date="2020-01-05T00:04:00Z"/>
                <w:rFonts w:ascii="Calibri" w:eastAsia="Times New Roman" w:hAnsi="Calibri" w:cs="Calibri"/>
                <w:color w:val="000000"/>
                <w:lang w:val="en-GB"/>
                <w:rPrChange w:id="9455" w:author="Mario Ezequiel Scott" w:date="2019-12-29T19:14:00Z">
                  <w:rPr>
                    <w:del w:id="9456" w:author="tedo gogoladze" w:date="2020-01-05T00:04:00Z"/>
                    <w:rFonts w:ascii="Calibri" w:eastAsia="Times New Roman" w:hAnsi="Calibri" w:cs="Calibri"/>
                    <w:color w:val="000000"/>
                  </w:rPr>
                </w:rPrChange>
              </w:rPr>
            </w:pPr>
            <w:del w:id="9457" w:author="tedo gogoladze" w:date="2020-01-05T00:04:00Z">
              <w:r w:rsidRPr="004A4B49" w:rsidDel="00DF5A99">
                <w:rPr>
                  <w:rFonts w:ascii="Calibri" w:eastAsia="Times New Roman" w:hAnsi="Calibri" w:cs="Calibri"/>
                  <w:color w:val="000000"/>
                  <w:lang w:val="en-GB"/>
                  <w:rPrChange w:id="9458" w:author="Mario Ezequiel Scott" w:date="2019-12-29T19:14:00Z">
                    <w:rPr>
                      <w:rFonts w:ascii="Calibri" w:eastAsia="Times New Roman" w:hAnsi="Calibri" w:cs="Calibri"/>
                      <w:color w:val="000000"/>
                    </w:rPr>
                  </w:rPrChange>
                </w:rPr>
                <w:delText xml:space="preserve"> done</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5A50F6D5" w14:textId="7BC06FD3" w:rsidR="008D7226" w:rsidRPr="004A4B49" w:rsidDel="00DF5A99" w:rsidRDefault="008D7226" w:rsidP="00794694">
            <w:pPr>
              <w:spacing w:after="0"/>
              <w:rPr>
                <w:del w:id="9459" w:author="tedo gogoladze" w:date="2020-01-05T00:04:00Z"/>
                <w:rFonts w:ascii="Calibri" w:eastAsia="Times New Roman" w:hAnsi="Calibri" w:cs="Calibri"/>
                <w:color w:val="000000"/>
                <w:lang w:val="en-GB"/>
                <w:rPrChange w:id="9460" w:author="Mario Ezequiel Scott" w:date="2019-12-29T19:14:00Z">
                  <w:rPr>
                    <w:del w:id="9461" w:author="tedo gogoladze" w:date="2020-01-05T00:04:00Z"/>
                    <w:rFonts w:ascii="Calibri" w:eastAsia="Times New Roman" w:hAnsi="Calibri" w:cs="Calibri"/>
                    <w:color w:val="000000"/>
                  </w:rPr>
                </w:rPrChange>
              </w:rPr>
            </w:pPr>
            <w:del w:id="9462" w:author="tedo gogoladze" w:date="2020-01-05T00:04:00Z">
              <w:r w:rsidRPr="004A4B49" w:rsidDel="00DF5A99">
                <w:rPr>
                  <w:rFonts w:ascii="Calibri" w:eastAsia="Times New Roman" w:hAnsi="Calibri" w:cs="Calibri"/>
                  <w:color w:val="000000"/>
                  <w:lang w:val="en-GB"/>
                  <w:rPrChange w:id="9463" w:author="Mario Ezequiel Scott" w:date="2019-12-29T19:14:00Z">
                    <w:rPr>
                      <w:rFonts w:ascii="Calibri" w:eastAsia="Times New Roman" w:hAnsi="Calibri" w:cs="Calibri"/>
                      <w:color w:val="000000"/>
                    </w:rPr>
                  </w:rPrChange>
                </w:rPr>
                <w:delText>Understanding</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6F1A2AB5" w14:textId="2423CFDD" w:rsidR="008D7226" w:rsidRPr="004A4B49" w:rsidDel="00DF5A99" w:rsidRDefault="008D7226" w:rsidP="00794694">
            <w:pPr>
              <w:spacing w:after="0"/>
              <w:rPr>
                <w:del w:id="9464" w:author="tedo gogoladze" w:date="2020-01-05T00:04:00Z"/>
                <w:rFonts w:ascii="Calibri" w:eastAsia="Times New Roman" w:hAnsi="Calibri" w:cs="Calibri"/>
                <w:color w:val="000000"/>
                <w:lang w:val="en-GB"/>
                <w:rPrChange w:id="9465" w:author="Mario Ezequiel Scott" w:date="2019-12-29T19:14:00Z">
                  <w:rPr>
                    <w:del w:id="9466" w:author="tedo gogoladze" w:date="2020-01-05T00:04:00Z"/>
                    <w:rFonts w:ascii="Calibri" w:eastAsia="Times New Roman" w:hAnsi="Calibri" w:cs="Calibri"/>
                    <w:color w:val="000000"/>
                  </w:rPr>
                </w:rPrChange>
              </w:rPr>
            </w:pPr>
            <w:del w:id="9467" w:author="tedo gogoladze" w:date="2020-01-05T00:04:00Z">
              <w:r w:rsidRPr="004A4B49" w:rsidDel="00DF5A99">
                <w:rPr>
                  <w:rFonts w:ascii="Calibri" w:eastAsia="Times New Roman" w:hAnsi="Calibri" w:cs="Calibri"/>
                  <w:color w:val="000000"/>
                  <w:lang w:val="en-GB"/>
                  <w:rPrChange w:id="9468" w:author="Mario Ezequiel Scott" w:date="2019-12-29T19:14:00Z">
                    <w:rPr>
                      <w:rFonts w:ascii="Calibri" w:eastAsia="Times New Roman" w:hAnsi="Calibri" w:cs="Calibri"/>
                      <w:color w:val="000000"/>
                    </w:rPr>
                  </w:rPrChange>
                </w:rPr>
                <w:delText xml:space="preserve"> global</w:delText>
              </w:r>
            </w:del>
          </w:p>
        </w:tc>
      </w:tr>
      <w:tr w:rsidR="008D7226" w:rsidRPr="004A4B49" w:rsidDel="00DF5A99" w14:paraId="4F72B6E6" w14:textId="7E85DF55" w:rsidTr="00794694">
        <w:trPr>
          <w:trHeight w:val="300"/>
          <w:del w:id="9469"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FA3E90F" w14:textId="1B35E9A9" w:rsidR="008D7226" w:rsidRPr="004A4B49" w:rsidDel="00DF5A99" w:rsidRDefault="008D7226" w:rsidP="00794694">
            <w:pPr>
              <w:spacing w:after="0"/>
              <w:rPr>
                <w:del w:id="9470" w:author="tedo gogoladze" w:date="2020-01-05T00:04:00Z"/>
                <w:rFonts w:ascii="Calibri" w:eastAsia="Times New Roman" w:hAnsi="Calibri" w:cs="Calibri"/>
                <w:color w:val="000000"/>
                <w:lang w:val="en-GB"/>
                <w:rPrChange w:id="9471" w:author="Mario Ezequiel Scott" w:date="2019-12-29T19:14:00Z">
                  <w:rPr>
                    <w:del w:id="9472" w:author="tedo gogoladze" w:date="2020-01-05T00:04:00Z"/>
                    <w:rFonts w:ascii="Calibri" w:eastAsia="Times New Roman" w:hAnsi="Calibri" w:cs="Calibri"/>
                    <w:color w:val="000000"/>
                  </w:rPr>
                </w:rPrChange>
              </w:rPr>
            </w:pPr>
            <w:del w:id="9473" w:author="tedo gogoladze" w:date="2020-01-05T00:04:00Z">
              <w:r w:rsidRPr="004A4B49" w:rsidDel="00DF5A99">
                <w:rPr>
                  <w:rFonts w:ascii="Calibri" w:eastAsia="Times New Roman" w:hAnsi="Calibri" w:cs="Calibri"/>
                  <w:color w:val="000000"/>
                  <w:lang w:val="en-GB"/>
                  <w:rPrChange w:id="9474" w:author="Mario Ezequiel Scott" w:date="2019-12-29T19:14:00Z">
                    <w:rPr>
                      <w:rFonts w:ascii="Calibri" w:eastAsia="Times New Roman" w:hAnsi="Calibri" w:cs="Calibri"/>
                      <w:color w:val="000000"/>
                    </w:rPr>
                  </w:rPrChange>
                </w:rPr>
                <w:delText>status</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5E30BFB6" w14:textId="21B0B3DA" w:rsidR="008D7226" w:rsidRPr="004A4B49" w:rsidDel="00DF5A99" w:rsidRDefault="008D7226" w:rsidP="00794694">
            <w:pPr>
              <w:spacing w:after="0"/>
              <w:rPr>
                <w:del w:id="9475" w:author="tedo gogoladze" w:date="2020-01-05T00:04:00Z"/>
                <w:rFonts w:ascii="Calibri" w:eastAsia="Times New Roman" w:hAnsi="Calibri" w:cs="Calibri"/>
                <w:color w:val="000000"/>
                <w:lang w:val="en-GB"/>
                <w:rPrChange w:id="9476" w:author="Mario Ezequiel Scott" w:date="2019-12-29T19:14:00Z">
                  <w:rPr>
                    <w:del w:id="9477" w:author="tedo gogoladze" w:date="2020-01-05T00:04:00Z"/>
                    <w:rFonts w:ascii="Calibri" w:eastAsia="Times New Roman" w:hAnsi="Calibri" w:cs="Calibri"/>
                    <w:color w:val="000000"/>
                  </w:rPr>
                </w:rPrChange>
              </w:rPr>
            </w:pPr>
            <w:del w:id="9478" w:author="tedo gogoladze" w:date="2020-01-05T00:04:00Z">
              <w:r w:rsidRPr="004A4B49" w:rsidDel="00DF5A99">
                <w:rPr>
                  <w:rFonts w:ascii="Calibri" w:eastAsia="Times New Roman" w:hAnsi="Calibri" w:cs="Calibri"/>
                  <w:color w:val="000000"/>
                  <w:lang w:val="en-GB"/>
                  <w:rPrChange w:id="9479" w:author="Mario Ezequiel Scott" w:date="2019-12-29T19:14:00Z">
                    <w:rPr>
                      <w:rFonts w:ascii="Calibri" w:eastAsia="Times New Roman" w:hAnsi="Calibri" w:cs="Calibri"/>
                      <w:color w:val="000000"/>
                    </w:rPr>
                  </w:rPrChange>
                </w:rPr>
                <w:delText xml:space="preserve"> todo</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0F378C1A" w14:textId="30AF0D26" w:rsidR="008D7226" w:rsidRPr="004A4B49" w:rsidDel="00DF5A99" w:rsidRDefault="008D7226" w:rsidP="00794694">
            <w:pPr>
              <w:spacing w:after="0"/>
              <w:rPr>
                <w:del w:id="9480" w:author="tedo gogoladze" w:date="2020-01-05T00:04:00Z"/>
                <w:rFonts w:ascii="Calibri" w:eastAsia="Times New Roman" w:hAnsi="Calibri" w:cs="Calibri"/>
                <w:color w:val="000000"/>
                <w:lang w:val="en-GB"/>
                <w:rPrChange w:id="9481" w:author="Mario Ezequiel Scott" w:date="2019-12-29T19:14:00Z">
                  <w:rPr>
                    <w:del w:id="9482" w:author="tedo gogoladze" w:date="2020-01-05T00:04:00Z"/>
                    <w:rFonts w:ascii="Calibri" w:eastAsia="Times New Roman" w:hAnsi="Calibri" w:cs="Calibri"/>
                    <w:color w:val="000000"/>
                  </w:rPr>
                </w:rPrChange>
              </w:rPr>
            </w:pPr>
            <w:del w:id="9483" w:author="tedo gogoladze" w:date="2020-01-05T00:04:00Z">
              <w:r w:rsidRPr="004A4B49" w:rsidDel="00DF5A99">
                <w:rPr>
                  <w:rFonts w:ascii="Calibri" w:eastAsia="Times New Roman" w:hAnsi="Calibri" w:cs="Calibri"/>
                  <w:color w:val="000000"/>
                  <w:lang w:val="en-GB"/>
                  <w:rPrChange w:id="9484" w:author="Mario Ezequiel Scott" w:date="2019-12-29T19:14:00Z">
                    <w:rPr>
                      <w:rFonts w:ascii="Calibri" w:eastAsia="Times New Roman" w:hAnsi="Calibri" w:cs="Calibri"/>
                      <w:color w:val="000000"/>
                    </w:rPr>
                  </w:rPrChange>
                </w:rPr>
                <w:delText>Understanding</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610672E5" w14:textId="5B62F60B" w:rsidR="008D7226" w:rsidRPr="004A4B49" w:rsidDel="00DF5A99" w:rsidRDefault="008D7226" w:rsidP="00794694">
            <w:pPr>
              <w:spacing w:after="0"/>
              <w:rPr>
                <w:del w:id="9485" w:author="tedo gogoladze" w:date="2020-01-05T00:04:00Z"/>
                <w:rFonts w:ascii="Calibri" w:eastAsia="Times New Roman" w:hAnsi="Calibri" w:cs="Calibri"/>
                <w:color w:val="000000"/>
                <w:lang w:val="en-GB"/>
                <w:rPrChange w:id="9486" w:author="Mario Ezequiel Scott" w:date="2019-12-29T19:14:00Z">
                  <w:rPr>
                    <w:del w:id="9487" w:author="tedo gogoladze" w:date="2020-01-05T00:04:00Z"/>
                    <w:rFonts w:ascii="Calibri" w:eastAsia="Times New Roman" w:hAnsi="Calibri" w:cs="Calibri"/>
                    <w:color w:val="000000"/>
                  </w:rPr>
                </w:rPrChange>
              </w:rPr>
            </w:pPr>
            <w:del w:id="9488" w:author="tedo gogoladze" w:date="2020-01-05T00:04:00Z">
              <w:r w:rsidRPr="004A4B49" w:rsidDel="00DF5A99">
                <w:rPr>
                  <w:rFonts w:ascii="Calibri" w:eastAsia="Times New Roman" w:hAnsi="Calibri" w:cs="Calibri"/>
                  <w:color w:val="000000"/>
                  <w:lang w:val="en-GB"/>
                  <w:rPrChange w:id="9489" w:author="Mario Ezequiel Scott" w:date="2019-12-29T19:14:00Z">
                    <w:rPr>
                      <w:rFonts w:ascii="Calibri" w:eastAsia="Times New Roman" w:hAnsi="Calibri" w:cs="Calibri"/>
                      <w:color w:val="000000"/>
                    </w:rPr>
                  </w:rPrChange>
                </w:rPr>
                <w:delText xml:space="preserve"> sequential</w:delText>
              </w:r>
            </w:del>
          </w:p>
        </w:tc>
      </w:tr>
      <w:tr w:rsidR="008D7226" w:rsidRPr="004A4B49" w:rsidDel="00DF5A99" w14:paraId="26265904" w14:textId="5E44C9AD" w:rsidTr="00794694">
        <w:trPr>
          <w:trHeight w:val="300"/>
          <w:del w:id="9490"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EDF6B1F" w14:textId="4FE0FDDC" w:rsidR="008D7226" w:rsidRPr="004A4B49" w:rsidDel="00DF5A99" w:rsidRDefault="008D7226" w:rsidP="00794694">
            <w:pPr>
              <w:spacing w:after="0"/>
              <w:rPr>
                <w:del w:id="9491" w:author="tedo gogoladze" w:date="2020-01-05T00:04:00Z"/>
                <w:rFonts w:ascii="Calibri" w:eastAsia="Times New Roman" w:hAnsi="Calibri" w:cs="Calibri"/>
                <w:color w:val="000000"/>
                <w:lang w:val="en-GB"/>
                <w:rPrChange w:id="9492" w:author="Mario Ezequiel Scott" w:date="2019-12-29T19:14:00Z">
                  <w:rPr>
                    <w:del w:id="9493" w:author="tedo gogoladze" w:date="2020-01-05T00:04:00Z"/>
                    <w:rFonts w:ascii="Calibri" w:eastAsia="Times New Roman" w:hAnsi="Calibri" w:cs="Calibri"/>
                    <w:color w:val="000000"/>
                  </w:rPr>
                </w:rPrChange>
              </w:rPr>
            </w:pPr>
            <w:del w:id="9494" w:author="tedo gogoladze" w:date="2020-01-05T00:04:00Z">
              <w:r w:rsidRPr="004A4B49" w:rsidDel="00DF5A99">
                <w:rPr>
                  <w:rFonts w:ascii="Calibri" w:eastAsia="Times New Roman" w:hAnsi="Calibri" w:cs="Calibri"/>
                  <w:color w:val="000000"/>
                  <w:lang w:val="en-GB"/>
                  <w:rPrChange w:id="9495" w:author="Mario Ezequiel Scott" w:date="2019-12-29T19:14:00Z">
                    <w:rPr>
                      <w:rFonts w:ascii="Calibri" w:eastAsia="Times New Roman" w:hAnsi="Calibri" w:cs="Calibri"/>
                      <w:color w:val="000000"/>
                    </w:rPr>
                  </w:rPrChange>
                </w:rPr>
                <w:delText>time</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5C1D6EBC" w14:textId="5EC00B70" w:rsidR="008D7226" w:rsidRPr="004A4B49" w:rsidDel="00DF5A99" w:rsidRDefault="008D7226" w:rsidP="00794694">
            <w:pPr>
              <w:spacing w:after="0"/>
              <w:rPr>
                <w:del w:id="9496" w:author="tedo gogoladze" w:date="2020-01-05T00:04:00Z"/>
                <w:rFonts w:ascii="Calibri" w:eastAsia="Times New Roman" w:hAnsi="Calibri" w:cs="Calibri"/>
                <w:color w:val="000000"/>
                <w:lang w:val="en-GB"/>
                <w:rPrChange w:id="9497" w:author="Mario Ezequiel Scott" w:date="2019-12-29T19:14:00Z">
                  <w:rPr>
                    <w:del w:id="9498" w:author="tedo gogoladze" w:date="2020-01-05T00:04:00Z"/>
                    <w:rFonts w:ascii="Calibri" w:eastAsia="Times New Roman" w:hAnsi="Calibri" w:cs="Calibri"/>
                    <w:color w:val="000000"/>
                  </w:rPr>
                </w:rPrChange>
              </w:rPr>
            </w:pPr>
            <w:del w:id="9499" w:author="tedo gogoladze" w:date="2020-01-05T00:04:00Z">
              <w:r w:rsidRPr="004A4B49" w:rsidDel="00DF5A99">
                <w:rPr>
                  <w:rFonts w:ascii="Calibri" w:eastAsia="Times New Roman" w:hAnsi="Calibri" w:cs="Calibri"/>
                  <w:color w:val="000000"/>
                  <w:lang w:val="en-GB"/>
                  <w:rPrChange w:id="9500" w:author="Mario Ezequiel Scott" w:date="2019-12-29T19:14:00Z">
                    <w:rPr>
                      <w:rFonts w:ascii="Calibri" w:eastAsia="Times New Roman" w:hAnsi="Calibri" w:cs="Calibri"/>
                      <w:color w:val="000000"/>
                    </w:rPr>
                  </w:rPrChange>
                </w:rPr>
                <w:delText xml:space="preserve"> low</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702E007B" w14:textId="417E942D" w:rsidR="008D7226" w:rsidRPr="004A4B49" w:rsidDel="00DF5A99" w:rsidRDefault="008D7226" w:rsidP="00794694">
            <w:pPr>
              <w:spacing w:after="0"/>
              <w:rPr>
                <w:del w:id="9501" w:author="tedo gogoladze" w:date="2020-01-05T00:04:00Z"/>
                <w:rFonts w:ascii="Calibri" w:eastAsia="Times New Roman" w:hAnsi="Calibri" w:cs="Calibri"/>
                <w:color w:val="000000"/>
                <w:lang w:val="en-GB"/>
                <w:rPrChange w:id="9502" w:author="Mario Ezequiel Scott" w:date="2019-12-29T19:14:00Z">
                  <w:rPr>
                    <w:del w:id="9503" w:author="tedo gogoladze" w:date="2020-01-05T00:04:00Z"/>
                    <w:rFonts w:ascii="Calibri" w:eastAsia="Times New Roman" w:hAnsi="Calibri" w:cs="Calibri"/>
                    <w:color w:val="000000"/>
                  </w:rPr>
                </w:rPrChange>
              </w:rPr>
            </w:pPr>
            <w:del w:id="9504" w:author="tedo gogoladze" w:date="2020-01-05T00:04:00Z">
              <w:r w:rsidRPr="004A4B49" w:rsidDel="00DF5A99">
                <w:rPr>
                  <w:rFonts w:ascii="Calibri" w:eastAsia="Times New Roman" w:hAnsi="Calibri" w:cs="Calibri"/>
                  <w:color w:val="000000"/>
                  <w:lang w:val="en-GB"/>
                  <w:rPrChange w:id="9505" w:author="Mario Ezequiel Scott" w:date="2019-12-29T19:14:00Z">
                    <w:rPr>
                      <w:rFonts w:ascii="Calibri" w:eastAsia="Times New Roman" w:hAnsi="Calibri" w:cs="Calibri"/>
                      <w:color w:val="000000"/>
                    </w:rPr>
                  </w:rPrChange>
                </w:rPr>
                <w:delText>Understanding</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2FD554E3" w14:textId="229F8F2F" w:rsidR="008D7226" w:rsidRPr="004A4B49" w:rsidDel="00DF5A99" w:rsidRDefault="008D7226" w:rsidP="00794694">
            <w:pPr>
              <w:spacing w:after="0"/>
              <w:rPr>
                <w:del w:id="9506" w:author="tedo gogoladze" w:date="2020-01-05T00:04:00Z"/>
                <w:rFonts w:ascii="Calibri" w:eastAsia="Times New Roman" w:hAnsi="Calibri" w:cs="Calibri"/>
                <w:color w:val="000000"/>
                <w:lang w:val="en-GB"/>
                <w:rPrChange w:id="9507" w:author="Mario Ezequiel Scott" w:date="2019-12-29T19:14:00Z">
                  <w:rPr>
                    <w:del w:id="9508" w:author="tedo gogoladze" w:date="2020-01-05T00:04:00Z"/>
                    <w:rFonts w:ascii="Calibri" w:eastAsia="Times New Roman" w:hAnsi="Calibri" w:cs="Calibri"/>
                    <w:color w:val="000000"/>
                  </w:rPr>
                </w:rPrChange>
              </w:rPr>
            </w:pPr>
            <w:del w:id="9509" w:author="tedo gogoladze" w:date="2020-01-05T00:04:00Z">
              <w:r w:rsidRPr="004A4B49" w:rsidDel="00DF5A99">
                <w:rPr>
                  <w:rFonts w:ascii="Calibri" w:eastAsia="Times New Roman" w:hAnsi="Calibri" w:cs="Calibri"/>
                  <w:color w:val="000000"/>
                  <w:lang w:val="en-GB"/>
                  <w:rPrChange w:id="9510" w:author="Mario Ezequiel Scott" w:date="2019-12-29T19:14:00Z">
                    <w:rPr>
                      <w:rFonts w:ascii="Calibri" w:eastAsia="Times New Roman" w:hAnsi="Calibri" w:cs="Calibri"/>
                      <w:color w:val="000000"/>
                    </w:rPr>
                  </w:rPrChange>
                </w:rPr>
                <w:delText xml:space="preserve"> sequential</w:delText>
              </w:r>
            </w:del>
          </w:p>
        </w:tc>
      </w:tr>
      <w:tr w:rsidR="008D7226" w:rsidRPr="004A4B49" w:rsidDel="00DF5A99" w14:paraId="6C91D6D1" w14:textId="60CB2CA9" w:rsidTr="00794694">
        <w:trPr>
          <w:trHeight w:val="300"/>
          <w:del w:id="9511"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831AC0C" w14:textId="7E9D3E5F" w:rsidR="008D7226" w:rsidRPr="004A4B49" w:rsidDel="00DF5A99" w:rsidRDefault="008D7226" w:rsidP="00794694">
            <w:pPr>
              <w:spacing w:after="0"/>
              <w:rPr>
                <w:del w:id="9512" w:author="tedo gogoladze" w:date="2020-01-05T00:04:00Z"/>
                <w:rFonts w:ascii="Calibri" w:eastAsia="Times New Roman" w:hAnsi="Calibri" w:cs="Calibri"/>
                <w:color w:val="000000"/>
                <w:lang w:val="en-GB"/>
                <w:rPrChange w:id="9513" w:author="Mario Ezequiel Scott" w:date="2019-12-29T19:14:00Z">
                  <w:rPr>
                    <w:del w:id="9514" w:author="tedo gogoladze" w:date="2020-01-05T00:04:00Z"/>
                    <w:rFonts w:ascii="Calibri" w:eastAsia="Times New Roman" w:hAnsi="Calibri" w:cs="Calibri"/>
                    <w:color w:val="000000"/>
                  </w:rPr>
                </w:rPrChange>
              </w:rPr>
            </w:pPr>
            <w:del w:id="9515" w:author="tedo gogoladze" w:date="2020-01-05T00:04:00Z">
              <w:r w:rsidRPr="004A4B49" w:rsidDel="00DF5A99">
                <w:rPr>
                  <w:rFonts w:ascii="Calibri" w:eastAsia="Times New Roman" w:hAnsi="Calibri" w:cs="Calibri"/>
                  <w:color w:val="000000"/>
                  <w:lang w:val="en-GB"/>
                  <w:rPrChange w:id="9516" w:author="Mario Ezequiel Scott" w:date="2019-12-29T19:14:00Z">
                    <w:rPr>
                      <w:rFonts w:ascii="Calibri" w:eastAsia="Times New Roman" w:hAnsi="Calibri" w:cs="Calibri"/>
                      <w:color w:val="000000"/>
                    </w:rPr>
                  </w:rPrChange>
                </w:rPr>
                <w:delText>Understanding</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14A207AD" w14:textId="4047E2C7" w:rsidR="008D7226" w:rsidRPr="004A4B49" w:rsidDel="00DF5A99" w:rsidRDefault="008D7226" w:rsidP="00794694">
            <w:pPr>
              <w:spacing w:after="0"/>
              <w:rPr>
                <w:del w:id="9517" w:author="tedo gogoladze" w:date="2020-01-05T00:04:00Z"/>
                <w:rFonts w:ascii="Calibri" w:eastAsia="Times New Roman" w:hAnsi="Calibri" w:cs="Calibri"/>
                <w:color w:val="000000"/>
                <w:lang w:val="en-GB"/>
                <w:rPrChange w:id="9518" w:author="Mario Ezequiel Scott" w:date="2019-12-29T19:14:00Z">
                  <w:rPr>
                    <w:del w:id="9519" w:author="tedo gogoladze" w:date="2020-01-05T00:04:00Z"/>
                    <w:rFonts w:ascii="Calibri" w:eastAsia="Times New Roman" w:hAnsi="Calibri" w:cs="Calibri"/>
                    <w:color w:val="000000"/>
                  </w:rPr>
                </w:rPrChange>
              </w:rPr>
            </w:pPr>
            <w:del w:id="9520" w:author="tedo gogoladze" w:date="2020-01-05T00:04:00Z">
              <w:r w:rsidRPr="004A4B49" w:rsidDel="00DF5A99">
                <w:rPr>
                  <w:rFonts w:ascii="Calibri" w:eastAsia="Times New Roman" w:hAnsi="Calibri" w:cs="Calibri"/>
                  <w:color w:val="000000"/>
                  <w:lang w:val="en-GB"/>
                  <w:rPrChange w:id="9521" w:author="Mario Ezequiel Scott" w:date="2019-12-29T19:14:00Z">
                    <w:rPr>
                      <w:rFonts w:ascii="Calibri" w:eastAsia="Times New Roman" w:hAnsi="Calibri" w:cs="Calibri"/>
                      <w:color w:val="000000"/>
                    </w:rPr>
                  </w:rPrChange>
                </w:rPr>
                <w:delText xml:space="preserve"> global</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270D3DFB" w14:textId="77B55466" w:rsidR="008D7226" w:rsidRPr="004A4B49" w:rsidDel="00DF5A99" w:rsidRDefault="008D7226" w:rsidP="00794694">
            <w:pPr>
              <w:spacing w:after="0"/>
              <w:rPr>
                <w:del w:id="9522" w:author="tedo gogoladze" w:date="2020-01-05T00:04:00Z"/>
                <w:rFonts w:ascii="Calibri" w:eastAsia="Times New Roman" w:hAnsi="Calibri" w:cs="Calibri"/>
                <w:color w:val="000000"/>
                <w:lang w:val="en-GB"/>
                <w:rPrChange w:id="9523" w:author="Mario Ezequiel Scott" w:date="2019-12-29T19:14:00Z">
                  <w:rPr>
                    <w:del w:id="9524" w:author="tedo gogoladze" w:date="2020-01-05T00:04:00Z"/>
                    <w:rFonts w:ascii="Calibri" w:eastAsia="Times New Roman" w:hAnsi="Calibri" w:cs="Calibri"/>
                    <w:color w:val="000000"/>
                  </w:rPr>
                </w:rPrChange>
              </w:rPr>
            </w:pPr>
            <w:del w:id="9525" w:author="tedo gogoladze" w:date="2020-01-05T00:04:00Z">
              <w:r w:rsidRPr="004A4B49" w:rsidDel="00DF5A99">
                <w:rPr>
                  <w:rFonts w:ascii="Calibri" w:eastAsia="Times New Roman" w:hAnsi="Calibri" w:cs="Calibri"/>
                  <w:color w:val="000000"/>
                  <w:lang w:val="en-GB"/>
                  <w:rPrChange w:id="9526" w:author="Mario Ezequiel Scott" w:date="2019-12-29T19:14:00Z">
                    <w:rPr>
                      <w:rFonts w:ascii="Calibri" w:eastAsia="Times New Roman" w:hAnsi="Calibri" w:cs="Calibri"/>
                      <w:color w:val="000000"/>
                    </w:rPr>
                  </w:rPrChange>
                </w:rPr>
                <w:delText>status</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420FA09F" w14:textId="2F797005" w:rsidR="008D7226" w:rsidRPr="004A4B49" w:rsidDel="00DF5A99" w:rsidRDefault="008D7226" w:rsidP="00794694">
            <w:pPr>
              <w:spacing w:after="0"/>
              <w:rPr>
                <w:del w:id="9527" w:author="tedo gogoladze" w:date="2020-01-05T00:04:00Z"/>
                <w:rFonts w:ascii="Calibri" w:eastAsia="Times New Roman" w:hAnsi="Calibri" w:cs="Calibri"/>
                <w:color w:val="000000"/>
                <w:lang w:val="en-GB"/>
                <w:rPrChange w:id="9528" w:author="Mario Ezequiel Scott" w:date="2019-12-29T19:14:00Z">
                  <w:rPr>
                    <w:del w:id="9529" w:author="tedo gogoladze" w:date="2020-01-05T00:04:00Z"/>
                    <w:rFonts w:ascii="Calibri" w:eastAsia="Times New Roman" w:hAnsi="Calibri" w:cs="Calibri"/>
                    <w:color w:val="000000"/>
                  </w:rPr>
                </w:rPrChange>
              </w:rPr>
            </w:pPr>
            <w:del w:id="9530" w:author="tedo gogoladze" w:date="2020-01-05T00:04:00Z">
              <w:r w:rsidRPr="004A4B49" w:rsidDel="00DF5A99">
                <w:rPr>
                  <w:rFonts w:ascii="Calibri" w:eastAsia="Times New Roman" w:hAnsi="Calibri" w:cs="Calibri"/>
                  <w:color w:val="000000"/>
                  <w:lang w:val="en-GB"/>
                  <w:rPrChange w:id="9531" w:author="Mario Ezequiel Scott" w:date="2019-12-29T19:14:00Z">
                    <w:rPr>
                      <w:rFonts w:ascii="Calibri" w:eastAsia="Times New Roman" w:hAnsi="Calibri" w:cs="Calibri"/>
                      <w:color w:val="000000"/>
                    </w:rPr>
                  </w:rPrChange>
                </w:rPr>
                <w:delText xml:space="preserve"> done</w:delText>
              </w:r>
            </w:del>
          </w:p>
        </w:tc>
      </w:tr>
      <w:tr w:rsidR="008D7226" w:rsidRPr="004A4B49" w:rsidDel="00DF5A99" w14:paraId="186EDA46" w14:textId="76DD7C58" w:rsidTr="00794694">
        <w:trPr>
          <w:trHeight w:val="300"/>
          <w:del w:id="9532"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1EAEEB6" w14:textId="762ACE63" w:rsidR="008D7226" w:rsidRPr="004A4B49" w:rsidDel="00DF5A99" w:rsidRDefault="008D7226" w:rsidP="00794694">
            <w:pPr>
              <w:spacing w:after="0"/>
              <w:rPr>
                <w:del w:id="9533" w:author="tedo gogoladze" w:date="2020-01-05T00:04:00Z"/>
                <w:rFonts w:ascii="Calibri" w:eastAsia="Times New Roman" w:hAnsi="Calibri" w:cs="Calibri"/>
                <w:color w:val="000000"/>
                <w:lang w:val="en-GB"/>
                <w:rPrChange w:id="9534" w:author="Mario Ezequiel Scott" w:date="2019-12-29T19:14:00Z">
                  <w:rPr>
                    <w:del w:id="9535" w:author="tedo gogoladze" w:date="2020-01-05T00:04:00Z"/>
                    <w:rFonts w:ascii="Calibri" w:eastAsia="Times New Roman" w:hAnsi="Calibri" w:cs="Calibri"/>
                    <w:color w:val="000000"/>
                  </w:rPr>
                </w:rPrChange>
              </w:rPr>
            </w:pPr>
            <w:del w:id="9536" w:author="tedo gogoladze" w:date="2020-01-05T00:04:00Z">
              <w:r w:rsidRPr="004A4B49" w:rsidDel="00DF5A99">
                <w:rPr>
                  <w:rFonts w:ascii="Calibri" w:eastAsia="Times New Roman" w:hAnsi="Calibri" w:cs="Calibri"/>
                  <w:color w:val="000000"/>
                  <w:lang w:val="en-GB"/>
                  <w:rPrChange w:id="9537" w:author="Mario Ezequiel Scott" w:date="2019-12-29T19:14:00Z">
                    <w:rPr>
                      <w:rFonts w:ascii="Calibri" w:eastAsia="Times New Roman" w:hAnsi="Calibri" w:cs="Calibri"/>
                      <w:color w:val="000000"/>
                    </w:rPr>
                  </w:rPrChange>
                </w:rPr>
                <w:delText>Understanding</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1CD48D6B" w14:textId="294F8340" w:rsidR="008D7226" w:rsidRPr="004A4B49" w:rsidDel="00DF5A99" w:rsidRDefault="008D7226" w:rsidP="00794694">
            <w:pPr>
              <w:spacing w:after="0"/>
              <w:rPr>
                <w:del w:id="9538" w:author="tedo gogoladze" w:date="2020-01-05T00:04:00Z"/>
                <w:rFonts w:ascii="Calibri" w:eastAsia="Times New Roman" w:hAnsi="Calibri" w:cs="Calibri"/>
                <w:color w:val="000000"/>
                <w:lang w:val="en-GB"/>
                <w:rPrChange w:id="9539" w:author="Mario Ezequiel Scott" w:date="2019-12-29T19:14:00Z">
                  <w:rPr>
                    <w:del w:id="9540" w:author="tedo gogoladze" w:date="2020-01-05T00:04:00Z"/>
                    <w:rFonts w:ascii="Calibri" w:eastAsia="Times New Roman" w:hAnsi="Calibri" w:cs="Calibri"/>
                    <w:color w:val="000000"/>
                  </w:rPr>
                </w:rPrChange>
              </w:rPr>
            </w:pPr>
            <w:del w:id="9541" w:author="tedo gogoladze" w:date="2020-01-05T00:04:00Z">
              <w:r w:rsidRPr="004A4B49" w:rsidDel="00DF5A99">
                <w:rPr>
                  <w:rFonts w:ascii="Calibri" w:eastAsia="Times New Roman" w:hAnsi="Calibri" w:cs="Calibri"/>
                  <w:color w:val="000000"/>
                  <w:lang w:val="en-GB"/>
                  <w:rPrChange w:id="9542" w:author="Mario Ezequiel Scott" w:date="2019-12-29T19:14:00Z">
                    <w:rPr>
                      <w:rFonts w:ascii="Calibri" w:eastAsia="Times New Roman" w:hAnsi="Calibri" w:cs="Calibri"/>
                      <w:color w:val="000000"/>
                    </w:rPr>
                  </w:rPrChange>
                </w:rPr>
                <w:delText xml:space="preserve"> global</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2141F86C" w14:textId="45D5ECFD" w:rsidR="008D7226" w:rsidRPr="004A4B49" w:rsidDel="00DF5A99" w:rsidRDefault="008D7226" w:rsidP="00794694">
            <w:pPr>
              <w:spacing w:after="0"/>
              <w:rPr>
                <w:del w:id="9543" w:author="tedo gogoladze" w:date="2020-01-05T00:04:00Z"/>
                <w:rFonts w:ascii="Calibri" w:eastAsia="Times New Roman" w:hAnsi="Calibri" w:cs="Calibri"/>
                <w:color w:val="000000"/>
                <w:lang w:val="en-GB"/>
                <w:rPrChange w:id="9544" w:author="Mario Ezequiel Scott" w:date="2019-12-29T19:14:00Z">
                  <w:rPr>
                    <w:del w:id="9545" w:author="tedo gogoladze" w:date="2020-01-05T00:04:00Z"/>
                    <w:rFonts w:ascii="Calibri" w:eastAsia="Times New Roman" w:hAnsi="Calibri" w:cs="Calibri"/>
                    <w:color w:val="000000"/>
                  </w:rPr>
                </w:rPrChange>
              </w:rPr>
            </w:pPr>
            <w:del w:id="9546" w:author="tedo gogoladze" w:date="2020-01-05T00:04:00Z">
              <w:r w:rsidRPr="004A4B49" w:rsidDel="00DF5A99">
                <w:rPr>
                  <w:rFonts w:ascii="Calibri" w:eastAsia="Times New Roman" w:hAnsi="Calibri" w:cs="Calibri"/>
                  <w:color w:val="000000"/>
                  <w:lang w:val="en-GB"/>
                  <w:rPrChange w:id="9547" w:author="Mario Ezequiel Scott" w:date="2019-12-29T19:14:00Z">
                    <w:rPr>
                      <w:rFonts w:ascii="Calibri" w:eastAsia="Times New Roman" w:hAnsi="Calibri" w:cs="Calibri"/>
                      <w:color w:val="000000"/>
                    </w:rPr>
                  </w:rPrChange>
                </w:rPr>
                <w:delText>estimation</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7AE403B3" w14:textId="5ECCEE43" w:rsidR="008D7226" w:rsidRPr="004A4B49" w:rsidDel="00DF5A99" w:rsidRDefault="008D7226" w:rsidP="00794694">
            <w:pPr>
              <w:spacing w:after="0"/>
              <w:rPr>
                <w:del w:id="9548" w:author="tedo gogoladze" w:date="2020-01-05T00:04:00Z"/>
                <w:rFonts w:ascii="Calibri" w:eastAsia="Times New Roman" w:hAnsi="Calibri" w:cs="Calibri"/>
                <w:color w:val="000000"/>
                <w:lang w:val="en-GB"/>
                <w:rPrChange w:id="9549" w:author="Mario Ezequiel Scott" w:date="2019-12-29T19:14:00Z">
                  <w:rPr>
                    <w:del w:id="9550" w:author="tedo gogoladze" w:date="2020-01-05T00:04:00Z"/>
                    <w:rFonts w:ascii="Calibri" w:eastAsia="Times New Roman" w:hAnsi="Calibri" w:cs="Calibri"/>
                    <w:color w:val="000000"/>
                  </w:rPr>
                </w:rPrChange>
              </w:rPr>
            </w:pPr>
            <w:del w:id="9551" w:author="tedo gogoladze" w:date="2020-01-05T00:04:00Z">
              <w:r w:rsidRPr="004A4B49" w:rsidDel="00DF5A99">
                <w:rPr>
                  <w:rFonts w:ascii="Calibri" w:eastAsia="Times New Roman" w:hAnsi="Calibri" w:cs="Calibri"/>
                  <w:color w:val="000000"/>
                  <w:lang w:val="en-GB"/>
                  <w:rPrChange w:id="9552" w:author="Mario Ezequiel Scott" w:date="2019-12-29T19:14:00Z">
                    <w:rPr>
                      <w:rFonts w:ascii="Calibri" w:eastAsia="Times New Roman" w:hAnsi="Calibri" w:cs="Calibri"/>
                      <w:color w:val="000000"/>
                    </w:rPr>
                  </w:rPrChange>
                </w:rPr>
                <w:delText xml:space="preserve"> high</w:delText>
              </w:r>
            </w:del>
          </w:p>
        </w:tc>
      </w:tr>
      <w:tr w:rsidR="008D7226" w:rsidRPr="004A4B49" w:rsidDel="00DF5A99" w14:paraId="4BE0F913" w14:textId="627FF702" w:rsidTr="00794694">
        <w:trPr>
          <w:trHeight w:val="300"/>
          <w:del w:id="9553"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FB866CD" w14:textId="30F2EF49" w:rsidR="008D7226" w:rsidRPr="004A4B49" w:rsidDel="00DF5A99" w:rsidRDefault="008D7226" w:rsidP="00794694">
            <w:pPr>
              <w:spacing w:after="0"/>
              <w:rPr>
                <w:del w:id="9554" w:author="tedo gogoladze" w:date="2020-01-05T00:04:00Z"/>
                <w:rFonts w:ascii="Calibri" w:eastAsia="Times New Roman" w:hAnsi="Calibri" w:cs="Calibri"/>
                <w:color w:val="000000"/>
                <w:lang w:val="en-GB"/>
                <w:rPrChange w:id="9555" w:author="Mario Ezequiel Scott" w:date="2019-12-29T19:14:00Z">
                  <w:rPr>
                    <w:del w:id="9556" w:author="tedo gogoladze" w:date="2020-01-05T00:04:00Z"/>
                    <w:rFonts w:ascii="Calibri" w:eastAsia="Times New Roman" w:hAnsi="Calibri" w:cs="Calibri"/>
                    <w:color w:val="000000"/>
                  </w:rPr>
                </w:rPrChange>
              </w:rPr>
            </w:pPr>
            <w:del w:id="9557" w:author="tedo gogoladze" w:date="2020-01-05T00:04:00Z">
              <w:r w:rsidRPr="004A4B49" w:rsidDel="00DF5A99">
                <w:rPr>
                  <w:rFonts w:ascii="Calibri" w:eastAsia="Times New Roman" w:hAnsi="Calibri" w:cs="Calibri"/>
                  <w:color w:val="000000"/>
                  <w:lang w:val="en-GB"/>
                  <w:rPrChange w:id="9558" w:author="Mario Ezequiel Scott" w:date="2019-12-29T19:14:00Z">
                    <w:rPr>
                      <w:rFonts w:ascii="Calibri" w:eastAsia="Times New Roman" w:hAnsi="Calibri" w:cs="Calibri"/>
                      <w:color w:val="000000"/>
                    </w:rPr>
                  </w:rPrChange>
                </w:rPr>
                <w:delText>priority</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104CA93B" w14:textId="121FE44D" w:rsidR="008D7226" w:rsidRPr="004A4B49" w:rsidDel="00DF5A99" w:rsidRDefault="008D7226" w:rsidP="00794694">
            <w:pPr>
              <w:spacing w:after="0"/>
              <w:rPr>
                <w:del w:id="9559" w:author="tedo gogoladze" w:date="2020-01-05T00:04:00Z"/>
                <w:rFonts w:ascii="Calibri" w:eastAsia="Times New Roman" w:hAnsi="Calibri" w:cs="Calibri"/>
                <w:color w:val="000000"/>
                <w:lang w:val="en-GB"/>
                <w:rPrChange w:id="9560" w:author="Mario Ezequiel Scott" w:date="2019-12-29T19:14:00Z">
                  <w:rPr>
                    <w:del w:id="9561" w:author="tedo gogoladze" w:date="2020-01-05T00:04:00Z"/>
                    <w:rFonts w:ascii="Calibri" w:eastAsia="Times New Roman" w:hAnsi="Calibri" w:cs="Calibri"/>
                    <w:color w:val="000000"/>
                  </w:rPr>
                </w:rPrChange>
              </w:rPr>
            </w:pPr>
            <w:del w:id="9562" w:author="tedo gogoladze" w:date="2020-01-05T00:04:00Z">
              <w:r w:rsidRPr="004A4B49" w:rsidDel="00DF5A99">
                <w:rPr>
                  <w:rFonts w:ascii="Calibri" w:eastAsia="Times New Roman" w:hAnsi="Calibri" w:cs="Calibri"/>
                  <w:color w:val="000000"/>
                  <w:lang w:val="en-GB"/>
                  <w:rPrChange w:id="9563" w:author="Mario Ezequiel Scott" w:date="2019-12-29T19:14:00Z">
                    <w:rPr>
                      <w:rFonts w:ascii="Calibri" w:eastAsia="Times New Roman" w:hAnsi="Calibri" w:cs="Calibri"/>
                      <w:color w:val="000000"/>
                    </w:rPr>
                  </w:rPrChange>
                </w:rPr>
                <w:delText xml:space="preserve"> low</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6804FF7E" w14:textId="6CD70BC7" w:rsidR="008D7226" w:rsidRPr="004A4B49" w:rsidDel="00DF5A99" w:rsidRDefault="008D7226" w:rsidP="00794694">
            <w:pPr>
              <w:spacing w:after="0"/>
              <w:rPr>
                <w:del w:id="9564" w:author="tedo gogoladze" w:date="2020-01-05T00:04:00Z"/>
                <w:rFonts w:ascii="Calibri" w:eastAsia="Times New Roman" w:hAnsi="Calibri" w:cs="Calibri"/>
                <w:color w:val="000000"/>
                <w:lang w:val="en-GB"/>
                <w:rPrChange w:id="9565" w:author="Mario Ezequiel Scott" w:date="2019-12-29T19:14:00Z">
                  <w:rPr>
                    <w:del w:id="9566" w:author="tedo gogoladze" w:date="2020-01-05T00:04:00Z"/>
                    <w:rFonts w:ascii="Calibri" w:eastAsia="Times New Roman" w:hAnsi="Calibri" w:cs="Calibri"/>
                    <w:color w:val="000000"/>
                  </w:rPr>
                </w:rPrChange>
              </w:rPr>
            </w:pPr>
            <w:del w:id="9567" w:author="tedo gogoladze" w:date="2020-01-05T00:04:00Z">
              <w:r w:rsidRPr="004A4B49" w:rsidDel="00DF5A99">
                <w:rPr>
                  <w:rFonts w:ascii="Calibri" w:eastAsia="Times New Roman" w:hAnsi="Calibri" w:cs="Calibri"/>
                  <w:color w:val="000000"/>
                  <w:lang w:val="en-GB"/>
                  <w:rPrChange w:id="9568" w:author="Mario Ezequiel Scott" w:date="2019-12-29T19:14:00Z">
                    <w:rPr>
                      <w:rFonts w:ascii="Calibri" w:eastAsia="Times New Roman" w:hAnsi="Calibri" w:cs="Calibri"/>
                      <w:color w:val="000000"/>
                    </w:rPr>
                  </w:rPrChange>
                </w:rPr>
                <w:delText>Understanding</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22CA746B" w14:textId="3E446FC0" w:rsidR="008D7226" w:rsidRPr="004A4B49" w:rsidDel="00DF5A99" w:rsidRDefault="008D7226" w:rsidP="00794694">
            <w:pPr>
              <w:spacing w:after="0"/>
              <w:rPr>
                <w:del w:id="9569" w:author="tedo gogoladze" w:date="2020-01-05T00:04:00Z"/>
                <w:rFonts w:ascii="Calibri" w:eastAsia="Times New Roman" w:hAnsi="Calibri" w:cs="Calibri"/>
                <w:color w:val="000000"/>
                <w:lang w:val="en-GB"/>
                <w:rPrChange w:id="9570" w:author="Mario Ezequiel Scott" w:date="2019-12-29T19:14:00Z">
                  <w:rPr>
                    <w:del w:id="9571" w:author="tedo gogoladze" w:date="2020-01-05T00:04:00Z"/>
                    <w:rFonts w:ascii="Calibri" w:eastAsia="Times New Roman" w:hAnsi="Calibri" w:cs="Calibri"/>
                    <w:color w:val="000000"/>
                  </w:rPr>
                </w:rPrChange>
              </w:rPr>
            </w:pPr>
            <w:del w:id="9572" w:author="tedo gogoladze" w:date="2020-01-05T00:04:00Z">
              <w:r w:rsidRPr="004A4B49" w:rsidDel="00DF5A99">
                <w:rPr>
                  <w:rFonts w:ascii="Calibri" w:eastAsia="Times New Roman" w:hAnsi="Calibri" w:cs="Calibri"/>
                  <w:color w:val="000000"/>
                  <w:lang w:val="en-GB"/>
                  <w:rPrChange w:id="9573" w:author="Mario Ezequiel Scott" w:date="2019-12-29T19:14:00Z">
                    <w:rPr>
                      <w:rFonts w:ascii="Calibri" w:eastAsia="Times New Roman" w:hAnsi="Calibri" w:cs="Calibri"/>
                      <w:color w:val="000000"/>
                    </w:rPr>
                  </w:rPrChange>
                </w:rPr>
                <w:delText xml:space="preserve"> sequential</w:delText>
              </w:r>
            </w:del>
          </w:p>
        </w:tc>
      </w:tr>
      <w:tr w:rsidR="008D7226" w:rsidRPr="004A4B49" w:rsidDel="00DF5A99" w14:paraId="2A9D4287" w14:textId="1C95962B" w:rsidTr="00794694">
        <w:trPr>
          <w:trHeight w:val="300"/>
          <w:del w:id="9574"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0C01D54" w14:textId="7E46E7FA" w:rsidR="008D7226" w:rsidRPr="004A4B49" w:rsidDel="00DF5A99" w:rsidRDefault="008D7226" w:rsidP="00794694">
            <w:pPr>
              <w:spacing w:after="0"/>
              <w:rPr>
                <w:del w:id="9575" w:author="tedo gogoladze" w:date="2020-01-05T00:04:00Z"/>
                <w:rFonts w:ascii="Calibri" w:eastAsia="Times New Roman" w:hAnsi="Calibri" w:cs="Calibri"/>
                <w:color w:val="000000"/>
                <w:lang w:val="en-GB"/>
                <w:rPrChange w:id="9576" w:author="Mario Ezequiel Scott" w:date="2019-12-29T19:14:00Z">
                  <w:rPr>
                    <w:del w:id="9577" w:author="tedo gogoladze" w:date="2020-01-05T00:04:00Z"/>
                    <w:rFonts w:ascii="Calibri" w:eastAsia="Times New Roman" w:hAnsi="Calibri" w:cs="Calibri"/>
                    <w:color w:val="000000"/>
                  </w:rPr>
                </w:rPrChange>
              </w:rPr>
            </w:pPr>
            <w:del w:id="9578" w:author="tedo gogoladze" w:date="2020-01-05T00:04:00Z">
              <w:r w:rsidRPr="004A4B49" w:rsidDel="00DF5A99">
                <w:rPr>
                  <w:rFonts w:ascii="Calibri" w:eastAsia="Times New Roman" w:hAnsi="Calibri" w:cs="Calibri"/>
                  <w:color w:val="000000"/>
                  <w:lang w:val="en-GB"/>
                  <w:rPrChange w:id="9579" w:author="Mario Ezequiel Scott" w:date="2019-12-29T19:14:00Z">
                    <w:rPr>
                      <w:rFonts w:ascii="Calibri" w:eastAsia="Times New Roman" w:hAnsi="Calibri" w:cs="Calibri"/>
                      <w:color w:val="000000"/>
                    </w:rPr>
                  </w:rPrChange>
                </w:rPr>
                <w:delText>Understanding</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3531E7AC" w14:textId="52D5BFD2" w:rsidR="008D7226" w:rsidRPr="004A4B49" w:rsidDel="00DF5A99" w:rsidRDefault="008D7226" w:rsidP="00794694">
            <w:pPr>
              <w:spacing w:after="0"/>
              <w:rPr>
                <w:del w:id="9580" w:author="tedo gogoladze" w:date="2020-01-05T00:04:00Z"/>
                <w:rFonts w:ascii="Calibri" w:eastAsia="Times New Roman" w:hAnsi="Calibri" w:cs="Calibri"/>
                <w:color w:val="000000"/>
                <w:lang w:val="en-GB"/>
                <w:rPrChange w:id="9581" w:author="Mario Ezequiel Scott" w:date="2019-12-29T19:14:00Z">
                  <w:rPr>
                    <w:del w:id="9582" w:author="tedo gogoladze" w:date="2020-01-05T00:04:00Z"/>
                    <w:rFonts w:ascii="Calibri" w:eastAsia="Times New Roman" w:hAnsi="Calibri" w:cs="Calibri"/>
                    <w:color w:val="000000"/>
                  </w:rPr>
                </w:rPrChange>
              </w:rPr>
            </w:pPr>
            <w:del w:id="9583" w:author="tedo gogoladze" w:date="2020-01-05T00:04:00Z">
              <w:r w:rsidRPr="004A4B49" w:rsidDel="00DF5A99">
                <w:rPr>
                  <w:rFonts w:ascii="Calibri" w:eastAsia="Times New Roman" w:hAnsi="Calibri" w:cs="Calibri"/>
                  <w:color w:val="000000"/>
                  <w:lang w:val="en-GB"/>
                  <w:rPrChange w:id="9584" w:author="Mario Ezequiel Scott" w:date="2019-12-29T19:14:00Z">
                    <w:rPr>
                      <w:rFonts w:ascii="Calibri" w:eastAsia="Times New Roman" w:hAnsi="Calibri" w:cs="Calibri"/>
                      <w:color w:val="000000"/>
                    </w:rPr>
                  </w:rPrChange>
                </w:rPr>
                <w:delText xml:space="preserve"> sequential</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56918840" w14:textId="67EE2775" w:rsidR="008D7226" w:rsidRPr="004A4B49" w:rsidDel="00DF5A99" w:rsidRDefault="008D7226" w:rsidP="00794694">
            <w:pPr>
              <w:spacing w:after="0"/>
              <w:rPr>
                <w:del w:id="9585" w:author="tedo gogoladze" w:date="2020-01-05T00:04:00Z"/>
                <w:rFonts w:ascii="Calibri" w:eastAsia="Times New Roman" w:hAnsi="Calibri" w:cs="Calibri"/>
                <w:color w:val="000000"/>
                <w:lang w:val="en-GB"/>
                <w:rPrChange w:id="9586" w:author="Mario Ezequiel Scott" w:date="2019-12-29T19:14:00Z">
                  <w:rPr>
                    <w:del w:id="9587" w:author="tedo gogoladze" w:date="2020-01-05T00:04:00Z"/>
                    <w:rFonts w:ascii="Calibri" w:eastAsia="Times New Roman" w:hAnsi="Calibri" w:cs="Calibri"/>
                    <w:color w:val="000000"/>
                  </w:rPr>
                </w:rPrChange>
              </w:rPr>
            </w:pPr>
            <w:del w:id="9588" w:author="tedo gogoladze" w:date="2020-01-05T00:04:00Z">
              <w:r w:rsidRPr="004A4B49" w:rsidDel="00DF5A99">
                <w:rPr>
                  <w:rFonts w:ascii="Calibri" w:eastAsia="Times New Roman" w:hAnsi="Calibri" w:cs="Calibri"/>
                  <w:color w:val="000000"/>
                  <w:lang w:val="en-GB"/>
                  <w:rPrChange w:id="9589" w:author="Mario Ezequiel Scott" w:date="2019-12-29T19:14:00Z">
                    <w:rPr>
                      <w:rFonts w:ascii="Calibri" w:eastAsia="Times New Roman" w:hAnsi="Calibri" w:cs="Calibri"/>
                      <w:color w:val="000000"/>
                    </w:rPr>
                  </w:rPrChange>
                </w:rPr>
                <w:delText>status</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2824E621" w14:textId="00D593D9" w:rsidR="008D7226" w:rsidRPr="004A4B49" w:rsidDel="00DF5A99" w:rsidRDefault="008D7226" w:rsidP="00794694">
            <w:pPr>
              <w:spacing w:after="0"/>
              <w:rPr>
                <w:del w:id="9590" w:author="tedo gogoladze" w:date="2020-01-05T00:04:00Z"/>
                <w:rFonts w:ascii="Calibri" w:eastAsia="Times New Roman" w:hAnsi="Calibri" w:cs="Calibri"/>
                <w:color w:val="000000"/>
                <w:lang w:val="en-GB"/>
                <w:rPrChange w:id="9591" w:author="Mario Ezequiel Scott" w:date="2019-12-29T19:14:00Z">
                  <w:rPr>
                    <w:del w:id="9592" w:author="tedo gogoladze" w:date="2020-01-05T00:04:00Z"/>
                    <w:rFonts w:ascii="Calibri" w:eastAsia="Times New Roman" w:hAnsi="Calibri" w:cs="Calibri"/>
                    <w:color w:val="000000"/>
                  </w:rPr>
                </w:rPrChange>
              </w:rPr>
            </w:pPr>
            <w:del w:id="9593" w:author="tedo gogoladze" w:date="2020-01-05T00:04:00Z">
              <w:r w:rsidRPr="004A4B49" w:rsidDel="00DF5A99">
                <w:rPr>
                  <w:rFonts w:ascii="Calibri" w:eastAsia="Times New Roman" w:hAnsi="Calibri" w:cs="Calibri"/>
                  <w:color w:val="000000"/>
                  <w:lang w:val="en-GB"/>
                  <w:rPrChange w:id="9594" w:author="Mario Ezequiel Scott" w:date="2019-12-29T19:14:00Z">
                    <w:rPr>
                      <w:rFonts w:ascii="Calibri" w:eastAsia="Times New Roman" w:hAnsi="Calibri" w:cs="Calibri"/>
                      <w:color w:val="000000"/>
                    </w:rPr>
                  </w:rPrChange>
                </w:rPr>
                <w:delText xml:space="preserve"> todo</w:delText>
              </w:r>
            </w:del>
          </w:p>
        </w:tc>
      </w:tr>
      <w:tr w:rsidR="008D7226" w:rsidRPr="004A4B49" w:rsidDel="00DF5A99" w14:paraId="29695A26" w14:textId="3D901FE9" w:rsidTr="00794694">
        <w:trPr>
          <w:trHeight w:val="300"/>
          <w:del w:id="9595"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E0DF3E8" w14:textId="174E89BF" w:rsidR="008D7226" w:rsidRPr="004A4B49" w:rsidDel="00DF5A99" w:rsidRDefault="008D7226" w:rsidP="00794694">
            <w:pPr>
              <w:spacing w:after="0"/>
              <w:rPr>
                <w:del w:id="9596" w:author="tedo gogoladze" w:date="2020-01-05T00:04:00Z"/>
                <w:rFonts w:ascii="Calibri" w:eastAsia="Times New Roman" w:hAnsi="Calibri" w:cs="Calibri"/>
                <w:color w:val="000000"/>
                <w:lang w:val="en-GB"/>
                <w:rPrChange w:id="9597" w:author="Mario Ezequiel Scott" w:date="2019-12-29T19:14:00Z">
                  <w:rPr>
                    <w:del w:id="9598" w:author="tedo gogoladze" w:date="2020-01-05T00:04:00Z"/>
                    <w:rFonts w:ascii="Calibri" w:eastAsia="Times New Roman" w:hAnsi="Calibri" w:cs="Calibri"/>
                    <w:color w:val="000000"/>
                  </w:rPr>
                </w:rPrChange>
              </w:rPr>
            </w:pPr>
            <w:del w:id="9599" w:author="tedo gogoladze" w:date="2020-01-05T00:04:00Z">
              <w:r w:rsidRPr="004A4B49" w:rsidDel="00DF5A99">
                <w:rPr>
                  <w:rFonts w:ascii="Calibri" w:eastAsia="Times New Roman" w:hAnsi="Calibri" w:cs="Calibri"/>
                  <w:color w:val="000000"/>
                  <w:lang w:val="en-GB"/>
                  <w:rPrChange w:id="9600" w:author="Mario Ezequiel Scott" w:date="2019-12-29T19:14:00Z">
                    <w:rPr>
                      <w:rFonts w:ascii="Calibri" w:eastAsia="Times New Roman" w:hAnsi="Calibri" w:cs="Calibri"/>
                      <w:color w:val="000000"/>
                    </w:rPr>
                  </w:rPrChange>
                </w:rPr>
                <w:delText>Understanding</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2852F455" w14:textId="19860265" w:rsidR="008D7226" w:rsidRPr="004A4B49" w:rsidDel="00DF5A99" w:rsidRDefault="008D7226" w:rsidP="00794694">
            <w:pPr>
              <w:spacing w:after="0"/>
              <w:rPr>
                <w:del w:id="9601" w:author="tedo gogoladze" w:date="2020-01-05T00:04:00Z"/>
                <w:rFonts w:ascii="Calibri" w:eastAsia="Times New Roman" w:hAnsi="Calibri" w:cs="Calibri"/>
                <w:color w:val="000000"/>
                <w:lang w:val="en-GB"/>
                <w:rPrChange w:id="9602" w:author="Mario Ezequiel Scott" w:date="2019-12-29T19:14:00Z">
                  <w:rPr>
                    <w:del w:id="9603" w:author="tedo gogoladze" w:date="2020-01-05T00:04:00Z"/>
                    <w:rFonts w:ascii="Calibri" w:eastAsia="Times New Roman" w:hAnsi="Calibri" w:cs="Calibri"/>
                    <w:color w:val="000000"/>
                  </w:rPr>
                </w:rPrChange>
              </w:rPr>
            </w:pPr>
            <w:del w:id="9604" w:author="tedo gogoladze" w:date="2020-01-05T00:04:00Z">
              <w:r w:rsidRPr="004A4B49" w:rsidDel="00DF5A99">
                <w:rPr>
                  <w:rFonts w:ascii="Calibri" w:eastAsia="Times New Roman" w:hAnsi="Calibri" w:cs="Calibri"/>
                  <w:color w:val="000000"/>
                  <w:lang w:val="en-GB"/>
                  <w:rPrChange w:id="9605" w:author="Mario Ezequiel Scott" w:date="2019-12-29T19:14:00Z">
                    <w:rPr>
                      <w:rFonts w:ascii="Calibri" w:eastAsia="Times New Roman" w:hAnsi="Calibri" w:cs="Calibri"/>
                      <w:color w:val="000000"/>
                    </w:rPr>
                  </w:rPrChange>
                </w:rPr>
                <w:delText xml:space="preserve"> sequential</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11742DD5" w14:textId="07DB8A5B" w:rsidR="008D7226" w:rsidRPr="004A4B49" w:rsidDel="00DF5A99" w:rsidRDefault="008D7226" w:rsidP="00794694">
            <w:pPr>
              <w:spacing w:after="0"/>
              <w:rPr>
                <w:del w:id="9606" w:author="tedo gogoladze" w:date="2020-01-05T00:04:00Z"/>
                <w:rFonts w:ascii="Calibri" w:eastAsia="Times New Roman" w:hAnsi="Calibri" w:cs="Calibri"/>
                <w:color w:val="000000"/>
                <w:lang w:val="en-GB"/>
                <w:rPrChange w:id="9607" w:author="Mario Ezequiel Scott" w:date="2019-12-29T19:14:00Z">
                  <w:rPr>
                    <w:del w:id="9608" w:author="tedo gogoladze" w:date="2020-01-05T00:04:00Z"/>
                    <w:rFonts w:ascii="Calibri" w:eastAsia="Times New Roman" w:hAnsi="Calibri" w:cs="Calibri"/>
                    <w:color w:val="000000"/>
                  </w:rPr>
                </w:rPrChange>
              </w:rPr>
            </w:pPr>
            <w:del w:id="9609" w:author="tedo gogoladze" w:date="2020-01-05T00:04:00Z">
              <w:r w:rsidRPr="004A4B49" w:rsidDel="00DF5A99">
                <w:rPr>
                  <w:rFonts w:ascii="Calibri" w:eastAsia="Times New Roman" w:hAnsi="Calibri" w:cs="Calibri"/>
                  <w:color w:val="000000"/>
                  <w:lang w:val="en-GB"/>
                  <w:rPrChange w:id="9610" w:author="Mario Ezequiel Scott" w:date="2019-12-29T19:14:00Z">
                    <w:rPr>
                      <w:rFonts w:ascii="Calibri" w:eastAsia="Times New Roman" w:hAnsi="Calibri" w:cs="Calibri"/>
                      <w:color w:val="000000"/>
                    </w:rPr>
                  </w:rPrChange>
                </w:rPr>
                <w:delText>time</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310F0CC3" w14:textId="12E02FA2" w:rsidR="008D7226" w:rsidRPr="004A4B49" w:rsidDel="00DF5A99" w:rsidRDefault="008D7226" w:rsidP="00794694">
            <w:pPr>
              <w:spacing w:after="0"/>
              <w:rPr>
                <w:del w:id="9611" w:author="tedo gogoladze" w:date="2020-01-05T00:04:00Z"/>
                <w:rFonts w:ascii="Calibri" w:eastAsia="Times New Roman" w:hAnsi="Calibri" w:cs="Calibri"/>
                <w:color w:val="000000"/>
                <w:lang w:val="en-GB"/>
                <w:rPrChange w:id="9612" w:author="Mario Ezequiel Scott" w:date="2019-12-29T19:14:00Z">
                  <w:rPr>
                    <w:del w:id="9613" w:author="tedo gogoladze" w:date="2020-01-05T00:04:00Z"/>
                    <w:rFonts w:ascii="Calibri" w:eastAsia="Times New Roman" w:hAnsi="Calibri" w:cs="Calibri"/>
                    <w:color w:val="000000"/>
                  </w:rPr>
                </w:rPrChange>
              </w:rPr>
            </w:pPr>
            <w:del w:id="9614" w:author="tedo gogoladze" w:date="2020-01-05T00:04:00Z">
              <w:r w:rsidRPr="004A4B49" w:rsidDel="00DF5A99">
                <w:rPr>
                  <w:rFonts w:ascii="Calibri" w:eastAsia="Times New Roman" w:hAnsi="Calibri" w:cs="Calibri"/>
                  <w:color w:val="000000"/>
                  <w:lang w:val="en-GB"/>
                  <w:rPrChange w:id="9615" w:author="Mario Ezequiel Scott" w:date="2019-12-29T19:14:00Z">
                    <w:rPr>
                      <w:rFonts w:ascii="Calibri" w:eastAsia="Times New Roman" w:hAnsi="Calibri" w:cs="Calibri"/>
                      <w:color w:val="000000"/>
                    </w:rPr>
                  </w:rPrChange>
                </w:rPr>
                <w:delText xml:space="preserve"> low</w:delText>
              </w:r>
            </w:del>
          </w:p>
        </w:tc>
      </w:tr>
      <w:tr w:rsidR="008D7226" w:rsidRPr="004A4B49" w:rsidDel="00DF5A99" w14:paraId="0C0F97BB" w14:textId="594E08FC" w:rsidTr="00794694">
        <w:trPr>
          <w:trHeight w:val="300"/>
          <w:del w:id="9616"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9B43E51" w14:textId="6FA89CB5" w:rsidR="008D7226" w:rsidRPr="004A4B49" w:rsidDel="00DF5A99" w:rsidRDefault="008D7226" w:rsidP="00794694">
            <w:pPr>
              <w:spacing w:after="0"/>
              <w:rPr>
                <w:del w:id="9617" w:author="tedo gogoladze" w:date="2020-01-05T00:04:00Z"/>
                <w:rFonts w:ascii="Calibri" w:eastAsia="Times New Roman" w:hAnsi="Calibri" w:cs="Calibri"/>
                <w:color w:val="000000"/>
                <w:lang w:val="en-GB"/>
                <w:rPrChange w:id="9618" w:author="Mario Ezequiel Scott" w:date="2019-12-29T19:14:00Z">
                  <w:rPr>
                    <w:del w:id="9619" w:author="tedo gogoladze" w:date="2020-01-05T00:04:00Z"/>
                    <w:rFonts w:ascii="Calibri" w:eastAsia="Times New Roman" w:hAnsi="Calibri" w:cs="Calibri"/>
                    <w:color w:val="000000"/>
                  </w:rPr>
                </w:rPrChange>
              </w:rPr>
            </w:pPr>
            <w:del w:id="9620" w:author="tedo gogoladze" w:date="2020-01-05T00:04:00Z">
              <w:r w:rsidRPr="004A4B49" w:rsidDel="00DF5A99">
                <w:rPr>
                  <w:rFonts w:ascii="Calibri" w:eastAsia="Times New Roman" w:hAnsi="Calibri" w:cs="Calibri"/>
                  <w:color w:val="000000"/>
                  <w:lang w:val="en-GB"/>
                  <w:rPrChange w:id="9621" w:author="Mario Ezequiel Scott" w:date="2019-12-29T19:14:00Z">
                    <w:rPr>
                      <w:rFonts w:ascii="Calibri" w:eastAsia="Times New Roman" w:hAnsi="Calibri" w:cs="Calibri"/>
                      <w:color w:val="000000"/>
                    </w:rPr>
                  </w:rPrChange>
                </w:rPr>
                <w:delText>Understanding</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22C79374" w14:textId="789C9FC9" w:rsidR="008D7226" w:rsidRPr="004A4B49" w:rsidDel="00DF5A99" w:rsidRDefault="008D7226" w:rsidP="00794694">
            <w:pPr>
              <w:spacing w:after="0"/>
              <w:rPr>
                <w:del w:id="9622" w:author="tedo gogoladze" w:date="2020-01-05T00:04:00Z"/>
                <w:rFonts w:ascii="Calibri" w:eastAsia="Times New Roman" w:hAnsi="Calibri" w:cs="Calibri"/>
                <w:color w:val="000000"/>
                <w:lang w:val="en-GB"/>
                <w:rPrChange w:id="9623" w:author="Mario Ezequiel Scott" w:date="2019-12-29T19:14:00Z">
                  <w:rPr>
                    <w:del w:id="9624" w:author="tedo gogoladze" w:date="2020-01-05T00:04:00Z"/>
                    <w:rFonts w:ascii="Calibri" w:eastAsia="Times New Roman" w:hAnsi="Calibri" w:cs="Calibri"/>
                    <w:color w:val="000000"/>
                  </w:rPr>
                </w:rPrChange>
              </w:rPr>
            </w:pPr>
            <w:del w:id="9625" w:author="tedo gogoladze" w:date="2020-01-05T00:04:00Z">
              <w:r w:rsidRPr="004A4B49" w:rsidDel="00DF5A99">
                <w:rPr>
                  <w:rFonts w:ascii="Calibri" w:eastAsia="Times New Roman" w:hAnsi="Calibri" w:cs="Calibri"/>
                  <w:color w:val="000000"/>
                  <w:lang w:val="en-GB"/>
                  <w:rPrChange w:id="9626" w:author="Mario Ezequiel Scott" w:date="2019-12-29T19:14:00Z">
                    <w:rPr>
                      <w:rFonts w:ascii="Calibri" w:eastAsia="Times New Roman" w:hAnsi="Calibri" w:cs="Calibri"/>
                      <w:color w:val="000000"/>
                    </w:rPr>
                  </w:rPrChange>
                </w:rPr>
                <w:delText xml:space="preserve"> sequential</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5D707D70" w14:textId="75A177E4" w:rsidR="008D7226" w:rsidRPr="004A4B49" w:rsidDel="00DF5A99" w:rsidRDefault="008D7226" w:rsidP="00794694">
            <w:pPr>
              <w:spacing w:after="0"/>
              <w:rPr>
                <w:del w:id="9627" w:author="tedo gogoladze" w:date="2020-01-05T00:04:00Z"/>
                <w:rFonts w:ascii="Calibri" w:eastAsia="Times New Roman" w:hAnsi="Calibri" w:cs="Calibri"/>
                <w:color w:val="000000"/>
                <w:lang w:val="en-GB"/>
                <w:rPrChange w:id="9628" w:author="Mario Ezequiel Scott" w:date="2019-12-29T19:14:00Z">
                  <w:rPr>
                    <w:del w:id="9629" w:author="tedo gogoladze" w:date="2020-01-05T00:04:00Z"/>
                    <w:rFonts w:ascii="Calibri" w:eastAsia="Times New Roman" w:hAnsi="Calibri" w:cs="Calibri"/>
                    <w:color w:val="000000"/>
                  </w:rPr>
                </w:rPrChange>
              </w:rPr>
            </w:pPr>
            <w:del w:id="9630" w:author="tedo gogoladze" w:date="2020-01-05T00:04:00Z">
              <w:r w:rsidRPr="004A4B49" w:rsidDel="00DF5A99">
                <w:rPr>
                  <w:rFonts w:ascii="Calibri" w:eastAsia="Times New Roman" w:hAnsi="Calibri" w:cs="Calibri"/>
                  <w:color w:val="000000"/>
                  <w:lang w:val="en-GB"/>
                  <w:rPrChange w:id="9631" w:author="Mario Ezequiel Scott" w:date="2019-12-29T19:14:00Z">
                    <w:rPr>
                      <w:rFonts w:ascii="Calibri" w:eastAsia="Times New Roman" w:hAnsi="Calibri" w:cs="Calibri"/>
                      <w:color w:val="000000"/>
                    </w:rPr>
                  </w:rPrChange>
                </w:rPr>
                <w:delText>estimation</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3F8929A6" w14:textId="563F668D" w:rsidR="008D7226" w:rsidRPr="004A4B49" w:rsidDel="00DF5A99" w:rsidRDefault="008D7226" w:rsidP="00794694">
            <w:pPr>
              <w:spacing w:after="0"/>
              <w:rPr>
                <w:del w:id="9632" w:author="tedo gogoladze" w:date="2020-01-05T00:04:00Z"/>
                <w:rFonts w:ascii="Calibri" w:eastAsia="Times New Roman" w:hAnsi="Calibri" w:cs="Calibri"/>
                <w:color w:val="000000"/>
                <w:lang w:val="en-GB"/>
                <w:rPrChange w:id="9633" w:author="Mario Ezequiel Scott" w:date="2019-12-29T19:14:00Z">
                  <w:rPr>
                    <w:del w:id="9634" w:author="tedo gogoladze" w:date="2020-01-05T00:04:00Z"/>
                    <w:rFonts w:ascii="Calibri" w:eastAsia="Times New Roman" w:hAnsi="Calibri" w:cs="Calibri"/>
                    <w:color w:val="000000"/>
                  </w:rPr>
                </w:rPrChange>
              </w:rPr>
            </w:pPr>
            <w:del w:id="9635" w:author="tedo gogoladze" w:date="2020-01-05T00:04:00Z">
              <w:r w:rsidRPr="004A4B49" w:rsidDel="00DF5A99">
                <w:rPr>
                  <w:rFonts w:ascii="Calibri" w:eastAsia="Times New Roman" w:hAnsi="Calibri" w:cs="Calibri"/>
                  <w:color w:val="000000"/>
                  <w:lang w:val="en-GB"/>
                  <w:rPrChange w:id="9636" w:author="Mario Ezequiel Scott" w:date="2019-12-29T19:14:00Z">
                    <w:rPr>
                      <w:rFonts w:ascii="Calibri" w:eastAsia="Times New Roman" w:hAnsi="Calibri" w:cs="Calibri"/>
                      <w:color w:val="000000"/>
                    </w:rPr>
                  </w:rPrChange>
                </w:rPr>
                <w:delText xml:space="preserve"> high</w:delText>
              </w:r>
            </w:del>
          </w:p>
        </w:tc>
      </w:tr>
      <w:tr w:rsidR="008D7226" w:rsidRPr="004A4B49" w:rsidDel="00DF5A99" w14:paraId="114B9686" w14:textId="3A6E7503" w:rsidTr="00794694">
        <w:trPr>
          <w:trHeight w:val="300"/>
          <w:del w:id="9637" w:author="tedo gogoladze" w:date="2020-01-05T00:04:00Z"/>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D3C8CEB" w14:textId="3574108C" w:rsidR="008D7226" w:rsidRPr="004A4B49" w:rsidDel="00DF5A99" w:rsidRDefault="008D7226" w:rsidP="00794694">
            <w:pPr>
              <w:spacing w:after="0"/>
              <w:rPr>
                <w:del w:id="9638" w:author="tedo gogoladze" w:date="2020-01-05T00:04:00Z"/>
                <w:rFonts w:ascii="Calibri" w:eastAsia="Times New Roman" w:hAnsi="Calibri" w:cs="Calibri"/>
                <w:color w:val="000000"/>
                <w:lang w:val="en-GB"/>
                <w:rPrChange w:id="9639" w:author="Mario Ezequiel Scott" w:date="2019-12-29T19:14:00Z">
                  <w:rPr>
                    <w:del w:id="9640" w:author="tedo gogoladze" w:date="2020-01-05T00:04:00Z"/>
                    <w:rFonts w:ascii="Calibri" w:eastAsia="Times New Roman" w:hAnsi="Calibri" w:cs="Calibri"/>
                    <w:color w:val="000000"/>
                  </w:rPr>
                </w:rPrChange>
              </w:rPr>
            </w:pPr>
            <w:del w:id="9641" w:author="tedo gogoladze" w:date="2020-01-05T00:04:00Z">
              <w:r w:rsidRPr="004A4B49" w:rsidDel="00DF5A99">
                <w:rPr>
                  <w:rFonts w:ascii="Calibri" w:eastAsia="Times New Roman" w:hAnsi="Calibri" w:cs="Calibri"/>
                  <w:color w:val="000000"/>
                  <w:lang w:val="en-GB"/>
                  <w:rPrChange w:id="9642" w:author="Mario Ezequiel Scott" w:date="2019-12-29T19:14:00Z">
                    <w:rPr>
                      <w:rFonts w:ascii="Calibri" w:eastAsia="Times New Roman" w:hAnsi="Calibri" w:cs="Calibri"/>
                      <w:color w:val="000000"/>
                    </w:rPr>
                  </w:rPrChange>
                </w:rPr>
                <w:delText>priority</w:delText>
              </w:r>
            </w:del>
          </w:p>
        </w:tc>
        <w:tc>
          <w:tcPr>
            <w:tcW w:w="1740" w:type="dxa"/>
            <w:tcBorders>
              <w:top w:val="nil"/>
              <w:left w:val="nil"/>
              <w:bottom w:val="single" w:sz="4" w:space="0" w:color="auto"/>
              <w:right w:val="single" w:sz="4" w:space="0" w:color="auto"/>
            </w:tcBorders>
            <w:shd w:val="clear" w:color="auto" w:fill="auto"/>
            <w:noWrap/>
            <w:vAlign w:val="bottom"/>
            <w:hideMark/>
          </w:tcPr>
          <w:p w14:paraId="26F6DEC0" w14:textId="120E4D65" w:rsidR="008D7226" w:rsidRPr="004A4B49" w:rsidDel="00DF5A99" w:rsidRDefault="008D7226" w:rsidP="00794694">
            <w:pPr>
              <w:spacing w:after="0"/>
              <w:rPr>
                <w:del w:id="9643" w:author="tedo gogoladze" w:date="2020-01-05T00:04:00Z"/>
                <w:rFonts w:ascii="Calibri" w:eastAsia="Times New Roman" w:hAnsi="Calibri" w:cs="Calibri"/>
                <w:color w:val="000000"/>
                <w:lang w:val="en-GB"/>
                <w:rPrChange w:id="9644" w:author="Mario Ezequiel Scott" w:date="2019-12-29T19:14:00Z">
                  <w:rPr>
                    <w:del w:id="9645" w:author="tedo gogoladze" w:date="2020-01-05T00:04:00Z"/>
                    <w:rFonts w:ascii="Calibri" w:eastAsia="Times New Roman" w:hAnsi="Calibri" w:cs="Calibri"/>
                    <w:color w:val="000000"/>
                  </w:rPr>
                </w:rPrChange>
              </w:rPr>
            </w:pPr>
            <w:del w:id="9646" w:author="tedo gogoladze" w:date="2020-01-05T00:04:00Z">
              <w:r w:rsidRPr="004A4B49" w:rsidDel="00DF5A99">
                <w:rPr>
                  <w:rFonts w:ascii="Calibri" w:eastAsia="Times New Roman" w:hAnsi="Calibri" w:cs="Calibri"/>
                  <w:color w:val="000000"/>
                  <w:lang w:val="en-GB"/>
                  <w:rPrChange w:id="9647" w:author="Mario Ezequiel Scott" w:date="2019-12-29T19:14:00Z">
                    <w:rPr>
                      <w:rFonts w:ascii="Calibri" w:eastAsia="Times New Roman" w:hAnsi="Calibri" w:cs="Calibri"/>
                      <w:color w:val="000000"/>
                    </w:rPr>
                  </w:rPrChange>
                </w:rPr>
                <w:delText xml:space="preserve"> high</w:delText>
              </w:r>
            </w:del>
          </w:p>
        </w:tc>
        <w:tc>
          <w:tcPr>
            <w:tcW w:w="2020" w:type="dxa"/>
            <w:tcBorders>
              <w:top w:val="nil"/>
              <w:left w:val="nil"/>
              <w:bottom w:val="single" w:sz="4" w:space="0" w:color="auto"/>
              <w:right w:val="single" w:sz="4" w:space="0" w:color="auto"/>
            </w:tcBorders>
            <w:shd w:val="clear" w:color="auto" w:fill="auto"/>
            <w:noWrap/>
            <w:vAlign w:val="bottom"/>
            <w:hideMark/>
          </w:tcPr>
          <w:p w14:paraId="67CC3B3F" w14:textId="460A2AA7" w:rsidR="008D7226" w:rsidRPr="004A4B49" w:rsidDel="00DF5A99" w:rsidRDefault="008D7226" w:rsidP="00794694">
            <w:pPr>
              <w:spacing w:after="0"/>
              <w:rPr>
                <w:del w:id="9648" w:author="tedo gogoladze" w:date="2020-01-05T00:04:00Z"/>
                <w:rFonts w:ascii="Calibri" w:eastAsia="Times New Roman" w:hAnsi="Calibri" w:cs="Calibri"/>
                <w:color w:val="000000"/>
                <w:lang w:val="en-GB"/>
                <w:rPrChange w:id="9649" w:author="Mario Ezequiel Scott" w:date="2019-12-29T19:14:00Z">
                  <w:rPr>
                    <w:del w:id="9650" w:author="tedo gogoladze" w:date="2020-01-05T00:04:00Z"/>
                    <w:rFonts w:ascii="Calibri" w:eastAsia="Times New Roman" w:hAnsi="Calibri" w:cs="Calibri"/>
                    <w:color w:val="000000"/>
                  </w:rPr>
                </w:rPrChange>
              </w:rPr>
            </w:pPr>
            <w:del w:id="9651" w:author="tedo gogoladze" w:date="2020-01-05T00:04:00Z">
              <w:r w:rsidRPr="004A4B49" w:rsidDel="00DF5A99">
                <w:rPr>
                  <w:rFonts w:ascii="Calibri" w:eastAsia="Times New Roman" w:hAnsi="Calibri" w:cs="Calibri"/>
                  <w:color w:val="000000"/>
                  <w:lang w:val="en-GB"/>
                  <w:rPrChange w:id="9652" w:author="Mario Ezequiel Scott" w:date="2019-12-29T19:14:00Z">
                    <w:rPr>
                      <w:rFonts w:ascii="Calibri" w:eastAsia="Times New Roman" w:hAnsi="Calibri" w:cs="Calibri"/>
                      <w:color w:val="000000"/>
                    </w:rPr>
                  </w:rPrChange>
                </w:rPr>
                <w:delText>Understanding</w:delText>
              </w:r>
            </w:del>
          </w:p>
        </w:tc>
        <w:tc>
          <w:tcPr>
            <w:tcW w:w="1780" w:type="dxa"/>
            <w:tcBorders>
              <w:top w:val="nil"/>
              <w:left w:val="nil"/>
              <w:bottom w:val="single" w:sz="4" w:space="0" w:color="auto"/>
              <w:right w:val="single" w:sz="4" w:space="0" w:color="auto"/>
            </w:tcBorders>
            <w:shd w:val="clear" w:color="auto" w:fill="auto"/>
            <w:noWrap/>
            <w:vAlign w:val="bottom"/>
            <w:hideMark/>
          </w:tcPr>
          <w:p w14:paraId="2109D560" w14:textId="6DF711B0" w:rsidR="008D7226" w:rsidRPr="004A4B49" w:rsidDel="00DF5A99" w:rsidRDefault="008D7226" w:rsidP="00794694">
            <w:pPr>
              <w:spacing w:after="0"/>
              <w:rPr>
                <w:del w:id="9653" w:author="tedo gogoladze" w:date="2020-01-05T00:04:00Z"/>
                <w:rFonts w:ascii="Calibri" w:eastAsia="Times New Roman" w:hAnsi="Calibri" w:cs="Calibri"/>
                <w:color w:val="000000"/>
                <w:lang w:val="en-GB"/>
                <w:rPrChange w:id="9654" w:author="Mario Ezequiel Scott" w:date="2019-12-29T19:14:00Z">
                  <w:rPr>
                    <w:del w:id="9655" w:author="tedo gogoladze" w:date="2020-01-05T00:04:00Z"/>
                    <w:rFonts w:ascii="Calibri" w:eastAsia="Times New Roman" w:hAnsi="Calibri" w:cs="Calibri"/>
                    <w:color w:val="000000"/>
                  </w:rPr>
                </w:rPrChange>
              </w:rPr>
            </w:pPr>
            <w:del w:id="9656" w:author="tedo gogoladze" w:date="2020-01-05T00:04:00Z">
              <w:r w:rsidRPr="004A4B49" w:rsidDel="00DF5A99">
                <w:rPr>
                  <w:rFonts w:ascii="Calibri" w:eastAsia="Times New Roman" w:hAnsi="Calibri" w:cs="Calibri"/>
                  <w:color w:val="000000"/>
                  <w:lang w:val="en-GB"/>
                  <w:rPrChange w:id="9657" w:author="Mario Ezequiel Scott" w:date="2019-12-29T19:14:00Z">
                    <w:rPr>
                      <w:rFonts w:ascii="Calibri" w:eastAsia="Times New Roman" w:hAnsi="Calibri" w:cs="Calibri"/>
                      <w:color w:val="000000"/>
                    </w:rPr>
                  </w:rPrChange>
                </w:rPr>
                <w:delText xml:space="preserve"> sequential</w:delText>
              </w:r>
            </w:del>
          </w:p>
        </w:tc>
      </w:tr>
    </w:tbl>
    <w:p w14:paraId="1BDA5392" w14:textId="2DD3BED4" w:rsidR="008D7226" w:rsidRPr="004A4B49" w:rsidDel="00DF5A99" w:rsidRDefault="008D7226" w:rsidP="008D7226">
      <w:pPr>
        <w:rPr>
          <w:del w:id="9658" w:author="tedo gogoladze" w:date="2020-01-05T00:04:00Z"/>
          <w:rFonts w:cstheme="minorHAnsi"/>
          <w:lang w:val="en-GB"/>
          <w:rPrChange w:id="9659" w:author="Mario Ezequiel Scott" w:date="2019-12-29T19:14:00Z">
            <w:rPr>
              <w:del w:id="9660" w:author="tedo gogoladze" w:date="2020-01-05T00:04:00Z"/>
              <w:rFonts w:cstheme="minorHAnsi"/>
            </w:rPr>
          </w:rPrChange>
        </w:rPr>
      </w:pPr>
      <w:del w:id="9661" w:author="tedo gogoladze" w:date="2020-01-05T00:04:00Z">
        <w:r w:rsidRPr="004A4B49" w:rsidDel="00DF5A99">
          <w:rPr>
            <w:rFonts w:cstheme="minorHAnsi"/>
            <w:lang w:val="en-GB"/>
            <w:rPrChange w:id="9662" w:author="Mario Ezequiel Scott" w:date="2019-12-29T19:14:00Z">
              <w:rPr>
                <w:rFonts w:cstheme="minorHAnsi"/>
              </w:rPr>
            </w:rPrChange>
          </w:rPr>
          <w:delText xml:space="preserve">Table </w:delText>
        </w:r>
        <w:r w:rsidR="00834C03" w:rsidRPr="004A4B49" w:rsidDel="00DF5A99">
          <w:rPr>
            <w:rFonts w:cstheme="minorHAnsi"/>
            <w:lang w:val="en-GB"/>
            <w:rPrChange w:id="9663" w:author="Mario Ezequiel Scott" w:date="2019-12-29T19:14:00Z">
              <w:rPr>
                <w:rFonts w:cstheme="minorHAnsi"/>
              </w:rPr>
            </w:rPrChange>
          </w:rPr>
          <w:delText>20</w:delText>
        </w:r>
        <w:r w:rsidRPr="004A4B49" w:rsidDel="00DF5A99">
          <w:rPr>
            <w:rFonts w:cstheme="minorHAnsi"/>
            <w:lang w:val="en-GB"/>
            <w:rPrChange w:id="9664" w:author="Mario Ezequiel Scott" w:date="2019-12-29T19:14:00Z">
              <w:rPr>
                <w:rFonts w:cstheme="minorHAnsi"/>
              </w:rPr>
            </w:rPrChange>
          </w:rPr>
          <w:delText>.</w:delText>
        </w:r>
        <w:r w:rsidR="00834C03" w:rsidRPr="004A4B49" w:rsidDel="00DF5A99">
          <w:rPr>
            <w:rFonts w:cstheme="minorHAnsi"/>
            <w:lang w:val="en-GB"/>
            <w:rPrChange w:id="9665" w:author="Mario Ezequiel Scott" w:date="2019-12-29T19:14:00Z">
              <w:rPr>
                <w:rFonts w:cstheme="minorHAnsi"/>
              </w:rPr>
            </w:rPrChange>
          </w:rPr>
          <w:delText xml:space="preserve"> Original association rules fmo E.Scott`s paper</w:delText>
        </w:r>
      </w:del>
    </w:p>
    <w:p w14:paraId="21C4C70E" w14:textId="79DECB9B" w:rsidR="008D7226" w:rsidRPr="004A4B49" w:rsidDel="00DF5A99" w:rsidRDefault="008D7226" w:rsidP="008D7226">
      <w:pPr>
        <w:rPr>
          <w:del w:id="9666" w:author="tedo gogoladze" w:date="2020-01-05T00:04:00Z"/>
          <w:rFonts w:cstheme="minorHAnsi"/>
          <w:lang w:val="en-GB"/>
          <w:rPrChange w:id="9667" w:author="Mario Ezequiel Scott" w:date="2019-12-29T19:14:00Z">
            <w:rPr>
              <w:del w:id="9668" w:author="tedo gogoladze" w:date="2020-01-05T00:04:00Z"/>
              <w:rFonts w:cstheme="minorHAnsi"/>
            </w:rPr>
          </w:rPrChange>
        </w:rPr>
      </w:pPr>
      <w:del w:id="9669" w:author="tedo gogoladze" w:date="2020-01-05T00:04:00Z">
        <w:r w:rsidRPr="004A4B49" w:rsidDel="00DF5A99">
          <w:rPr>
            <w:rFonts w:cstheme="minorHAnsi"/>
            <w:lang w:val="en-GB"/>
            <w:rPrChange w:id="9670" w:author="Mario Ezequiel Scott" w:date="2019-12-29T19:14:00Z">
              <w:rPr>
                <w:rFonts w:cstheme="minorHAnsi"/>
              </w:rPr>
            </w:rPrChange>
          </w:rPr>
          <w:delText xml:space="preserve">In his paper, Siddiquei studies the correlation between FSLM learning styles and the Big 5 Personality traits. Among the correlated variables, he points out the ones that are significant, given on the table </w:delText>
        </w:r>
        <w:r w:rsidR="00CC4AC3" w:rsidRPr="004A4B49" w:rsidDel="00DF5A99">
          <w:rPr>
            <w:rFonts w:cstheme="minorHAnsi"/>
            <w:lang w:val="en-GB"/>
            <w:rPrChange w:id="9671" w:author="Mario Ezequiel Scott" w:date="2019-12-29T19:14:00Z">
              <w:rPr>
                <w:rFonts w:cstheme="minorHAnsi"/>
              </w:rPr>
            </w:rPrChange>
          </w:rPr>
          <w:delText>21</w:delText>
        </w:r>
        <w:r w:rsidRPr="004A4B49" w:rsidDel="00DF5A99">
          <w:rPr>
            <w:rFonts w:cstheme="minorHAnsi"/>
            <w:lang w:val="en-GB"/>
            <w:rPrChange w:id="9672" w:author="Mario Ezequiel Scott" w:date="2019-12-29T19:14:00Z">
              <w:rPr>
                <w:rFonts w:cstheme="minorHAnsi"/>
              </w:rPr>
            </w:rPrChange>
          </w:rPr>
          <w:delText>.</w:delText>
        </w:r>
      </w:del>
    </w:p>
    <w:p w14:paraId="3303AA96" w14:textId="7335F05E" w:rsidR="00975B86" w:rsidRPr="004A4B49" w:rsidDel="00DF5A99" w:rsidRDefault="00975B86" w:rsidP="008D7226">
      <w:pPr>
        <w:rPr>
          <w:del w:id="9673" w:author="tedo gogoladze" w:date="2020-01-05T00:04:00Z"/>
          <w:rFonts w:cstheme="minorHAnsi"/>
          <w:lang w:val="en-GB"/>
          <w:rPrChange w:id="9674" w:author="Mario Ezequiel Scott" w:date="2019-12-29T19:14:00Z">
            <w:rPr>
              <w:del w:id="9675" w:author="tedo gogoladze" w:date="2020-01-05T00:04:00Z"/>
              <w:rFonts w:cstheme="minorHAnsi"/>
            </w:rPr>
          </w:rPrChange>
        </w:rPr>
      </w:pPr>
    </w:p>
    <w:tbl>
      <w:tblPr>
        <w:tblW w:w="8095" w:type="dxa"/>
        <w:tblLook w:val="04A0" w:firstRow="1" w:lastRow="0" w:firstColumn="1" w:lastColumn="0" w:noHBand="0" w:noVBand="1"/>
      </w:tblPr>
      <w:tblGrid>
        <w:gridCol w:w="1860"/>
        <w:gridCol w:w="1148"/>
        <w:gridCol w:w="1860"/>
        <w:gridCol w:w="1248"/>
        <w:gridCol w:w="1979"/>
      </w:tblGrid>
      <w:tr w:rsidR="008D7226" w:rsidRPr="004A4B49" w:rsidDel="00DF5A99" w14:paraId="76770FCA" w14:textId="29B2F58A" w:rsidTr="00794694">
        <w:trPr>
          <w:trHeight w:val="300"/>
          <w:del w:id="9676" w:author="tedo gogoladze" w:date="2020-01-05T00:04:00Z"/>
        </w:trPr>
        <w:tc>
          <w:tcPr>
            <w:tcW w:w="1860" w:type="dxa"/>
            <w:tcBorders>
              <w:top w:val="single" w:sz="4" w:space="0" w:color="auto"/>
              <w:left w:val="single" w:sz="4" w:space="0" w:color="auto"/>
              <w:bottom w:val="nil"/>
              <w:right w:val="single" w:sz="4" w:space="0" w:color="auto"/>
            </w:tcBorders>
            <w:shd w:val="clear" w:color="000000" w:fill="BFBFBF"/>
            <w:noWrap/>
            <w:vAlign w:val="bottom"/>
            <w:hideMark/>
          </w:tcPr>
          <w:p w14:paraId="151534B6" w14:textId="4E9C9503" w:rsidR="008D7226" w:rsidRPr="004A4B49" w:rsidDel="00DF5A99" w:rsidRDefault="008D7226" w:rsidP="00794694">
            <w:pPr>
              <w:spacing w:after="0"/>
              <w:rPr>
                <w:del w:id="9677" w:author="tedo gogoladze" w:date="2020-01-05T00:04:00Z"/>
                <w:rFonts w:ascii="Calibri" w:eastAsia="Times New Roman" w:hAnsi="Calibri" w:cs="Calibri"/>
                <w:b/>
                <w:bCs/>
                <w:color w:val="000000"/>
                <w:u w:val="single"/>
                <w:lang w:val="en-GB"/>
                <w:rPrChange w:id="9678" w:author="Mario Ezequiel Scott" w:date="2019-12-29T19:14:00Z">
                  <w:rPr>
                    <w:del w:id="9679" w:author="tedo gogoladze" w:date="2020-01-05T00:04:00Z"/>
                    <w:rFonts w:ascii="Calibri" w:eastAsia="Times New Roman" w:hAnsi="Calibri" w:cs="Calibri"/>
                    <w:b/>
                    <w:bCs/>
                    <w:color w:val="000000"/>
                    <w:u w:val="single"/>
                  </w:rPr>
                </w:rPrChange>
              </w:rPr>
            </w:pPr>
            <w:del w:id="9680" w:author="tedo gogoladze" w:date="2020-01-05T00:04:00Z">
              <w:r w:rsidRPr="004A4B49" w:rsidDel="00DF5A99">
                <w:rPr>
                  <w:rFonts w:ascii="Calibri" w:eastAsia="Times New Roman" w:hAnsi="Calibri" w:cs="Calibri"/>
                  <w:b/>
                  <w:bCs/>
                  <w:color w:val="000000"/>
                  <w:u w:val="single"/>
                  <w:lang w:val="en-GB"/>
                  <w:rPrChange w:id="9681" w:author="Mario Ezequiel Scott" w:date="2019-12-29T19:14:00Z">
                    <w:rPr>
                      <w:rFonts w:ascii="Calibri" w:eastAsia="Times New Roman" w:hAnsi="Calibri" w:cs="Calibri"/>
                      <w:b/>
                      <w:bCs/>
                      <w:color w:val="000000"/>
                      <w:u w:val="single"/>
                    </w:rPr>
                  </w:rPrChange>
                </w:rPr>
                <w:delText>Variable</w:delText>
              </w:r>
            </w:del>
          </w:p>
        </w:tc>
        <w:tc>
          <w:tcPr>
            <w:tcW w:w="1148" w:type="dxa"/>
            <w:tcBorders>
              <w:top w:val="single" w:sz="4" w:space="0" w:color="auto"/>
              <w:left w:val="nil"/>
              <w:bottom w:val="nil"/>
              <w:right w:val="single" w:sz="4" w:space="0" w:color="auto"/>
            </w:tcBorders>
            <w:shd w:val="clear" w:color="000000" w:fill="BFBFBF"/>
            <w:noWrap/>
            <w:vAlign w:val="bottom"/>
            <w:hideMark/>
          </w:tcPr>
          <w:p w14:paraId="6993EEAD" w14:textId="6997AE97" w:rsidR="008D7226" w:rsidRPr="004A4B49" w:rsidDel="00DF5A99" w:rsidRDefault="008D7226" w:rsidP="00794694">
            <w:pPr>
              <w:spacing w:after="0"/>
              <w:rPr>
                <w:del w:id="9682" w:author="tedo gogoladze" w:date="2020-01-05T00:04:00Z"/>
                <w:rFonts w:ascii="Calibri" w:eastAsia="Times New Roman" w:hAnsi="Calibri" w:cs="Calibri"/>
                <w:b/>
                <w:bCs/>
                <w:color w:val="000000"/>
                <w:u w:val="single"/>
                <w:lang w:val="en-GB"/>
                <w:rPrChange w:id="9683" w:author="Mario Ezequiel Scott" w:date="2019-12-29T19:14:00Z">
                  <w:rPr>
                    <w:del w:id="9684" w:author="tedo gogoladze" w:date="2020-01-05T00:04:00Z"/>
                    <w:rFonts w:ascii="Calibri" w:eastAsia="Times New Roman" w:hAnsi="Calibri" w:cs="Calibri"/>
                    <w:b/>
                    <w:bCs/>
                    <w:color w:val="000000"/>
                    <w:u w:val="single"/>
                  </w:rPr>
                </w:rPrChange>
              </w:rPr>
            </w:pPr>
            <w:del w:id="9685" w:author="tedo gogoladze" w:date="2020-01-05T00:04:00Z">
              <w:r w:rsidRPr="004A4B49" w:rsidDel="00DF5A99">
                <w:rPr>
                  <w:rFonts w:ascii="Calibri" w:eastAsia="Times New Roman" w:hAnsi="Calibri" w:cs="Calibri"/>
                  <w:b/>
                  <w:bCs/>
                  <w:color w:val="000000"/>
                  <w:u w:val="single"/>
                  <w:lang w:val="en-GB"/>
                  <w:rPrChange w:id="9686" w:author="Mario Ezequiel Scott" w:date="2019-12-29T19:14:00Z">
                    <w:rPr>
                      <w:rFonts w:ascii="Calibri" w:eastAsia="Times New Roman" w:hAnsi="Calibri" w:cs="Calibri"/>
                      <w:b/>
                      <w:bCs/>
                      <w:color w:val="000000"/>
                      <w:u w:val="single"/>
                    </w:rPr>
                  </w:rPrChange>
                </w:rPr>
                <w:delText>Value</w:delText>
              </w:r>
            </w:del>
          </w:p>
        </w:tc>
        <w:tc>
          <w:tcPr>
            <w:tcW w:w="1860" w:type="dxa"/>
            <w:tcBorders>
              <w:top w:val="single" w:sz="4" w:space="0" w:color="auto"/>
              <w:left w:val="nil"/>
              <w:bottom w:val="nil"/>
              <w:right w:val="single" w:sz="4" w:space="0" w:color="auto"/>
            </w:tcBorders>
            <w:shd w:val="clear" w:color="000000" w:fill="BFBFBF"/>
            <w:noWrap/>
            <w:vAlign w:val="bottom"/>
            <w:hideMark/>
          </w:tcPr>
          <w:p w14:paraId="6B384467" w14:textId="7651ADAC" w:rsidR="008D7226" w:rsidRPr="004A4B49" w:rsidDel="00DF5A99" w:rsidRDefault="008D7226" w:rsidP="00794694">
            <w:pPr>
              <w:spacing w:after="0"/>
              <w:rPr>
                <w:del w:id="9687" w:author="tedo gogoladze" w:date="2020-01-05T00:04:00Z"/>
                <w:rFonts w:ascii="Calibri" w:eastAsia="Times New Roman" w:hAnsi="Calibri" w:cs="Calibri"/>
                <w:b/>
                <w:bCs/>
                <w:color w:val="000000"/>
                <w:u w:val="single"/>
                <w:lang w:val="en-GB"/>
                <w:rPrChange w:id="9688" w:author="Mario Ezequiel Scott" w:date="2019-12-29T19:14:00Z">
                  <w:rPr>
                    <w:del w:id="9689" w:author="tedo gogoladze" w:date="2020-01-05T00:04:00Z"/>
                    <w:rFonts w:ascii="Calibri" w:eastAsia="Times New Roman" w:hAnsi="Calibri" w:cs="Calibri"/>
                    <w:b/>
                    <w:bCs/>
                    <w:color w:val="000000"/>
                    <w:u w:val="single"/>
                  </w:rPr>
                </w:rPrChange>
              </w:rPr>
            </w:pPr>
            <w:del w:id="9690" w:author="tedo gogoladze" w:date="2020-01-05T00:04:00Z">
              <w:r w:rsidRPr="004A4B49" w:rsidDel="00DF5A99">
                <w:rPr>
                  <w:rFonts w:ascii="Calibri" w:eastAsia="Times New Roman" w:hAnsi="Calibri" w:cs="Calibri"/>
                  <w:b/>
                  <w:bCs/>
                  <w:color w:val="000000"/>
                  <w:u w:val="single"/>
                  <w:lang w:val="en-GB"/>
                  <w:rPrChange w:id="9691" w:author="Mario Ezequiel Scott" w:date="2019-12-29T19:14:00Z">
                    <w:rPr>
                      <w:rFonts w:ascii="Calibri" w:eastAsia="Times New Roman" w:hAnsi="Calibri" w:cs="Calibri"/>
                      <w:b/>
                      <w:bCs/>
                      <w:color w:val="000000"/>
                      <w:u w:val="single"/>
                    </w:rPr>
                  </w:rPrChange>
                </w:rPr>
                <w:delText>Trait</w:delText>
              </w:r>
            </w:del>
          </w:p>
        </w:tc>
        <w:tc>
          <w:tcPr>
            <w:tcW w:w="1248" w:type="dxa"/>
            <w:tcBorders>
              <w:top w:val="single" w:sz="4" w:space="0" w:color="auto"/>
              <w:left w:val="nil"/>
              <w:bottom w:val="nil"/>
              <w:right w:val="single" w:sz="4" w:space="0" w:color="auto"/>
            </w:tcBorders>
            <w:shd w:val="clear" w:color="000000" w:fill="BFBFBF"/>
            <w:noWrap/>
            <w:vAlign w:val="bottom"/>
            <w:hideMark/>
          </w:tcPr>
          <w:p w14:paraId="68A51049" w14:textId="7B592446" w:rsidR="008D7226" w:rsidRPr="004A4B49" w:rsidDel="00DF5A99" w:rsidRDefault="008D7226" w:rsidP="00794694">
            <w:pPr>
              <w:spacing w:after="0"/>
              <w:rPr>
                <w:del w:id="9692" w:author="tedo gogoladze" w:date="2020-01-05T00:04:00Z"/>
                <w:rFonts w:ascii="Calibri" w:eastAsia="Times New Roman" w:hAnsi="Calibri" w:cs="Calibri"/>
                <w:b/>
                <w:bCs/>
                <w:color w:val="000000"/>
                <w:u w:val="single"/>
                <w:lang w:val="en-GB"/>
                <w:rPrChange w:id="9693" w:author="Mario Ezequiel Scott" w:date="2019-12-29T19:14:00Z">
                  <w:rPr>
                    <w:del w:id="9694" w:author="tedo gogoladze" w:date="2020-01-05T00:04:00Z"/>
                    <w:rFonts w:ascii="Calibri" w:eastAsia="Times New Roman" w:hAnsi="Calibri" w:cs="Calibri"/>
                    <w:b/>
                    <w:bCs/>
                    <w:color w:val="000000"/>
                    <w:u w:val="single"/>
                  </w:rPr>
                </w:rPrChange>
              </w:rPr>
            </w:pPr>
            <w:del w:id="9695" w:author="tedo gogoladze" w:date="2020-01-05T00:04:00Z">
              <w:r w:rsidRPr="004A4B49" w:rsidDel="00DF5A99">
                <w:rPr>
                  <w:rFonts w:ascii="Calibri" w:eastAsia="Times New Roman" w:hAnsi="Calibri" w:cs="Calibri"/>
                  <w:b/>
                  <w:bCs/>
                  <w:color w:val="000000"/>
                  <w:u w:val="single"/>
                  <w:lang w:val="en-GB"/>
                  <w:rPrChange w:id="9696" w:author="Mario Ezequiel Scott" w:date="2019-12-29T19:14:00Z">
                    <w:rPr>
                      <w:rFonts w:ascii="Calibri" w:eastAsia="Times New Roman" w:hAnsi="Calibri" w:cs="Calibri"/>
                      <w:b/>
                      <w:bCs/>
                      <w:color w:val="000000"/>
                      <w:u w:val="single"/>
                    </w:rPr>
                  </w:rPrChange>
                </w:rPr>
                <w:delText>Correlation</w:delText>
              </w:r>
            </w:del>
          </w:p>
        </w:tc>
        <w:tc>
          <w:tcPr>
            <w:tcW w:w="1979" w:type="dxa"/>
            <w:tcBorders>
              <w:top w:val="single" w:sz="4" w:space="0" w:color="auto"/>
              <w:left w:val="nil"/>
              <w:bottom w:val="nil"/>
              <w:right w:val="single" w:sz="4" w:space="0" w:color="auto"/>
            </w:tcBorders>
            <w:shd w:val="clear" w:color="000000" w:fill="BFBFBF"/>
            <w:noWrap/>
            <w:vAlign w:val="bottom"/>
            <w:hideMark/>
          </w:tcPr>
          <w:p w14:paraId="1F6EBDE0" w14:textId="7214F975" w:rsidR="008D7226" w:rsidRPr="004A4B49" w:rsidDel="00DF5A99" w:rsidRDefault="008D7226" w:rsidP="00794694">
            <w:pPr>
              <w:spacing w:after="0"/>
              <w:rPr>
                <w:del w:id="9697" w:author="tedo gogoladze" w:date="2020-01-05T00:04:00Z"/>
                <w:rFonts w:ascii="Calibri" w:eastAsia="Times New Roman" w:hAnsi="Calibri" w:cs="Calibri"/>
                <w:b/>
                <w:bCs/>
                <w:color w:val="000000"/>
                <w:u w:val="single"/>
                <w:lang w:val="en-GB"/>
                <w:rPrChange w:id="9698" w:author="Mario Ezequiel Scott" w:date="2019-12-29T19:14:00Z">
                  <w:rPr>
                    <w:del w:id="9699" w:author="tedo gogoladze" w:date="2020-01-05T00:04:00Z"/>
                    <w:rFonts w:ascii="Calibri" w:eastAsia="Times New Roman" w:hAnsi="Calibri" w:cs="Calibri"/>
                    <w:b/>
                    <w:bCs/>
                    <w:color w:val="000000"/>
                    <w:u w:val="single"/>
                  </w:rPr>
                </w:rPrChange>
              </w:rPr>
            </w:pPr>
            <w:del w:id="9700" w:author="tedo gogoladze" w:date="2020-01-05T00:04:00Z">
              <w:r w:rsidRPr="004A4B49" w:rsidDel="00DF5A99">
                <w:rPr>
                  <w:rFonts w:ascii="Calibri" w:eastAsia="Times New Roman" w:hAnsi="Calibri" w:cs="Calibri"/>
                  <w:b/>
                  <w:bCs/>
                  <w:color w:val="000000"/>
                  <w:u w:val="single"/>
                  <w:lang w:val="en-GB"/>
                  <w:rPrChange w:id="9701" w:author="Mario Ezequiel Scott" w:date="2019-12-29T19:14:00Z">
                    <w:rPr>
                      <w:rFonts w:ascii="Calibri" w:eastAsia="Times New Roman" w:hAnsi="Calibri" w:cs="Calibri"/>
                      <w:b/>
                      <w:bCs/>
                      <w:color w:val="000000"/>
                      <w:u w:val="single"/>
                    </w:rPr>
                  </w:rPrChange>
                </w:rPr>
                <w:delText>Correlation value</w:delText>
              </w:r>
            </w:del>
          </w:p>
        </w:tc>
      </w:tr>
      <w:tr w:rsidR="008D7226" w:rsidRPr="004A4B49" w:rsidDel="00DF5A99" w14:paraId="7D057C0E" w14:textId="31A2B2D9" w:rsidTr="00794694">
        <w:trPr>
          <w:trHeight w:val="300"/>
          <w:del w:id="9702" w:author="tedo gogoladze" w:date="2020-01-05T00:04:00Z"/>
        </w:trPr>
        <w:tc>
          <w:tcPr>
            <w:tcW w:w="1860" w:type="dxa"/>
            <w:tcBorders>
              <w:top w:val="single" w:sz="4" w:space="0" w:color="auto"/>
              <w:left w:val="single" w:sz="4" w:space="0" w:color="auto"/>
              <w:bottom w:val="nil"/>
              <w:right w:val="single" w:sz="4" w:space="0" w:color="auto"/>
            </w:tcBorders>
            <w:shd w:val="clear" w:color="000000" w:fill="F2F2F2"/>
            <w:noWrap/>
            <w:vAlign w:val="bottom"/>
            <w:hideMark/>
          </w:tcPr>
          <w:p w14:paraId="50A5BB48" w14:textId="17C20AA6" w:rsidR="008D7226" w:rsidRPr="004A4B49" w:rsidDel="00DF5A99" w:rsidRDefault="008D7226" w:rsidP="00794694">
            <w:pPr>
              <w:spacing w:after="0"/>
              <w:rPr>
                <w:del w:id="9703" w:author="tedo gogoladze" w:date="2020-01-05T00:04:00Z"/>
                <w:rFonts w:ascii="Calibri" w:eastAsia="Times New Roman" w:hAnsi="Calibri" w:cs="Calibri"/>
                <w:color w:val="000000"/>
                <w:lang w:val="en-GB"/>
                <w:rPrChange w:id="9704" w:author="Mario Ezequiel Scott" w:date="2019-12-29T19:14:00Z">
                  <w:rPr>
                    <w:del w:id="9705" w:author="tedo gogoladze" w:date="2020-01-05T00:04:00Z"/>
                    <w:rFonts w:ascii="Calibri" w:eastAsia="Times New Roman" w:hAnsi="Calibri" w:cs="Calibri"/>
                    <w:color w:val="000000"/>
                  </w:rPr>
                </w:rPrChange>
              </w:rPr>
            </w:pPr>
            <w:del w:id="9706" w:author="tedo gogoladze" w:date="2020-01-05T00:04:00Z">
              <w:r w:rsidRPr="004A4B49" w:rsidDel="00DF5A99">
                <w:rPr>
                  <w:rFonts w:ascii="Calibri" w:eastAsia="Times New Roman" w:hAnsi="Calibri" w:cs="Calibri"/>
                  <w:color w:val="000000"/>
                  <w:lang w:val="en-GB"/>
                  <w:rPrChange w:id="9707" w:author="Mario Ezequiel Scott" w:date="2019-12-29T19:14:00Z">
                    <w:rPr>
                      <w:rFonts w:ascii="Calibri" w:eastAsia="Times New Roman" w:hAnsi="Calibri" w:cs="Calibri"/>
                      <w:color w:val="000000"/>
                    </w:rPr>
                  </w:rPrChange>
                </w:rPr>
                <w:delText>Perception</w:delText>
              </w:r>
            </w:del>
          </w:p>
        </w:tc>
        <w:tc>
          <w:tcPr>
            <w:tcW w:w="1148" w:type="dxa"/>
            <w:tcBorders>
              <w:top w:val="single" w:sz="4" w:space="0" w:color="auto"/>
              <w:left w:val="nil"/>
              <w:bottom w:val="nil"/>
              <w:right w:val="single" w:sz="4" w:space="0" w:color="auto"/>
            </w:tcBorders>
            <w:shd w:val="clear" w:color="000000" w:fill="F2F2F2"/>
            <w:noWrap/>
            <w:vAlign w:val="bottom"/>
            <w:hideMark/>
          </w:tcPr>
          <w:p w14:paraId="010E9F96" w14:textId="6CC62FA6" w:rsidR="008D7226" w:rsidRPr="004A4B49" w:rsidDel="00DF5A99" w:rsidRDefault="008D7226" w:rsidP="00794694">
            <w:pPr>
              <w:spacing w:after="0"/>
              <w:rPr>
                <w:del w:id="9708" w:author="tedo gogoladze" w:date="2020-01-05T00:04:00Z"/>
                <w:rFonts w:ascii="Calibri" w:eastAsia="Times New Roman" w:hAnsi="Calibri" w:cs="Calibri"/>
                <w:color w:val="000000"/>
                <w:lang w:val="en-GB"/>
                <w:rPrChange w:id="9709" w:author="Mario Ezequiel Scott" w:date="2019-12-29T19:14:00Z">
                  <w:rPr>
                    <w:del w:id="9710" w:author="tedo gogoladze" w:date="2020-01-05T00:04:00Z"/>
                    <w:rFonts w:ascii="Calibri" w:eastAsia="Times New Roman" w:hAnsi="Calibri" w:cs="Calibri"/>
                    <w:color w:val="000000"/>
                  </w:rPr>
                </w:rPrChange>
              </w:rPr>
            </w:pPr>
            <w:del w:id="9711" w:author="tedo gogoladze" w:date="2020-01-05T00:04:00Z">
              <w:r w:rsidRPr="004A4B49" w:rsidDel="00DF5A99">
                <w:rPr>
                  <w:rFonts w:ascii="Calibri" w:eastAsia="Times New Roman" w:hAnsi="Calibri" w:cs="Calibri"/>
                  <w:color w:val="000000"/>
                  <w:lang w:val="en-GB"/>
                  <w:rPrChange w:id="9712" w:author="Mario Ezequiel Scott" w:date="2019-12-29T19:14:00Z">
                    <w:rPr>
                      <w:rFonts w:ascii="Calibri" w:eastAsia="Times New Roman" w:hAnsi="Calibri" w:cs="Calibri"/>
                      <w:color w:val="000000"/>
                    </w:rPr>
                  </w:rPrChange>
                </w:rPr>
                <w:delText>intuitive</w:delText>
              </w:r>
            </w:del>
          </w:p>
        </w:tc>
        <w:tc>
          <w:tcPr>
            <w:tcW w:w="1860" w:type="dxa"/>
            <w:tcBorders>
              <w:top w:val="single" w:sz="4" w:space="0" w:color="auto"/>
              <w:left w:val="nil"/>
              <w:bottom w:val="nil"/>
              <w:right w:val="single" w:sz="4" w:space="0" w:color="auto"/>
            </w:tcBorders>
            <w:shd w:val="clear" w:color="000000" w:fill="F2F2F2"/>
            <w:noWrap/>
            <w:vAlign w:val="bottom"/>
            <w:hideMark/>
          </w:tcPr>
          <w:p w14:paraId="290CFC95" w14:textId="607093F9" w:rsidR="008D7226" w:rsidRPr="004A4B49" w:rsidDel="00DF5A99" w:rsidRDefault="008D7226" w:rsidP="00794694">
            <w:pPr>
              <w:spacing w:after="0"/>
              <w:rPr>
                <w:del w:id="9713" w:author="tedo gogoladze" w:date="2020-01-05T00:04:00Z"/>
                <w:rFonts w:ascii="Calibri" w:eastAsia="Times New Roman" w:hAnsi="Calibri" w:cs="Calibri"/>
                <w:color w:val="000000"/>
                <w:lang w:val="en-GB"/>
                <w:rPrChange w:id="9714" w:author="Mario Ezequiel Scott" w:date="2019-12-29T19:14:00Z">
                  <w:rPr>
                    <w:del w:id="9715" w:author="tedo gogoladze" w:date="2020-01-05T00:04:00Z"/>
                    <w:rFonts w:ascii="Calibri" w:eastAsia="Times New Roman" w:hAnsi="Calibri" w:cs="Calibri"/>
                    <w:color w:val="000000"/>
                  </w:rPr>
                </w:rPrChange>
              </w:rPr>
            </w:pPr>
            <w:del w:id="9716" w:author="tedo gogoladze" w:date="2020-01-05T00:04:00Z">
              <w:r w:rsidRPr="004A4B49" w:rsidDel="00DF5A99">
                <w:rPr>
                  <w:rFonts w:ascii="Calibri" w:eastAsia="Times New Roman" w:hAnsi="Calibri" w:cs="Calibri"/>
                  <w:color w:val="000000"/>
                  <w:lang w:val="en-GB"/>
                  <w:rPrChange w:id="9717" w:author="Mario Ezequiel Scott" w:date="2019-12-29T19:14:00Z">
                    <w:rPr>
                      <w:rFonts w:ascii="Calibri" w:eastAsia="Times New Roman" w:hAnsi="Calibri" w:cs="Calibri"/>
                      <w:color w:val="000000"/>
                    </w:rPr>
                  </w:rPrChange>
                </w:rPr>
                <w:delText>Agreeableness</w:delText>
              </w:r>
            </w:del>
          </w:p>
        </w:tc>
        <w:tc>
          <w:tcPr>
            <w:tcW w:w="1248" w:type="dxa"/>
            <w:tcBorders>
              <w:top w:val="single" w:sz="4" w:space="0" w:color="auto"/>
              <w:left w:val="nil"/>
              <w:bottom w:val="nil"/>
              <w:right w:val="single" w:sz="4" w:space="0" w:color="auto"/>
            </w:tcBorders>
            <w:shd w:val="clear" w:color="000000" w:fill="F2F2F2"/>
            <w:noWrap/>
            <w:vAlign w:val="bottom"/>
            <w:hideMark/>
          </w:tcPr>
          <w:p w14:paraId="7242B7B8" w14:textId="7171F707" w:rsidR="008D7226" w:rsidRPr="004A4B49" w:rsidDel="00DF5A99" w:rsidRDefault="008D7226" w:rsidP="00794694">
            <w:pPr>
              <w:spacing w:after="0"/>
              <w:rPr>
                <w:del w:id="9718" w:author="tedo gogoladze" w:date="2020-01-05T00:04:00Z"/>
                <w:rFonts w:ascii="Calibri" w:eastAsia="Times New Roman" w:hAnsi="Calibri" w:cs="Calibri"/>
                <w:color w:val="000000"/>
                <w:lang w:val="en-GB"/>
                <w:rPrChange w:id="9719" w:author="Mario Ezequiel Scott" w:date="2019-12-29T19:14:00Z">
                  <w:rPr>
                    <w:del w:id="9720" w:author="tedo gogoladze" w:date="2020-01-05T00:04:00Z"/>
                    <w:rFonts w:ascii="Calibri" w:eastAsia="Times New Roman" w:hAnsi="Calibri" w:cs="Calibri"/>
                    <w:color w:val="000000"/>
                  </w:rPr>
                </w:rPrChange>
              </w:rPr>
            </w:pPr>
            <w:del w:id="9721" w:author="tedo gogoladze" w:date="2020-01-05T00:04:00Z">
              <w:r w:rsidRPr="004A4B49" w:rsidDel="00DF5A99">
                <w:rPr>
                  <w:rFonts w:ascii="Calibri" w:eastAsia="Times New Roman" w:hAnsi="Calibri" w:cs="Calibri"/>
                  <w:color w:val="000000"/>
                  <w:lang w:val="en-GB"/>
                  <w:rPrChange w:id="9722" w:author="Mario Ezequiel Scott" w:date="2019-12-29T19:14:00Z">
                    <w:rPr>
                      <w:rFonts w:ascii="Calibri" w:eastAsia="Times New Roman" w:hAnsi="Calibri" w:cs="Calibri"/>
                      <w:color w:val="000000"/>
                    </w:rPr>
                  </w:rPrChange>
                </w:rPr>
                <w:delText>Negative</w:delText>
              </w:r>
            </w:del>
          </w:p>
        </w:tc>
        <w:tc>
          <w:tcPr>
            <w:tcW w:w="1979" w:type="dxa"/>
            <w:tcBorders>
              <w:top w:val="single" w:sz="4" w:space="0" w:color="auto"/>
              <w:left w:val="nil"/>
              <w:bottom w:val="nil"/>
              <w:right w:val="single" w:sz="4" w:space="0" w:color="auto"/>
            </w:tcBorders>
            <w:shd w:val="clear" w:color="000000" w:fill="F2F2F2"/>
            <w:noWrap/>
            <w:vAlign w:val="bottom"/>
            <w:hideMark/>
          </w:tcPr>
          <w:p w14:paraId="048F0027" w14:textId="01D3B3BB" w:rsidR="008D7226" w:rsidRPr="004A4B49" w:rsidDel="00DF5A99" w:rsidRDefault="008D7226" w:rsidP="00794694">
            <w:pPr>
              <w:spacing w:after="0"/>
              <w:jc w:val="right"/>
              <w:rPr>
                <w:del w:id="9723" w:author="tedo gogoladze" w:date="2020-01-05T00:04:00Z"/>
                <w:rFonts w:ascii="Calibri" w:eastAsia="Times New Roman" w:hAnsi="Calibri" w:cs="Calibri"/>
                <w:color w:val="000000"/>
                <w:lang w:val="en-GB"/>
                <w:rPrChange w:id="9724" w:author="Mario Ezequiel Scott" w:date="2019-12-29T19:14:00Z">
                  <w:rPr>
                    <w:del w:id="9725" w:author="tedo gogoladze" w:date="2020-01-05T00:04:00Z"/>
                    <w:rFonts w:ascii="Calibri" w:eastAsia="Times New Roman" w:hAnsi="Calibri" w:cs="Calibri"/>
                    <w:color w:val="000000"/>
                  </w:rPr>
                </w:rPrChange>
              </w:rPr>
            </w:pPr>
            <w:del w:id="9726" w:author="tedo gogoladze" w:date="2020-01-05T00:04:00Z">
              <w:r w:rsidRPr="004A4B49" w:rsidDel="00DF5A99">
                <w:rPr>
                  <w:rFonts w:ascii="Calibri" w:eastAsia="Times New Roman" w:hAnsi="Calibri" w:cs="Calibri"/>
                  <w:color w:val="000000"/>
                  <w:lang w:val="en-GB"/>
                  <w:rPrChange w:id="9727" w:author="Mario Ezequiel Scott" w:date="2019-12-29T19:14:00Z">
                    <w:rPr>
                      <w:rFonts w:ascii="Calibri" w:eastAsia="Times New Roman" w:hAnsi="Calibri" w:cs="Calibri"/>
                      <w:color w:val="000000"/>
                    </w:rPr>
                  </w:rPrChange>
                </w:rPr>
                <w:delText>-0.268</w:delText>
              </w:r>
            </w:del>
          </w:p>
        </w:tc>
      </w:tr>
      <w:tr w:rsidR="008D7226" w:rsidRPr="004A4B49" w:rsidDel="00DF5A99" w14:paraId="77F249F7" w14:textId="0BA12AAE" w:rsidTr="00794694">
        <w:trPr>
          <w:trHeight w:val="300"/>
          <w:del w:id="9728" w:author="tedo gogoladze" w:date="2020-01-05T00:04:00Z"/>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56752583" w14:textId="1A395D1C" w:rsidR="008D7226" w:rsidRPr="004A4B49" w:rsidDel="00DF5A99" w:rsidRDefault="008D7226" w:rsidP="00794694">
            <w:pPr>
              <w:spacing w:after="0"/>
              <w:rPr>
                <w:del w:id="9729" w:author="tedo gogoladze" w:date="2020-01-05T00:04:00Z"/>
                <w:rFonts w:ascii="Calibri" w:eastAsia="Times New Roman" w:hAnsi="Calibri" w:cs="Calibri"/>
                <w:color w:val="000000"/>
                <w:lang w:val="en-GB"/>
                <w:rPrChange w:id="9730" w:author="Mario Ezequiel Scott" w:date="2019-12-29T19:14:00Z">
                  <w:rPr>
                    <w:del w:id="9731" w:author="tedo gogoladze" w:date="2020-01-05T00:04:00Z"/>
                    <w:rFonts w:ascii="Calibri" w:eastAsia="Times New Roman" w:hAnsi="Calibri" w:cs="Calibri"/>
                    <w:color w:val="000000"/>
                  </w:rPr>
                </w:rPrChange>
              </w:rPr>
            </w:pPr>
            <w:del w:id="9732" w:author="tedo gogoladze" w:date="2020-01-05T00:04:00Z">
              <w:r w:rsidRPr="004A4B49" w:rsidDel="00DF5A99">
                <w:rPr>
                  <w:rFonts w:ascii="Calibri" w:eastAsia="Times New Roman" w:hAnsi="Calibri" w:cs="Calibri"/>
                  <w:color w:val="000000"/>
                  <w:lang w:val="en-GB"/>
                  <w:rPrChange w:id="9733" w:author="Mario Ezequiel Scott" w:date="2019-12-29T19:14:00Z">
                    <w:rPr>
                      <w:rFonts w:ascii="Calibri" w:eastAsia="Times New Roman" w:hAnsi="Calibri" w:cs="Calibri"/>
                      <w:color w:val="000000"/>
                    </w:rPr>
                  </w:rPrChange>
                </w:rPr>
                <w:delText>Perception</w:delText>
              </w:r>
            </w:del>
          </w:p>
        </w:tc>
        <w:tc>
          <w:tcPr>
            <w:tcW w:w="1148" w:type="dxa"/>
            <w:tcBorders>
              <w:top w:val="nil"/>
              <w:left w:val="nil"/>
              <w:bottom w:val="single" w:sz="4" w:space="0" w:color="auto"/>
              <w:right w:val="single" w:sz="4" w:space="0" w:color="auto"/>
            </w:tcBorders>
            <w:shd w:val="clear" w:color="000000" w:fill="F2F2F2"/>
            <w:noWrap/>
            <w:vAlign w:val="bottom"/>
            <w:hideMark/>
          </w:tcPr>
          <w:p w14:paraId="672CF951" w14:textId="49F65A11" w:rsidR="008D7226" w:rsidRPr="004A4B49" w:rsidDel="00DF5A99" w:rsidRDefault="008D7226" w:rsidP="00794694">
            <w:pPr>
              <w:spacing w:after="0"/>
              <w:rPr>
                <w:del w:id="9734" w:author="tedo gogoladze" w:date="2020-01-05T00:04:00Z"/>
                <w:rFonts w:ascii="Calibri" w:eastAsia="Times New Roman" w:hAnsi="Calibri" w:cs="Calibri"/>
                <w:color w:val="000000"/>
                <w:lang w:val="en-GB"/>
                <w:rPrChange w:id="9735" w:author="Mario Ezequiel Scott" w:date="2019-12-29T19:14:00Z">
                  <w:rPr>
                    <w:del w:id="9736" w:author="tedo gogoladze" w:date="2020-01-05T00:04:00Z"/>
                    <w:rFonts w:ascii="Calibri" w:eastAsia="Times New Roman" w:hAnsi="Calibri" w:cs="Calibri"/>
                    <w:color w:val="000000"/>
                  </w:rPr>
                </w:rPrChange>
              </w:rPr>
            </w:pPr>
            <w:del w:id="9737" w:author="tedo gogoladze" w:date="2020-01-05T00:04:00Z">
              <w:r w:rsidRPr="004A4B49" w:rsidDel="00DF5A99">
                <w:rPr>
                  <w:rFonts w:ascii="Calibri" w:eastAsia="Times New Roman" w:hAnsi="Calibri" w:cs="Calibri"/>
                  <w:color w:val="000000"/>
                  <w:lang w:val="en-GB"/>
                  <w:rPrChange w:id="9738" w:author="Mario Ezequiel Scott" w:date="2019-12-29T19:14:00Z">
                    <w:rPr>
                      <w:rFonts w:ascii="Calibri" w:eastAsia="Times New Roman" w:hAnsi="Calibri" w:cs="Calibri"/>
                      <w:color w:val="000000"/>
                    </w:rPr>
                  </w:rPrChange>
                </w:rPr>
                <w:delText>intuitive</w:delText>
              </w:r>
            </w:del>
          </w:p>
        </w:tc>
        <w:tc>
          <w:tcPr>
            <w:tcW w:w="1860" w:type="dxa"/>
            <w:tcBorders>
              <w:top w:val="nil"/>
              <w:left w:val="nil"/>
              <w:bottom w:val="single" w:sz="4" w:space="0" w:color="auto"/>
              <w:right w:val="single" w:sz="4" w:space="0" w:color="auto"/>
            </w:tcBorders>
            <w:shd w:val="clear" w:color="000000" w:fill="F2F2F2"/>
            <w:noWrap/>
            <w:vAlign w:val="bottom"/>
            <w:hideMark/>
          </w:tcPr>
          <w:p w14:paraId="43657364" w14:textId="6BB75636" w:rsidR="008D7226" w:rsidRPr="004A4B49" w:rsidDel="00DF5A99" w:rsidRDefault="008D7226" w:rsidP="00794694">
            <w:pPr>
              <w:spacing w:after="0"/>
              <w:rPr>
                <w:del w:id="9739" w:author="tedo gogoladze" w:date="2020-01-05T00:04:00Z"/>
                <w:rFonts w:ascii="Calibri" w:eastAsia="Times New Roman" w:hAnsi="Calibri" w:cs="Calibri"/>
                <w:color w:val="000000"/>
                <w:lang w:val="en-GB"/>
                <w:rPrChange w:id="9740" w:author="Mario Ezequiel Scott" w:date="2019-12-29T19:14:00Z">
                  <w:rPr>
                    <w:del w:id="9741" w:author="tedo gogoladze" w:date="2020-01-05T00:04:00Z"/>
                    <w:rFonts w:ascii="Calibri" w:eastAsia="Times New Roman" w:hAnsi="Calibri" w:cs="Calibri"/>
                    <w:color w:val="000000"/>
                  </w:rPr>
                </w:rPrChange>
              </w:rPr>
            </w:pPr>
            <w:del w:id="9742" w:author="tedo gogoladze" w:date="2020-01-05T00:04:00Z">
              <w:r w:rsidRPr="004A4B49" w:rsidDel="00DF5A99">
                <w:rPr>
                  <w:rFonts w:ascii="Calibri" w:eastAsia="Times New Roman" w:hAnsi="Calibri" w:cs="Calibri"/>
                  <w:color w:val="000000"/>
                  <w:lang w:val="en-GB"/>
                  <w:rPrChange w:id="9743" w:author="Mario Ezequiel Scott" w:date="2019-12-29T19:14:00Z">
                    <w:rPr>
                      <w:rFonts w:ascii="Calibri" w:eastAsia="Times New Roman" w:hAnsi="Calibri" w:cs="Calibri"/>
                      <w:color w:val="000000"/>
                    </w:rPr>
                  </w:rPrChange>
                </w:rPr>
                <w:delText>Conscientiousness</w:delText>
              </w:r>
            </w:del>
          </w:p>
        </w:tc>
        <w:tc>
          <w:tcPr>
            <w:tcW w:w="1248" w:type="dxa"/>
            <w:tcBorders>
              <w:top w:val="nil"/>
              <w:left w:val="nil"/>
              <w:bottom w:val="single" w:sz="4" w:space="0" w:color="auto"/>
              <w:right w:val="single" w:sz="4" w:space="0" w:color="auto"/>
            </w:tcBorders>
            <w:shd w:val="clear" w:color="000000" w:fill="F2F2F2"/>
            <w:noWrap/>
            <w:vAlign w:val="bottom"/>
            <w:hideMark/>
          </w:tcPr>
          <w:p w14:paraId="26088A70" w14:textId="027C66AD" w:rsidR="008D7226" w:rsidRPr="004A4B49" w:rsidDel="00DF5A99" w:rsidRDefault="008D7226" w:rsidP="00794694">
            <w:pPr>
              <w:spacing w:after="0"/>
              <w:rPr>
                <w:del w:id="9744" w:author="tedo gogoladze" w:date="2020-01-05T00:04:00Z"/>
                <w:rFonts w:ascii="Calibri" w:eastAsia="Times New Roman" w:hAnsi="Calibri" w:cs="Calibri"/>
                <w:color w:val="000000"/>
                <w:lang w:val="en-GB"/>
                <w:rPrChange w:id="9745" w:author="Mario Ezequiel Scott" w:date="2019-12-29T19:14:00Z">
                  <w:rPr>
                    <w:del w:id="9746" w:author="tedo gogoladze" w:date="2020-01-05T00:04:00Z"/>
                    <w:rFonts w:ascii="Calibri" w:eastAsia="Times New Roman" w:hAnsi="Calibri" w:cs="Calibri"/>
                    <w:color w:val="000000"/>
                  </w:rPr>
                </w:rPrChange>
              </w:rPr>
            </w:pPr>
            <w:del w:id="9747" w:author="tedo gogoladze" w:date="2020-01-05T00:04:00Z">
              <w:r w:rsidRPr="004A4B49" w:rsidDel="00DF5A99">
                <w:rPr>
                  <w:rFonts w:ascii="Calibri" w:eastAsia="Times New Roman" w:hAnsi="Calibri" w:cs="Calibri"/>
                  <w:color w:val="000000"/>
                  <w:lang w:val="en-GB"/>
                  <w:rPrChange w:id="9748" w:author="Mario Ezequiel Scott" w:date="2019-12-29T19:14:00Z">
                    <w:rPr>
                      <w:rFonts w:ascii="Calibri" w:eastAsia="Times New Roman" w:hAnsi="Calibri" w:cs="Calibri"/>
                      <w:color w:val="000000"/>
                    </w:rPr>
                  </w:rPrChange>
                </w:rPr>
                <w:delText>Positive</w:delText>
              </w:r>
            </w:del>
          </w:p>
        </w:tc>
        <w:tc>
          <w:tcPr>
            <w:tcW w:w="1979" w:type="dxa"/>
            <w:tcBorders>
              <w:top w:val="nil"/>
              <w:left w:val="nil"/>
              <w:bottom w:val="single" w:sz="4" w:space="0" w:color="auto"/>
              <w:right w:val="single" w:sz="4" w:space="0" w:color="auto"/>
            </w:tcBorders>
            <w:shd w:val="clear" w:color="000000" w:fill="F2F2F2"/>
            <w:noWrap/>
            <w:vAlign w:val="bottom"/>
            <w:hideMark/>
          </w:tcPr>
          <w:p w14:paraId="30B3ACA0" w14:textId="1688729A" w:rsidR="008D7226" w:rsidRPr="004A4B49" w:rsidDel="00DF5A99" w:rsidRDefault="008D7226" w:rsidP="00794694">
            <w:pPr>
              <w:spacing w:after="0"/>
              <w:jc w:val="right"/>
              <w:rPr>
                <w:del w:id="9749" w:author="tedo gogoladze" w:date="2020-01-05T00:04:00Z"/>
                <w:rFonts w:ascii="Calibri" w:eastAsia="Times New Roman" w:hAnsi="Calibri" w:cs="Calibri"/>
                <w:color w:val="000000"/>
                <w:lang w:val="en-GB"/>
                <w:rPrChange w:id="9750" w:author="Mario Ezequiel Scott" w:date="2019-12-29T19:14:00Z">
                  <w:rPr>
                    <w:del w:id="9751" w:author="tedo gogoladze" w:date="2020-01-05T00:04:00Z"/>
                    <w:rFonts w:ascii="Calibri" w:eastAsia="Times New Roman" w:hAnsi="Calibri" w:cs="Calibri"/>
                    <w:color w:val="000000"/>
                  </w:rPr>
                </w:rPrChange>
              </w:rPr>
            </w:pPr>
            <w:del w:id="9752" w:author="tedo gogoladze" w:date="2020-01-05T00:04:00Z">
              <w:r w:rsidRPr="004A4B49" w:rsidDel="00DF5A99">
                <w:rPr>
                  <w:rFonts w:ascii="Calibri" w:eastAsia="Times New Roman" w:hAnsi="Calibri" w:cs="Calibri"/>
                  <w:color w:val="000000"/>
                  <w:lang w:val="en-GB"/>
                  <w:rPrChange w:id="9753" w:author="Mario Ezequiel Scott" w:date="2019-12-29T19:14:00Z">
                    <w:rPr>
                      <w:rFonts w:ascii="Calibri" w:eastAsia="Times New Roman" w:hAnsi="Calibri" w:cs="Calibri"/>
                      <w:color w:val="000000"/>
                    </w:rPr>
                  </w:rPrChange>
                </w:rPr>
                <w:delText>0.247</w:delText>
              </w:r>
            </w:del>
          </w:p>
        </w:tc>
      </w:tr>
      <w:tr w:rsidR="008D7226" w:rsidRPr="004A4B49" w:rsidDel="00DF5A99" w14:paraId="161DDD7A" w14:textId="508E2568" w:rsidTr="00794694">
        <w:trPr>
          <w:trHeight w:val="300"/>
          <w:del w:id="9754" w:author="tedo gogoladze" w:date="2020-01-05T00:04:00Z"/>
        </w:trPr>
        <w:tc>
          <w:tcPr>
            <w:tcW w:w="1860" w:type="dxa"/>
            <w:tcBorders>
              <w:top w:val="nil"/>
              <w:left w:val="single" w:sz="4" w:space="0" w:color="auto"/>
              <w:bottom w:val="nil"/>
              <w:right w:val="single" w:sz="4" w:space="0" w:color="auto"/>
            </w:tcBorders>
            <w:shd w:val="clear" w:color="000000" w:fill="D9D9D9"/>
            <w:noWrap/>
            <w:vAlign w:val="bottom"/>
            <w:hideMark/>
          </w:tcPr>
          <w:p w14:paraId="250C92C0" w14:textId="2FB3DC83" w:rsidR="008D7226" w:rsidRPr="004A4B49" w:rsidDel="00DF5A99" w:rsidRDefault="008D7226" w:rsidP="00794694">
            <w:pPr>
              <w:spacing w:after="0"/>
              <w:rPr>
                <w:del w:id="9755" w:author="tedo gogoladze" w:date="2020-01-05T00:04:00Z"/>
                <w:rFonts w:ascii="Calibri" w:eastAsia="Times New Roman" w:hAnsi="Calibri" w:cs="Calibri"/>
                <w:color w:val="000000"/>
                <w:lang w:val="en-GB"/>
                <w:rPrChange w:id="9756" w:author="Mario Ezequiel Scott" w:date="2019-12-29T19:14:00Z">
                  <w:rPr>
                    <w:del w:id="9757" w:author="tedo gogoladze" w:date="2020-01-05T00:04:00Z"/>
                    <w:rFonts w:ascii="Calibri" w:eastAsia="Times New Roman" w:hAnsi="Calibri" w:cs="Calibri"/>
                    <w:color w:val="000000"/>
                  </w:rPr>
                </w:rPrChange>
              </w:rPr>
            </w:pPr>
            <w:del w:id="9758" w:author="tedo gogoladze" w:date="2020-01-05T00:04:00Z">
              <w:r w:rsidRPr="004A4B49" w:rsidDel="00DF5A99">
                <w:rPr>
                  <w:rFonts w:ascii="Calibri" w:eastAsia="Times New Roman" w:hAnsi="Calibri" w:cs="Calibri"/>
                  <w:color w:val="000000"/>
                  <w:lang w:val="en-GB"/>
                  <w:rPrChange w:id="9759" w:author="Mario Ezequiel Scott" w:date="2019-12-29T19:14:00Z">
                    <w:rPr>
                      <w:rFonts w:ascii="Calibri" w:eastAsia="Times New Roman" w:hAnsi="Calibri" w:cs="Calibri"/>
                      <w:color w:val="000000"/>
                    </w:rPr>
                  </w:rPrChange>
                </w:rPr>
                <w:delText>Perception</w:delText>
              </w:r>
            </w:del>
          </w:p>
        </w:tc>
        <w:tc>
          <w:tcPr>
            <w:tcW w:w="1148" w:type="dxa"/>
            <w:tcBorders>
              <w:top w:val="nil"/>
              <w:left w:val="nil"/>
              <w:bottom w:val="nil"/>
              <w:right w:val="single" w:sz="4" w:space="0" w:color="auto"/>
            </w:tcBorders>
            <w:shd w:val="clear" w:color="000000" w:fill="D9D9D9"/>
            <w:noWrap/>
            <w:vAlign w:val="bottom"/>
            <w:hideMark/>
          </w:tcPr>
          <w:p w14:paraId="6E6699B4" w14:textId="28C464A9" w:rsidR="008D7226" w:rsidRPr="004A4B49" w:rsidDel="00DF5A99" w:rsidRDefault="008D7226" w:rsidP="00794694">
            <w:pPr>
              <w:spacing w:after="0"/>
              <w:rPr>
                <w:del w:id="9760" w:author="tedo gogoladze" w:date="2020-01-05T00:04:00Z"/>
                <w:rFonts w:ascii="Calibri" w:eastAsia="Times New Roman" w:hAnsi="Calibri" w:cs="Calibri"/>
                <w:color w:val="000000"/>
                <w:lang w:val="en-GB"/>
                <w:rPrChange w:id="9761" w:author="Mario Ezequiel Scott" w:date="2019-12-29T19:14:00Z">
                  <w:rPr>
                    <w:del w:id="9762" w:author="tedo gogoladze" w:date="2020-01-05T00:04:00Z"/>
                    <w:rFonts w:ascii="Calibri" w:eastAsia="Times New Roman" w:hAnsi="Calibri" w:cs="Calibri"/>
                    <w:color w:val="000000"/>
                  </w:rPr>
                </w:rPrChange>
              </w:rPr>
            </w:pPr>
            <w:del w:id="9763" w:author="tedo gogoladze" w:date="2020-01-05T00:04:00Z">
              <w:r w:rsidRPr="004A4B49" w:rsidDel="00DF5A99">
                <w:rPr>
                  <w:rFonts w:ascii="Calibri" w:eastAsia="Times New Roman" w:hAnsi="Calibri" w:cs="Calibri"/>
                  <w:color w:val="000000"/>
                  <w:lang w:val="en-GB"/>
                  <w:rPrChange w:id="9764" w:author="Mario Ezequiel Scott" w:date="2019-12-29T19:14:00Z">
                    <w:rPr>
                      <w:rFonts w:ascii="Calibri" w:eastAsia="Times New Roman" w:hAnsi="Calibri" w:cs="Calibri"/>
                      <w:color w:val="000000"/>
                    </w:rPr>
                  </w:rPrChange>
                </w:rPr>
                <w:delText>sensing</w:delText>
              </w:r>
            </w:del>
          </w:p>
        </w:tc>
        <w:tc>
          <w:tcPr>
            <w:tcW w:w="1860" w:type="dxa"/>
            <w:tcBorders>
              <w:top w:val="nil"/>
              <w:left w:val="nil"/>
              <w:bottom w:val="nil"/>
              <w:right w:val="single" w:sz="4" w:space="0" w:color="auto"/>
            </w:tcBorders>
            <w:shd w:val="clear" w:color="000000" w:fill="D9D9D9"/>
            <w:noWrap/>
            <w:vAlign w:val="bottom"/>
            <w:hideMark/>
          </w:tcPr>
          <w:p w14:paraId="712372F1" w14:textId="3E890DE4" w:rsidR="008D7226" w:rsidRPr="004A4B49" w:rsidDel="00DF5A99" w:rsidRDefault="008D7226" w:rsidP="00794694">
            <w:pPr>
              <w:spacing w:after="0"/>
              <w:rPr>
                <w:del w:id="9765" w:author="tedo gogoladze" w:date="2020-01-05T00:04:00Z"/>
                <w:rFonts w:ascii="Calibri" w:eastAsia="Times New Roman" w:hAnsi="Calibri" w:cs="Calibri"/>
                <w:color w:val="000000"/>
                <w:lang w:val="en-GB"/>
                <w:rPrChange w:id="9766" w:author="Mario Ezequiel Scott" w:date="2019-12-29T19:14:00Z">
                  <w:rPr>
                    <w:del w:id="9767" w:author="tedo gogoladze" w:date="2020-01-05T00:04:00Z"/>
                    <w:rFonts w:ascii="Calibri" w:eastAsia="Times New Roman" w:hAnsi="Calibri" w:cs="Calibri"/>
                    <w:color w:val="000000"/>
                  </w:rPr>
                </w:rPrChange>
              </w:rPr>
            </w:pPr>
            <w:del w:id="9768" w:author="tedo gogoladze" w:date="2020-01-05T00:04:00Z">
              <w:r w:rsidRPr="004A4B49" w:rsidDel="00DF5A99">
                <w:rPr>
                  <w:rFonts w:ascii="Calibri" w:eastAsia="Times New Roman" w:hAnsi="Calibri" w:cs="Calibri"/>
                  <w:color w:val="000000"/>
                  <w:lang w:val="en-GB"/>
                  <w:rPrChange w:id="9769" w:author="Mario Ezequiel Scott" w:date="2019-12-29T19:14:00Z">
                    <w:rPr>
                      <w:rFonts w:ascii="Calibri" w:eastAsia="Times New Roman" w:hAnsi="Calibri" w:cs="Calibri"/>
                      <w:color w:val="000000"/>
                    </w:rPr>
                  </w:rPrChange>
                </w:rPr>
                <w:delText>Agreeableness</w:delText>
              </w:r>
            </w:del>
          </w:p>
        </w:tc>
        <w:tc>
          <w:tcPr>
            <w:tcW w:w="1248" w:type="dxa"/>
            <w:tcBorders>
              <w:top w:val="nil"/>
              <w:left w:val="nil"/>
              <w:bottom w:val="nil"/>
              <w:right w:val="single" w:sz="4" w:space="0" w:color="auto"/>
            </w:tcBorders>
            <w:shd w:val="clear" w:color="000000" w:fill="D9D9D9"/>
            <w:noWrap/>
            <w:vAlign w:val="bottom"/>
            <w:hideMark/>
          </w:tcPr>
          <w:p w14:paraId="77FD7EC2" w14:textId="72012F8A" w:rsidR="008D7226" w:rsidRPr="004A4B49" w:rsidDel="00DF5A99" w:rsidRDefault="008D7226" w:rsidP="00794694">
            <w:pPr>
              <w:spacing w:after="0"/>
              <w:rPr>
                <w:del w:id="9770" w:author="tedo gogoladze" w:date="2020-01-05T00:04:00Z"/>
                <w:rFonts w:ascii="Calibri" w:eastAsia="Times New Roman" w:hAnsi="Calibri" w:cs="Calibri"/>
                <w:color w:val="000000"/>
                <w:lang w:val="en-GB"/>
                <w:rPrChange w:id="9771" w:author="Mario Ezequiel Scott" w:date="2019-12-29T19:14:00Z">
                  <w:rPr>
                    <w:del w:id="9772" w:author="tedo gogoladze" w:date="2020-01-05T00:04:00Z"/>
                    <w:rFonts w:ascii="Calibri" w:eastAsia="Times New Roman" w:hAnsi="Calibri" w:cs="Calibri"/>
                    <w:color w:val="000000"/>
                  </w:rPr>
                </w:rPrChange>
              </w:rPr>
            </w:pPr>
            <w:del w:id="9773" w:author="tedo gogoladze" w:date="2020-01-05T00:04:00Z">
              <w:r w:rsidRPr="004A4B49" w:rsidDel="00DF5A99">
                <w:rPr>
                  <w:rFonts w:ascii="Calibri" w:eastAsia="Times New Roman" w:hAnsi="Calibri" w:cs="Calibri"/>
                  <w:color w:val="000000"/>
                  <w:lang w:val="en-GB"/>
                  <w:rPrChange w:id="9774" w:author="Mario Ezequiel Scott" w:date="2019-12-29T19:14:00Z">
                    <w:rPr>
                      <w:rFonts w:ascii="Calibri" w:eastAsia="Times New Roman" w:hAnsi="Calibri" w:cs="Calibri"/>
                      <w:color w:val="000000"/>
                    </w:rPr>
                  </w:rPrChange>
                </w:rPr>
                <w:delText>Positive</w:delText>
              </w:r>
            </w:del>
          </w:p>
        </w:tc>
        <w:tc>
          <w:tcPr>
            <w:tcW w:w="1979" w:type="dxa"/>
            <w:tcBorders>
              <w:top w:val="nil"/>
              <w:left w:val="nil"/>
              <w:bottom w:val="nil"/>
              <w:right w:val="single" w:sz="4" w:space="0" w:color="auto"/>
            </w:tcBorders>
            <w:shd w:val="clear" w:color="000000" w:fill="D9D9D9"/>
            <w:noWrap/>
            <w:vAlign w:val="bottom"/>
            <w:hideMark/>
          </w:tcPr>
          <w:p w14:paraId="52F4D861" w14:textId="67BCC994" w:rsidR="008D7226" w:rsidRPr="004A4B49" w:rsidDel="00DF5A99" w:rsidRDefault="008D7226" w:rsidP="00794694">
            <w:pPr>
              <w:spacing w:after="0"/>
              <w:jc w:val="right"/>
              <w:rPr>
                <w:del w:id="9775" w:author="tedo gogoladze" w:date="2020-01-05T00:04:00Z"/>
                <w:rFonts w:ascii="Calibri" w:eastAsia="Times New Roman" w:hAnsi="Calibri" w:cs="Calibri"/>
                <w:color w:val="000000"/>
                <w:lang w:val="en-GB"/>
                <w:rPrChange w:id="9776" w:author="Mario Ezequiel Scott" w:date="2019-12-29T19:14:00Z">
                  <w:rPr>
                    <w:del w:id="9777" w:author="tedo gogoladze" w:date="2020-01-05T00:04:00Z"/>
                    <w:rFonts w:ascii="Calibri" w:eastAsia="Times New Roman" w:hAnsi="Calibri" w:cs="Calibri"/>
                    <w:color w:val="000000"/>
                  </w:rPr>
                </w:rPrChange>
              </w:rPr>
            </w:pPr>
            <w:del w:id="9778" w:author="tedo gogoladze" w:date="2020-01-05T00:04:00Z">
              <w:r w:rsidRPr="004A4B49" w:rsidDel="00DF5A99">
                <w:rPr>
                  <w:rFonts w:ascii="Calibri" w:eastAsia="Times New Roman" w:hAnsi="Calibri" w:cs="Calibri"/>
                  <w:color w:val="000000"/>
                  <w:lang w:val="en-GB"/>
                  <w:rPrChange w:id="9779" w:author="Mario Ezequiel Scott" w:date="2019-12-29T19:14:00Z">
                    <w:rPr>
                      <w:rFonts w:ascii="Calibri" w:eastAsia="Times New Roman" w:hAnsi="Calibri" w:cs="Calibri"/>
                      <w:color w:val="000000"/>
                    </w:rPr>
                  </w:rPrChange>
                </w:rPr>
                <w:delText>0.261</w:delText>
              </w:r>
            </w:del>
          </w:p>
        </w:tc>
      </w:tr>
      <w:tr w:rsidR="008D7226" w:rsidRPr="004A4B49" w:rsidDel="00DF5A99" w14:paraId="3AB9C925" w14:textId="1FBF7196" w:rsidTr="00794694">
        <w:trPr>
          <w:trHeight w:val="300"/>
          <w:del w:id="9780" w:author="tedo gogoladze" w:date="2020-01-05T00:04:00Z"/>
        </w:trPr>
        <w:tc>
          <w:tcPr>
            <w:tcW w:w="1860" w:type="dxa"/>
            <w:tcBorders>
              <w:top w:val="nil"/>
              <w:left w:val="single" w:sz="4" w:space="0" w:color="auto"/>
              <w:bottom w:val="single" w:sz="4" w:space="0" w:color="auto"/>
              <w:right w:val="single" w:sz="4" w:space="0" w:color="auto"/>
            </w:tcBorders>
            <w:shd w:val="clear" w:color="000000" w:fill="D9D9D9"/>
            <w:noWrap/>
            <w:vAlign w:val="bottom"/>
            <w:hideMark/>
          </w:tcPr>
          <w:p w14:paraId="12C65BCD" w14:textId="785ACB61" w:rsidR="008D7226" w:rsidRPr="004A4B49" w:rsidDel="00DF5A99" w:rsidRDefault="008D7226" w:rsidP="00794694">
            <w:pPr>
              <w:spacing w:after="0"/>
              <w:rPr>
                <w:del w:id="9781" w:author="tedo gogoladze" w:date="2020-01-05T00:04:00Z"/>
                <w:rFonts w:ascii="Calibri" w:eastAsia="Times New Roman" w:hAnsi="Calibri" w:cs="Calibri"/>
                <w:color w:val="000000"/>
                <w:lang w:val="en-GB"/>
                <w:rPrChange w:id="9782" w:author="Mario Ezequiel Scott" w:date="2019-12-29T19:14:00Z">
                  <w:rPr>
                    <w:del w:id="9783" w:author="tedo gogoladze" w:date="2020-01-05T00:04:00Z"/>
                    <w:rFonts w:ascii="Calibri" w:eastAsia="Times New Roman" w:hAnsi="Calibri" w:cs="Calibri"/>
                    <w:color w:val="000000"/>
                  </w:rPr>
                </w:rPrChange>
              </w:rPr>
            </w:pPr>
            <w:del w:id="9784" w:author="tedo gogoladze" w:date="2020-01-05T00:04:00Z">
              <w:r w:rsidRPr="004A4B49" w:rsidDel="00DF5A99">
                <w:rPr>
                  <w:rFonts w:ascii="Calibri" w:eastAsia="Times New Roman" w:hAnsi="Calibri" w:cs="Calibri"/>
                  <w:color w:val="000000"/>
                  <w:lang w:val="en-GB"/>
                  <w:rPrChange w:id="9785" w:author="Mario Ezequiel Scott" w:date="2019-12-29T19:14:00Z">
                    <w:rPr>
                      <w:rFonts w:ascii="Calibri" w:eastAsia="Times New Roman" w:hAnsi="Calibri" w:cs="Calibri"/>
                      <w:color w:val="000000"/>
                    </w:rPr>
                  </w:rPrChange>
                </w:rPr>
                <w:delText>Perception</w:delText>
              </w:r>
            </w:del>
          </w:p>
        </w:tc>
        <w:tc>
          <w:tcPr>
            <w:tcW w:w="1148" w:type="dxa"/>
            <w:tcBorders>
              <w:top w:val="nil"/>
              <w:left w:val="nil"/>
              <w:bottom w:val="single" w:sz="4" w:space="0" w:color="auto"/>
              <w:right w:val="single" w:sz="4" w:space="0" w:color="auto"/>
            </w:tcBorders>
            <w:shd w:val="clear" w:color="000000" w:fill="D9D9D9"/>
            <w:noWrap/>
            <w:vAlign w:val="bottom"/>
            <w:hideMark/>
          </w:tcPr>
          <w:p w14:paraId="5EBC9014" w14:textId="06356D75" w:rsidR="008D7226" w:rsidRPr="004A4B49" w:rsidDel="00DF5A99" w:rsidRDefault="008D7226" w:rsidP="00794694">
            <w:pPr>
              <w:spacing w:after="0"/>
              <w:rPr>
                <w:del w:id="9786" w:author="tedo gogoladze" w:date="2020-01-05T00:04:00Z"/>
                <w:rFonts w:ascii="Calibri" w:eastAsia="Times New Roman" w:hAnsi="Calibri" w:cs="Calibri"/>
                <w:color w:val="000000"/>
                <w:lang w:val="en-GB"/>
                <w:rPrChange w:id="9787" w:author="Mario Ezequiel Scott" w:date="2019-12-29T19:14:00Z">
                  <w:rPr>
                    <w:del w:id="9788" w:author="tedo gogoladze" w:date="2020-01-05T00:04:00Z"/>
                    <w:rFonts w:ascii="Calibri" w:eastAsia="Times New Roman" w:hAnsi="Calibri" w:cs="Calibri"/>
                    <w:color w:val="000000"/>
                  </w:rPr>
                </w:rPrChange>
              </w:rPr>
            </w:pPr>
            <w:del w:id="9789" w:author="tedo gogoladze" w:date="2020-01-05T00:04:00Z">
              <w:r w:rsidRPr="004A4B49" w:rsidDel="00DF5A99">
                <w:rPr>
                  <w:rFonts w:ascii="Calibri" w:eastAsia="Times New Roman" w:hAnsi="Calibri" w:cs="Calibri"/>
                  <w:color w:val="000000"/>
                  <w:lang w:val="en-GB"/>
                  <w:rPrChange w:id="9790" w:author="Mario Ezequiel Scott" w:date="2019-12-29T19:14:00Z">
                    <w:rPr>
                      <w:rFonts w:ascii="Calibri" w:eastAsia="Times New Roman" w:hAnsi="Calibri" w:cs="Calibri"/>
                      <w:color w:val="000000"/>
                    </w:rPr>
                  </w:rPrChange>
                </w:rPr>
                <w:delText>sensing</w:delText>
              </w:r>
            </w:del>
          </w:p>
        </w:tc>
        <w:tc>
          <w:tcPr>
            <w:tcW w:w="1860" w:type="dxa"/>
            <w:tcBorders>
              <w:top w:val="nil"/>
              <w:left w:val="nil"/>
              <w:bottom w:val="single" w:sz="4" w:space="0" w:color="auto"/>
              <w:right w:val="single" w:sz="4" w:space="0" w:color="auto"/>
            </w:tcBorders>
            <w:shd w:val="clear" w:color="000000" w:fill="D9D9D9"/>
            <w:noWrap/>
            <w:vAlign w:val="bottom"/>
            <w:hideMark/>
          </w:tcPr>
          <w:p w14:paraId="02F0297C" w14:textId="16921067" w:rsidR="008D7226" w:rsidRPr="004A4B49" w:rsidDel="00DF5A99" w:rsidRDefault="008D7226" w:rsidP="00794694">
            <w:pPr>
              <w:spacing w:after="0"/>
              <w:rPr>
                <w:del w:id="9791" w:author="tedo gogoladze" w:date="2020-01-05T00:04:00Z"/>
                <w:rFonts w:ascii="Calibri" w:eastAsia="Times New Roman" w:hAnsi="Calibri" w:cs="Calibri"/>
                <w:color w:val="000000"/>
                <w:lang w:val="en-GB"/>
                <w:rPrChange w:id="9792" w:author="Mario Ezequiel Scott" w:date="2019-12-29T19:14:00Z">
                  <w:rPr>
                    <w:del w:id="9793" w:author="tedo gogoladze" w:date="2020-01-05T00:04:00Z"/>
                    <w:rFonts w:ascii="Calibri" w:eastAsia="Times New Roman" w:hAnsi="Calibri" w:cs="Calibri"/>
                    <w:color w:val="000000"/>
                  </w:rPr>
                </w:rPrChange>
              </w:rPr>
            </w:pPr>
            <w:del w:id="9794" w:author="tedo gogoladze" w:date="2020-01-05T00:04:00Z">
              <w:r w:rsidRPr="004A4B49" w:rsidDel="00DF5A99">
                <w:rPr>
                  <w:rFonts w:ascii="Calibri" w:eastAsia="Times New Roman" w:hAnsi="Calibri" w:cs="Calibri"/>
                  <w:color w:val="000000"/>
                  <w:lang w:val="en-GB"/>
                  <w:rPrChange w:id="9795" w:author="Mario Ezequiel Scott" w:date="2019-12-29T19:14:00Z">
                    <w:rPr>
                      <w:rFonts w:ascii="Calibri" w:eastAsia="Times New Roman" w:hAnsi="Calibri" w:cs="Calibri"/>
                      <w:color w:val="000000"/>
                    </w:rPr>
                  </w:rPrChange>
                </w:rPr>
                <w:delText>Conscientiousness</w:delText>
              </w:r>
            </w:del>
          </w:p>
        </w:tc>
        <w:tc>
          <w:tcPr>
            <w:tcW w:w="1248" w:type="dxa"/>
            <w:tcBorders>
              <w:top w:val="nil"/>
              <w:left w:val="nil"/>
              <w:bottom w:val="single" w:sz="4" w:space="0" w:color="auto"/>
              <w:right w:val="single" w:sz="4" w:space="0" w:color="auto"/>
            </w:tcBorders>
            <w:shd w:val="clear" w:color="000000" w:fill="D9D9D9"/>
            <w:noWrap/>
            <w:vAlign w:val="bottom"/>
            <w:hideMark/>
          </w:tcPr>
          <w:p w14:paraId="527421D5" w14:textId="1FA4705B" w:rsidR="008D7226" w:rsidRPr="004A4B49" w:rsidDel="00DF5A99" w:rsidRDefault="008D7226" w:rsidP="00794694">
            <w:pPr>
              <w:spacing w:after="0"/>
              <w:rPr>
                <w:del w:id="9796" w:author="tedo gogoladze" w:date="2020-01-05T00:04:00Z"/>
                <w:rFonts w:ascii="Calibri" w:eastAsia="Times New Roman" w:hAnsi="Calibri" w:cs="Calibri"/>
                <w:color w:val="000000"/>
                <w:lang w:val="en-GB"/>
                <w:rPrChange w:id="9797" w:author="Mario Ezequiel Scott" w:date="2019-12-29T19:14:00Z">
                  <w:rPr>
                    <w:del w:id="9798" w:author="tedo gogoladze" w:date="2020-01-05T00:04:00Z"/>
                    <w:rFonts w:ascii="Calibri" w:eastAsia="Times New Roman" w:hAnsi="Calibri" w:cs="Calibri"/>
                    <w:color w:val="000000"/>
                  </w:rPr>
                </w:rPrChange>
              </w:rPr>
            </w:pPr>
            <w:del w:id="9799" w:author="tedo gogoladze" w:date="2020-01-05T00:04:00Z">
              <w:r w:rsidRPr="004A4B49" w:rsidDel="00DF5A99">
                <w:rPr>
                  <w:rFonts w:ascii="Calibri" w:eastAsia="Times New Roman" w:hAnsi="Calibri" w:cs="Calibri"/>
                  <w:color w:val="000000"/>
                  <w:lang w:val="en-GB"/>
                  <w:rPrChange w:id="9800" w:author="Mario Ezequiel Scott" w:date="2019-12-29T19:14:00Z">
                    <w:rPr>
                      <w:rFonts w:ascii="Calibri" w:eastAsia="Times New Roman" w:hAnsi="Calibri" w:cs="Calibri"/>
                      <w:color w:val="000000"/>
                    </w:rPr>
                  </w:rPrChange>
                </w:rPr>
                <w:delText>Positive</w:delText>
              </w:r>
            </w:del>
          </w:p>
        </w:tc>
        <w:tc>
          <w:tcPr>
            <w:tcW w:w="1979" w:type="dxa"/>
            <w:tcBorders>
              <w:top w:val="nil"/>
              <w:left w:val="nil"/>
              <w:bottom w:val="single" w:sz="4" w:space="0" w:color="auto"/>
              <w:right w:val="single" w:sz="4" w:space="0" w:color="auto"/>
            </w:tcBorders>
            <w:shd w:val="clear" w:color="000000" w:fill="D9D9D9"/>
            <w:noWrap/>
            <w:vAlign w:val="bottom"/>
            <w:hideMark/>
          </w:tcPr>
          <w:p w14:paraId="4C42D387" w14:textId="30614C78" w:rsidR="008D7226" w:rsidRPr="004A4B49" w:rsidDel="00DF5A99" w:rsidRDefault="008D7226" w:rsidP="00794694">
            <w:pPr>
              <w:spacing w:after="0"/>
              <w:jc w:val="right"/>
              <w:rPr>
                <w:del w:id="9801" w:author="tedo gogoladze" w:date="2020-01-05T00:04:00Z"/>
                <w:rFonts w:ascii="Calibri" w:eastAsia="Times New Roman" w:hAnsi="Calibri" w:cs="Calibri"/>
                <w:color w:val="000000"/>
                <w:lang w:val="en-GB"/>
                <w:rPrChange w:id="9802" w:author="Mario Ezequiel Scott" w:date="2019-12-29T19:14:00Z">
                  <w:rPr>
                    <w:del w:id="9803" w:author="tedo gogoladze" w:date="2020-01-05T00:04:00Z"/>
                    <w:rFonts w:ascii="Calibri" w:eastAsia="Times New Roman" w:hAnsi="Calibri" w:cs="Calibri"/>
                    <w:color w:val="000000"/>
                  </w:rPr>
                </w:rPrChange>
              </w:rPr>
            </w:pPr>
            <w:del w:id="9804" w:author="tedo gogoladze" w:date="2020-01-05T00:04:00Z">
              <w:r w:rsidRPr="004A4B49" w:rsidDel="00DF5A99">
                <w:rPr>
                  <w:rFonts w:ascii="Calibri" w:eastAsia="Times New Roman" w:hAnsi="Calibri" w:cs="Calibri"/>
                  <w:color w:val="000000"/>
                  <w:lang w:val="en-GB"/>
                  <w:rPrChange w:id="9805" w:author="Mario Ezequiel Scott" w:date="2019-12-29T19:14:00Z">
                    <w:rPr>
                      <w:rFonts w:ascii="Calibri" w:eastAsia="Times New Roman" w:hAnsi="Calibri" w:cs="Calibri"/>
                      <w:color w:val="000000"/>
                    </w:rPr>
                  </w:rPrChange>
                </w:rPr>
                <w:delText>0.239</w:delText>
              </w:r>
            </w:del>
          </w:p>
        </w:tc>
      </w:tr>
      <w:tr w:rsidR="008D7226" w:rsidRPr="004A4B49" w:rsidDel="00DF5A99" w14:paraId="1E60DCBB" w14:textId="2D43CC1E" w:rsidTr="00794694">
        <w:trPr>
          <w:trHeight w:val="300"/>
          <w:del w:id="9806" w:author="tedo gogoladze" w:date="2020-01-05T00:04:00Z"/>
        </w:trPr>
        <w:tc>
          <w:tcPr>
            <w:tcW w:w="1860" w:type="dxa"/>
            <w:tcBorders>
              <w:top w:val="nil"/>
              <w:left w:val="single" w:sz="4" w:space="0" w:color="auto"/>
              <w:bottom w:val="nil"/>
              <w:right w:val="single" w:sz="4" w:space="0" w:color="auto"/>
            </w:tcBorders>
            <w:shd w:val="clear" w:color="000000" w:fill="F2F2F2"/>
            <w:noWrap/>
            <w:vAlign w:val="bottom"/>
            <w:hideMark/>
          </w:tcPr>
          <w:p w14:paraId="046667E3" w14:textId="46B3DC1B" w:rsidR="008D7226" w:rsidRPr="004A4B49" w:rsidDel="00DF5A99" w:rsidRDefault="008D7226" w:rsidP="00794694">
            <w:pPr>
              <w:spacing w:after="0"/>
              <w:rPr>
                <w:del w:id="9807" w:author="tedo gogoladze" w:date="2020-01-05T00:04:00Z"/>
                <w:rFonts w:ascii="Calibri" w:eastAsia="Times New Roman" w:hAnsi="Calibri" w:cs="Calibri"/>
                <w:color w:val="000000"/>
                <w:lang w:val="en-GB"/>
                <w:rPrChange w:id="9808" w:author="Mario Ezequiel Scott" w:date="2019-12-29T19:14:00Z">
                  <w:rPr>
                    <w:del w:id="9809" w:author="tedo gogoladze" w:date="2020-01-05T00:04:00Z"/>
                    <w:rFonts w:ascii="Calibri" w:eastAsia="Times New Roman" w:hAnsi="Calibri" w:cs="Calibri"/>
                    <w:color w:val="000000"/>
                  </w:rPr>
                </w:rPrChange>
              </w:rPr>
            </w:pPr>
            <w:del w:id="9810" w:author="tedo gogoladze" w:date="2020-01-05T00:04:00Z">
              <w:r w:rsidRPr="004A4B49" w:rsidDel="00DF5A99">
                <w:rPr>
                  <w:rFonts w:ascii="Calibri" w:eastAsia="Times New Roman" w:hAnsi="Calibri" w:cs="Calibri"/>
                  <w:color w:val="000000"/>
                  <w:lang w:val="en-GB"/>
                  <w:rPrChange w:id="9811" w:author="Mario Ezequiel Scott" w:date="2019-12-29T19:14:00Z">
                    <w:rPr>
                      <w:rFonts w:ascii="Calibri" w:eastAsia="Times New Roman" w:hAnsi="Calibri" w:cs="Calibri"/>
                      <w:color w:val="000000"/>
                    </w:rPr>
                  </w:rPrChange>
                </w:rPr>
                <w:delText>Processing</w:delText>
              </w:r>
            </w:del>
          </w:p>
        </w:tc>
        <w:tc>
          <w:tcPr>
            <w:tcW w:w="1148" w:type="dxa"/>
            <w:tcBorders>
              <w:top w:val="nil"/>
              <w:left w:val="nil"/>
              <w:bottom w:val="nil"/>
              <w:right w:val="single" w:sz="4" w:space="0" w:color="auto"/>
            </w:tcBorders>
            <w:shd w:val="clear" w:color="000000" w:fill="F2F2F2"/>
            <w:noWrap/>
            <w:vAlign w:val="bottom"/>
            <w:hideMark/>
          </w:tcPr>
          <w:p w14:paraId="67AC21F7" w14:textId="6169704E" w:rsidR="008D7226" w:rsidRPr="004A4B49" w:rsidDel="00DF5A99" w:rsidRDefault="008D7226" w:rsidP="00794694">
            <w:pPr>
              <w:spacing w:after="0"/>
              <w:rPr>
                <w:del w:id="9812" w:author="tedo gogoladze" w:date="2020-01-05T00:04:00Z"/>
                <w:rFonts w:ascii="Calibri" w:eastAsia="Times New Roman" w:hAnsi="Calibri" w:cs="Calibri"/>
                <w:color w:val="000000"/>
                <w:lang w:val="en-GB"/>
                <w:rPrChange w:id="9813" w:author="Mario Ezequiel Scott" w:date="2019-12-29T19:14:00Z">
                  <w:rPr>
                    <w:del w:id="9814" w:author="tedo gogoladze" w:date="2020-01-05T00:04:00Z"/>
                    <w:rFonts w:ascii="Calibri" w:eastAsia="Times New Roman" w:hAnsi="Calibri" w:cs="Calibri"/>
                    <w:color w:val="000000"/>
                  </w:rPr>
                </w:rPrChange>
              </w:rPr>
            </w:pPr>
            <w:del w:id="9815" w:author="tedo gogoladze" w:date="2020-01-05T00:04:00Z">
              <w:r w:rsidRPr="004A4B49" w:rsidDel="00DF5A99">
                <w:rPr>
                  <w:rFonts w:ascii="Calibri" w:eastAsia="Times New Roman" w:hAnsi="Calibri" w:cs="Calibri"/>
                  <w:color w:val="000000"/>
                  <w:lang w:val="en-GB"/>
                  <w:rPrChange w:id="9816" w:author="Mario Ezequiel Scott" w:date="2019-12-29T19:14:00Z">
                    <w:rPr>
                      <w:rFonts w:ascii="Calibri" w:eastAsia="Times New Roman" w:hAnsi="Calibri" w:cs="Calibri"/>
                      <w:color w:val="000000"/>
                    </w:rPr>
                  </w:rPrChange>
                </w:rPr>
                <w:delText>active</w:delText>
              </w:r>
            </w:del>
          </w:p>
        </w:tc>
        <w:tc>
          <w:tcPr>
            <w:tcW w:w="1860" w:type="dxa"/>
            <w:tcBorders>
              <w:top w:val="nil"/>
              <w:left w:val="nil"/>
              <w:bottom w:val="nil"/>
              <w:right w:val="single" w:sz="4" w:space="0" w:color="auto"/>
            </w:tcBorders>
            <w:shd w:val="clear" w:color="000000" w:fill="F2F2F2"/>
            <w:noWrap/>
            <w:vAlign w:val="bottom"/>
            <w:hideMark/>
          </w:tcPr>
          <w:p w14:paraId="519FEAE7" w14:textId="7D2608AB" w:rsidR="008D7226" w:rsidRPr="004A4B49" w:rsidDel="00DF5A99" w:rsidRDefault="008D7226" w:rsidP="00794694">
            <w:pPr>
              <w:spacing w:after="0"/>
              <w:rPr>
                <w:del w:id="9817" w:author="tedo gogoladze" w:date="2020-01-05T00:04:00Z"/>
                <w:rFonts w:ascii="Calibri" w:eastAsia="Times New Roman" w:hAnsi="Calibri" w:cs="Calibri"/>
                <w:color w:val="000000"/>
                <w:lang w:val="en-GB"/>
                <w:rPrChange w:id="9818" w:author="Mario Ezequiel Scott" w:date="2019-12-29T19:14:00Z">
                  <w:rPr>
                    <w:del w:id="9819" w:author="tedo gogoladze" w:date="2020-01-05T00:04:00Z"/>
                    <w:rFonts w:ascii="Calibri" w:eastAsia="Times New Roman" w:hAnsi="Calibri" w:cs="Calibri"/>
                    <w:color w:val="000000"/>
                  </w:rPr>
                </w:rPrChange>
              </w:rPr>
            </w:pPr>
            <w:del w:id="9820" w:author="tedo gogoladze" w:date="2020-01-05T00:04:00Z">
              <w:r w:rsidRPr="004A4B49" w:rsidDel="00DF5A99">
                <w:rPr>
                  <w:rFonts w:ascii="Calibri" w:eastAsia="Times New Roman" w:hAnsi="Calibri" w:cs="Calibri"/>
                  <w:color w:val="000000"/>
                  <w:lang w:val="en-GB"/>
                  <w:rPrChange w:id="9821" w:author="Mario Ezequiel Scott" w:date="2019-12-29T19:14:00Z">
                    <w:rPr>
                      <w:rFonts w:ascii="Calibri" w:eastAsia="Times New Roman" w:hAnsi="Calibri" w:cs="Calibri"/>
                      <w:color w:val="000000"/>
                    </w:rPr>
                  </w:rPrChange>
                </w:rPr>
                <w:delText>Extraversion</w:delText>
              </w:r>
            </w:del>
          </w:p>
        </w:tc>
        <w:tc>
          <w:tcPr>
            <w:tcW w:w="1248" w:type="dxa"/>
            <w:tcBorders>
              <w:top w:val="nil"/>
              <w:left w:val="nil"/>
              <w:bottom w:val="nil"/>
              <w:right w:val="single" w:sz="4" w:space="0" w:color="auto"/>
            </w:tcBorders>
            <w:shd w:val="clear" w:color="000000" w:fill="F2F2F2"/>
            <w:noWrap/>
            <w:vAlign w:val="bottom"/>
            <w:hideMark/>
          </w:tcPr>
          <w:p w14:paraId="7F038884" w14:textId="0243EE4D" w:rsidR="008D7226" w:rsidRPr="004A4B49" w:rsidDel="00DF5A99" w:rsidRDefault="008D7226" w:rsidP="00794694">
            <w:pPr>
              <w:spacing w:after="0"/>
              <w:rPr>
                <w:del w:id="9822" w:author="tedo gogoladze" w:date="2020-01-05T00:04:00Z"/>
                <w:rFonts w:ascii="Calibri" w:eastAsia="Times New Roman" w:hAnsi="Calibri" w:cs="Calibri"/>
                <w:color w:val="000000"/>
                <w:lang w:val="en-GB"/>
                <w:rPrChange w:id="9823" w:author="Mario Ezequiel Scott" w:date="2019-12-29T19:14:00Z">
                  <w:rPr>
                    <w:del w:id="9824" w:author="tedo gogoladze" w:date="2020-01-05T00:04:00Z"/>
                    <w:rFonts w:ascii="Calibri" w:eastAsia="Times New Roman" w:hAnsi="Calibri" w:cs="Calibri"/>
                    <w:color w:val="000000"/>
                  </w:rPr>
                </w:rPrChange>
              </w:rPr>
            </w:pPr>
            <w:del w:id="9825" w:author="tedo gogoladze" w:date="2020-01-05T00:04:00Z">
              <w:r w:rsidRPr="004A4B49" w:rsidDel="00DF5A99">
                <w:rPr>
                  <w:rFonts w:ascii="Calibri" w:eastAsia="Times New Roman" w:hAnsi="Calibri" w:cs="Calibri"/>
                  <w:color w:val="000000"/>
                  <w:lang w:val="en-GB"/>
                  <w:rPrChange w:id="9826" w:author="Mario Ezequiel Scott" w:date="2019-12-29T19:14:00Z">
                    <w:rPr>
                      <w:rFonts w:ascii="Calibri" w:eastAsia="Times New Roman" w:hAnsi="Calibri" w:cs="Calibri"/>
                      <w:color w:val="000000"/>
                    </w:rPr>
                  </w:rPrChange>
                </w:rPr>
                <w:delText>Positive</w:delText>
              </w:r>
            </w:del>
          </w:p>
        </w:tc>
        <w:tc>
          <w:tcPr>
            <w:tcW w:w="1979" w:type="dxa"/>
            <w:tcBorders>
              <w:top w:val="nil"/>
              <w:left w:val="nil"/>
              <w:bottom w:val="nil"/>
              <w:right w:val="single" w:sz="4" w:space="0" w:color="auto"/>
            </w:tcBorders>
            <w:shd w:val="clear" w:color="000000" w:fill="F2F2F2"/>
            <w:noWrap/>
            <w:vAlign w:val="bottom"/>
            <w:hideMark/>
          </w:tcPr>
          <w:p w14:paraId="45991FAC" w14:textId="0B008039" w:rsidR="008D7226" w:rsidRPr="004A4B49" w:rsidDel="00DF5A99" w:rsidRDefault="008D7226" w:rsidP="00794694">
            <w:pPr>
              <w:spacing w:after="0"/>
              <w:jc w:val="right"/>
              <w:rPr>
                <w:del w:id="9827" w:author="tedo gogoladze" w:date="2020-01-05T00:04:00Z"/>
                <w:rFonts w:ascii="Calibri" w:eastAsia="Times New Roman" w:hAnsi="Calibri" w:cs="Calibri"/>
                <w:color w:val="000000"/>
                <w:lang w:val="en-GB"/>
                <w:rPrChange w:id="9828" w:author="Mario Ezequiel Scott" w:date="2019-12-29T19:14:00Z">
                  <w:rPr>
                    <w:del w:id="9829" w:author="tedo gogoladze" w:date="2020-01-05T00:04:00Z"/>
                    <w:rFonts w:ascii="Calibri" w:eastAsia="Times New Roman" w:hAnsi="Calibri" w:cs="Calibri"/>
                    <w:color w:val="000000"/>
                  </w:rPr>
                </w:rPrChange>
              </w:rPr>
            </w:pPr>
            <w:del w:id="9830" w:author="tedo gogoladze" w:date="2020-01-05T00:04:00Z">
              <w:r w:rsidRPr="004A4B49" w:rsidDel="00DF5A99">
                <w:rPr>
                  <w:rFonts w:ascii="Calibri" w:eastAsia="Times New Roman" w:hAnsi="Calibri" w:cs="Calibri"/>
                  <w:color w:val="000000"/>
                  <w:lang w:val="en-GB"/>
                  <w:rPrChange w:id="9831" w:author="Mario Ezequiel Scott" w:date="2019-12-29T19:14:00Z">
                    <w:rPr>
                      <w:rFonts w:ascii="Calibri" w:eastAsia="Times New Roman" w:hAnsi="Calibri" w:cs="Calibri"/>
                      <w:color w:val="000000"/>
                    </w:rPr>
                  </w:rPrChange>
                </w:rPr>
                <w:delText>0.228</w:delText>
              </w:r>
            </w:del>
          </w:p>
        </w:tc>
      </w:tr>
      <w:tr w:rsidR="008D7226" w:rsidRPr="004A4B49" w:rsidDel="00DF5A99" w14:paraId="4AF99DE9" w14:textId="20D7DB85" w:rsidTr="00794694">
        <w:trPr>
          <w:trHeight w:val="300"/>
          <w:del w:id="9832" w:author="tedo gogoladze" w:date="2020-01-05T00:04:00Z"/>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0500C435" w14:textId="4BC349CB" w:rsidR="008D7226" w:rsidRPr="004A4B49" w:rsidDel="00DF5A99" w:rsidRDefault="008D7226" w:rsidP="00794694">
            <w:pPr>
              <w:spacing w:after="0"/>
              <w:rPr>
                <w:del w:id="9833" w:author="tedo gogoladze" w:date="2020-01-05T00:04:00Z"/>
                <w:rFonts w:ascii="Calibri" w:eastAsia="Times New Roman" w:hAnsi="Calibri" w:cs="Calibri"/>
                <w:color w:val="000000"/>
                <w:lang w:val="en-GB"/>
                <w:rPrChange w:id="9834" w:author="Mario Ezequiel Scott" w:date="2019-12-29T19:14:00Z">
                  <w:rPr>
                    <w:del w:id="9835" w:author="tedo gogoladze" w:date="2020-01-05T00:04:00Z"/>
                    <w:rFonts w:ascii="Calibri" w:eastAsia="Times New Roman" w:hAnsi="Calibri" w:cs="Calibri"/>
                    <w:color w:val="000000"/>
                  </w:rPr>
                </w:rPrChange>
              </w:rPr>
            </w:pPr>
            <w:del w:id="9836" w:author="tedo gogoladze" w:date="2020-01-05T00:04:00Z">
              <w:r w:rsidRPr="004A4B49" w:rsidDel="00DF5A99">
                <w:rPr>
                  <w:rFonts w:ascii="Calibri" w:eastAsia="Times New Roman" w:hAnsi="Calibri" w:cs="Calibri"/>
                  <w:color w:val="000000"/>
                  <w:lang w:val="en-GB"/>
                  <w:rPrChange w:id="9837" w:author="Mario Ezequiel Scott" w:date="2019-12-29T19:14:00Z">
                    <w:rPr>
                      <w:rFonts w:ascii="Calibri" w:eastAsia="Times New Roman" w:hAnsi="Calibri" w:cs="Calibri"/>
                      <w:color w:val="000000"/>
                    </w:rPr>
                  </w:rPrChange>
                </w:rPr>
                <w:delText>Processing</w:delText>
              </w:r>
            </w:del>
          </w:p>
        </w:tc>
        <w:tc>
          <w:tcPr>
            <w:tcW w:w="1148" w:type="dxa"/>
            <w:tcBorders>
              <w:top w:val="nil"/>
              <w:left w:val="nil"/>
              <w:bottom w:val="single" w:sz="4" w:space="0" w:color="auto"/>
              <w:right w:val="single" w:sz="4" w:space="0" w:color="auto"/>
            </w:tcBorders>
            <w:shd w:val="clear" w:color="000000" w:fill="F2F2F2"/>
            <w:noWrap/>
            <w:vAlign w:val="bottom"/>
            <w:hideMark/>
          </w:tcPr>
          <w:p w14:paraId="0973E9AB" w14:textId="089D13C9" w:rsidR="008D7226" w:rsidRPr="004A4B49" w:rsidDel="00DF5A99" w:rsidRDefault="008D7226" w:rsidP="00794694">
            <w:pPr>
              <w:spacing w:after="0"/>
              <w:rPr>
                <w:del w:id="9838" w:author="tedo gogoladze" w:date="2020-01-05T00:04:00Z"/>
                <w:rFonts w:ascii="Calibri" w:eastAsia="Times New Roman" w:hAnsi="Calibri" w:cs="Calibri"/>
                <w:color w:val="000000"/>
                <w:lang w:val="en-GB"/>
                <w:rPrChange w:id="9839" w:author="Mario Ezequiel Scott" w:date="2019-12-29T19:14:00Z">
                  <w:rPr>
                    <w:del w:id="9840" w:author="tedo gogoladze" w:date="2020-01-05T00:04:00Z"/>
                    <w:rFonts w:ascii="Calibri" w:eastAsia="Times New Roman" w:hAnsi="Calibri" w:cs="Calibri"/>
                    <w:color w:val="000000"/>
                  </w:rPr>
                </w:rPrChange>
              </w:rPr>
            </w:pPr>
            <w:del w:id="9841" w:author="tedo gogoladze" w:date="2020-01-05T00:04:00Z">
              <w:r w:rsidRPr="004A4B49" w:rsidDel="00DF5A99">
                <w:rPr>
                  <w:rFonts w:ascii="Calibri" w:eastAsia="Times New Roman" w:hAnsi="Calibri" w:cs="Calibri"/>
                  <w:color w:val="000000"/>
                  <w:lang w:val="en-GB"/>
                  <w:rPrChange w:id="9842" w:author="Mario Ezequiel Scott" w:date="2019-12-29T19:14:00Z">
                    <w:rPr>
                      <w:rFonts w:ascii="Calibri" w:eastAsia="Times New Roman" w:hAnsi="Calibri" w:cs="Calibri"/>
                      <w:color w:val="000000"/>
                    </w:rPr>
                  </w:rPrChange>
                </w:rPr>
                <w:delText>active</w:delText>
              </w:r>
            </w:del>
          </w:p>
        </w:tc>
        <w:tc>
          <w:tcPr>
            <w:tcW w:w="1860" w:type="dxa"/>
            <w:tcBorders>
              <w:top w:val="nil"/>
              <w:left w:val="nil"/>
              <w:bottom w:val="single" w:sz="4" w:space="0" w:color="auto"/>
              <w:right w:val="single" w:sz="4" w:space="0" w:color="auto"/>
            </w:tcBorders>
            <w:shd w:val="clear" w:color="000000" w:fill="F2F2F2"/>
            <w:noWrap/>
            <w:vAlign w:val="bottom"/>
            <w:hideMark/>
          </w:tcPr>
          <w:p w14:paraId="3ED7F261" w14:textId="3CA249E5" w:rsidR="008D7226" w:rsidRPr="004A4B49" w:rsidDel="00DF5A99" w:rsidRDefault="008D7226" w:rsidP="00794694">
            <w:pPr>
              <w:spacing w:after="0"/>
              <w:rPr>
                <w:del w:id="9843" w:author="tedo gogoladze" w:date="2020-01-05T00:04:00Z"/>
                <w:rFonts w:ascii="Calibri" w:eastAsia="Times New Roman" w:hAnsi="Calibri" w:cs="Calibri"/>
                <w:color w:val="000000"/>
                <w:lang w:val="en-GB"/>
                <w:rPrChange w:id="9844" w:author="Mario Ezequiel Scott" w:date="2019-12-29T19:14:00Z">
                  <w:rPr>
                    <w:del w:id="9845" w:author="tedo gogoladze" w:date="2020-01-05T00:04:00Z"/>
                    <w:rFonts w:ascii="Calibri" w:eastAsia="Times New Roman" w:hAnsi="Calibri" w:cs="Calibri"/>
                    <w:color w:val="000000"/>
                  </w:rPr>
                </w:rPrChange>
              </w:rPr>
            </w:pPr>
            <w:del w:id="9846" w:author="tedo gogoladze" w:date="2020-01-05T00:04:00Z">
              <w:r w:rsidRPr="004A4B49" w:rsidDel="00DF5A99">
                <w:rPr>
                  <w:rFonts w:ascii="Calibri" w:eastAsia="Times New Roman" w:hAnsi="Calibri" w:cs="Calibri"/>
                  <w:color w:val="000000"/>
                  <w:lang w:val="en-GB"/>
                  <w:rPrChange w:id="9847" w:author="Mario Ezequiel Scott" w:date="2019-12-29T19:14:00Z">
                    <w:rPr>
                      <w:rFonts w:ascii="Calibri" w:eastAsia="Times New Roman" w:hAnsi="Calibri" w:cs="Calibri"/>
                      <w:color w:val="000000"/>
                    </w:rPr>
                  </w:rPrChange>
                </w:rPr>
                <w:delText>Openness</w:delText>
              </w:r>
            </w:del>
          </w:p>
        </w:tc>
        <w:tc>
          <w:tcPr>
            <w:tcW w:w="1248" w:type="dxa"/>
            <w:tcBorders>
              <w:top w:val="nil"/>
              <w:left w:val="nil"/>
              <w:bottom w:val="single" w:sz="4" w:space="0" w:color="auto"/>
              <w:right w:val="single" w:sz="4" w:space="0" w:color="auto"/>
            </w:tcBorders>
            <w:shd w:val="clear" w:color="000000" w:fill="F2F2F2"/>
            <w:noWrap/>
            <w:vAlign w:val="bottom"/>
            <w:hideMark/>
          </w:tcPr>
          <w:p w14:paraId="7D7A41FC" w14:textId="5D58FAC9" w:rsidR="008D7226" w:rsidRPr="004A4B49" w:rsidDel="00DF5A99" w:rsidRDefault="008D7226" w:rsidP="00794694">
            <w:pPr>
              <w:spacing w:after="0"/>
              <w:rPr>
                <w:del w:id="9848" w:author="tedo gogoladze" w:date="2020-01-05T00:04:00Z"/>
                <w:rFonts w:ascii="Calibri" w:eastAsia="Times New Roman" w:hAnsi="Calibri" w:cs="Calibri"/>
                <w:color w:val="000000"/>
                <w:lang w:val="en-GB"/>
                <w:rPrChange w:id="9849" w:author="Mario Ezequiel Scott" w:date="2019-12-29T19:14:00Z">
                  <w:rPr>
                    <w:del w:id="9850" w:author="tedo gogoladze" w:date="2020-01-05T00:04:00Z"/>
                    <w:rFonts w:ascii="Calibri" w:eastAsia="Times New Roman" w:hAnsi="Calibri" w:cs="Calibri"/>
                    <w:color w:val="000000"/>
                  </w:rPr>
                </w:rPrChange>
              </w:rPr>
            </w:pPr>
            <w:del w:id="9851" w:author="tedo gogoladze" w:date="2020-01-05T00:04:00Z">
              <w:r w:rsidRPr="004A4B49" w:rsidDel="00DF5A99">
                <w:rPr>
                  <w:rFonts w:ascii="Calibri" w:eastAsia="Times New Roman" w:hAnsi="Calibri" w:cs="Calibri"/>
                  <w:color w:val="000000"/>
                  <w:lang w:val="en-GB"/>
                  <w:rPrChange w:id="9852" w:author="Mario Ezequiel Scott" w:date="2019-12-29T19:14:00Z">
                    <w:rPr>
                      <w:rFonts w:ascii="Calibri" w:eastAsia="Times New Roman" w:hAnsi="Calibri" w:cs="Calibri"/>
                      <w:color w:val="000000"/>
                    </w:rPr>
                  </w:rPrChange>
                </w:rPr>
                <w:delText>Positive</w:delText>
              </w:r>
            </w:del>
          </w:p>
        </w:tc>
        <w:tc>
          <w:tcPr>
            <w:tcW w:w="1979" w:type="dxa"/>
            <w:tcBorders>
              <w:top w:val="nil"/>
              <w:left w:val="nil"/>
              <w:bottom w:val="single" w:sz="4" w:space="0" w:color="auto"/>
              <w:right w:val="single" w:sz="4" w:space="0" w:color="auto"/>
            </w:tcBorders>
            <w:shd w:val="clear" w:color="000000" w:fill="F2F2F2"/>
            <w:noWrap/>
            <w:vAlign w:val="bottom"/>
            <w:hideMark/>
          </w:tcPr>
          <w:p w14:paraId="56425D14" w14:textId="5CDCE206" w:rsidR="008D7226" w:rsidRPr="004A4B49" w:rsidDel="00DF5A99" w:rsidRDefault="008D7226" w:rsidP="00794694">
            <w:pPr>
              <w:spacing w:after="0"/>
              <w:jc w:val="right"/>
              <w:rPr>
                <w:del w:id="9853" w:author="tedo gogoladze" w:date="2020-01-05T00:04:00Z"/>
                <w:rFonts w:ascii="Calibri" w:eastAsia="Times New Roman" w:hAnsi="Calibri" w:cs="Calibri"/>
                <w:color w:val="000000"/>
                <w:lang w:val="en-GB"/>
                <w:rPrChange w:id="9854" w:author="Mario Ezequiel Scott" w:date="2019-12-29T19:14:00Z">
                  <w:rPr>
                    <w:del w:id="9855" w:author="tedo gogoladze" w:date="2020-01-05T00:04:00Z"/>
                    <w:rFonts w:ascii="Calibri" w:eastAsia="Times New Roman" w:hAnsi="Calibri" w:cs="Calibri"/>
                    <w:color w:val="000000"/>
                  </w:rPr>
                </w:rPrChange>
              </w:rPr>
            </w:pPr>
            <w:del w:id="9856" w:author="tedo gogoladze" w:date="2020-01-05T00:04:00Z">
              <w:r w:rsidRPr="004A4B49" w:rsidDel="00DF5A99">
                <w:rPr>
                  <w:rFonts w:ascii="Calibri" w:eastAsia="Times New Roman" w:hAnsi="Calibri" w:cs="Calibri"/>
                  <w:color w:val="000000"/>
                  <w:lang w:val="en-GB"/>
                  <w:rPrChange w:id="9857" w:author="Mario Ezequiel Scott" w:date="2019-12-29T19:14:00Z">
                    <w:rPr>
                      <w:rFonts w:ascii="Calibri" w:eastAsia="Times New Roman" w:hAnsi="Calibri" w:cs="Calibri"/>
                      <w:color w:val="000000"/>
                    </w:rPr>
                  </w:rPrChange>
                </w:rPr>
                <w:delText>0.234</w:delText>
              </w:r>
            </w:del>
          </w:p>
        </w:tc>
      </w:tr>
      <w:tr w:rsidR="008D7226" w:rsidRPr="004A4B49" w:rsidDel="00DF5A99" w14:paraId="2169A41B" w14:textId="5A304CE7" w:rsidTr="00794694">
        <w:trPr>
          <w:trHeight w:val="300"/>
          <w:del w:id="9858" w:author="tedo gogoladze" w:date="2020-01-05T00:04:00Z"/>
        </w:trPr>
        <w:tc>
          <w:tcPr>
            <w:tcW w:w="1860" w:type="dxa"/>
            <w:tcBorders>
              <w:top w:val="nil"/>
              <w:left w:val="single" w:sz="4" w:space="0" w:color="auto"/>
              <w:bottom w:val="nil"/>
              <w:right w:val="single" w:sz="4" w:space="0" w:color="auto"/>
            </w:tcBorders>
            <w:shd w:val="clear" w:color="000000" w:fill="D9D9D9"/>
            <w:noWrap/>
            <w:vAlign w:val="bottom"/>
            <w:hideMark/>
          </w:tcPr>
          <w:p w14:paraId="652BBEB9" w14:textId="5B7FB19D" w:rsidR="008D7226" w:rsidRPr="004A4B49" w:rsidDel="00DF5A99" w:rsidRDefault="008D7226" w:rsidP="00794694">
            <w:pPr>
              <w:spacing w:after="0"/>
              <w:rPr>
                <w:del w:id="9859" w:author="tedo gogoladze" w:date="2020-01-05T00:04:00Z"/>
                <w:rFonts w:ascii="Calibri" w:eastAsia="Times New Roman" w:hAnsi="Calibri" w:cs="Calibri"/>
                <w:color w:val="000000"/>
                <w:lang w:val="en-GB"/>
                <w:rPrChange w:id="9860" w:author="Mario Ezequiel Scott" w:date="2019-12-29T19:14:00Z">
                  <w:rPr>
                    <w:del w:id="9861" w:author="tedo gogoladze" w:date="2020-01-05T00:04:00Z"/>
                    <w:rFonts w:ascii="Calibri" w:eastAsia="Times New Roman" w:hAnsi="Calibri" w:cs="Calibri"/>
                    <w:color w:val="000000"/>
                  </w:rPr>
                </w:rPrChange>
              </w:rPr>
            </w:pPr>
            <w:del w:id="9862" w:author="tedo gogoladze" w:date="2020-01-05T00:04:00Z">
              <w:r w:rsidRPr="004A4B49" w:rsidDel="00DF5A99">
                <w:rPr>
                  <w:rFonts w:ascii="Calibri" w:eastAsia="Times New Roman" w:hAnsi="Calibri" w:cs="Calibri"/>
                  <w:color w:val="000000"/>
                  <w:lang w:val="en-GB"/>
                  <w:rPrChange w:id="9863" w:author="Mario Ezequiel Scott" w:date="2019-12-29T19:14:00Z">
                    <w:rPr>
                      <w:rFonts w:ascii="Calibri" w:eastAsia="Times New Roman" w:hAnsi="Calibri" w:cs="Calibri"/>
                      <w:color w:val="000000"/>
                    </w:rPr>
                  </w:rPrChange>
                </w:rPr>
                <w:delText>Processing</w:delText>
              </w:r>
            </w:del>
          </w:p>
        </w:tc>
        <w:tc>
          <w:tcPr>
            <w:tcW w:w="1148" w:type="dxa"/>
            <w:tcBorders>
              <w:top w:val="nil"/>
              <w:left w:val="nil"/>
              <w:bottom w:val="nil"/>
              <w:right w:val="single" w:sz="4" w:space="0" w:color="auto"/>
            </w:tcBorders>
            <w:shd w:val="clear" w:color="000000" w:fill="D9D9D9"/>
            <w:noWrap/>
            <w:vAlign w:val="bottom"/>
            <w:hideMark/>
          </w:tcPr>
          <w:p w14:paraId="5A409932" w14:textId="08F6232A" w:rsidR="008D7226" w:rsidRPr="004A4B49" w:rsidDel="00DF5A99" w:rsidRDefault="008D7226" w:rsidP="00794694">
            <w:pPr>
              <w:spacing w:after="0"/>
              <w:rPr>
                <w:del w:id="9864" w:author="tedo gogoladze" w:date="2020-01-05T00:04:00Z"/>
                <w:rFonts w:ascii="Calibri" w:eastAsia="Times New Roman" w:hAnsi="Calibri" w:cs="Calibri"/>
                <w:color w:val="000000"/>
                <w:lang w:val="en-GB"/>
                <w:rPrChange w:id="9865" w:author="Mario Ezequiel Scott" w:date="2019-12-29T19:14:00Z">
                  <w:rPr>
                    <w:del w:id="9866" w:author="tedo gogoladze" w:date="2020-01-05T00:04:00Z"/>
                    <w:rFonts w:ascii="Calibri" w:eastAsia="Times New Roman" w:hAnsi="Calibri" w:cs="Calibri"/>
                    <w:color w:val="000000"/>
                  </w:rPr>
                </w:rPrChange>
              </w:rPr>
            </w:pPr>
            <w:del w:id="9867" w:author="tedo gogoladze" w:date="2020-01-05T00:04:00Z">
              <w:r w:rsidRPr="004A4B49" w:rsidDel="00DF5A99">
                <w:rPr>
                  <w:rFonts w:ascii="Calibri" w:eastAsia="Times New Roman" w:hAnsi="Calibri" w:cs="Calibri"/>
                  <w:color w:val="000000"/>
                  <w:lang w:val="en-GB"/>
                  <w:rPrChange w:id="9868" w:author="Mario Ezequiel Scott" w:date="2019-12-29T19:14:00Z">
                    <w:rPr>
                      <w:rFonts w:ascii="Calibri" w:eastAsia="Times New Roman" w:hAnsi="Calibri" w:cs="Calibri"/>
                      <w:color w:val="000000"/>
                    </w:rPr>
                  </w:rPrChange>
                </w:rPr>
                <w:delText>reflexive</w:delText>
              </w:r>
            </w:del>
          </w:p>
        </w:tc>
        <w:tc>
          <w:tcPr>
            <w:tcW w:w="1860" w:type="dxa"/>
            <w:tcBorders>
              <w:top w:val="nil"/>
              <w:left w:val="nil"/>
              <w:bottom w:val="nil"/>
              <w:right w:val="single" w:sz="4" w:space="0" w:color="auto"/>
            </w:tcBorders>
            <w:shd w:val="clear" w:color="000000" w:fill="D9D9D9"/>
            <w:noWrap/>
            <w:vAlign w:val="bottom"/>
            <w:hideMark/>
          </w:tcPr>
          <w:p w14:paraId="7B41F2C5" w14:textId="54A61D47" w:rsidR="008D7226" w:rsidRPr="004A4B49" w:rsidDel="00DF5A99" w:rsidRDefault="008D7226" w:rsidP="00794694">
            <w:pPr>
              <w:spacing w:after="0"/>
              <w:rPr>
                <w:del w:id="9869" w:author="tedo gogoladze" w:date="2020-01-05T00:04:00Z"/>
                <w:rFonts w:ascii="Calibri" w:eastAsia="Times New Roman" w:hAnsi="Calibri" w:cs="Calibri"/>
                <w:color w:val="000000"/>
                <w:lang w:val="en-GB"/>
                <w:rPrChange w:id="9870" w:author="Mario Ezequiel Scott" w:date="2019-12-29T19:14:00Z">
                  <w:rPr>
                    <w:del w:id="9871" w:author="tedo gogoladze" w:date="2020-01-05T00:04:00Z"/>
                    <w:rFonts w:ascii="Calibri" w:eastAsia="Times New Roman" w:hAnsi="Calibri" w:cs="Calibri"/>
                    <w:color w:val="000000"/>
                  </w:rPr>
                </w:rPrChange>
              </w:rPr>
            </w:pPr>
            <w:del w:id="9872" w:author="tedo gogoladze" w:date="2020-01-05T00:04:00Z">
              <w:r w:rsidRPr="004A4B49" w:rsidDel="00DF5A99">
                <w:rPr>
                  <w:rFonts w:ascii="Calibri" w:eastAsia="Times New Roman" w:hAnsi="Calibri" w:cs="Calibri"/>
                  <w:color w:val="000000"/>
                  <w:lang w:val="en-GB"/>
                  <w:rPrChange w:id="9873" w:author="Mario Ezequiel Scott" w:date="2019-12-29T19:14:00Z">
                    <w:rPr>
                      <w:rFonts w:ascii="Calibri" w:eastAsia="Times New Roman" w:hAnsi="Calibri" w:cs="Calibri"/>
                      <w:color w:val="000000"/>
                    </w:rPr>
                  </w:rPrChange>
                </w:rPr>
                <w:delText>Extraversion</w:delText>
              </w:r>
            </w:del>
          </w:p>
        </w:tc>
        <w:tc>
          <w:tcPr>
            <w:tcW w:w="1248" w:type="dxa"/>
            <w:tcBorders>
              <w:top w:val="nil"/>
              <w:left w:val="nil"/>
              <w:bottom w:val="nil"/>
              <w:right w:val="single" w:sz="4" w:space="0" w:color="auto"/>
            </w:tcBorders>
            <w:shd w:val="clear" w:color="000000" w:fill="D9D9D9"/>
            <w:noWrap/>
            <w:vAlign w:val="bottom"/>
            <w:hideMark/>
          </w:tcPr>
          <w:p w14:paraId="2C0B6714" w14:textId="2D19BAA0" w:rsidR="008D7226" w:rsidRPr="004A4B49" w:rsidDel="00DF5A99" w:rsidRDefault="008D7226" w:rsidP="00794694">
            <w:pPr>
              <w:spacing w:after="0"/>
              <w:rPr>
                <w:del w:id="9874" w:author="tedo gogoladze" w:date="2020-01-05T00:04:00Z"/>
                <w:rFonts w:ascii="Calibri" w:eastAsia="Times New Roman" w:hAnsi="Calibri" w:cs="Calibri"/>
                <w:color w:val="000000"/>
                <w:lang w:val="en-GB"/>
                <w:rPrChange w:id="9875" w:author="Mario Ezequiel Scott" w:date="2019-12-29T19:14:00Z">
                  <w:rPr>
                    <w:del w:id="9876" w:author="tedo gogoladze" w:date="2020-01-05T00:04:00Z"/>
                    <w:rFonts w:ascii="Calibri" w:eastAsia="Times New Roman" w:hAnsi="Calibri" w:cs="Calibri"/>
                    <w:color w:val="000000"/>
                  </w:rPr>
                </w:rPrChange>
              </w:rPr>
            </w:pPr>
            <w:del w:id="9877" w:author="tedo gogoladze" w:date="2020-01-05T00:04:00Z">
              <w:r w:rsidRPr="004A4B49" w:rsidDel="00DF5A99">
                <w:rPr>
                  <w:rFonts w:ascii="Calibri" w:eastAsia="Times New Roman" w:hAnsi="Calibri" w:cs="Calibri"/>
                  <w:color w:val="000000"/>
                  <w:lang w:val="en-GB"/>
                  <w:rPrChange w:id="9878" w:author="Mario Ezequiel Scott" w:date="2019-12-29T19:14:00Z">
                    <w:rPr>
                      <w:rFonts w:ascii="Calibri" w:eastAsia="Times New Roman" w:hAnsi="Calibri" w:cs="Calibri"/>
                      <w:color w:val="000000"/>
                    </w:rPr>
                  </w:rPrChange>
                </w:rPr>
                <w:delText>Positive</w:delText>
              </w:r>
            </w:del>
          </w:p>
        </w:tc>
        <w:tc>
          <w:tcPr>
            <w:tcW w:w="1979" w:type="dxa"/>
            <w:tcBorders>
              <w:top w:val="nil"/>
              <w:left w:val="nil"/>
              <w:bottom w:val="nil"/>
              <w:right w:val="single" w:sz="4" w:space="0" w:color="auto"/>
            </w:tcBorders>
            <w:shd w:val="clear" w:color="000000" w:fill="D9D9D9"/>
            <w:noWrap/>
            <w:vAlign w:val="bottom"/>
            <w:hideMark/>
          </w:tcPr>
          <w:p w14:paraId="4C7E3951" w14:textId="1D04BF6C" w:rsidR="008D7226" w:rsidRPr="004A4B49" w:rsidDel="00DF5A99" w:rsidRDefault="008D7226" w:rsidP="00794694">
            <w:pPr>
              <w:spacing w:after="0"/>
              <w:jc w:val="right"/>
              <w:rPr>
                <w:del w:id="9879" w:author="tedo gogoladze" w:date="2020-01-05T00:04:00Z"/>
                <w:rFonts w:ascii="Calibri" w:eastAsia="Times New Roman" w:hAnsi="Calibri" w:cs="Calibri"/>
                <w:color w:val="000000"/>
                <w:lang w:val="en-GB"/>
                <w:rPrChange w:id="9880" w:author="Mario Ezequiel Scott" w:date="2019-12-29T19:14:00Z">
                  <w:rPr>
                    <w:del w:id="9881" w:author="tedo gogoladze" w:date="2020-01-05T00:04:00Z"/>
                    <w:rFonts w:ascii="Calibri" w:eastAsia="Times New Roman" w:hAnsi="Calibri" w:cs="Calibri"/>
                    <w:color w:val="000000"/>
                  </w:rPr>
                </w:rPrChange>
              </w:rPr>
            </w:pPr>
            <w:del w:id="9882" w:author="tedo gogoladze" w:date="2020-01-05T00:04:00Z">
              <w:r w:rsidRPr="004A4B49" w:rsidDel="00DF5A99">
                <w:rPr>
                  <w:rFonts w:ascii="Calibri" w:eastAsia="Times New Roman" w:hAnsi="Calibri" w:cs="Calibri"/>
                  <w:color w:val="000000"/>
                  <w:lang w:val="en-GB"/>
                  <w:rPrChange w:id="9883" w:author="Mario Ezequiel Scott" w:date="2019-12-29T19:14:00Z">
                    <w:rPr>
                      <w:rFonts w:ascii="Calibri" w:eastAsia="Times New Roman" w:hAnsi="Calibri" w:cs="Calibri"/>
                      <w:color w:val="000000"/>
                    </w:rPr>
                  </w:rPrChange>
                </w:rPr>
                <w:delText>0.236</w:delText>
              </w:r>
            </w:del>
          </w:p>
        </w:tc>
      </w:tr>
      <w:tr w:rsidR="008D7226" w:rsidRPr="004A4B49" w:rsidDel="00DF5A99" w14:paraId="3EFED3B2" w14:textId="3B943BE0" w:rsidTr="00794694">
        <w:trPr>
          <w:trHeight w:val="300"/>
          <w:del w:id="9884" w:author="tedo gogoladze" w:date="2020-01-05T00:04:00Z"/>
        </w:trPr>
        <w:tc>
          <w:tcPr>
            <w:tcW w:w="1860" w:type="dxa"/>
            <w:tcBorders>
              <w:top w:val="nil"/>
              <w:left w:val="single" w:sz="4" w:space="0" w:color="auto"/>
              <w:bottom w:val="single" w:sz="4" w:space="0" w:color="auto"/>
              <w:right w:val="single" w:sz="4" w:space="0" w:color="auto"/>
            </w:tcBorders>
            <w:shd w:val="clear" w:color="000000" w:fill="D9D9D9"/>
            <w:noWrap/>
            <w:vAlign w:val="bottom"/>
            <w:hideMark/>
          </w:tcPr>
          <w:p w14:paraId="6CC964D1" w14:textId="0934DBA0" w:rsidR="008D7226" w:rsidRPr="004A4B49" w:rsidDel="00DF5A99" w:rsidRDefault="008D7226" w:rsidP="00794694">
            <w:pPr>
              <w:spacing w:after="0"/>
              <w:rPr>
                <w:del w:id="9885" w:author="tedo gogoladze" w:date="2020-01-05T00:04:00Z"/>
                <w:rFonts w:ascii="Calibri" w:eastAsia="Times New Roman" w:hAnsi="Calibri" w:cs="Calibri"/>
                <w:color w:val="000000"/>
                <w:lang w:val="en-GB"/>
                <w:rPrChange w:id="9886" w:author="Mario Ezequiel Scott" w:date="2019-12-29T19:14:00Z">
                  <w:rPr>
                    <w:del w:id="9887" w:author="tedo gogoladze" w:date="2020-01-05T00:04:00Z"/>
                    <w:rFonts w:ascii="Calibri" w:eastAsia="Times New Roman" w:hAnsi="Calibri" w:cs="Calibri"/>
                    <w:color w:val="000000"/>
                  </w:rPr>
                </w:rPrChange>
              </w:rPr>
            </w:pPr>
            <w:del w:id="9888" w:author="tedo gogoladze" w:date="2020-01-05T00:04:00Z">
              <w:r w:rsidRPr="004A4B49" w:rsidDel="00DF5A99">
                <w:rPr>
                  <w:rFonts w:ascii="Calibri" w:eastAsia="Times New Roman" w:hAnsi="Calibri" w:cs="Calibri"/>
                  <w:color w:val="000000"/>
                  <w:lang w:val="en-GB"/>
                  <w:rPrChange w:id="9889" w:author="Mario Ezequiel Scott" w:date="2019-12-29T19:14:00Z">
                    <w:rPr>
                      <w:rFonts w:ascii="Calibri" w:eastAsia="Times New Roman" w:hAnsi="Calibri" w:cs="Calibri"/>
                      <w:color w:val="000000"/>
                    </w:rPr>
                  </w:rPrChange>
                </w:rPr>
                <w:delText>Processing</w:delText>
              </w:r>
            </w:del>
          </w:p>
        </w:tc>
        <w:tc>
          <w:tcPr>
            <w:tcW w:w="1148" w:type="dxa"/>
            <w:tcBorders>
              <w:top w:val="nil"/>
              <w:left w:val="nil"/>
              <w:bottom w:val="single" w:sz="4" w:space="0" w:color="auto"/>
              <w:right w:val="single" w:sz="4" w:space="0" w:color="auto"/>
            </w:tcBorders>
            <w:shd w:val="clear" w:color="000000" w:fill="D9D9D9"/>
            <w:noWrap/>
            <w:vAlign w:val="bottom"/>
            <w:hideMark/>
          </w:tcPr>
          <w:p w14:paraId="052D8AEF" w14:textId="0D4B3D85" w:rsidR="008D7226" w:rsidRPr="004A4B49" w:rsidDel="00DF5A99" w:rsidRDefault="008D7226" w:rsidP="00794694">
            <w:pPr>
              <w:spacing w:after="0"/>
              <w:rPr>
                <w:del w:id="9890" w:author="tedo gogoladze" w:date="2020-01-05T00:04:00Z"/>
                <w:rFonts w:ascii="Calibri" w:eastAsia="Times New Roman" w:hAnsi="Calibri" w:cs="Calibri"/>
                <w:color w:val="000000"/>
                <w:lang w:val="en-GB"/>
                <w:rPrChange w:id="9891" w:author="Mario Ezequiel Scott" w:date="2019-12-29T19:14:00Z">
                  <w:rPr>
                    <w:del w:id="9892" w:author="tedo gogoladze" w:date="2020-01-05T00:04:00Z"/>
                    <w:rFonts w:ascii="Calibri" w:eastAsia="Times New Roman" w:hAnsi="Calibri" w:cs="Calibri"/>
                    <w:color w:val="000000"/>
                  </w:rPr>
                </w:rPrChange>
              </w:rPr>
            </w:pPr>
            <w:del w:id="9893" w:author="tedo gogoladze" w:date="2020-01-05T00:04:00Z">
              <w:r w:rsidRPr="004A4B49" w:rsidDel="00DF5A99">
                <w:rPr>
                  <w:rFonts w:ascii="Calibri" w:eastAsia="Times New Roman" w:hAnsi="Calibri" w:cs="Calibri"/>
                  <w:color w:val="000000"/>
                  <w:lang w:val="en-GB"/>
                  <w:rPrChange w:id="9894" w:author="Mario Ezequiel Scott" w:date="2019-12-29T19:14:00Z">
                    <w:rPr>
                      <w:rFonts w:ascii="Calibri" w:eastAsia="Times New Roman" w:hAnsi="Calibri" w:cs="Calibri"/>
                      <w:color w:val="000000"/>
                    </w:rPr>
                  </w:rPrChange>
                </w:rPr>
                <w:delText>reflexive</w:delText>
              </w:r>
            </w:del>
          </w:p>
        </w:tc>
        <w:tc>
          <w:tcPr>
            <w:tcW w:w="1860" w:type="dxa"/>
            <w:tcBorders>
              <w:top w:val="nil"/>
              <w:left w:val="nil"/>
              <w:bottom w:val="single" w:sz="4" w:space="0" w:color="auto"/>
              <w:right w:val="single" w:sz="4" w:space="0" w:color="auto"/>
            </w:tcBorders>
            <w:shd w:val="clear" w:color="000000" w:fill="D9D9D9"/>
            <w:noWrap/>
            <w:vAlign w:val="bottom"/>
            <w:hideMark/>
          </w:tcPr>
          <w:p w14:paraId="3F37A09B" w14:textId="4C49E7F4" w:rsidR="008D7226" w:rsidRPr="004A4B49" w:rsidDel="00DF5A99" w:rsidRDefault="008D7226" w:rsidP="00794694">
            <w:pPr>
              <w:spacing w:after="0"/>
              <w:rPr>
                <w:del w:id="9895" w:author="tedo gogoladze" w:date="2020-01-05T00:04:00Z"/>
                <w:rFonts w:ascii="Calibri" w:eastAsia="Times New Roman" w:hAnsi="Calibri" w:cs="Calibri"/>
                <w:color w:val="000000"/>
                <w:lang w:val="en-GB"/>
                <w:rPrChange w:id="9896" w:author="Mario Ezequiel Scott" w:date="2019-12-29T19:14:00Z">
                  <w:rPr>
                    <w:del w:id="9897" w:author="tedo gogoladze" w:date="2020-01-05T00:04:00Z"/>
                    <w:rFonts w:ascii="Calibri" w:eastAsia="Times New Roman" w:hAnsi="Calibri" w:cs="Calibri"/>
                    <w:color w:val="000000"/>
                  </w:rPr>
                </w:rPrChange>
              </w:rPr>
            </w:pPr>
            <w:del w:id="9898" w:author="tedo gogoladze" w:date="2020-01-05T00:04:00Z">
              <w:r w:rsidRPr="004A4B49" w:rsidDel="00DF5A99">
                <w:rPr>
                  <w:rFonts w:ascii="Calibri" w:eastAsia="Times New Roman" w:hAnsi="Calibri" w:cs="Calibri"/>
                  <w:color w:val="000000"/>
                  <w:lang w:val="en-GB"/>
                  <w:rPrChange w:id="9899" w:author="Mario Ezequiel Scott" w:date="2019-12-29T19:14:00Z">
                    <w:rPr>
                      <w:rFonts w:ascii="Calibri" w:eastAsia="Times New Roman" w:hAnsi="Calibri" w:cs="Calibri"/>
                      <w:color w:val="000000"/>
                    </w:rPr>
                  </w:rPrChange>
                </w:rPr>
                <w:delText>Openness</w:delText>
              </w:r>
            </w:del>
          </w:p>
        </w:tc>
        <w:tc>
          <w:tcPr>
            <w:tcW w:w="1248" w:type="dxa"/>
            <w:tcBorders>
              <w:top w:val="nil"/>
              <w:left w:val="nil"/>
              <w:bottom w:val="single" w:sz="4" w:space="0" w:color="auto"/>
              <w:right w:val="single" w:sz="4" w:space="0" w:color="auto"/>
            </w:tcBorders>
            <w:shd w:val="clear" w:color="000000" w:fill="D9D9D9"/>
            <w:noWrap/>
            <w:vAlign w:val="bottom"/>
            <w:hideMark/>
          </w:tcPr>
          <w:p w14:paraId="54193379" w14:textId="20D31C2F" w:rsidR="008D7226" w:rsidRPr="004A4B49" w:rsidDel="00DF5A99" w:rsidRDefault="008D7226" w:rsidP="00794694">
            <w:pPr>
              <w:spacing w:after="0"/>
              <w:rPr>
                <w:del w:id="9900" w:author="tedo gogoladze" w:date="2020-01-05T00:04:00Z"/>
                <w:rFonts w:ascii="Calibri" w:eastAsia="Times New Roman" w:hAnsi="Calibri" w:cs="Calibri"/>
                <w:color w:val="000000"/>
                <w:lang w:val="en-GB"/>
                <w:rPrChange w:id="9901" w:author="Mario Ezequiel Scott" w:date="2019-12-29T19:14:00Z">
                  <w:rPr>
                    <w:del w:id="9902" w:author="tedo gogoladze" w:date="2020-01-05T00:04:00Z"/>
                    <w:rFonts w:ascii="Calibri" w:eastAsia="Times New Roman" w:hAnsi="Calibri" w:cs="Calibri"/>
                    <w:color w:val="000000"/>
                  </w:rPr>
                </w:rPrChange>
              </w:rPr>
            </w:pPr>
            <w:del w:id="9903" w:author="tedo gogoladze" w:date="2020-01-05T00:04:00Z">
              <w:r w:rsidRPr="004A4B49" w:rsidDel="00DF5A99">
                <w:rPr>
                  <w:rFonts w:ascii="Calibri" w:eastAsia="Times New Roman" w:hAnsi="Calibri" w:cs="Calibri"/>
                  <w:color w:val="000000"/>
                  <w:lang w:val="en-GB"/>
                  <w:rPrChange w:id="9904" w:author="Mario Ezequiel Scott" w:date="2019-12-29T19:14:00Z">
                    <w:rPr>
                      <w:rFonts w:ascii="Calibri" w:eastAsia="Times New Roman" w:hAnsi="Calibri" w:cs="Calibri"/>
                      <w:color w:val="000000"/>
                    </w:rPr>
                  </w:rPrChange>
                </w:rPr>
                <w:delText>Negative</w:delText>
              </w:r>
            </w:del>
          </w:p>
        </w:tc>
        <w:tc>
          <w:tcPr>
            <w:tcW w:w="1979" w:type="dxa"/>
            <w:tcBorders>
              <w:top w:val="nil"/>
              <w:left w:val="nil"/>
              <w:bottom w:val="single" w:sz="4" w:space="0" w:color="auto"/>
              <w:right w:val="single" w:sz="4" w:space="0" w:color="auto"/>
            </w:tcBorders>
            <w:shd w:val="clear" w:color="000000" w:fill="D9D9D9"/>
            <w:noWrap/>
            <w:vAlign w:val="bottom"/>
            <w:hideMark/>
          </w:tcPr>
          <w:p w14:paraId="65D888A3" w14:textId="68E8871C" w:rsidR="008D7226" w:rsidRPr="004A4B49" w:rsidDel="00DF5A99" w:rsidRDefault="008D7226" w:rsidP="00794694">
            <w:pPr>
              <w:spacing w:after="0"/>
              <w:jc w:val="right"/>
              <w:rPr>
                <w:del w:id="9905" w:author="tedo gogoladze" w:date="2020-01-05T00:04:00Z"/>
                <w:rFonts w:ascii="Calibri" w:eastAsia="Times New Roman" w:hAnsi="Calibri" w:cs="Calibri"/>
                <w:color w:val="000000"/>
                <w:lang w:val="en-GB"/>
                <w:rPrChange w:id="9906" w:author="Mario Ezequiel Scott" w:date="2019-12-29T19:14:00Z">
                  <w:rPr>
                    <w:del w:id="9907" w:author="tedo gogoladze" w:date="2020-01-05T00:04:00Z"/>
                    <w:rFonts w:ascii="Calibri" w:eastAsia="Times New Roman" w:hAnsi="Calibri" w:cs="Calibri"/>
                    <w:color w:val="000000"/>
                  </w:rPr>
                </w:rPrChange>
              </w:rPr>
            </w:pPr>
            <w:del w:id="9908" w:author="tedo gogoladze" w:date="2020-01-05T00:04:00Z">
              <w:r w:rsidRPr="004A4B49" w:rsidDel="00DF5A99">
                <w:rPr>
                  <w:rFonts w:ascii="Calibri" w:eastAsia="Times New Roman" w:hAnsi="Calibri" w:cs="Calibri"/>
                  <w:color w:val="000000"/>
                  <w:lang w:val="en-GB"/>
                  <w:rPrChange w:id="9909" w:author="Mario Ezequiel Scott" w:date="2019-12-29T19:14:00Z">
                    <w:rPr>
                      <w:rFonts w:ascii="Calibri" w:eastAsia="Times New Roman" w:hAnsi="Calibri" w:cs="Calibri"/>
                      <w:color w:val="000000"/>
                    </w:rPr>
                  </w:rPrChange>
                </w:rPr>
                <w:delText>-0.243</w:delText>
              </w:r>
            </w:del>
          </w:p>
        </w:tc>
      </w:tr>
      <w:tr w:rsidR="008D7226" w:rsidRPr="004A4B49" w:rsidDel="00DF5A99" w14:paraId="75D68C24" w14:textId="041077E2" w:rsidTr="00794694">
        <w:trPr>
          <w:trHeight w:val="300"/>
          <w:del w:id="9910" w:author="tedo gogoladze" w:date="2020-01-05T00:04:00Z"/>
        </w:trPr>
        <w:tc>
          <w:tcPr>
            <w:tcW w:w="1860" w:type="dxa"/>
            <w:tcBorders>
              <w:top w:val="nil"/>
              <w:left w:val="single" w:sz="4" w:space="0" w:color="auto"/>
              <w:bottom w:val="nil"/>
              <w:right w:val="single" w:sz="4" w:space="0" w:color="auto"/>
            </w:tcBorders>
            <w:shd w:val="clear" w:color="000000" w:fill="F2F2F2"/>
            <w:noWrap/>
            <w:vAlign w:val="bottom"/>
            <w:hideMark/>
          </w:tcPr>
          <w:p w14:paraId="510C1E84" w14:textId="1BA85770" w:rsidR="008D7226" w:rsidRPr="004A4B49" w:rsidDel="00DF5A99" w:rsidRDefault="008D7226" w:rsidP="00794694">
            <w:pPr>
              <w:spacing w:after="0"/>
              <w:rPr>
                <w:del w:id="9911" w:author="tedo gogoladze" w:date="2020-01-05T00:04:00Z"/>
                <w:rFonts w:ascii="Calibri" w:eastAsia="Times New Roman" w:hAnsi="Calibri" w:cs="Calibri"/>
                <w:color w:val="000000"/>
                <w:lang w:val="en-GB"/>
                <w:rPrChange w:id="9912" w:author="Mario Ezequiel Scott" w:date="2019-12-29T19:14:00Z">
                  <w:rPr>
                    <w:del w:id="9913" w:author="tedo gogoladze" w:date="2020-01-05T00:04:00Z"/>
                    <w:rFonts w:ascii="Calibri" w:eastAsia="Times New Roman" w:hAnsi="Calibri" w:cs="Calibri"/>
                    <w:color w:val="000000"/>
                  </w:rPr>
                </w:rPrChange>
              </w:rPr>
            </w:pPr>
            <w:del w:id="9914" w:author="tedo gogoladze" w:date="2020-01-05T00:04:00Z">
              <w:r w:rsidRPr="004A4B49" w:rsidDel="00DF5A99">
                <w:rPr>
                  <w:rFonts w:ascii="Calibri" w:eastAsia="Times New Roman" w:hAnsi="Calibri" w:cs="Calibri"/>
                  <w:color w:val="000000"/>
                  <w:lang w:val="en-GB"/>
                  <w:rPrChange w:id="9915" w:author="Mario Ezequiel Scott" w:date="2019-12-29T19:14:00Z">
                    <w:rPr>
                      <w:rFonts w:ascii="Calibri" w:eastAsia="Times New Roman" w:hAnsi="Calibri" w:cs="Calibri"/>
                      <w:color w:val="000000"/>
                    </w:rPr>
                  </w:rPrChange>
                </w:rPr>
                <w:delText>Understanding</w:delText>
              </w:r>
            </w:del>
          </w:p>
        </w:tc>
        <w:tc>
          <w:tcPr>
            <w:tcW w:w="1148" w:type="dxa"/>
            <w:tcBorders>
              <w:top w:val="nil"/>
              <w:left w:val="nil"/>
              <w:bottom w:val="nil"/>
              <w:right w:val="single" w:sz="4" w:space="0" w:color="auto"/>
            </w:tcBorders>
            <w:shd w:val="clear" w:color="000000" w:fill="F2F2F2"/>
            <w:noWrap/>
            <w:vAlign w:val="bottom"/>
            <w:hideMark/>
          </w:tcPr>
          <w:p w14:paraId="58FB9966" w14:textId="407B36B1" w:rsidR="008D7226" w:rsidRPr="004A4B49" w:rsidDel="00DF5A99" w:rsidRDefault="008D7226" w:rsidP="00794694">
            <w:pPr>
              <w:spacing w:after="0"/>
              <w:rPr>
                <w:del w:id="9916" w:author="tedo gogoladze" w:date="2020-01-05T00:04:00Z"/>
                <w:rFonts w:ascii="Calibri" w:eastAsia="Times New Roman" w:hAnsi="Calibri" w:cs="Calibri"/>
                <w:color w:val="000000"/>
                <w:lang w:val="en-GB"/>
                <w:rPrChange w:id="9917" w:author="Mario Ezequiel Scott" w:date="2019-12-29T19:14:00Z">
                  <w:rPr>
                    <w:del w:id="9918" w:author="tedo gogoladze" w:date="2020-01-05T00:04:00Z"/>
                    <w:rFonts w:ascii="Calibri" w:eastAsia="Times New Roman" w:hAnsi="Calibri" w:cs="Calibri"/>
                    <w:color w:val="000000"/>
                  </w:rPr>
                </w:rPrChange>
              </w:rPr>
            </w:pPr>
            <w:del w:id="9919" w:author="tedo gogoladze" w:date="2020-01-05T00:04:00Z">
              <w:r w:rsidRPr="004A4B49" w:rsidDel="00DF5A99">
                <w:rPr>
                  <w:rFonts w:ascii="Calibri" w:eastAsia="Times New Roman" w:hAnsi="Calibri" w:cs="Calibri"/>
                  <w:color w:val="000000"/>
                  <w:lang w:val="en-GB"/>
                  <w:rPrChange w:id="9920" w:author="Mario Ezequiel Scott" w:date="2019-12-29T19:14:00Z">
                    <w:rPr>
                      <w:rFonts w:ascii="Calibri" w:eastAsia="Times New Roman" w:hAnsi="Calibri" w:cs="Calibri"/>
                      <w:color w:val="000000"/>
                    </w:rPr>
                  </w:rPrChange>
                </w:rPr>
                <w:delText>sequential</w:delText>
              </w:r>
            </w:del>
          </w:p>
        </w:tc>
        <w:tc>
          <w:tcPr>
            <w:tcW w:w="1860" w:type="dxa"/>
            <w:tcBorders>
              <w:top w:val="nil"/>
              <w:left w:val="nil"/>
              <w:bottom w:val="nil"/>
              <w:right w:val="single" w:sz="4" w:space="0" w:color="auto"/>
            </w:tcBorders>
            <w:shd w:val="clear" w:color="000000" w:fill="F2F2F2"/>
            <w:noWrap/>
            <w:vAlign w:val="bottom"/>
            <w:hideMark/>
          </w:tcPr>
          <w:p w14:paraId="4738CA07" w14:textId="346C0388" w:rsidR="008D7226" w:rsidRPr="004A4B49" w:rsidDel="00DF5A99" w:rsidRDefault="008D7226" w:rsidP="00794694">
            <w:pPr>
              <w:spacing w:after="0"/>
              <w:rPr>
                <w:del w:id="9921" w:author="tedo gogoladze" w:date="2020-01-05T00:04:00Z"/>
                <w:rFonts w:ascii="Calibri" w:eastAsia="Times New Roman" w:hAnsi="Calibri" w:cs="Calibri"/>
                <w:color w:val="000000"/>
                <w:lang w:val="en-GB"/>
                <w:rPrChange w:id="9922" w:author="Mario Ezequiel Scott" w:date="2019-12-29T19:14:00Z">
                  <w:rPr>
                    <w:del w:id="9923" w:author="tedo gogoladze" w:date="2020-01-05T00:04:00Z"/>
                    <w:rFonts w:ascii="Calibri" w:eastAsia="Times New Roman" w:hAnsi="Calibri" w:cs="Calibri"/>
                    <w:color w:val="000000"/>
                  </w:rPr>
                </w:rPrChange>
              </w:rPr>
            </w:pPr>
            <w:del w:id="9924" w:author="tedo gogoladze" w:date="2020-01-05T00:04:00Z">
              <w:r w:rsidRPr="004A4B49" w:rsidDel="00DF5A99">
                <w:rPr>
                  <w:rFonts w:ascii="Calibri" w:eastAsia="Times New Roman" w:hAnsi="Calibri" w:cs="Calibri"/>
                  <w:color w:val="000000"/>
                  <w:lang w:val="en-GB"/>
                  <w:rPrChange w:id="9925" w:author="Mario Ezequiel Scott" w:date="2019-12-29T19:14:00Z">
                    <w:rPr>
                      <w:rFonts w:ascii="Calibri" w:eastAsia="Times New Roman" w:hAnsi="Calibri" w:cs="Calibri"/>
                      <w:color w:val="000000"/>
                    </w:rPr>
                  </w:rPrChange>
                </w:rPr>
                <w:delText>Neuroticness</w:delText>
              </w:r>
            </w:del>
          </w:p>
        </w:tc>
        <w:tc>
          <w:tcPr>
            <w:tcW w:w="1248" w:type="dxa"/>
            <w:tcBorders>
              <w:top w:val="nil"/>
              <w:left w:val="nil"/>
              <w:bottom w:val="nil"/>
              <w:right w:val="single" w:sz="4" w:space="0" w:color="auto"/>
            </w:tcBorders>
            <w:shd w:val="clear" w:color="000000" w:fill="F2F2F2"/>
            <w:noWrap/>
            <w:vAlign w:val="bottom"/>
            <w:hideMark/>
          </w:tcPr>
          <w:p w14:paraId="68AB3E90" w14:textId="092C69D9" w:rsidR="008D7226" w:rsidRPr="004A4B49" w:rsidDel="00DF5A99" w:rsidRDefault="008D7226" w:rsidP="00794694">
            <w:pPr>
              <w:spacing w:after="0"/>
              <w:rPr>
                <w:del w:id="9926" w:author="tedo gogoladze" w:date="2020-01-05T00:04:00Z"/>
                <w:rFonts w:ascii="Calibri" w:eastAsia="Times New Roman" w:hAnsi="Calibri" w:cs="Calibri"/>
                <w:color w:val="000000"/>
                <w:lang w:val="en-GB"/>
                <w:rPrChange w:id="9927" w:author="Mario Ezequiel Scott" w:date="2019-12-29T19:14:00Z">
                  <w:rPr>
                    <w:del w:id="9928" w:author="tedo gogoladze" w:date="2020-01-05T00:04:00Z"/>
                    <w:rFonts w:ascii="Calibri" w:eastAsia="Times New Roman" w:hAnsi="Calibri" w:cs="Calibri"/>
                    <w:color w:val="000000"/>
                  </w:rPr>
                </w:rPrChange>
              </w:rPr>
            </w:pPr>
            <w:del w:id="9929" w:author="tedo gogoladze" w:date="2020-01-05T00:04:00Z">
              <w:r w:rsidRPr="004A4B49" w:rsidDel="00DF5A99">
                <w:rPr>
                  <w:rFonts w:ascii="Calibri" w:eastAsia="Times New Roman" w:hAnsi="Calibri" w:cs="Calibri"/>
                  <w:color w:val="000000"/>
                  <w:lang w:val="en-GB"/>
                  <w:rPrChange w:id="9930" w:author="Mario Ezequiel Scott" w:date="2019-12-29T19:14:00Z">
                    <w:rPr>
                      <w:rFonts w:ascii="Calibri" w:eastAsia="Times New Roman" w:hAnsi="Calibri" w:cs="Calibri"/>
                      <w:color w:val="000000"/>
                    </w:rPr>
                  </w:rPrChange>
                </w:rPr>
                <w:delText>Negative</w:delText>
              </w:r>
            </w:del>
          </w:p>
        </w:tc>
        <w:tc>
          <w:tcPr>
            <w:tcW w:w="1979" w:type="dxa"/>
            <w:tcBorders>
              <w:top w:val="nil"/>
              <w:left w:val="nil"/>
              <w:bottom w:val="nil"/>
              <w:right w:val="single" w:sz="4" w:space="0" w:color="auto"/>
            </w:tcBorders>
            <w:shd w:val="clear" w:color="000000" w:fill="F2F2F2"/>
            <w:noWrap/>
            <w:vAlign w:val="bottom"/>
            <w:hideMark/>
          </w:tcPr>
          <w:p w14:paraId="0C8C1A38" w14:textId="03AFA318" w:rsidR="008D7226" w:rsidRPr="004A4B49" w:rsidDel="00DF5A99" w:rsidRDefault="008D7226" w:rsidP="00794694">
            <w:pPr>
              <w:spacing w:after="0"/>
              <w:jc w:val="right"/>
              <w:rPr>
                <w:del w:id="9931" w:author="tedo gogoladze" w:date="2020-01-05T00:04:00Z"/>
                <w:rFonts w:ascii="Calibri" w:eastAsia="Times New Roman" w:hAnsi="Calibri" w:cs="Calibri"/>
                <w:color w:val="000000"/>
                <w:lang w:val="en-GB"/>
                <w:rPrChange w:id="9932" w:author="Mario Ezequiel Scott" w:date="2019-12-29T19:14:00Z">
                  <w:rPr>
                    <w:del w:id="9933" w:author="tedo gogoladze" w:date="2020-01-05T00:04:00Z"/>
                    <w:rFonts w:ascii="Calibri" w:eastAsia="Times New Roman" w:hAnsi="Calibri" w:cs="Calibri"/>
                    <w:color w:val="000000"/>
                  </w:rPr>
                </w:rPrChange>
              </w:rPr>
            </w:pPr>
            <w:del w:id="9934" w:author="tedo gogoladze" w:date="2020-01-05T00:04:00Z">
              <w:r w:rsidRPr="004A4B49" w:rsidDel="00DF5A99">
                <w:rPr>
                  <w:rFonts w:ascii="Calibri" w:eastAsia="Times New Roman" w:hAnsi="Calibri" w:cs="Calibri"/>
                  <w:color w:val="000000"/>
                  <w:lang w:val="en-GB"/>
                  <w:rPrChange w:id="9935" w:author="Mario Ezequiel Scott" w:date="2019-12-29T19:14:00Z">
                    <w:rPr>
                      <w:rFonts w:ascii="Calibri" w:eastAsia="Times New Roman" w:hAnsi="Calibri" w:cs="Calibri"/>
                      <w:color w:val="000000"/>
                    </w:rPr>
                  </w:rPrChange>
                </w:rPr>
                <w:delText>-0.199</w:delText>
              </w:r>
            </w:del>
          </w:p>
        </w:tc>
      </w:tr>
      <w:tr w:rsidR="008D7226" w:rsidRPr="004A4B49" w:rsidDel="00DF5A99" w14:paraId="5DFF39E9" w14:textId="257AA8D2" w:rsidTr="00794694">
        <w:trPr>
          <w:trHeight w:val="300"/>
          <w:del w:id="9936" w:author="tedo gogoladze" w:date="2020-01-05T00:04:00Z"/>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42CB2AF4" w14:textId="086D03A5" w:rsidR="008D7226" w:rsidRPr="004A4B49" w:rsidDel="00DF5A99" w:rsidRDefault="008D7226" w:rsidP="00794694">
            <w:pPr>
              <w:spacing w:after="0"/>
              <w:rPr>
                <w:del w:id="9937" w:author="tedo gogoladze" w:date="2020-01-05T00:04:00Z"/>
                <w:rFonts w:ascii="Calibri" w:eastAsia="Times New Roman" w:hAnsi="Calibri" w:cs="Calibri"/>
                <w:color w:val="000000"/>
                <w:lang w:val="en-GB"/>
                <w:rPrChange w:id="9938" w:author="Mario Ezequiel Scott" w:date="2019-12-29T19:14:00Z">
                  <w:rPr>
                    <w:del w:id="9939" w:author="tedo gogoladze" w:date="2020-01-05T00:04:00Z"/>
                    <w:rFonts w:ascii="Calibri" w:eastAsia="Times New Roman" w:hAnsi="Calibri" w:cs="Calibri"/>
                    <w:color w:val="000000"/>
                  </w:rPr>
                </w:rPrChange>
              </w:rPr>
            </w:pPr>
            <w:del w:id="9940" w:author="tedo gogoladze" w:date="2020-01-05T00:04:00Z">
              <w:r w:rsidRPr="004A4B49" w:rsidDel="00DF5A99">
                <w:rPr>
                  <w:rFonts w:ascii="Calibri" w:eastAsia="Times New Roman" w:hAnsi="Calibri" w:cs="Calibri"/>
                  <w:color w:val="000000"/>
                  <w:lang w:val="en-GB"/>
                  <w:rPrChange w:id="9941" w:author="Mario Ezequiel Scott" w:date="2019-12-29T19:14:00Z">
                    <w:rPr>
                      <w:rFonts w:ascii="Calibri" w:eastAsia="Times New Roman" w:hAnsi="Calibri" w:cs="Calibri"/>
                      <w:color w:val="000000"/>
                    </w:rPr>
                  </w:rPrChange>
                </w:rPr>
                <w:delText>Understanding</w:delText>
              </w:r>
            </w:del>
          </w:p>
        </w:tc>
        <w:tc>
          <w:tcPr>
            <w:tcW w:w="1148" w:type="dxa"/>
            <w:tcBorders>
              <w:top w:val="nil"/>
              <w:left w:val="nil"/>
              <w:bottom w:val="single" w:sz="4" w:space="0" w:color="auto"/>
              <w:right w:val="single" w:sz="4" w:space="0" w:color="auto"/>
            </w:tcBorders>
            <w:shd w:val="clear" w:color="000000" w:fill="F2F2F2"/>
            <w:noWrap/>
            <w:vAlign w:val="bottom"/>
            <w:hideMark/>
          </w:tcPr>
          <w:p w14:paraId="073B9F72" w14:textId="5CF97FCC" w:rsidR="008D7226" w:rsidRPr="004A4B49" w:rsidDel="00DF5A99" w:rsidRDefault="008D7226" w:rsidP="00794694">
            <w:pPr>
              <w:spacing w:after="0"/>
              <w:rPr>
                <w:del w:id="9942" w:author="tedo gogoladze" w:date="2020-01-05T00:04:00Z"/>
                <w:rFonts w:ascii="Calibri" w:eastAsia="Times New Roman" w:hAnsi="Calibri" w:cs="Calibri"/>
                <w:color w:val="000000"/>
                <w:lang w:val="en-GB"/>
                <w:rPrChange w:id="9943" w:author="Mario Ezequiel Scott" w:date="2019-12-29T19:14:00Z">
                  <w:rPr>
                    <w:del w:id="9944" w:author="tedo gogoladze" w:date="2020-01-05T00:04:00Z"/>
                    <w:rFonts w:ascii="Calibri" w:eastAsia="Times New Roman" w:hAnsi="Calibri" w:cs="Calibri"/>
                    <w:color w:val="000000"/>
                  </w:rPr>
                </w:rPrChange>
              </w:rPr>
            </w:pPr>
            <w:del w:id="9945" w:author="tedo gogoladze" w:date="2020-01-05T00:04:00Z">
              <w:r w:rsidRPr="004A4B49" w:rsidDel="00DF5A99">
                <w:rPr>
                  <w:rFonts w:ascii="Calibri" w:eastAsia="Times New Roman" w:hAnsi="Calibri" w:cs="Calibri"/>
                  <w:color w:val="000000"/>
                  <w:lang w:val="en-GB"/>
                  <w:rPrChange w:id="9946" w:author="Mario Ezequiel Scott" w:date="2019-12-29T19:14:00Z">
                    <w:rPr>
                      <w:rFonts w:ascii="Calibri" w:eastAsia="Times New Roman" w:hAnsi="Calibri" w:cs="Calibri"/>
                      <w:color w:val="000000"/>
                    </w:rPr>
                  </w:rPrChange>
                </w:rPr>
                <w:delText>global</w:delText>
              </w:r>
            </w:del>
          </w:p>
        </w:tc>
        <w:tc>
          <w:tcPr>
            <w:tcW w:w="1860" w:type="dxa"/>
            <w:tcBorders>
              <w:top w:val="nil"/>
              <w:left w:val="nil"/>
              <w:bottom w:val="single" w:sz="4" w:space="0" w:color="auto"/>
              <w:right w:val="single" w:sz="4" w:space="0" w:color="auto"/>
            </w:tcBorders>
            <w:shd w:val="clear" w:color="000000" w:fill="F2F2F2"/>
            <w:noWrap/>
            <w:vAlign w:val="bottom"/>
            <w:hideMark/>
          </w:tcPr>
          <w:p w14:paraId="156092DC" w14:textId="63C520CE" w:rsidR="008D7226" w:rsidRPr="004A4B49" w:rsidDel="00DF5A99" w:rsidRDefault="008D7226" w:rsidP="00794694">
            <w:pPr>
              <w:spacing w:after="0"/>
              <w:rPr>
                <w:del w:id="9947" w:author="tedo gogoladze" w:date="2020-01-05T00:04:00Z"/>
                <w:rFonts w:ascii="Calibri" w:eastAsia="Times New Roman" w:hAnsi="Calibri" w:cs="Calibri"/>
                <w:color w:val="000000"/>
                <w:lang w:val="en-GB"/>
                <w:rPrChange w:id="9948" w:author="Mario Ezequiel Scott" w:date="2019-12-29T19:14:00Z">
                  <w:rPr>
                    <w:del w:id="9949" w:author="tedo gogoladze" w:date="2020-01-05T00:04:00Z"/>
                    <w:rFonts w:ascii="Calibri" w:eastAsia="Times New Roman" w:hAnsi="Calibri" w:cs="Calibri"/>
                    <w:color w:val="000000"/>
                  </w:rPr>
                </w:rPrChange>
              </w:rPr>
            </w:pPr>
            <w:del w:id="9950" w:author="tedo gogoladze" w:date="2020-01-05T00:04:00Z">
              <w:r w:rsidRPr="004A4B49" w:rsidDel="00DF5A99">
                <w:rPr>
                  <w:rFonts w:ascii="Calibri" w:eastAsia="Times New Roman" w:hAnsi="Calibri" w:cs="Calibri"/>
                  <w:color w:val="000000"/>
                  <w:lang w:val="en-GB"/>
                  <w:rPrChange w:id="9951" w:author="Mario Ezequiel Scott" w:date="2019-12-29T19:14:00Z">
                    <w:rPr>
                      <w:rFonts w:ascii="Calibri" w:eastAsia="Times New Roman" w:hAnsi="Calibri" w:cs="Calibri"/>
                      <w:color w:val="000000"/>
                    </w:rPr>
                  </w:rPrChange>
                </w:rPr>
                <w:delText>Neuroticness</w:delText>
              </w:r>
            </w:del>
          </w:p>
        </w:tc>
        <w:tc>
          <w:tcPr>
            <w:tcW w:w="1248" w:type="dxa"/>
            <w:tcBorders>
              <w:top w:val="nil"/>
              <w:left w:val="nil"/>
              <w:bottom w:val="single" w:sz="4" w:space="0" w:color="auto"/>
              <w:right w:val="single" w:sz="4" w:space="0" w:color="auto"/>
            </w:tcBorders>
            <w:shd w:val="clear" w:color="000000" w:fill="F2F2F2"/>
            <w:noWrap/>
            <w:vAlign w:val="bottom"/>
            <w:hideMark/>
          </w:tcPr>
          <w:p w14:paraId="34EECF79" w14:textId="36B5EB66" w:rsidR="008D7226" w:rsidRPr="004A4B49" w:rsidDel="00DF5A99" w:rsidRDefault="008D7226" w:rsidP="00794694">
            <w:pPr>
              <w:spacing w:after="0"/>
              <w:rPr>
                <w:del w:id="9952" w:author="tedo gogoladze" w:date="2020-01-05T00:04:00Z"/>
                <w:rFonts w:ascii="Calibri" w:eastAsia="Times New Roman" w:hAnsi="Calibri" w:cs="Calibri"/>
                <w:color w:val="000000"/>
                <w:lang w:val="en-GB"/>
                <w:rPrChange w:id="9953" w:author="Mario Ezequiel Scott" w:date="2019-12-29T19:14:00Z">
                  <w:rPr>
                    <w:del w:id="9954" w:author="tedo gogoladze" w:date="2020-01-05T00:04:00Z"/>
                    <w:rFonts w:ascii="Calibri" w:eastAsia="Times New Roman" w:hAnsi="Calibri" w:cs="Calibri"/>
                    <w:color w:val="000000"/>
                  </w:rPr>
                </w:rPrChange>
              </w:rPr>
            </w:pPr>
            <w:del w:id="9955" w:author="tedo gogoladze" w:date="2020-01-05T00:04:00Z">
              <w:r w:rsidRPr="004A4B49" w:rsidDel="00DF5A99">
                <w:rPr>
                  <w:rFonts w:ascii="Calibri" w:eastAsia="Times New Roman" w:hAnsi="Calibri" w:cs="Calibri"/>
                  <w:color w:val="000000"/>
                  <w:lang w:val="en-GB"/>
                  <w:rPrChange w:id="9956" w:author="Mario Ezequiel Scott" w:date="2019-12-29T19:14:00Z">
                    <w:rPr>
                      <w:rFonts w:ascii="Calibri" w:eastAsia="Times New Roman" w:hAnsi="Calibri" w:cs="Calibri"/>
                      <w:color w:val="000000"/>
                    </w:rPr>
                  </w:rPrChange>
                </w:rPr>
                <w:delText>Positive</w:delText>
              </w:r>
            </w:del>
          </w:p>
        </w:tc>
        <w:tc>
          <w:tcPr>
            <w:tcW w:w="1979" w:type="dxa"/>
            <w:tcBorders>
              <w:top w:val="nil"/>
              <w:left w:val="nil"/>
              <w:bottom w:val="single" w:sz="4" w:space="0" w:color="auto"/>
              <w:right w:val="single" w:sz="4" w:space="0" w:color="auto"/>
            </w:tcBorders>
            <w:shd w:val="clear" w:color="000000" w:fill="F2F2F2"/>
            <w:noWrap/>
            <w:vAlign w:val="bottom"/>
            <w:hideMark/>
          </w:tcPr>
          <w:p w14:paraId="489A2EB9" w14:textId="3858106B" w:rsidR="008D7226" w:rsidRPr="004A4B49" w:rsidDel="00DF5A99" w:rsidRDefault="008D7226" w:rsidP="00794694">
            <w:pPr>
              <w:spacing w:after="0"/>
              <w:jc w:val="right"/>
              <w:rPr>
                <w:del w:id="9957" w:author="tedo gogoladze" w:date="2020-01-05T00:04:00Z"/>
                <w:rFonts w:ascii="Calibri" w:eastAsia="Times New Roman" w:hAnsi="Calibri" w:cs="Calibri"/>
                <w:color w:val="000000"/>
                <w:lang w:val="en-GB"/>
                <w:rPrChange w:id="9958" w:author="Mario Ezequiel Scott" w:date="2019-12-29T19:14:00Z">
                  <w:rPr>
                    <w:del w:id="9959" w:author="tedo gogoladze" w:date="2020-01-05T00:04:00Z"/>
                    <w:rFonts w:ascii="Calibri" w:eastAsia="Times New Roman" w:hAnsi="Calibri" w:cs="Calibri"/>
                    <w:color w:val="000000"/>
                  </w:rPr>
                </w:rPrChange>
              </w:rPr>
            </w:pPr>
            <w:del w:id="9960" w:author="tedo gogoladze" w:date="2020-01-05T00:04:00Z">
              <w:r w:rsidRPr="004A4B49" w:rsidDel="00DF5A99">
                <w:rPr>
                  <w:rFonts w:ascii="Calibri" w:eastAsia="Times New Roman" w:hAnsi="Calibri" w:cs="Calibri"/>
                  <w:color w:val="000000"/>
                  <w:lang w:val="en-GB"/>
                  <w:rPrChange w:id="9961" w:author="Mario Ezequiel Scott" w:date="2019-12-29T19:14:00Z">
                    <w:rPr>
                      <w:rFonts w:ascii="Calibri" w:eastAsia="Times New Roman" w:hAnsi="Calibri" w:cs="Calibri"/>
                      <w:color w:val="000000"/>
                    </w:rPr>
                  </w:rPrChange>
                </w:rPr>
                <w:delText>0.199</w:delText>
              </w:r>
            </w:del>
          </w:p>
        </w:tc>
      </w:tr>
    </w:tbl>
    <w:p w14:paraId="235D7D28" w14:textId="1DB58DCE" w:rsidR="008D7226" w:rsidRPr="004A4B49" w:rsidDel="00DF5A99" w:rsidRDefault="008D7226" w:rsidP="008D7226">
      <w:pPr>
        <w:rPr>
          <w:del w:id="9962" w:author="tedo gogoladze" w:date="2020-01-05T00:04:00Z"/>
          <w:rFonts w:cstheme="minorHAnsi"/>
          <w:lang w:val="en-GB"/>
          <w:rPrChange w:id="9963" w:author="Mario Ezequiel Scott" w:date="2019-12-29T19:14:00Z">
            <w:rPr>
              <w:del w:id="9964" w:author="tedo gogoladze" w:date="2020-01-05T00:04:00Z"/>
              <w:rFonts w:cstheme="minorHAnsi"/>
            </w:rPr>
          </w:rPrChange>
        </w:rPr>
      </w:pPr>
      <w:del w:id="9965" w:author="tedo gogoladze" w:date="2020-01-05T00:04:00Z">
        <w:r w:rsidRPr="004A4B49" w:rsidDel="00DF5A99">
          <w:rPr>
            <w:rFonts w:cstheme="minorHAnsi"/>
            <w:lang w:val="en-GB"/>
            <w:rPrChange w:id="9966" w:author="Mario Ezequiel Scott" w:date="2019-12-29T19:14:00Z">
              <w:rPr>
                <w:rFonts w:cstheme="minorHAnsi"/>
              </w:rPr>
            </w:rPrChange>
          </w:rPr>
          <w:delText xml:space="preserve">Table </w:delText>
        </w:r>
        <w:r w:rsidR="00CC4AC3" w:rsidRPr="004A4B49" w:rsidDel="00DF5A99">
          <w:rPr>
            <w:rFonts w:cstheme="minorHAnsi"/>
            <w:lang w:val="en-GB"/>
            <w:rPrChange w:id="9967" w:author="Mario Ezequiel Scott" w:date="2019-12-29T19:14:00Z">
              <w:rPr>
                <w:rFonts w:cstheme="minorHAnsi"/>
              </w:rPr>
            </w:rPrChange>
          </w:rPr>
          <w:delText>21</w:delText>
        </w:r>
        <w:r w:rsidRPr="004A4B49" w:rsidDel="00DF5A99">
          <w:rPr>
            <w:rFonts w:cstheme="minorHAnsi"/>
            <w:lang w:val="en-GB"/>
            <w:rPrChange w:id="9968" w:author="Mario Ezequiel Scott" w:date="2019-12-29T19:14:00Z">
              <w:rPr>
                <w:rFonts w:cstheme="minorHAnsi"/>
              </w:rPr>
            </w:rPrChange>
          </w:rPr>
          <w:delText>.</w:delText>
        </w:r>
        <w:r w:rsidR="00CC4AC3" w:rsidRPr="004A4B49" w:rsidDel="00DF5A99">
          <w:rPr>
            <w:rFonts w:cstheme="minorHAnsi"/>
            <w:lang w:val="en-GB"/>
            <w:rPrChange w:id="9969" w:author="Mario Ezequiel Scott" w:date="2019-12-29T19:14:00Z">
              <w:rPr>
                <w:rFonts w:cstheme="minorHAnsi"/>
              </w:rPr>
            </w:rPrChange>
          </w:rPr>
          <w:delText xml:space="preserve"> Correlated FSLM and Big 5 </w:delText>
        </w:r>
        <w:r w:rsidR="0095696F" w:rsidRPr="004A4B49" w:rsidDel="00DF5A99">
          <w:rPr>
            <w:rFonts w:cstheme="minorHAnsi"/>
            <w:lang w:val="en-GB"/>
            <w:rPrChange w:id="9970" w:author="Mario Ezequiel Scott" w:date="2019-12-29T19:14:00Z">
              <w:rPr>
                <w:rFonts w:cstheme="minorHAnsi"/>
              </w:rPr>
            </w:rPrChange>
          </w:rPr>
          <w:delText xml:space="preserve">personality </w:delText>
        </w:r>
        <w:r w:rsidR="00CC4AC3" w:rsidRPr="004A4B49" w:rsidDel="00DF5A99">
          <w:rPr>
            <w:rFonts w:cstheme="minorHAnsi"/>
            <w:lang w:val="en-GB"/>
            <w:rPrChange w:id="9971" w:author="Mario Ezequiel Scott" w:date="2019-12-29T19:14:00Z">
              <w:rPr>
                <w:rFonts w:cstheme="minorHAnsi"/>
              </w:rPr>
            </w:rPrChange>
          </w:rPr>
          <w:delText>traits</w:delText>
        </w:r>
      </w:del>
    </w:p>
    <w:p w14:paraId="54973561" w14:textId="0F0A900C" w:rsidR="008D7226" w:rsidRPr="004A4B49" w:rsidDel="00DF5A99" w:rsidRDefault="008D7226" w:rsidP="008D7226">
      <w:pPr>
        <w:rPr>
          <w:del w:id="9972" w:author="tedo gogoladze" w:date="2020-01-05T00:04:00Z"/>
          <w:rFonts w:cstheme="minorHAnsi"/>
          <w:lang w:val="en-GB"/>
          <w:rPrChange w:id="9973" w:author="Mario Ezequiel Scott" w:date="2019-12-29T19:14:00Z">
            <w:rPr>
              <w:del w:id="9974" w:author="tedo gogoladze" w:date="2020-01-05T00:04:00Z"/>
              <w:rFonts w:cstheme="minorHAnsi"/>
            </w:rPr>
          </w:rPrChange>
        </w:rPr>
      </w:pPr>
      <w:del w:id="9975" w:author="tedo gogoladze" w:date="2020-01-05T00:04:00Z">
        <w:r w:rsidRPr="004A4B49" w:rsidDel="00DF5A99">
          <w:rPr>
            <w:rFonts w:cstheme="minorHAnsi"/>
            <w:lang w:val="en-GB"/>
            <w:rPrChange w:id="9976" w:author="Mario Ezequiel Scott" w:date="2019-12-29T19:14:00Z">
              <w:rPr>
                <w:rFonts w:cstheme="minorHAnsi"/>
              </w:rPr>
            </w:rPrChange>
          </w:rPr>
          <w:delText xml:space="preserve">Based on these two researched, there is an opportunity to check the same association rules as Scott has done, but this time, with Big 5 personality traits: each FLSM learning style </w:delText>
        </w:r>
        <w:r w:rsidR="001B5A23" w:rsidRPr="004A4B49" w:rsidDel="00DF5A99">
          <w:rPr>
            <w:rFonts w:cstheme="minorHAnsi"/>
            <w:lang w:val="en-GB"/>
            <w:rPrChange w:id="9977" w:author="Mario Ezequiel Scott" w:date="2019-12-29T19:14:00Z">
              <w:rPr>
                <w:rFonts w:cstheme="minorHAnsi"/>
              </w:rPr>
            </w:rPrChange>
          </w:rPr>
          <w:delText xml:space="preserve">are replaced </w:delText>
        </w:r>
        <w:r w:rsidRPr="004A4B49" w:rsidDel="00DF5A99">
          <w:rPr>
            <w:rFonts w:cstheme="minorHAnsi"/>
            <w:lang w:val="en-GB"/>
            <w:rPrChange w:id="9978" w:author="Mario Ezequiel Scott" w:date="2019-12-29T19:14:00Z">
              <w:rPr>
                <w:rFonts w:cstheme="minorHAnsi"/>
              </w:rPr>
            </w:rPrChange>
          </w:rPr>
          <w:delText>with correlated Big 5 Personality trait.</w:delText>
        </w:r>
      </w:del>
    </w:p>
    <w:p w14:paraId="47E7BFE0" w14:textId="76C14122" w:rsidR="008D7226" w:rsidRPr="004A4B49" w:rsidDel="00DF5A99" w:rsidRDefault="008D7226" w:rsidP="008D7226">
      <w:pPr>
        <w:rPr>
          <w:del w:id="9979" w:author="tedo gogoladze" w:date="2020-01-05T00:04:00Z"/>
          <w:rFonts w:cstheme="minorHAnsi"/>
          <w:lang w:val="en-GB"/>
          <w:rPrChange w:id="9980" w:author="Mario Ezequiel Scott" w:date="2019-12-29T19:14:00Z">
            <w:rPr>
              <w:del w:id="9981" w:author="tedo gogoladze" w:date="2020-01-05T00:04:00Z"/>
              <w:rFonts w:cstheme="minorHAnsi"/>
            </w:rPr>
          </w:rPrChange>
        </w:rPr>
      </w:pPr>
      <w:del w:id="9982" w:author="tedo gogoladze" w:date="2020-01-05T00:04:00Z">
        <w:r w:rsidRPr="004A4B49" w:rsidDel="00DF5A99">
          <w:rPr>
            <w:rFonts w:cstheme="minorHAnsi"/>
            <w:lang w:val="en-GB"/>
            <w:rPrChange w:id="9983" w:author="Mario Ezequiel Scott" w:date="2019-12-29T19:14:00Z">
              <w:rPr>
                <w:rFonts w:cstheme="minorHAnsi"/>
              </w:rPr>
            </w:rPrChange>
          </w:rPr>
          <w:delText xml:space="preserve">AS the results, </w:delText>
        </w:r>
        <w:r w:rsidR="00681DDA" w:rsidRPr="004A4B49" w:rsidDel="00DF5A99">
          <w:rPr>
            <w:rFonts w:cstheme="minorHAnsi"/>
            <w:lang w:val="en-GB"/>
            <w:rPrChange w:id="9984" w:author="Mario Ezequiel Scott" w:date="2019-12-29T19:14:00Z">
              <w:rPr>
                <w:rFonts w:cstheme="minorHAnsi"/>
              </w:rPr>
            </w:rPrChange>
          </w:rPr>
          <w:delText xml:space="preserve">there are the </w:delText>
        </w:r>
        <w:r w:rsidRPr="004A4B49" w:rsidDel="00DF5A99">
          <w:rPr>
            <w:rFonts w:cstheme="minorHAnsi"/>
            <w:lang w:val="en-GB"/>
            <w:rPrChange w:id="9985" w:author="Mario Ezequiel Scott" w:date="2019-12-29T19:14:00Z">
              <w:rPr>
                <w:rFonts w:cstheme="minorHAnsi"/>
              </w:rPr>
            </w:rPrChange>
          </w:rPr>
          <w:delText xml:space="preserve">same </w:delText>
        </w:r>
        <w:r w:rsidR="001D3C52" w:rsidRPr="004A4B49" w:rsidDel="00DF5A99">
          <w:rPr>
            <w:rFonts w:cstheme="minorHAnsi"/>
            <w:lang w:val="en-GB"/>
            <w:rPrChange w:id="9986" w:author="Mario Ezequiel Scott" w:date="2019-12-29T19:14:00Z">
              <w:rPr>
                <w:rFonts w:cstheme="minorHAnsi"/>
              </w:rPr>
            </w:rPrChange>
          </w:rPr>
          <w:delText>30</w:delText>
        </w:r>
        <w:r w:rsidRPr="004A4B49" w:rsidDel="00DF5A99">
          <w:rPr>
            <w:rFonts w:cstheme="minorHAnsi"/>
            <w:lang w:val="en-GB"/>
            <w:rPrChange w:id="9987" w:author="Mario Ezequiel Scott" w:date="2019-12-29T19:14:00Z">
              <w:rPr>
                <w:rFonts w:cstheme="minorHAnsi"/>
              </w:rPr>
            </w:rPrChange>
          </w:rPr>
          <w:delText xml:space="preserve"> association rules on Table </w:delText>
        </w:r>
        <w:r w:rsidR="006344A5" w:rsidRPr="004A4B49" w:rsidDel="00DF5A99">
          <w:rPr>
            <w:rFonts w:cstheme="minorHAnsi"/>
            <w:lang w:val="en-GB"/>
            <w:rPrChange w:id="9988" w:author="Mario Ezequiel Scott" w:date="2019-12-29T19:14:00Z">
              <w:rPr>
                <w:rFonts w:cstheme="minorHAnsi"/>
              </w:rPr>
            </w:rPrChange>
          </w:rPr>
          <w:delText>22</w:delText>
        </w:r>
        <w:r w:rsidRPr="004A4B49" w:rsidDel="00DF5A99">
          <w:rPr>
            <w:rFonts w:cstheme="minorHAnsi"/>
            <w:lang w:val="en-GB"/>
            <w:rPrChange w:id="9989" w:author="Mario Ezequiel Scott" w:date="2019-12-29T19:14:00Z">
              <w:rPr>
                <w:rFonts w:cstheme="minorHAnsi"/>
              </w:rPr>
            </w:rPrChange>
          </w:rPr>
          <w:delText xml:space="preserve"> consisting of Metrics researched by E.Scott and Big 5 personality traits corelated to FSLM learning styles as researched by Siddiquei:</w:delText>
        </w:r>
      </w:del>
    </w:p>
    <w:tbl>
      <w:tblPr>
        <w:tblW w:w="9360" w:type="dxa"/>
        <w:tblLook w:val="04A0" w:firstRow="1" w:lastRow="0" w:firstColumn="1" w:lastColumn="0" w:noHBand="0" w:noVBand="1"/>
      </w:tblPr>
      <w:tblGrid>
        <w:gridCol w:w="684"/>
        <w:gridCol w:w="1342"/>
        <w:gridCol w:w="1343"/>
        <w:gridCol w:w="1325"/>
        <w:gridCol w:w="1295"/>
        <w:gridCol w:w="1711"/>
        <w:gridCol w:w="1660"/>
      </w:tblGrid>
      <w:tr w:rsidR="008D7226" w:rsidRPr="004A4B49" w:rsidDel="00DF5A99" w14:paraId="111B61AF" w14:textId="44321A9F" w:rsidTr="00794694">
        <w:trPr>
          <w:trHeight w:val="375"/>
          <w:del w:id="9990" w:author="tedo gogoladze" w:date="2020-01-05T00:04:00Z"/>
        </w:trPr>
        <w:tc>
          <w:tcPr>
            <w:tcW w:w="320" w:type="dxa"/>
            <w:vMerge w:val="restart"/>
            <w:tcBorders>
              <w:top w:val="single" w:sz="8" w:space="0" w:color="auto"/>
              <w:left w:val="single" w:sz="8" w:space="0" w:color="auto"/>
              <w:bottom w:val="single" w:sz="8" w:space="0" w:color="000000"/>
              <w:right w:val="single" w:sz="4" w:space="0" w:color="auto"/>
            </w:tcBorders>
            <w:shd w:val="clear" w:color="auto" w:fill="auto"/>
            <w:vAlign w:val="bottom"/>
            <w:hideMark/>
          </w:tcPr>
          <w:p w14:paraId="0991B2DB" w14:textId="74EAF245" w:rsidR="006B6F87" w:rsidRPr="004A4B49" w:rsidDel="00DF5A99" w:rsidRDefault="008D7226" w:rsidP="00794694">
            <w:pPr>
              <w:spacing w:after="0"/>
              <w:jc w:val="center"/>
              <w:rPr>
                <w:del w:id="9991" w:author="tedo gogoladze" w:date="2020-01-05T00:04:00Z"/>
                <w:rFonts w:ascii="Calibri" w:eastAsia="Times New Roman" w:hAnsi="Calibri" w:cs="Calibri"/>
                <w:b/>
                <w:bCs/>
                <w:color w:val="000000"/>
                <w:sz w:val="20"/>
                <w:szCs w:val="20"/>
                <w:lang w:val="en-GB"/>
                <w:rPrChange w:id="9992" w:author="Mario Ezequiel Scott" w:date="2019-12-29T19:14:00Z">
                  <w:rPr>
                    <w:del w:id="9993" w:author="tedo gogoladze" w:date="2020-01-05T00:04:00Z"/>
                    <w:rFonts w:ascii="Calibri" w:eastAsia="Times New Roman" w:hAnsi="Calibri" w:cs="Calibri"/>
                    <w:b/>
                    <w:bCs/>
                    <w:color w:val="000000"/>
                    <w:sz w:val="20"/>
                    <w:szCs w:val="20"/>
                  </w:rPr>
                </w:rPrChange>
              </w:rPr>
            </w:pPr>
            <w:del w:id="9994" w:author="tedo gogoladze" w:date="2020-01-05T00:04:00Z">
              <w:r w:rsidRPr="004A4B49" w:rsidDel="00DF5A99">
                <w:rPr>
                  <w:rFonts w:ascii="Calibri" w:eastAsia="Times New Roman" w:hAnsi="Calibri" w:cs="Calibri"/>
                  <w:b/>
                  <w:bCs/>
                  <w:color w:val="000000"/>
                  <w:sz w:val="20"/>
                  <w:szCs w:val="20"/>
                  <w:lang w:val="en-GB"/>
                  <w:rPrChange w:id="9995" w:author="Mario Ezequiel Scott" w:date="2019-12-29T19:14:00Z">
                    <w:rPr>
                      <w:rFonts w:ascii="Calibri" w:eastAsia="Times New Roman" w:hAnsi="Calibri" w:cs="Calibri"/>
                      <w:b/>
                      <w:bCs/>
                      <w:color w:val="000000"/>
                      <w:sz w:val="20"/>
                      <w:szCs w:val="20"/>
                    </w:rPr>
                  </w:rPrChange>
                </w:rPr>
                <w:delText> </w:delText>
              </w:r>
              <w:r w:rsidR="006B6F87" w:rsidRPr="004A4B49" w:rsidDel="00DF5A99">
                <w:rPr>
                  <w:rFonts w:ascii="Calibri" w:eastAsia="Times New Roman" w:hAnsi="Calibri" w:cs="Calibri"/>
                  <w:b/>
                  <w:bCs/>
                  <w:color w:val="000000"/>
                  <w:sz w:val="20"/>
                  <w:szCs w:val="20"/>
                  <w:lang w:val="en-GB"/>
                  <w:rPrChange w:id="9996" w:author="Mario Ezequiel Scott" w:date="2019-12-29T19:14:00Z">
                    <w:rPr>
                      <w:rFonts w:ascii="Calibri" w:eastAsia="Times New Roman" w:hAnsi="Calibri" w:cs="Calibri"/>
                      <w:b/>
                      <w:bCs/>
                      <w:color w:val="000000"/>
                      <w:sz w:val="20"/>
                      <w:szCs w:val="20"/>
                    </w:rPr>
                  </w:rPrChange>
                </w:rPr>
                <w:delText>Valid</w:delText>
              </w:r>
            </w:del>
          </w:p>
          <w:p w14:paraId="20B8D4F6" w14:textId="3702B83C" w:rsidR="008D7226" w:rsidRPr="004A4B49" w:rsidDel="00DF5A99" w:rsidRDefault="006B6F87" w:rsidP="00794694">
            <w:pPr>
              <w:spacing w:after="0"/>
              <w:jc w:val="center"/>
              <w:rPr>
                <w:del w:id="9997" w:author="tedo gogoladze" w:date="2020-01-05T00:04:00Z"/>
                <w:rFonts w:ascii="Calibri" w:eastAsia="Times New Roman" w:hAnsi="Calibri" w:cs="Calibri"/>
                <w:b/>
                <w:bCs/>
                <w:color w:val="000000"/>
                <w:sz w:val="20"/>
                <w:szCs w:val="20"/>
                <w:lang w:val="en-GB"/>
                <w:rPrChange w:id="9998" w:author="Mario Ezequiel Scott" w:date="2019-12-29T19:14:00Z">
                  <w:rPr>
                    <w:del w:id="9999" w:author="tedo gogoladze" w:date="2020-01-05T00:04:00Z"/>
                    <w:rFonts w:ascii="Calibri" w:eastAsia="Times New Roman" w:hAnsi="Calibri" w:cs="Calibri"/>
                    <w:b/>
                    <w:bCs/>
                    <w:color w:val="000000"/>
                    <w:sz w:val="20"/>
                    <w:szCs w:val="20"/>
                  </w:rPr>
                </w:rPrChange>
              </w:rPr>
            </w:pPr>
            <w:del w:id="10000" w:author="tedo gogoladze" w:date="2020-01-05T00:04:00Z">
              <w:r w:rsidRPr="004A4B49" w:rsidDel="00DF5A99">
                <w:rPr>
                  <w:rFonts w:ascii="Calibri" w:eastAsia="Times New Roman" w:hAnsi="Calibri" w:cs="Calibri"/>
                  <w:b/>
                  <w:bCs/>
                  <w:color w:val="000000"/>
                  <w:sz w:val="20"/>
                  <w:szCs w:val="20"/>
                  <w:lang w:val="en-GB"/>
                  <w:rPrChange w:id="10001" w:author="Mario Ezequiel Scott" w:date="2019-12-29T19:14:00Z">
                    <w:rPr>
                      <w:rFonts w:ascii="Calibri" w:eastAsia="Times New Roman" w:hAnsi="Calibri" w:cs="Calibri"/>
                      <w:b/>
                      <w:bCs/>
                      <w:color w:val="000000"/>
                      <w:sz w:val="20"/>
                      <w:szCs w:val="20"/>
                    </w:rPr>
                  </w:rPrChange>
                </w:rPr>
                <w:delText>ated</w:delText>
              </w:r>
            </w:del>
          </w:p>
        </w:tc>
        <w:tc>
          <w:tcPr>
            <w:tcW w:w="2780" w:type="dxa"/>
            <w:gridSpan w:val="2"/>
            <w:tcBorders>
              <w:top w:val="single" w:sz="8" w:space="0" w:color="auto"/>
              <w:left w:val="nil"/>
              <w:bottom w:val="single" w:sz="4" w:space="0" w:color="auto"/>
              <w:right w:val="single" w:sz="4" w:space="0" w:color="auto"/>
            </w:tcBorders>
            <w:shd w:val="clear" w:color="000000" w:fill="F2F2F2"/>
            <w:vAlign w:val="bottom"/>
            <w:hideMark/>
          </w:tcPr>
          <w:p w14:paraId="6DCE9A03" w14:textId="273E7CD3" w:rsidR="008D7226" w:rsidRPr="004A4B49" w:rsidDel="00DF5A99" w:rsidRDefault="008D7226" w:rsidP="00794694">
            <w:pPr>
              <w:spacing w:after="0"/>
              <w:jc w:val="center"/>
              <w:rPr>
                <w:del w:id="10002" w:author="tedo gogoladze" w:date="2020-01-05T00:04:00Z"/>
                <w:rFonts w:ascii="Calibri" w:eastAsia="Times New Roman" w:hAnsi="Calibri" w:cs="Calibri"/>
                <w:b/>
                <w:bCs/>
                <w:color w:val="000000"/>
                <w:lang w:val="en-GB"/>
                <w:rPrChange w:id="10003" w:author="Mario Ezequiel Scott" w:date="2019-12-29T19:14:00Z">
                  <w:rPr>
                    <w:del w:id="10004" w:author="tedo gogoladze" w:date="2020-01-05T00:04:00Z"/>
                    <w:rFonts w:ascii="Calibri" w:eastAsia="Times New Roman" w:hAnsi="Calibri" w:cs="Calibri"/>
                    <w:b/>
                    <w:bCs/>
                    <w:color w:val="000000"/>
                  </w:rPr>
                </w:rPrChange>
              </w:rPr>
            </w:pPr>
            <w:del w:id="10005" w:author="tedo gogoladze" w:date="2020-01-05T00:04:00Z">
              <w:r w:rsidRPr="004A4B49" w:rsidDel="00DF5A99">
                <w:rPr>
                  <w:rFonts w:ascii="Calibri" w:eastAsia="Times New Roman" w:hAnsi="Calibri" w:cs="Calibri"/>
                  <w:b/>
                  <w:bCs/>
                  <w:color w:val="000000"/>
                  <w:lang w:val="en-GB"/>
                  <w:rPrChange w:id="10006" w:author="Mario Ezequiel Scott" w:date="2019-12-29T19:14:00Z">
                    <w:rPr>
                      <w:rFonts w:ascii="Calibri" w:eastAsia="Times New Roman" w:hAnsi="Calibri" w:cs="Calibri"/>
                      <w:b/>
                      <w:bCs/>
                      <w:color w:val="000000"/>
                    </w:rPr>
                  </w:rPrChange>
                </w:rPr>
                <w:delText>Original Rule by Scott</w:delText>
              </w:r>
            </w:del>
          </w:p>
        </w:tc>
        <w:tc>
          <w:tcPr>
            <w:tcW w:w="2720" w:type="dxa"/>
            <w:gridSpan w:val="2"/>
            <w:tcBorders>
              <w:top w:val="single" w:sz="8" w:space="0" w:color="auto"/>
              <w:left w:val="nil"/>
              <w:bottom w:val="single" w:sz="4" w:space="0" w:color="auto"/>
              <w:right w:val="single" w:sz="4" w:space="0" w:color="auto"/>
            </w:tcBorders>
            <w:shd w:val="clear" w:color="000000" w:fill="D9E1F2"/>
            <w:vAlign w:val="bottom"/>
            <w:hideMark/>
          </w:tcPr>
          <w:p w14:paraId="29F74B38" w14:textId="07B8BE36" w:rsidR="008D7226" w:rsidRPr="004A4B49" w:rsidDel="00DF5A99" w:rsidRDefault="008D7226" w:rsidP="00794694">
            <w:pPr>
              <w:spacing w:after="0"/>
              <w:jc w:val="center"/>
              <w:rPr>
                <w:del w:id="10007" w:author="tedo gogoladze" w:date="2020-01-05T00:04:00Z"/>
                <w:rFonts w:ascii="Calibri" w:eastAsia="Times New Roman" w:hAnsi="Calibri" w:cs="Calibri"/>
                <w:b/>
                <w:bCs/>
                <w:color w:val="000000"/>
                <w:lang w:val="en-GB"/>
                <w:rPrChange w:id="10008" w:author="Mario Ezequiel Scott" w:date="2019-12-29T19:14:00Z">
                  <w:rPr>
                    <w:del w:id="10009" w:author="tedo gogoladze" w:date="2020-01-05T00:04:00Z"/>
                    <w:rFonts w:ascii="Calibri" w:eastAsia="Times New Roman" w:hAnsi="Calibri" w:cs="Calibri"/>
                    <w:b/>
                    <w:bCs/>
                    <w:color w:val="000000"/>
                  </w:rPr>
                </w:rPrChange>
              </w:rPr>
            </w:pPr>
            <w:del w:id="10010" w:author="tedo gogoladze" w:date="2020-01-05T00:04:00Z">
              <w:r w:rsidRPr="004A4B49" w:rsidDel="00DF5A99">
                <w:rPr>
                  <w:rFonts w:ascii="Calibri" w:eastAsia="Times New Roman" w:hAnsi="Calibri" w:cs="Calibri"/>
                  <w:b/>
                  <w:bCs/>
                  <w:color w:val="000000"/>
                  <w:lang w:val="en-GB"/>
                  <w:rPrChange w:id="10011" w:author="Mario Ezequiel Scott" w:date="2019-12-29T19:14:00Z">
                    <w:rPr>
                      <w:rFonts w:ascii="Calibri" w:eastAsia="Times New Roman" w:hAnsi="Calibri" w:cs="Calibri"/>
                      <w:b/>
                      <w:bCs/>
                      <w:color w:val="000000"/>
                    </w:rPr>
                  </w:rPrChange>
                </w:rPr>
                <w:delText>Correlated big5 trait rule 1</w:delText>
              </w:r>
            </w:del>
          </w:p>
        </w:tc>
        <w:tc>
          <w:tcPr>
            <w:tcW w:w="3540" w:type="dxa"/>
            <w:gridSpan w:val="2"/>
            <w:tcBorders>
              <w:top w:val="single" w:sz="8" w:space="0" w:color="auto"/>
              <w:left w:val="nil"/>
              <w:bottom w:val="single" w:sz="4" w:space="0" w:color="auto"/>
              <w:right w:val="single" w:sz="8" w:space="0" w:color="000000"/>
            </w:tcBorders>
            <w:shd w:val="clear" w:color="000000" w:fill="D9E1F2"/>
            <w:vAlign w:val="bottom"/>
            <w:hideMark/>
          </w:tcPr>
          <w:p w14:paraId="0F0D6D00" w14:textId="3D781E60" w:rsidR="008D7226" w:rsidRPr="004A4B49" w:rsidDel="00DF5A99" w:rsidRDefault="008D7226" w:rsidP="00794694">
            <w:pPr>
              <w:spacing w:after="0"/>
              <w:jc w:val="center"/>
              <w:rPr>
                <w:del w:id="10012" w:author="tedo gogoladze" w:date="2020-01-05T00:04:00Z"/>
                <w:rFonts w:ascii="Calibri" w:eastAsia="Times New Roman" w:hAnsi="Calibri" w:cs="Calibri"/>
                <w:b/>
                <w:bCs/>
                <w:color w:val="000000"/>
                <w:lang w:val="en-GB"/>
                <w:rPrChange w:id="10013" w:author="Mario Ezequiel Scott" w:date="2019-12-29T19:14:00Z">
                  <w:rPr>
                    <w:del w:id="10014" w:author="tedo gogoladze" w:date="2020-01-05T00:04:00Z"/>
                    <w:rFonts w:ascii="Calibri" w:eastAsia="Times New Roman" w:hAnsi="Calibri" w:cs="Calibri"/>
                    <w:b/>
                    <w:bCs/>
                    <w:color w:val="000000"/>
                  </w:rPr>
                </w:rPrChange>
              </w:rPr>
            </w:pPr>
            <w:del w:id="10015" w:author="tedo gogoladze" w:date="2020-01-05T00:04:00Z">
              <w:r w:rsidRPr="004A4B49" w:rsidDel="00DF5A99">
                <w:rPr>
                  <w:rFonts w:ascii="Calibri" w:eastAsia="Times New Roman" w:hAnsi="Calibri" w:cs="Calibri"/>
                  <w:b/>
                  <w:bCs/>
                  <w:color w:val="000000"/>
                  <w:lang w:val="en-GB"/>
                  <w:rPrChange w:id="10016" w:author="Mario Ezequiel Scott" w:date="2019-12-29T19:14:00Z">
                    <w:rPr>
                      <w:rFonts w:ascii="Calibri" w:eastAsia="Times New Roman" w:hAnsi="Calibri" w:cs="Calibri"/>
                      <w:b/>
                      <w:bCs/>
                      <w:color w:val="000000"/>
                    </w:rPr>
                  </w:rPrChange>
                </w:rPr>
                <w:delText>Correlated big5 trait rule 2</w:delText>
              </w:r>
            </w:del>
          </w:p>
        </w:tc>
      </w:tr>
      <w:tr w:rsidR="008D7226" w:rsidRPr="004A4B49" w:rsidDel="00DF5A99" w14:paraId="03D8D5F1" w14:textId="6FF5467B" w:rsidTr="00794694">
        <w:trPr>
          <w:trHeight w:val="315"/>
          <w:del w:id="10017" w:author="tedo gogoladze" w:date="2020-01-05T00:04:00Z"/>
        </w:trPr>
        <w:tc>
          <w:tcPr>
            <w:tcW w:w="320" w:type="dxa"/>
            <w:vMerge/>
            <w:tcBorders>
              <w:top w:val="single" w:sz="8" w:space="0" w:color="auto"/>
              <w:left w:val="single" w:sz="8" w:space="0" w:color="auto"/>
              <w:bottom w:val="single" w:sz="8" w:space="0" w:color="000000"/>
              <w:right w:val="single" w:sz="4" w:space="0" w:color="auto"/>
            </w:tcBorders>
            <w:vAlign w:val="center"/>
            <w:hideMark/>
          </w:tcPr>
          <w:p w14:paraId="627F3164" w14:textId="5134261E" w:rsidR="008D7226" w:rsidRPr="004A4B49" w:rsidDel="00DF5A99" w:rsidRDefault="008D7226" w:rsidP="00794694">
            <w:pPr>
              <w:spacing w:after="0"/>
              <w:rPr>
                <w:del w:id="10018" w:author="tedo gogoladze" w:date="2020-01-05T00:04:00Z"/>
                <w:rFonts w:ascii="Calibri" w:eastAsia="Times New Roman" w:hAnsi="Calibri" w:cs="Calibri"/>
                <w:b/>
                <w:bCs/>
                <w:color w:val="000000"/>
                <w:sz w:val="20"/>
                <w:szCs w:val="20"/>
                <w:lang w:val="en-GB"/>
                <w:rPrChange w:id="10019" w:author="Mario Ezequiel Scott" w:date="2019-12-29T19:14:00Z">
                  <w:rPr>
                    <w:del w:id="10020" w:author="tedo gogoladze" w:date="2020-01-05T00:04:00Z"/>
                    <w:rFonts w:ascii="Calibri" w:eastAsia="Times New Roman" w:hAnsi="Calibri" w:cs="Calibri"/>
                    <w:b/>
                    <w:bCs/>
                    <w:color w:val="000000"/>
                    <w:sz w:val="20"/>
                    <w:szCs w:val="20"/>
                  </w:rPr>
                </w:rPrChange>
              </w:rPr>
            </w:pPr>
          </w:p>
        </w:tc>
        <w:tc>
          <w:tcPr>
            <w:tcW w:w="1380" w:type="dxa"/>
            <w:tcBorders>
              <w:top w:val="nil"/>
              <w:left w:val="nil"/>
              <w:bottom w:val="single" w:sz="8" w:space="0" w:color="auto"/>
              <w:right w:val="single" w:sz="4" w:space="0" w:color="auto"/>
            </w:tcBorders>
            <w:shd w:val="clear" w:color="000000" w:fill="F2F2F2"/>
            <w:vAlign w:val="bottom"/>
            <w:hideMark/>
          </w:tcPr>
          <w:p w14:paraId="4496B9B8" w14:textId="07BF6B41" w:rsidR="008D7226" w:rsidRPr="004A4B49" w:rsidDel="00DF5A99" w:rsidRDefault="008D7226" w:rsidP="00794694">
            <w:pPr>
              <w:spacing w:after="0"/>
              <w:rPr>
                <w:del w:id="10021" w:author="tedo gogoladze" w:date="2020-01-05T00:04:00Z"/>
                <w:rFonts w:ascii="Calibri" w:eastAsia="Times New Roman" w:hAnsi="Calibri" w:cs="Calibri"/>
                <w:b/>
                <w:bCs/>
                <w:i/>
                <w:iCs/>
                <w:color w:val="000000"/>
                <w:sz w:val="20"/>
                <w:szCs w:val="20"/>
                <w:lang w:val="en-GB"/>
                <w:rPrChange w:id="10022" w:author="Mario Ezequiel Scott" w:date="2019-12-29T19:14:00Z">
                  <w:rPr>
                    <w:del w:id="10023" w:author="tedo gogoladze" w:date="2020-01-05T00:04:00Z"/>
                    <w:rFonts w:ascii="Calibri" w:eastAsia="Times New Roman" w:hAnsi="Calibri" w:cs="Calibri"/>
                    <w:b/>
                    <w:bCs/>
                    <w:i/>
                    <w:iCs/>
                    <w:color w:val="000000"/>
                    <w:sz w:val="20"/>
                    <w:szCs w:val="20"/>
                  </w:rPr>
                </w:rPrChange>
              </w:rPr>
            </w:pPr>
            <w:del w:id="10024" w:author="tedo gogoladze" w:date="2020-01-05T00:04:00Z">
              <w:r w:rsidRPr="004A4B49" w:rsidDel="00DF5A99">
                <w:rPr>
                  <w:rFonts w:ascii="Calibri" w:eastAsia="Times New Roman" w:hAnsi="Calibri" w:cs="Calibri"/>
                  <w:b/>
                  <w:bCs/>
                  <w:i/>
                  <w:iCs/>
                  <w:color w:val="000000"/>
                  <w:sz w:val="20"/>
                  <w:szCs w:val="20"/>
                  <w:lang w:val="en-GB"/>
                  <w:rPrChange w:id="10025" w:author="Mario Ezequiel Scott" w:date="2019-12-29T19:14:00Z">
                    <w:rPr>
                      <w:rFonts w:ascii="Calibri" w:eastAsia="Times New Roman" w:hAnsi="Calibri" w:cs="Calibri"/>
                      <w:b/>
                      <w:bCs/>
                      <w:i/>
                      <w:iCs/>
                      <w:color w:val="000000"/>
                      <w:sz w:val="20"/>
                      <w:szCs w:val="20"/>
                    </w:rPr>
                  </w:rPrChange>
                </w:rPr>
                <w:delText>antescedent</w:delText>
              </w:r>
            </w:del>
          </w:p>
        </w:tc>
        <w:tc>
          <w:tcPr>
            <w:tcW w:w="1400" w:type="dxa"/>
            <w:tcBorders>
              <w:top w:val="nil"/>
              <w:left w:val="nil"/>
              <w:bottom w:val="single" w:sz="8" w:space="0" w:color="auto"/>
              <w:right w:val="single" w:sz="4" w:space="0" w:color="auto"/>
            </w:tcBorders>
            <w:shd w:val="clear" w:color="000000" w:fill="F2F2F2"/>
            <w:vAlign w:val="bottom"/>
            <w:hideMark/>
          </w:tcPr>
          <w:p w14:paraId="655FB35D" w14:textId="013F0B70" w:rsidR="008D7226" w:rsidRPr="004A4B49" w:rsidDel="00DF5A99" w:rsidRDefault="008D7226" w:rsidP="00794694">
            <w:pPr>
              <w:spacing w:after="0"/>
              <w:rPr>
                <w:del w:id="10026" w:author="tedo gogoladze" w:date="2020-01-05T00:04:00Z"/>
                <w:rFonts w:ascii="Calibri" w:eastAsia="Times New Roman" w:hAnsi="Calibri" w:cs="Calibri"/>
                <w:b/>
                <w:bCs/>
                <w:i/>
                <w:iCs/>
                <w:color w:val="000000"/>
                <w:sz w:val="20"/>
                <w:szCs w:val="20"/>
                <w:lang w:val="en-GB"/>
                <w:rPrChange w:id="10027" w:author="Mario Ezequiel Scott" w:date="2019-12-29T19:14:00Z">
                  <w:rPr>
                    <w:del w:id="10028" w:author="tedo gogoladze" w:date="2020-01-05T00:04:00Z"/>
                    <w:rFonts w:ascii="Calibri" w:eastAsia="Times New Roman" w:hAnsi="Calibri" w:cs="Calibri"/>
                    <w:b/>
                    <w:bCs/>
                    <w:i/>
                    <w:iCs/>
                    <w:color w:val="000000"/>
                    <w:sz w:val="20"/>
                    <w:szCs w:val="20"/>
                  </w:rPr>
                </w:rPrChange>
              </w:rPr>
            </w:pPr>
            <w:del w:id="10029" w:author="tedo gogoladze" w:date="2020-01-05T00:04:00Z">
              <w:r w:rsidRPr="004A4B49" w:rsidDel="00DF5A99">
                <w:rPr>
                  <w:rFonts w:ascii="Calibri" w:eastAsia="Times New Roman" w:hAnsi="Calibri" w:cs="Calibri"/>
                  <w:b/>
                  <w:bCs/>
                  <w:i/>
                  <w:iCs/>
                  <w:color w:val="000000"/>
                  <w:sz w:val="20"/>
                  <w:szCs w:val="20"/>
                  <w:lang w:val="en-GB"/>
                  <w:rPrChange w:id="10030" w:author="Mario Ezequiel Scott" w:date="2019-12-29T19:14:00Z">
                    <w:rPr>
                      <w:rFonts w:ascii="Calibri" w:eastAsia="Times New Roman" w:hAnsi="Calibri" w:cs="Calibri"/>
                      <w:b/>
                      <w:bCs/>
                      <w:i/>
                      <w:iCs/>
                      <w:color w:val="000000"/>
                      <w:sz w:val="20"/>
                      <w:szCs w:val="20"/>
                    </w:rPr>
                  </w:rPrChange>
                </w:rPr>
                <w:delText>consequent</w:delText>
              </w:r>
            </w:del>
          </w:p>
        </w:tc>
        <w:tc>
          <w:tcPr>
            <w:tcW w:w="1360" w:type="dxa"/>
            <w:tcBorders>
              <w:top w:val="nil"/>
              <w:left w:val="nil"/>
              <w:bottom w:val="single" w:sz="8" w:space="0" w:color="auto"/>
              <w:right w:val="single" w:sz="4" w:space="0" w:color="auto"/>
            </w:tcBorders>
            <w:shd w:val="clear" w:color="000000" w:fill="D9E1F2"/>
            <w:vAlign w:val="bottom"/>
            <w:hideMark/>
          </w:tcPr>
          <w:p w14:paraId="2370E9BA" w14:textId="6498B826" w:rsidR="008D7226" w:rsidRPr="004A4B49" w:rsidDel="00DF5A99" w:rsidRDefault="008D7226" w:rsidP="00794694">
            <w:pPr>
              <w:spacing w:after="0"/>
              <w:rPr>
                <w:del w:id="10031" w:author="tedo gogoladze" w:date="2020-01-05T00:04:00Z"/>
                <w:rFonts w:ascii="Calibri" w:eastAsia="Times New Roman" w:hAnsi="Calibri" w:cs="Calibri"/>
                <w:b/>
                <w:bCs/>
                <w:i/>
                <w:iCs/>
                <w:color w:val="000000"/>
                <w:sz w:val="20"/>
                <w:szCs w:val="20"/>
                <w:lang w:val="en-GB"/>
                <w:rPrChange w:id="10032" w:author="Mario Ezequiel Scott" w:date="2019-12-29T19:14:00Z">
                  <w:rPr>
                    <w:del w:id="10033" w:author="tedo gogoladze" w:date="2020-01-05T00:04:00Z"/>
                    <w:rFonts w:ascii="Calibri" w:eastAsia="Times New Roman" w:hAnsi="Calibri" w:cs="Calibri"/>
                    <w:b/>
                    <w:bCs/>
                    <w:i/>
                    <w:iCs/>
                    <w:color w:val="000000"/>
                    <w:sz w:val="20"/>
                    <w:szCs w:val="20"/>
                  </w:rPr>
                </w:rPrChange>
              </w:rPr>
            </w:pPr>
            <w:del w:id="10034" w:author="tedo gogoladze" w:date="2020-01-05T00:04:00Z">
              <w:r w:rsidRPr="004A4B49" w:rsidDel="00DF5A99">
                <w:rPr>
                  <w:rFonts w:ascii="Calibri" w:eastAsia="Times New Roman" w:hAnsi="Calibri" w:cs="Calibri"/>
                  <w:b/>
                  <w:bCs/>
                  <w:i/>
                  <w:iCs/>
                  <w:color w:val="000000"/>
                  <w:sz w:val="20"/>
                  <w:szCs w:val="20"/>
                  <w:lang w:val="en-GB"/>
                  <w:rPrChange w:id="10035" w:author="Mario Ezequiel Scott" w:date="2019-12-29T19:14:00Z">
                    <w:rPr>
                      <w:rFonts w:ascii="Calibri" w:eastAsia="Times New Roman" w:hAnsi="Calibri" w:cs="Calibri"/>
                      <w:b/>
                      <w:bCs/>
                      <w:i/>
                      <w:iCs/>
                      <w:color w:val="000000"/>
                      <w:sz w:val="20"/>
                      <w:szCs w:val="20"/>
                    </w:rPr>
                  </w:rPrChange>
                </w:rPr>
                <w:delText>antescedent</w:delText>
              </w:r>
            </w:del>
          </w:p>
        </w:tc>
        <w:tc>
          <w:tcPr>
            <w:tcW w:w="1360" w:type="dxa"/>
            <w:tcBorders>
              <w:top w:val="nil"/>
              <w:left w:val="nil"/>
              <w:bottom w:val="single" w:sz="8" w:space="0" w:color="auto"/>
              <w:right w:val="single" w:sz="4" w:space="0" w:color="auto"/>
            </w:tcBorders>
            <w:shd w:val="clear" w:color="000000" w:fill="D9E1F2"/>
            <w:vAlign w:val="bottom"/>
            <w:hideMark/>
          </w:tcPr>
          <w:p w14:paraId="3DC35079" w14:textId="38FBF7CF" w:rsidR="008D7226" w:rsidRPr="004A4B49" w:rsidDel="00DF5A99" w:rsidRDefault="008D7226" w:rsidP="00794694">
            <w:pPr>
              <w:spacing w:after="0"/>
              <w:rPr>
                <w:del w:id="10036" w:author="tedo gogoladze" w:date="2020-01-05T00:04:00Z"/>
                <w:rFonts w:ascii="Calibri" w:eastAsia="Times New Roman" w:hAnsi="Calibri" w:cs="Calibri"/>
                <w:b/>
                <w:bCs/>
                <w:i/>
                <w:iCs/>
                <w:color w:val="000000"/>
                <w:sz w:val="20"/>
                <w:szCs w:val="20"/>
                <w:lang w:val="en-GB"/>
                <w:rPrChange w:id="10037" w:author="Mario Ezequiel Scott" w:date="2019-12-29T19:14:00Z">
                  <w:rPr>
                    <w:del w:id="10038" w:author="tedo gogoladze" w:date="2020-01-05T00:04:00Z"/>
                    <w:rFonts w:ascii="Calibri" w:eastAsia="Times New Roman" w:hAnsi="Calibri" w:cs="Calibri"/>
                    <w:b/>
                    <w:bCs/>
                    <w:i/>
                    <w:iCs/>
                    <w:color w:val="000000"/>
                    <w:sz w:val="20"/>
                    <w:szCs w:val="20"/>
                  </w:rPr>
                </w:rPrChange>
              </w:rPr>
            </w:pPr>
            <w:del w:id="10039" w:author="tedo gogoladze" w:date="2020-01-05T00:04:00Z">
              <w:r w:rsidRPr="004A4B49" w:rsidDel="00DF5A99">
                <w:rPr>
                  <w:rFonts w:ascii="Calibri" w:eastAsia="Times New Roman" w:hAnsi="Calibri" w:cs="Calibri"/>
                  <w:b/>
                  <w:bCs/>
                  <w:i/>
                  <w:iCs/>
                  <w:color w:val="000000"/>
                  <w:sz w:val="20"/>
                  <w:szCs w:val="20"/>
                  <w:lang w:val="en-GB"/>
                  <w:rPrChange w:id="10040" w:author="Mario Ezequiel Scott" w:date="2019-12-29T19:14:00Z">
                    <w:rPr>
                      <w:rFonts w:ascii="Calibri" w:eastAsia="Times New Roman" w:hAnsi="Calibri" w:cs="Calibri"/>
                      <w:b/>
                      <w:bCs/>
                      <w:i/>
                      <w:iCs/>
                      <w:color w:val="000000"/>
                      <w:sz w:val="20"/>
                      <w:szCs w:val="20"/>
                    </w:rPr>
                  </w:rPrChange>
                </w:rPr>
                <w:delText>consequent</w:delText>
              </w:r>
            </w:del>
          </w:p>
        </w:tc>
        <w:tc>
          <w:tcPr>
            <w:tcW w:w="1780" w:type="dxa"/>
            <w:tcBorders>
              <w:top w:val="nil"/>
              <w:left w:val="nil"/>
              <w:bottom w:val="single" w:sz="8" w:space="0" w:color="auto"/>
              <w:right w:val="single" w:sz="4" w:space="0" w:color="auto"/>
            </w:tcBorders>
            <w:shd w:val="clear" w:color="000000" w:fill="D9E1F2"/>
            <w:vAlign w:val="bottom"/>
            <w:hideMark/>
          </w:tcPr>
          <w:p w14:paraId="08F30BE0" w14:textId="0603C8F1" w:rsidR="008D7226" w:rsidRPr="004A4B49" w:rsidDel="00DF5A99" w:rsidRDefault="008D7226" w:rsidP="00794694">
            <w:pPr>
              <w:spacing w:after="0"/>
              <w:rPr>
                <w:del w:id="10041" w:author="tedo gogoladze" w:date="2020-01-05T00:04:00Z"/>
                <w:rFonts w:ascii="Calibri" w:eastAsia="Times New Roman" w:hAnsi="Calibri" w:cs="Calibri"/>
                <w:b/>
                <w:bCs/>
                <w:i/>
                <w:iCs/>
                <w:color w:val="000000"/>
                <w:sz w:val="20"/>
                <w:szCs w:val="20"/>
                <w:lang w:val="en-GB"/>
                <w:rPrChange w:id="10042" w:author="Mario Ezequiel Scott" w:date="2019-12-29T19:14:00Z">
                  <w:rPr>
                    <w:del w:id="10043" w:author="tedo gogoladze" w:date="2020-01-05T00:04:00Z"/>
                    <w:rFonts w:ascii="Calibri" w:eastAsia="Times New Roman" w:hAnsi="Calibri" w:cs="Calibri"/>
                    <w:b/>
                    <w:bCs/>
                    <w:i/>
                    <w:iCs/>
                    <w:color w:val="000000"/>
                    <w:sz w:val="20"/>
                    <w:szCs w:val="20"/>
                  </w:rPr>
                </w:rPrChange>
              </w:rPr>
            </w:pPr>
            <w:del w:id="10044" w:author="tedo gogoladze" w:date="2020-01-05T00:04:00Z">
              <w:r w:rsidRPr="004A4B49" w:rsidDel="00DF5A99">
                <w:rPr>
                  <w:rFonts w:ascii="Calibri" w:eastAsia="Times New Roman" w:hAnsi="Calibri" w:cs="Calibri"/>
                  <w:b/>
                  <w:bCs/>
                  <w:i/>
                  <w:iCs/>
                  <w:color w:val="000000"/>
                  <w:sz w:val="20"/>
                  <w:szCs w:val="20"/>
                  <w:lang w:val="en-GB"/>
                  <w:rPrChange w:id="10045" w:author="Mario Ezequiel Scott" w:date="2019-12-29T19:14:00Z">
                    <w:rPr>
                      <w:rFonts w:ascii="Calibri" w:eastAsia="Times New Roman" w:hAnsi="Calibri" w:cs="Calibri"/>
                      <w:b/>
                      <w:bCs/>
                      <w:i/>
                      <w:iCs/>
                      <w:color w:val="000000"/>
                      <w:sz w:val="20"/>
                      <w:szCs w:val="20"/>
                    </w:rPr>
                  </w:rPrChange>
                </w:rPr>
                <w:delText>antescedent2</w:delText>
              </w:r>
            </w:del>
          </w:p>
        </w:tc>
        <w:tc>
          <w:tcPr>
            <w:tcW w:w="1760" w:type="dxa"/>
            <w:tcBorders>
              <w:top w:val="nil"/>
              <w:left w:val="nil"/>
              <w:bottom w:val="single" w:sz="8" w:space="0" w:color="auto"/>
              <w:right w:val="single" w:sz="8" w:space="0" w:color="auto"/>
            </w:tcBorders>
            <w:shd w:val="clear" w:color="000000" w:fill="D9E1F2"/>
            <w:vAlign w:val="bottom"/>
            <w:hideMark/>
          </w:tcPr>
          <w:p w14:paraId="6F1B42A6" w14:textId="77DCE2CA" w:rsidR="008D7226" w:rsidRPr="004A4B49" w:rsidDel="00DF5A99" w:rsidRDefault="008D7226" w:rsidP="00794694">
            <w:pPr>
              <w:spacing w:after="0"/>
              <w:rPr>
                <w:del w:id="10046" w:author="tedo gogoladze" w:date="2020-01-05T00:04:00Z"/>
                <w:rFonts w:ascii="Calibri" w:eastAsia="Times New Roman" w:hAnsi="Calibri" w:cs="Calibri"/>
                <w:b/>
                <w:bCs/>
                <w:i/>
                <w:iCs/>
                <w:color w:val="000000"/>
                <w:sz w:val="20"/>
                <w:szCs w:val="20"/>
                <w:lang w:val="en-GB"/>
                <w:rPrChange w:id="10047" w:author="Mario Ezequiel Scott" w:date="2019-12-29T19:14:00Z">
                  <w:rPr>
                    <w:del w:id="10048" w:author="tedo gogoladze" w:date="2020-01-05T00:04:00Z"/>
                    <w:rFonts w:ascii="Calibri" w:eastAsia="Times New Roman" w:hAnsi="Calibri" w:cs="Calibri"/>
                    <w:b/>
                    <w:bCs/>
                    <w:i/>
                    <w:iCs/>
                    <w:color w:val="000000"/>
                    <w:sz w:val="20"/>
                    <w:szCs w:val="20"/>
                  </w:rPr>
                </w:rPrChange>
              </w:rPr>
            </w:pPr>
            <w:del w:id="10049" w:author="tedo gogoladze" w:date="2020-01-05T00:04:00Z">
              <w:r w:rsidRPr="004A4B49" w:rsidDel="00DF5A99">
                <w:rPr>
                  <w:rFonts w:ascii="Calibri" w:eastAsia="Times New Roman" w:hAnsi="Calibri" w:cs="Calibri"/>
                  <w:b/>
                  <w:bCs/>
                  <w:i/>
                  <w:iCs/>
                  <w:color w:val="000000"/>
                  <w:sz w:val="20"/>
                  <w:szCs w:val="20"/>
                  <w:lang w:val="en-GB"/>
                  <w:rPrChange w:id="10050" w:author="Mario Ezequiel Scott" w:date="2019-12-29T19:14:00Z">
                    <w:rPr>
                      <w:rFonts w:ascii="Calibri" w:eastAsia="Times New Roman" w:hAnsi="Calibri" w:cs="Calibri"/>
                      <w:b/>
                      <w:bCs/>
                      <w:i/>
                      <w:iCs/>
                      <w:color w:val="000000"/>
                      <w:sz w:val="20"/>
                      <w:szCs w:val="20"/>
                    </w:rPr>
                  </w:rPrChange>
                </w:rPr>
                <w:delText>consequent2</w:delText>
              </w:r>
            </w:del>
          </w:p>
        </w:tc>
      </w:tr>
      <w:tr w:rsidR="008D7226" w:rsidRPr="004A4B49" w:rsidDel="00DF5A99" w14:paraId="4EF883DD" w14:textId="465BE063" w:rsidTr="00794694">
        <w:trPr>
          <w:trHeight w:val="525"/>
          <w:del w:id="10051"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09426F0" w14:textId="55D3C659" w:rsidR="008D7226" w:rsidRPr="004A4B49" w:rsidDel="00DF5A99" w:rsidRDefault="006B6F87" w:rsidP="00794694">
            <w:pPr>
              <w:spacing w:after="0"/>
              <w:jc w:val="right"/>
              <w:rPr>
                <w:del w:id="10052" w:author="tedo gogoladze" w:date="2020-01-05T00:04:00Z"/>
                <w:rFonts w:ascii="Calibri" w:eastAsia="Times New Roman" w:hAnsi="Calibri" w:cs="Calibri"/>
                <w:color w:val="000000"/>
                <w:sz w:val="20"/>
                <w:szCs w:val="20"/>
                <w:lang w:val="en-GB"/>
                <w:rPrChange w:id="10053" w:author="Mario Ezequiel Scott" w:date="2019-12-29T19:14:00Z">
                  <w:rPr>
                    <w:del w:id="10054" w:author="tedo gogoladze" w:date="2020-01-05T00:04:00Z"/>
                    <w:rFonts w:ascii="Calibri" w:eastAsia="Times New Roman" w:hAnsi="Calibri" w:cs="Calibri"/>
                    <w:color w:val="000000"/>
                    <w:sz w:val="20"/>
                    <w:szCs w:val="20"/>
                  </w:rPr>
                </w:rPrChange>
              </w:rPr>
            </w:pPr>
            <w:del w:id="10055" w:author="tedo gogoladze" w:date="2020-01-05T00:04:00Z">
              <w:r w:rsidRPr="004A4B49" w:rsidDel="00DF5A99">
                <w:rPr>
                  <w:rFonts w:ascii="Calibri" w:eastAsia="Times New Roman" w:hAnsi="Calibri" w:cs="Calibri"/>
                  <w:color w:val="000000"/>
                  <w:sz w:val="20"/>
                  <w:szCs w:val="20"/>
                  <w:lang w:val="en-GB"/>
                  <w:rPrChange w:id="10056" w:author="Mario Ezequiel Scott" w:date="2019-12-29T19:14:00Z">
                    <w:rPr>
                      <w:rFonts w:ascii="Calibri" w:eastAsia="Times New Roman" w:hAnsi="Calibri" w:cs="Calibri"/>
                      <w:color w:val="000000"/>
                      <w:sz w:val="20"/>
                      <w:szCs w:val="20"/>
                    </w:rPr>
                  </w:rPrChange>
                </w:rPr>
                <w:delText>No (0/2)</w:delText>
              </w:r>
            </w:del>
          </w:p>
        </w:tc>
        <w:tc>
          <w:tcPr>
            <w:tcW w:w="1380" w:type="dxa"/>
            <w:tcBorders>
              <w:top w:val="nil"/>
              <w:left w:val="nil"/>
              <w:bottom w:val="single" w:sz="4" w:space="0" w:color="auto"/>
              <w:right w:val="single" w:sz="4" w:space="0" w:color="auto"/>
            </w:tcBorders>
            <w:shd w:val="clear" w:color="000000" w:fill="F2F2F2"/>
            <w:vAlign w:val="bottom"/>
            <w:hideMark/>
          </w:tcPr>
          <w:p w14:paraId="3EA69B5B" w14:textId="50A9476F" w:rsidR="008D7226" w:rsidRPr="004A4B49" w:rsidDel="00DF5A99" w:rsidRDefault="008D7226" w:rsidP="00794694">
            <w:pPr>
              <w:spacing w:after="0"/>
              <w:rPr>
                <w:del w:id="10057" w:author="tedo gogoladze" w:date="2020-01-05T00:04:00Z"/>
                <w:rFonts w:ascii="Calibri" w:eastAsia="Times New Roman" w:hAnsi="Calibri" w:cs="Calibri"/>
                <w:color w:val="000000"/>
                <w:sz w:val="20"/>
                <w:szCs w:val="20"/>
                <w:lang w:val="en-GB"/>
                <w:rPrChange w:id="10058" w:author="Mario Ezequiel Scott" w:date="2019-12-29T19:14:00Z">
                  <w:rPr>
                    <w:del w:id="10059" w:author="tedo gogoladze" w:date="2020-01-05T00:04:00Z"/>
                    <w:rFonts w:ascii="Calibri" w:eastAsia="Times New Roman" w:hAnsi="Calibri" w:cs="Calibri"/>
                    <w:color w:val="000000"/>
                    <w:sz w:val="20"/>
                    <w:szCs w:val="20"/>
                  </w:rPr>
                </w:rPrChange>
              </w:rPr>
            </w:pPr>
            <w:del w:id="10060" w:author="tedo gogoladze" w:date="2020-01-05T00:04:00Z">
              <w:r w:rsidRPr="004A4B49" w:rsidDel="00DF5A99">
                <w:rPr>
                  <w:rFonts w:ascii="Calibri" w:eastAsia="Times New Roman" w:hAnsi="Calibri" w:cs="Calibri"/>
                  <w:color w:val="000000"/>
                  <w:sz w:val="20"/>
                  <w:szCs w:val="20"/>
                  <w:lang w:val="en-GB"/>
                  <w:rPrChange w:id="10061" w:author="Mario Ezequiel Scott" w:date="2019-12-29T19:14:00Z">
                    <w:rPr>
                      <w:rFonts w:ascii="Calibri" w:eastAsia="Times New Roman" w:hAnsi="Calibri" w:cs="Calibri"/>
                      <w:color w:val="000000"/>
                      <w:sz w:val="20"/>
                      <w:szCs w:val="20"/>
                    </w:rPr>
                  </w:rPrChange>
                </w:rPr>
                <w:delText>priority: high</w:delText>
              </w:r>
            </w:del>
          </w:p>
        </w:tc>
        <w:tc>
          <w:tcPr>
            <w:tcW w:w="1400" w:type="dxa"/>
            <w:tcBorders>
              <w:top w:val="nil"/>
              <w:left w:val="nil"/>
              <w:bottom w:val="single" w:sz="4" w:space="0" w:color="auto"/>
              <w:right w:val="single" w:sz="4" w:space="0" w:color="auto"/>
            </w:tcBorders>
            <w:shd w:val="clear" w:color="000000" w:fill="F2F2F2"/>
            <w:vAlign w:val="bottom"/>
            <w:hideMark/>
          </w:tcPr>
          <w:p w14:paraId="18A2C78E" w14:textId="1FDAA186" w:rsidR="008D7226" w:rsidRPr="004A4B49" w:rsidDel="00DF5A99" w:rsidRDefault="008D7226" w:rsidP="00794694">
            <w:pPr>
              <w:spacing w:after="0"/>
              <w:rPr>
                <w:del w:id="10062" w:author="tedo gogoladze" w:date="2020-01-05T00:04:00Z"/>
                <w:rFonts w:ascii="Calibri" w:eastAsia="Times New Roman" w:hAnsi="Calibri" w:cs="Calibri"/>
                <w:color w:val="000000"/>
                <w:sz w:val="20"/>
                <w:szCs w:val="20"/>
                <w:lang w:val="en-GB"/>
                <w:rPrChange w:id="10063" w:author="Mario Ezequiel Scott" w:date="2019-12-29T19:14:00Z">
                  <w:rPr>
                    <w:del w:id="10064" w:author="tedo gogoladze" w:date="2020-01-05T00:04:00Z"/>
                    <w:rFonts w:ascii="Calibri" w:eastAsia="Times New Roman" w:hAnsi="Calibri" w:cs="Calibri"/>
                    <w:color w:val="000000"/>
                    <w:sz w:val="20"/>
                    <w:szCs w:val="20"/>
                  </w:rPr>
                </w:rPrChange>
              </w:rPr>
            </w:pPr>
            <w:del w:id="10065" w:author="tedo gogoladze" w:date="2020-01-05T00:04:00Z">
              <w:r w:rsidRPr="004A4B49" w:rsidDel="00DF5A99">
                <w:rPr>
                  <w:rFonts w:ascii="Calibri" w:eastAsia="Times New Roman" w:hAnsi="Calibri" w:cs="Calibri"/>
                  <w:color w:val="000000"/>
                  <w:sz w:val="20"/>
                  <w:szCs w:val="20"/>
                  <w:lang w:val="en-GB"/>
                  <w:rPrChange w:id="10066" w:author="Mario Ezequiel Scott" w:date="2019-12-29T19:14:00Z">
                    <w:rPr>
                      <w:rFonts w:ascii="Calibri" w:eastAsia="Times New Roman" w:hAnsi="Calibri" w:cs="Calibri"/>
                      <w:color w:val="000000"/>
                      <w:sz w:val="20"/>
                      <w:szCs w:val="20"/>
                    </w:rPr>
                  </w:rPrChange>
                </w:rPr>
                <w:delText>Perception: sensing</w:delText>
              </w:r>
            </w:del>
          </w:p>
        </w:tc>
        <w:tc>
          <w:tcPr>
            <w:tcW w:w="1360" w:type="dxa"/>
            <w:tcBorders>
              <w:top w:val="nil"/>
              <w:left w:val="nil"/>
              <w:bottom w:val="single" w:sz="4" w:space="0" w:color="auto"/>
              <w:right w:val="single" w:sz="4" w:space="0" w:color="auto"/>
            </w:tcBorders>
            <w:shd w:val="clear" w:color="000000" w:fill="D9E1F2"/>
            <w:vAlign w:val="bottom"/>
            <w:hideMark/>
          </w:tcPr>
          <w:p w14:paraId="37CE4FBA" w14:textId="5EAC7BA4" w:rsidR="008D7226" w:rsidRPr="004A4B49" w:rsidDel="00DF5A99" w:rsidRDefault="008D7226" w:rsidP="00794694">
            <w:pPr>
              <w:spacing w:after="0"/>
              <w:rPr>
                <w:del w:id="10067" w:author="tedo gogoladze" w:date="2020-01-05T00:04:00Z"/>
                <w:rFonts w:ascii="Calibri" w:eastAsia="Times New Roman" w:hAnsi="Calibri" w:cs="Calibri"/>
                <w:color w:val="000000"/>
                <w:sz w:val="20"/>
                <w:szCs w:val="20"/>
                <w:lang w:val="en-GB"/>
                <w:rPrChange w:id="10068" w:author="Mario Ezequiel Scott" w:date="2019-12-29T19:14:00Z">
                  <w:rPr>
                    <w:del w:id="10069" w:author="tedo gogoladze" w:date="2020-01-05T00:04:00Z"/>
                    <w:rFonts w:ascii="Calibri" w:eastAsia="Times New Roman" w:hAnsi="Calibri" w:cs="Calibri"/>
                    <w:color w:val="000000"/>
                    <w:sz w:val="20"/>
                    <w:szCs w:val="20"/>
                  </w:rPr>
                </w:rPrChange>
              </w:rPr>
            </w:pPr>
            <w:del w:id="10070" w:author="tedo gogoladze" w:date="2020-01-05T00:04:00Z">
              <w:r w:rsidRPr="004A4B49" w:rsidDel="00DF5A99">
                <w:rPr>
                  <w:rFonts w:ascii="Calibri" w:eastAsia="Times New Roman" w:hAnsi="Calibri" w:cs="Calibri"/>
                  <w:color w:val="000000"/>
                  <w:sz w:val="20"/>
                  <w:szCs w:val="20"/>
                  <w:lang w:val="en-GB"/>
                  <w:rPrChange w:id="10071" w:author="Mario Ezequiel Scott" w:date="2019-12-29T19:14:00Z">
                    <w:rPr>
                      <w:rFonts w:ascii="Calibri" w:eastAsia="Times New Roman" w:hAnsi="Calibri" w:cs="Calibri"/>
                      <w:color w:val="000000"/>
                      <w:sz w:val="20"/>
                      <w:szCs w:val="20"/>
                    </w:rPr>
                  </w:rPrChange>
                </w:rPr>
                <w:delText>priority: high</w:delText>
              </w:r>
            </w:del>
          </w:p>
        </w:tc>
        <w:tc>
          <w:tcPr>
            <w:tcW w:w="1360" w:type="dxa"/>
            <w:tcBorders>
              <w:top w:val="nil"/>
              <w:left w:val="nil"/>
              <w:bottom w:val="single" w:sz="4" w:space="0" w:color="auto"/>
              <w:right w:val="single" w:sz="4" w:space="0" w:color="auto"/>
            </w:tcBorders>
            <w:shd w:val="clear" w:color="000000" w:fill="D9E1F2"/>
            <w:vAlign w:val="bottom"/>
            <w:hideMark/>
          </w:tcPr>
          <w:p w14:paraId="00D574CE" w14:textId="793E4E19" w:rsidR="008D7226" w:rsidRPr="004A4B49" w:rsidDel="00DF5A99" w:rsidRDefault="008D7226" w:rsidP="00794694">
            <w:pPr>
              <w:spacing w:after="0"/>
              <w:rPr>
                <w:del w:id="10072" w:author="tedo gogoladze" w:date="2020-01-05T00:04:00Z"/>
                <w:rFonts w:ascii="Calibri" w:eastAsia="Times New Roman" w:hAnsi="Calibri" w:cs="Calibri"/>
                <w:color w:val="000000"/>
                <w:sz w:val="20"/>
                <w:szCs w:val="20"/>
                <w:lang w:val="en-GB"/>
                <w:rPrChange w:id="10073" w:author="Mario Ezequiel Scott" w:date="2019-12-29T19:14:00Z">
                  <w:rPr>
                    <w:del w:id="10074" w:author="tedo gogoladze" w:date="2020-01-05T00:04:00Z"/>
                    <w:rFonts w:ascii="Calibri" w:eastAsia="Times New Roman" w:hAnsi="Calibri" w:cs="Calibri"/>
                    <w:color w:val="000000"/>
                    <w:sz w:val="20"/>
                    <w:szCs w:val="20"/>
                  </w:rPr>
                </w:rPrChange>
              </w:rPr>
            </w:pPr>
            <w:del w:id="10075" w:author="tedo gogoladze" w:date="2020-01-05T00:04:00Z">
              <w:r w:rsidRPr="004A4B49" w:rsidDel="00DF5A99">
                <w:rPr>
                  <w:rFonts w:ascii="Calibri" w:eastAsia="Times New Roman" w:hAnsi="Calibri" w:cs="Calibri"/>
                  <w:color w:val="000000"/>
                  <w:sz w:val="20"/>
                  <w:szCs w:val="20"/>
                  <w:lang w:val="en-GB"/>
                  <w:rPrChange w:id="10076" w:author="Mario Ezequiel Scott" w:date="2019-12-29T19:14:00Z">
                    <w:rPr>
                      <w:rFonts w:ascii="Calibri" w:eastAsia="Times New Roman" w:hAnsi="Calibri" w:cs="Calibri"/>
                      <w:color w:val="000000"/>
                      <w:sz w:val="20"/>
                      <w:szCs w:val="20"/>
                    </w:rPr>
                  </w:rPrChange>
                </w:rPr>
                <w:delText>Yes: agreeableness</w:delText>
              </w:r>
            </w:del>
          </w:p>
        </w:tc>
        <w:tc>
          <w:tcPr>
            <w:tcW w:w="1780" w:type="dxa"/>
            <w:tcBorders>
              <w:top w:val="nil"/>
              <w:left w:val="nil"/>
              <w:bottom w:val="single" w:sz="4" w:space="0" w:color="auto"/>
              <w:right w:val="single" w:sz="4" w:space="0" w:color="auto"/>
            </w:tcBorders>
            <w:shd w:val="clear" w:color="000000" w:fill="D9E1F2"/>
            <w:vAlign w:val="bottom"/>
            <w:hideMark/>
          </w:tcPr>
          <w:p w14:paraId="17EEBB56" w14:textId="4E39982A" w:rsidR="008D7226" w:rsidRPr="004A4B49" w:rsidDel="00DF5A99" w:rsidRDefault="008D7226" w:rsidP="00794694">
            <w:pPr>
              <w:spacing w:after="0"/>
              <w:rPr>
                <w:del w:id="10077" w:author="tedo gogoladze" w:date="2020-01-05T00:04:00Z"/>
                <w:rFonts w:ascii="Calibri" w:eastAsia="Times New Roman" w:hAnsi="Calibri" w:cs="Calibri"/>
                <w:color w:val="000000"/>
                <w:sz w:val="20"/>
                <w:szCs w:val="20"/>
                <w:lang w:val="en-GB"/>
                <w:rPrChange w:id="10078" w:author="Mario Ezequiel Scott" w:date="2019-12-29T19:14:00Z">
                  <w:rPr>
                    <w:del w:id="10079" w:author="tedo gogoladze" w:date="2020-01-05T00:04:00Z"/>
                    <w:rFonts w:ascii="Calibri" w:eastAsia="Times New Roman" w:hAnsi="Calibri" w:cs="Calibri"/>
                    <w:color w:val="000000"/>
                    <w:sz w:val="20"/>
                    <w:szCs w:val="20"/>
                  </w:rPr>
                </w:rPrChange>
              </w:rPr>
            </w:pPr>
            <w:del w:id="10080" w:author="tedo gogoladze" w:date="2020-01-05T00:04:00Z">
              <w:r w:rsidRPr="004A4B49" w:rsidDel="00DF5A99">
                <w:rPr>
                  <w:rFonts w:ascii="Calibri" w:eastAsia="Times New Roman" w:hAnsi="Calibri" w:cs="Calibri"/>
                  <w:color w:val="000000"/>
                  <w:sz w:val="20"/>
                  <w:szCs w:val="20"/>
                  <w:lang w:val="en-GB"/>
                  <w:rPrChange w:id="10081" w:author="Mario Ezequiel Scott" w:date="2019-12-29T19:14:00Z">
                    <w:rPr>
                      <w:rFonts w:ascii="Calibri" w:eastAsia="Times New Roman" w:hAnsi="Calibri" w:cs="Calibri"/>
                      <w:color w:val="000000"/>
                      <w:sz w:val="20"/>
                      <w:szCs w:val="20"/>
                    </w:rPr>
                  </w:rPrChange>
                </w:rPr>
                <w:delText>priority: high</w:delText>
              </w:r>
            </w:del>
          </w:p>
        </w:tc>
        <w:tc>
          <w:tcPr>
            <w:tcW w:w="1760" w:type="dxa"/>
            <w:tcBorders>
              <w:top w:val="nil"/>
              <w:left w:val="nil"/>
              <w:bottom w:val="single" w:sz="4" w:space="0" w:color="auto"/>
              <w:right w:val="single" w:sz="4" w:space="0" w:color="auto"/>
            </w:tcBorders>
            <w:shd w:val="clear" w:color="000000" w:fill="D9E1F2"/>
            <w:vAlign w:val="bottom"/>
            <w:hideMark/>
          </w:tcPr>
          <w:p w14:paraId="3C958412" w14:textId="3AFE3C4B" w:rsidR="008D7226" w:rsidRPr="004A4B49" w:rsidDel="00DF5A99" w:rsidRDefault="008D7226" w:rsidP="00794694">
            <w:pPr>
              <w:spacing w:after="0"/>
              <w:rPr>
                <w:del w:id="10082" w:author="tedo gogoladze" w:date="2020-01-05T00:04:00Z"/>
                <w:rFonts w:ascii="Calibri" w:eastAsia="Times New Roman" w:hAnsi="Calibri" w:cs="Calibri"/>
                <w:color w:val="000000"/>
                <w:sz w:val="20"/>
                <w:szCs w:val="20"/>
                <w:lang w:val="en-GB"/>
                <w:rPrChange w:id="10083" w:author="Mario Ezequiel Scott" w:date="2019-12-29T19:14:00Z">
                  <w:rPr>
                    <w:del w:id="10084" w:author="tedo gogoladze" w:date="2020-01-05T00:04:00Z"/>
                    <w:rFonts w:ascii="Calibri" w:eastAsia="Times New Roman" w:hAnsi="Calibri" w:cs="Calibri"/>
                    <w:color w:val="000000"/>
                    <w:sz w:val="20"/>
                    <w:szCs w:val="20"/>
                  </w:rPr>
                </w:rPrChange>
              </w:rPr>
            </w:pPr>
            <w:del w:id="10085" w:author="tedo gogoladze" w:date="2020-01-05T00:04:00Z">
              <w:r w:rsidRPr="004A4B49" w:rsidDel="00DF5A99">
                <w:rPr>
                  <w:rFonts w:ascii="Calibri" w:eastAsia="Times New Roman" w:hAnsi="Calibri" w:cs="Calibri"/>
                  <w:color w:val="000000"/>
                  <w:sz w:val="20"/>
                  <w:szCs w:val="20"/>
                  <w:lang w:val="en-GB"/>
                  <w:rPrChange w:id="10086" w:author="Mario Ezequiel Scott" w:date="2019-12-29T19:14:00Z">
                    <w:rPr>
                      <w:rFonts w:ascii="Calibri" w:eastAsia="Times New Roman" w:hAnsi="Calibri" w:cs="Calibri"/>
                      <w:color w:val="000000"/>
                      <w:sz w:val="20"/>
                      <w:szCs w:val="20"/>
                    </w:rPr>
                  </w:rPrChange>
                </w:rPr>
                <w:delText>Yes: conscientiousness</w:delText>
              </w:r>
            </w:del>
          </w:p>
        </w:tc>
      </w:tr>
      <w:tr w:rsidR="008D7226" w:rsidRPr="004A4B49" w:rsidDel="00DF5A99" w14:paraId="27767D16" w14:textId="5965929C" w:rsidTr="00794694">
        <w:trPr>
          <w:trHeight w:val="525"/>
          <w:del w:id="10087"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2EE784DC" w14:textId="44243315" w:rsidR="008D7226" w:rsidRPr="004A4B49" w:rsidDel="00DF5A99" w:rsidRDefault="006B6F87" w:rsidP="00794694">
            <w:pPr>
              <w:spacing w:after="0"/>
              <w:jc w:val="right"/>
              <w:rPr>
                <w:del w:id="10088" w:author="tedo gogoladze" w:date="2020-01-05T00:04:00Z"/>
                <w:rFonts w:ascii="Calibri" w:eastAsia="Times New Roman" w:hAnsi="Calibri" w:cs="Calibri"/>
                <w:color w:val="000000"/>
                <w:sz w:val="20"/>
                <w:szCs w:val="20"/>
                <w:lang w:val="en-GB"/>
                <w:rPrChange w:id="10089" w:author="Mario Ezequiel Scott" w:date="2019-12-29T19:14:00Z">
                  <w:rPr>
                    <w:del w:id="10090" w:author="tedo gogoladze" w:date="2020-01-05T00:04:00Z"/>
                    <w:rFonts w:ascii="Calibri" w:eastAsia="Times New Roman" w:hAnsi="Calibri" w:cs="Calibri"/>
                    <w:color w:val="000000"/>
                    <w:sz w:val="20"/>
                    <w:szCs w:val="20"/>
                  </w:rPr>
                </w:rPrChange>
              </w:rPr>
            </w:pPr>
            <w:del w:id="10091" w:author="tedo gogoladze" w:date="2020-01-05T00:04:00Z">
              <w:r w:rsidRPr="004A4B49" w:rsidDel="00DF5A99">
                <w:rPr>
                  <w:rFonts w:ascii="Calibri" w:eastAsia="Times New Roman" w:hAnsi="Calibri" w:cs="Calibri"/>
                  <w:color w:val="000000"/>
                  <w:sz w:val="20"/>
                  <w:szCs w:val="20"/>
                  <w:lang w:val="en-GB"/>
                  <w:rPrChange w:id="10092" w:author="Mario Ezequiel Scott" w:date="2019-12-29T19:14:00Z">
                    <w:rPr>
                      <w:rFonts w:ascii="Calibri" w:eastAsia="Times New Roman" w:hAnsi="Calibri" w:cs="Calibri"/>
                      <w:color w:val="000000"/>
                      <w:sz w:val="20"/>
                      <w:szCs w:val="20"/>
                    </w:rPr>
                  </w:rPrChange>
                </w:rPr>
                <w:delText>Yes (1/2)</w:delText>
              </w:r>
            </w:del>
          </w:p>
        </w:tc>
        <w:tc>
          <w:tcPr>
            <w:tcW w:w="1380" w:type="dxa"/>
            <w:tcBorders>
              <w:top w:val="nil"/>
              <w:left w:val="nil"/>
              <w:bottom w:val="single" w:sz="4" w:space="0" w:color="auto"/>
              <w:right w:val="single" w:sz="4" w:space="0" w:color="auto"/>
            </w:tcBorders>
            <w:shd w:val="clear" w:color="000000" w:fill="F2F2F2"/>
            <w:vAlign w:val="bottom"/>
            <w:hideMark/>
          </w:tcPr>
          <w:p w14:paraId="02E0C205" w14:textId="18D84461" w:rsidR="008D7226" w:rsidRPr="004A4B49" w:rsidDel="00DF5A99" w:rsidRDefault="008D7226" w:rsidP="00794694">
            <w:pPr>
              <w:spacing w:after="0"/>
              <w:rPr>
                <w:del w:id="10093" w:author="tedo gogoladze" w:date="2020-01-05T00:04:00Z"/>
                <w:rFonts w:ascii="Calibri" w:eastAsia="Times New Roman" w:hAnsi="Calibri" w:cs="Calibri"/>
                <w:color w:val="000000"/>
                <w:sz w:val="20"/>
                <w:szCs w:val="20"/>
                <w:lang w:val="en-GB"/>
                <w:rPrChange w:id="10094" w:author="Mario Ezequiel Scott" w:date="2019-12-29T19:14:00Z">
                  <w:rPr>
                    <w:del w:id="10095" w:author="tedo gogoladze" w:date="2020-01-05T00:04:00Z"/>
                    <w:rFonts w:ascii="Calibri" w:eastAsia="Times New Roman" w:hAnsi="Calibri" w:cs="Calibri"/>
                    <w:color w:val="000000"/>
                    <w:sz w:val="20"/>
                    <w:szCs w:val="20"/>
                  </w:rPr>
                </w:rPrChange>
              </w:rPr>
            </w:pPr>
            <w:del w:id="10096" w:author="tedo gogoladze" w:date="2020-01-05T00:04:00Z">
              <w:r w:rsidRPr="004A4B49" w:rsidDel="00DF5A99">
                <w:rPr>
                  <w:rFonts w:ascii="Calibri" w:eastAsia="Times New Roman" w:hAnsi="Calibri" w:cs="Calibri"/>
                  <w:color w:val="000000"/>
                  <w:sz w:val="20"/>
                  <w:szCs w:val="20"/>
                  <w:lang w:val="en-GB"/>
                  <w:rPrChange w:id="10097" w:author="Mario Ezequiel Scott" w:date="2019-12-29T19:14:00Z">
                    <w:rPr>
                      <w:rFonts w:ascii="Calibri" w:eastAsia="Times New Roman" w:hAnsi="Calibri" w:cs="Calibri"/>
                      <w:color w:val="000000"/>
                      <w:sz w:val="20"/>
                      <w:szCs w:val="20"/>
                    </w:rPr>
                  </w:rPrChange>
                </w:rPr>
                <w:delText>priority: low</w:delText>
              </w:r>
            </w:del>
          </w:p>
        </w:tc>
        <w:tc>
          <w:tcPr>
            <w:tcW w:w="1400" w:type="dxa"/>
            <w:tcBorders>
              <w:top w:val="nil"/>
              <w:left w:val="nil"/>
              <w:bottom w:val="single" w:sz="4" w:space="0" w:color="auto"/>
              <w:right w:val="single" w:sz="4" w:space="0" w:color="auto"/>
            </w:tcBorders>
            <w:shd w:val="clear" w:color="000000" w:fill="F2F2F2"/>
            <w:vAlign w:val="bottom"/>
            <w:hideMark/>
          </w:tcPr>
          <w:p w14:paraId="037FE1FB" w14:textId="66D10FD5" w:rsidR="008D7226" w:rsidRPr="004A4B49" w:rsidDel="00DF5A99" w:rsidRDefault="008D7226" w:rsidP="00794694">
            <w:pPr>
              <w:spacing w:after="0"/>
              <w:rPr>
                <w:del w:id="10098" w:author="tedo gogoladze" w:date="2020-01-05T00:04:00Z"/>
                <w:rFonts w:ascii="Calibri" w:eastAsia="Times New Roman" w:hAnsi="Calibri" w:cs="Calibri"/>
                <w:color w:val="000000"/>
                <w:sz w:val="20"/>
                <w:szCs w:val="20"/>
                <w:lang w:val="en-GB"/>
                <w:rPrChange w:id="10099" w:author="Mario Ezequiel Scott" w:date="2019-12-29T19:14:00Z">
                  <w:rPr>
                    <w:del w:id="10100" w:author="tedo gogoladze" w:date="2020-01-05T00:04:00Z"/>
                    <w:rFonts w:ascii="Calibri" w:eastAsia="Times New Roman" w:hAnsi="Calibri" w:cs="Calibri"/>
                    <w:color w:val="000000"/>
                    <w:sz w:val="20"/>
                    <w:szCs w:val="20"/>
                  </w:rPr>
                </w:rPrChange>
              </w:rPr>
            </w:pPr>
            <w:del w:id="10101" w:author="tedo gogoladze" w:date="2020-01-05T00:04:00Z">
              <w:r w:rsidRPr="004A4B49" w:rsidDel="00DF5A99">
                <w:rPr>
                  <w:rFonts w:ascii="Calibri" w:eastAsia="Times New Roman" w:hAnsi="Calibri" w:cs="Calibri"/>
                  <w:color w:val="000000"/>
                  <w:sz w:val="20"/>
                  <w:szCs w:val="20"/>
                  <w:lang w:val="en-GB"/>
                  <w:rPrChange w:id="10102" w:author="Mario Ezequiel Scott" w:date="2019-12-29T19:14:00Z">
                    <w:rPr>
                      <w:rFonts w:ascii="Calibri" w:eastAsia="Times New Roman" w:hAnsi="Calibri" w:cs="Calibri"/>
                      <w:color w:val="000000"/>
                      <w:sz w:val="20"/>
                      <w:szCs w:val="20"/>
                    </w:rPr>
                  </w:rPrChange>
                </w:rPr>
                <w:delText>Perception: intuitive</w:delText>
              </w:r>
            </w:del>
          </w:p>
        </w:tc>
        <w:tc>
          <w:tcPr>
            <w:tcW w:w="1360" w:type="dxa"/>
            <w:tcBorders>
              <w:top w:val="nil"/>
              <w:left w:val="nil"/>
              <w:bottom w:val="single" w:sz="4" w:space="0" w:color="auto"/>
              <w:right w:val="single" w:sz="4" w:space="0" w:color="auto"/>
            </w:tcBorders>
            <w:shd w:val="clear" w:color="000000" w:fill="D9E1F2"/>
            <w:vAlign w:val="bottom"/>
            <w:hideMark/>
          </w:tcPr>
          <w:p w14:paraId="5C0D1B72" w14:textId="6504D489" w:rsidR="008D7226" w:rsidRPr="004A4B49" w:rsidDel="00DF5A99" w:rsidRDefault="008D7226" w:rsidP="00794694">
            <w:pPr>
              <w:spacing w:after="0"/>
              <w:rPr>
                <w:del w:id="10103" w:author="tedo gogoladze" w:date="2020-01-05T00:04:00Z"/>
                <w:rFonts w:ascii="Calibri" w:eastAsia="Times New Roman" w:hAnsi="Calibri" w:cs="Calibri"/>
                <w:color w:val="000000"/>
                <w:sz w:val="20"/>
                <w:szCs w:val="20"/>
                <w:lang w:val="en-GB"/>
                <w:rPrChange w:id="10104" w:author="Mario Ezequiel Scott" w:date="2019-12-29T19:14:00Z">
                  <w:rPr>
                    <w:del w:id="10105" w:author="tedo gogoladze" w:date="2020-01-05T00:04:00Z"/>
                    <w:rFonts w:ascii="Calibri" w:eastAsia="Times New Roman" w:hAnsi="Calibri" w:cs="Calibri"/>
                    <w:color w:val="000000"/>
                    <w:sz w:val="20"/>
                    <w:szCs w:val="20"/>
                  </w:rPr>
                </w:rPrChange>
              </w:rPr>
            </w:pPr>
            <w:del w:id="10106" w:author="tedo gogoladze" w:date="2020-01-05T00:04:00Z">
              <w:r w:rsidRPr="004A4B49" w:rsidDel="00DF5A99">
                <w:rPr>
                  <w:rFonts w:ascii="Calibri" w:eastAsia="Times New Roman" w:hAnsi="Calibri" w:cs="Calibri"/>
                  <w:color w:val="000000"/>
                  <w:sz w:val="20"/>
                  <w:szCs w:val="20"/>
                  <w:lang w:val="en-GB"/>
                  <w:rPrChange w:id="10107" w:author="Mario Ezequiel Scott" w:date="2019-12-29T19:14:00Z">
                    <w:rPr>
                      <w:rFonts w:ascii="Calibri" w:eastAsia="Times New Roman" w:hAnsi="Calibri" w:cs="Calibri"/>
                      <w:color w:val="000000"/>
                      <w:sz w:val="20"/>
                      <w:szCs w:val="20"/>
                    </w:rPr>
                  </w:rPrChange>
                </w:rPr>
                <w:delText>priority: low</w:delText>
              </w:r>
            </w:del>
          </w:p>
        </w:tc>
        <w:tc>
          <w:tcPr>
            <w:tcW w:w="1360" w:type="dxa"/>
            <w:tcBorders>
              <w:top w:val="nil"/>
              <w:left w:val="nil"/>
              <w:bottom w:val="single" w:sz="4" w:space="0" w:color="auto"/>
              <w:right w:val="single" w:sz="4" w:space="0" w:color="auto"/>
            </w:tcBorders>
            <w:shd w:val="clear" w:color="000000" w:fill="D9E1F2"/>
            <w:vAlign w:val="bottom"/>
            <w:hideMark/>
          </w:tcPr>
          <w:p w14:paraId="7DE2DD43" w14:textId="46D5E200" w:rsidR="008D7226" w:rsidRPr="004A4B49" w:rsidDel="00DF5A99" w:rsidRDefault="008D7226" w:rsidP="00794694">
            <w:pPr>
              <w:spacing w:after="0"/>
              <w:rPr>
                <w:del w:id="10108" w:author="tedo gogoladze" w:date="2020-01-05T00:04:00Z"/>
                <w:rFonts w:ascii="Calibri" w:eastAsia="Times New Roman" w:hAnsi="Calibri" w:cs="Calibri"/>
                <w:color w:val="000000"/>
                <w:sz w:val="20"/>
                <w:szCs w:val="20"/>
                <w:lang w:val="en-GB"/>
                <w:rPrChange w:id="10109" w:author="Mario Ezequiel Scott" w:date="2019-12-29T19:14:00Z">
                  <w:rPr>
                    <w:del w:id="10110" w:author="tedo gogoladze" w:date="2020-01-05T00:04:00Z"/>
                    <w:rFonts w:ascii="Calibri" w:eastAsia="Times New Roman" w:hAnsi="Calibri" w:cs="Calibri"/>
                    <w:color w:val="000000"/>
                    <w:sz w:val="20"/>
                    <w:szCs w:val="20"/>
                  </w:rPr>
                </w:rPrChange>
              </w:rPr>
            </w:pPr>
            <w:del w:id="10111" w:author="tedo gogoladze" w:date="2020-01-05T00:04:00Z">
              <w:r w:rsidRPr="004A4B49" w:rsidDel="00DF5A99">
                <w:rPr>
                  <w:rFonts w:ascii="Calibri" w:eastAsia="Times New Roman" w:hAnsi="Calibri" w:cs="Calibri"/>
                  <w:color w:val="000000"/>
                  <w:sz w:val="20"/>
                  <w:szCs w:val="20"/>
                  <w:lang w:val="en-GB"/>
                  <w:rPrChange w:id="10112" w:author="Mario Ezequiel Scott" w:date="2019-12-29T19:14:00Z">
                    <w:rPr>
                      <w:rFonts w:ascii="Calibri" w:eastAsia="Times New Roman" w:hAnsi="Calibri" w:cs="Calibri"/>
                      <w:color w:val="000000"/>
                      <w:sz w:val="20"/>
                      <w:szCs w:val="20"/>
                    </w:rPr>
                  </w:rPrChange>
                </w:rPr>
                <w:delText>No: agreeableness</w:delText>
              </w:r>
            </w:del>
          </w:p>
        </w:tc>
        <w:tc>
          <w:tcPr>
            <w:tcW w:w="1780" w:type="dxa"/>
            <w:tcBorders>
              <w:top w:val="nil"/>
              <w:left w:val="nil"/>
              <w:bottom w:val="single" w:sz="4" w:space="0" w:color="auto"/>
              <w:right w:val="single" w:sz="4" w:space="0" w:color="auto"/>
            </w:tcBorders>
            <w:shd w:val="clear" w:color="000000" w:fill="D9E1F2"/>
            <w:vAlign w:val="bottom"/>
            <w:hideMark/>
          </w:tcPr>
          <w:p w14:paraId="034F43BC" w14:textId="79EA9B61" w:rsidR="008D7226" w:rsidRPr="004A4B49" w:rsidDel="00DF5A99" w:rsidRDefault="008D7226" w:rsidP="00794694">
            <w:pPr>
              <w:spacing w:after="0"/>
              <w:rPr>
                <w:del w:id="10113" w:author="tedo gogoladze" w:date="2020-01-05T00:04:00Z"/>
                <w:rFonts w:ascii="Calibri" w:eastAsia="Times New Roman" w:hAnsi="Calibri" w:cs="Calibri"/>
                <w:color w:val="000000"/>
                <w:sz w:val="20"/>
                <w:szCs w:val="20"/>
                <w:lang w:val="en-GB"/>
                <w:rPrChange w:id="10114" w:author="Mario Ezequiel Scott" w:date="2019-12-29T19:14:00Z">
                  <w:rPr>
                    <w:del w:id="10115" w:author="tedo gogoladze" w:date="2020-01-05T00:04:00Z"/>
                    <w:rFonts w:ascii="Calibri" w:eastAsia="Times New Roman" w:hAnsi="Calibri" w:cs="Calibri"/>
                    <w:color w:val="000000"/>
                    <w:sz w:val="20"/>
                    <w:szCs w:val="20"/>
                  </w:rPr>
                </w:rPrChange>
              </w:rPr>
            </w:pPr>
            <w:del w:id="10116" w:author="tedo gogoladze" w:date="2020-01-05T00:04:00Z">
              <w:r w:rsidRPr="004A4B49" w:rsidDel="00DF5A99">
                <w:rPr>
                  <w:rFonts w:ascii="Calibri" w:eastAsia="Times New Roman" w:hAnsi="Calibri" w:cs="Calibri"/>
                  <w:color w:val="000000"/>
                  <w:sz w:val="20"/>
                  <w:szCs w:val="20"/>
                  <w:lang w:val="en-GB"/>
                  <w:rPrChange w:id="10117" w:author="Mario Ezequiel Scott" w:date="2019-12-29T19:14:00Z">
                    <w:rPr>
                      <w:rFonts w:ascii="Calibri" w:eastAsia="Times New Roman" w:hAnsi="Calibri" w:cs="Calibri"/>
                      <w:color w:val="000000"/>
                      <w:sz w:val="20"/>
                      <w:szCs w:val="20"/>
                    </w:rPr>
                  </w:rPrChange>
                </w:rPr>
                <w:delText>priority: low</w:delText>
              </w:r>
            </w:del>
          </w:p>
        </w:tc>
        <w:tc>
          <w:tcPr>
            <w:tcW w:w="1760" w:type="dxa"/>
            <w:tcBorders>
              <w:top w:val="nil"/>
              <w:left w:val="nil"/>
              <w:bottom w:val="single" w:sz="4" w:space="0" w:color="auto"/>
              <w:right w:val="single" w:sz="4" w:space="0" w:color="auto"/>
            </w:tcBorders>
            <w:shd w:val="clear" w:color="000000" w:fill="D9E1F2"/>
            <w:vAlign w:val="bottom"/>
            <w:hideMark/>
          </w:tcPr>
          <w:p w14:paraId="12E64875" w14:textId="524FC5D6" w:rsidR="008D7226" w:rsidRPr="004A4B49" w:rsidDel="00DF5A99" w:rsidRDefault="008D7226" w:rsidP="00794694">
            <w:pPr>
              <w:spacing w:after="0"/>
              <w:rPr>
                <w:del w:id="10118" w:author="tedo gogoladze" w:date="2020-01-05T00:04:00Z"/>
                <w:rFonts w:ascii="Calibri" w:eastAsia="Times New Roman" w:hAnsi="Calibri" w:cs="Calibri"/>
                <w:color w:val="000000"/>
                <w:sz w:val="20"/>
                <w:szCs w:val="20"/>
                <w:lang w:val="en-GB"/>
                <w:rPrChange w:id="10119" w:author="Mario Ezequiel Scott" w:date="2019-12-29T19:14:00Z">
                  <w:rPr>
                    <w:del w:id="10120" w:author="tedo gogoladze" w:date="2020-01-05T00:04:00Z"/>
                    <w:rFonts w:ascii="Calibri" w:eastAsia="Times New Roman" w:hAnsi="Calibri" w:cs="Calibri"/>
                    <w:color w:val="000000"/>
                    <w:sz w:val="20"/>
                    <w:szCs w:val="20"/>
                  </w:rPr>
                </w:rPrChange>
              </w:rPr>
            </w:pPr>
            <w:del w:id="10121" w:author="tedo gogoladze" w:date="2020-01-05T00:04:00Z">
              <w:r w:rsidRPr="004A4B49" w:rsidDel="00DF5A99">
                <w:rPr>
                  <w:rFonts w:ascii="Calibri" w:eastAsia="Times New Roman" w:hAnsi="Calibri" w:cs="Calibri"/>
                  <w:color w:val="000000"/>
                  <w:sz w:val="20"/>
                  <w:szCs w:val="20"/>
                  <w:lang w:val="en-GB"/>
                  <w:rPrChange w:id="10122" w:author="Mario Ezequiel Scott" w:date="2019-12-29T19:14:00Z">
                    <w:rPr>
                      <w:rFonts w:ascii="Calibri" w:eastAsia="Times New Roman" w:hAnsi="Calibri" w:cs="Calibri"/>
                      <w:color w:val="000000"/>
                      <w:sz w:val="20"/>
                      <w:szCs w:val="20"/>
                    </w:rPr>
                  </w:rPrChange>
                </w:rPr>
                <w:delText>Yes: conscientiousness</w:delText>
              </w:r>
            </w:del>
          </w:p>
        </w:tc>
      </w:tr>
      <w:tr w:rsidR="008D7226" w:rsidRPr="004A4B49" w:rsidDel="00DF5A99" w14:paraId="307B82F2" w14:textId="7E0C4370" w:rsidTr="00794694">
        <w:trPr>
          <w:trHeight w:val="525"/>
          <w:del w:id="10123"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7A9718A" w14:textId="7485FAB7" w:rsidR="008D7226" w:rsidRPr="004A4B49" w:rsidDel="00DF5A99" w:rsidRDefault="006B6F87" w:rsidP="00794694">
            <w:pPr>
              <w:spacing w:after="0"/>
              <w:jc w:val="right"/>
              <w:rPr>
                <w:del w:id="10124" w:author="tedo gogoladze" w:date="2020-01-05T00:04:00Z"/>
                <w:rFonts w:ascii="Calibri" w:eastAsia="Times New Roman" w:hAnsi="Calibri" w:cs="Calibri"/>
                <w:color w:val="000000"/>
                <w:sz w:val="20"/>
                <w:szCs w:val="20"/>
                <w:lang w:val="en-GB"/>
                <w:rPrChange w:id="10125" w:author="Mario Ezequiel Scott" w:date="2019-12-29T19:14:00Z">
                  <w:rPr>
                    <w:del w:id="10126" w:author="tedo gogoladze" w:date="2020-01-05T00:04:00Z"/>
                    <w:rFonts w:ascii="Calibri" w:eastAsia="Times New Roman" w:hAnsi="Calibri" w:cs="Calibri"/>
                    <w:color w:val="000000"/>
                    <w:sz w:val="20"/>
                    <w:szCs w:val="20"/>
                  </w:rPr>
                </w:rPrChange>
              </w:rPr>
            </w:pPr>
            <w:del w:id="10127" w:author="tedo gogoladze" w:date="2020-01-05T00:04:00Z">
              <w:r w:rsidRPr="004A4B49" w:rsidDel="00DF5A99">
                <w:rPr>
                  <w:rFonts w:ascii="Calibri" w:eastAsia="Times New Roman" w:hAnsi="Calibri" w:cs="Calibri"/>
                  <w:color w:val="000000"/>
                  <w:sz w:val="20"/>
                  <w:szCs w:val="20"/>
                  <w:lang w:val="en-GB"/>
                  <w:rPrChange w:id="10128" w:author="Mario Ezequiel Scott" w:date="2019-12-29T19:14:00Z">
                    <w:rPr>
                      <w:rFonts w:ascii="Calibri" w:eastAsia="Times New Roman" w:hAnsi="Calibri" w:cs="Calibri"/>
                      <w:color w:val="000000"/>
                      <w:sz w:val="20"/>
                      <w:szCs w:val="20"/>
                    </w:rPr>
                  </w:rPrChange>
                </w:rPr>
                <w:delText>Yes (1/2)</w:delText>
              </w:r>
            </w:del>
          </w:p>
        </w:tc>
        <w:tc>
          <w:tcPr>
            <w:tcW w:w="1380" w:type="dxa"/>
            <w:tcBorders>
              <w:top w:val="nil"/>
              <w:left w:val="nil"/>
              <w:bottom w:val="single" w:sz="4" w:space="0" w:color="auto"/>
              <w:right w:val="single" w:sz="4" w:space="0" w:color="auto"/>
            </w:tcBorders>
            <w:shd w:val="clear" w:color="000000" w:fill="F2F2F2"/>
            <w:vAlign w:val="bottom"/>
            <w:hideMark/>
          </w:tcPr>
          <w:p w14:paraId="0A75659F" w14:textId="63264DFA" w:rsidR="008D7226" w:rsidRPr="004A4B49" w:rsidDel="00DF5A99" w:rsidRDefault="008D7226" w:rsidP="00794694">
            <w:pPr>
              <w:spacing w:after="0"/>
              <w:rPr>
                <w:del w:id="10129" w:author="tedo gogoladze" w:date="2020-01-05T00:04:00Z"/>
                <w:rFonts w:ascii="Calibri" w:eastAsia="Times New Roman" w:hAnsi="Calibri" w:cs="Calibri"/>
                <w:color w:val="000000"/>
                <w:sz w:val="20"/>
                <w:szCs w:val="20"/>
                <w:lang w:val="en-GB"/>
                <w:rPrChange w:id="10130" w:author="Mario Ezequiel Scott" w:date="2019-12-29T19:14:00Z">
                  <w:rPr>
                    <w:del w:id="10131" w:author="tedo gogoladze" w:date="2020-01-05T00:04:00Z"/>
                    <w:rFonts w:ascii="Calibri" w:eastAsia="Times New Roman" w:hAnsi="Calibri" w:cs="Calibri"/>
                    <w:color w:val="000000"/>
                    <w:sz w:val="20"/>
                    <w:szCs w:val="20"/>
                  </w:rPr>
                </w:rPrChange>
              </w:rPr>
            </w:pPr>
            <w:del w:id="10132" w:author="tedo gogoladze" w:date="2020-01-05T00:04:00Z">
              <w:r w:rsidRPr="004A4B49" w:rsidDel="00DF5A99">
                <w:rPr>
                  <w:rFonts w:ascii="Calibri" w:eastAsia="Times New Roman" w:hAnsi="Calibri" w:cs="Calibri"/>
                  <w:color w:val="000000"/>
                  <w:sz w:val="20"/>
                  <w:szCs w:val="20"/>
                  <w:lang w:val="en-GB"/>
                  <w:rPrChange w:id="10133" w:author="Mario Ezequiel Scott" w:date="2019-12-29T19:14:00Z">
                    <w:rPr>
                      <w:rFonts w:ascii="Calibri" w:eastAsia="Times New Roman" w:hAnsi="Calibri" w:cs="Calibri"/>
                      <w:color w:val="000000"/>
                      <w:sz w:val="20"/>
                      <w:szCs w:val="20"/>
                    </w:rPr>
                  </w:rPrChange>
                </w:rPr>
                <w:delText>time: low</w:delText>
              </w:r>
            </w:del>
          </w:p>
        </w:tc>
        <w:tc>
          <w:tcPr>
            <w:tcW w:w="1400" w:type="dxa"/>
            <w:tcBorders>
              <w:top w:val="nil"/>
              <w:left w:val="nil"/>
              <w:bottom w:val="single" w:sz="4" w:space="0" w:color="auto"/>
              <w:right w:val="single" w:sz="4" w:space="0" w:color="auto"/>
            </w:tcBorders>
            <w:shd w:val="clear" w:color="000000" w:fill="F2F2F2"/>
            <w:vAlign w:val="bottom"/>
            <w:hideMark/>
          </w:tcPr>
          <w:p w14:paraId="54C837DD" w14:textId="07BFC3FE" w:rsidR="008D7226" w:rsidRPr="004A4B49" w:rsidDel="00DF5A99" w:rsidRDefault="008D7226" w:rsidP="00794694">
            <w:pPr>
              <w:spacing w:after="0"/>
              <w:rPr>
                <w:del w:id="10134" w:author="tedo gogoladze" w:date="2020-01-05T00:04:00Z"/>
                <w:rFonts w:ascii="Calibri" w:eastAsia="Times New Roman" w:hAnsi="Calibri" w:cs="Calibri"/>
                <w:color w:val="000000"/>
                <w:sz w:val="20"/>
                <w:szCs w:val="20"/>
                <w:lang w:val="en-GB"/>
                <w:rPrChange w:id="10135" w:author="Mario Ezequiel Scott" w:date="2019-12-29T19:14:00Z">
                  <w:rPr>
                    <w:del w:id="10136" w:author="tedo gogoladze" w:date="2020-01-05T00:04:00Z"/>
                    <w:rFonts w:ascii="Calibri" w:eastAsia="Times New Roman" w:hAnsi="Calibri" w:cs="Calibri"/>
                    <w:color w:val="000000"/>
                    <w:sz w:val="20"/>
                    <w:szCs w:val="20"/>
                  </w:rPr>
                </w:rPrChange>
              </w:rPr>
            </w:pPr>
            <w:del w:id="10137" w:author="tedo gogoladze" w:date="2020-01-05T00:04:00Z">
              <w:r w:rsidRPr="004A4B49" w:rsidDel="00DF5A99">
                <w:rPr>
                  <w:rFonts w:ascii="Calibri" w:eastAsia="Times New Roman" w:hAnsi="Calibri" w:cs="Calibri"/>
                  <w:color w:val="000000"/>
                  <w:sz w:val="20"/>
                  <w:szCs w:val="20"/>
                  <w:lang w:val="en-GB"/>
                  <w:rPrChange w:id="10138" w:author="Mario Ezequiel Scott" w:date="2019-12-29T19:14:00Z">
                    <w:rPr>
                      <w:rFonts w:ascii="Calibri" w:eastAsia="Times New Roman" w:hAnsi="Calibri" w:cs="Calibri"/>
                      <w:color w:val="000000"/>
                      <w:sz w:val="20"/>
                      <w:szCs w:val="20"/>
                    </w:rPr>
                  </w:rPrChange>
                </w:rPr>
                <w:delText>Perception: intuitive</w:delText>
              </w:r>
            </w:del>
          </w:p>
        </w:tc>
        <w:tc>
          <w:tcPr>
            <w:tcW w:w="1360" w:type="dxa"/>
            <w:tcBorders>
              <w:top w:val="nil"/>
              <w:left w:val="nil"/>
              <w:bottom w:val="single" w:sz="4" w:space="0" w:color="auto"/>
              <w:right w:val="single" w:sz="4" w:space="0" w:color="auto"/>
            </w:tcBorders>
            <w:shd w:val="clear" w:color="000000" w:fill="D9E1F2"/>
            <w:vAlign w:val="bottom"/>
            <w:hideMark/>
          </w:tcPr>
          <w:p w14:paraId="2013EE7B" w14:textId="2ABA6D6F" w:rsidR="008D7226" w:rsidRPr="004A4B49" w:rsidDel="00DF5A99" w:rsidRDefault="008D7226" w:rsidP="00794694">
            <w:pPr>
              <w:spacing w:after="0"/>
              <w:rPr>
                <w:del w:id="10139" w:author="tedo gogoladze" w:date="2020-01-05T00:04:00Z"/>
                <w:rFonts w:ascii="Calibri" w:eastAsia="Times New Roman" w:hAnsi="Calibri" w:cs="Calibri"/>
                <w:color w:val="000000"/>
                <w:sz w:val="20"/>
                <w:szCs w:val="20"/>
                <w:lang w:val="en-GB"/>
                <w:rPrChange w:id="10140" w:author="Mario Ezequiel Scott" w:date="2019-12-29T19:14:00Z">
                  <w:rPr>
                    <w:del w:id="10141" w:author="tedo gogoladze" w:date="2020-01-05T00:04:00Z"/>
                    <w:rFonts w:ascii="Calibri" w:eastAsia="Times New Roman" w:hAnsi="Calibri" w:cs="Calibri"/>
                    <w:color w:val="000000"/>
                    <w:sz w:val="20"/>
                    <w:szCs w:val="20"/>
                  </w:rPr>
                </w:rPrChange>
              </w:rPr>
            </w:pPr>
            <w:del w:id="10142" w:author="tedo gogoladze" w:date="2020-01-05T00:04:00Z">
              <w:r w:rsidRPr="004A4B49" w:rsidDel="00DF5A99">
                <w:rPr>
                  <w:rFonts w:ascii="Calibri" w:eastAsia="Times New Roman" w:hAnsi="Calibri" w:cs="Calibri"/>
                  <w:color w:val="000000"/>
                  <w:sz w:val="20"/>
                  <w:szCs w:val="20"/>
                  <w:lang w:val="en-GB"/>
                  <w:rPrChange w:id="10143" w:author="Mario Ezequiel Scott" w:date="2019-12-29T19:14:00Z">
                    <w:rPr>
                      <w:rFonts w:ascii="Calibri" w:eastAsia="Times New Roman" w:hAnsi="Calibri" w:cs="Calibri"/>
                      <w:color w:val="000000"/>
                      <w:sz w:val="20"/>
                      <w:szCs w:val="20"/>
                    </w:rPr>
                  </w:rPrChange>
                </w:rPr>
                <w:delText>time: low</w:delText>
              </w:r>
            </w:del>
          </w:p>
        </w:tc>
        <w:tc>
          <w:tcPr>
            <w:tcW w:w="1360" w:type="dxa"/>
            <w:tcBorders>
              <w:top w:val="nil"/>
              <w:left w:val="nil"/>
              <w:bottom w:val="single" w:sz="4" w:space="0" w:color="auto"/>
              <w:right w:val="single" w:sz="4" w:space="0" w:color="auto"/>
            </w:tcBorders>
            <w:shd w:val="clear" w:color="000000" w:fill="D9E1F2"/>
            <w:vAlign w:val="bottom"/>
            <w:hideMark/>
          </w:tcPr>
          <w:p w14:paraId="37B0AC51" w14:textId="531E8B10" w:rsidR="008D7226" w:rsidRPr="004A4B49" w:rsidDel="00DF5A99" w:rsidRDefault="008D7226" w:rsidP="00794694">
            <w:pPr>
              <w:spacing w:after="0"/>
              <w:rPr>
                <w:del w:id="10144" w:author="tedo gogoladze" w:date="2020-01-05T00:04:00Z"/>
                <w:rFonts w:ascii="Calibri" w:eastAsia="Times New Roman" w:hAnsi="Calibri" w:cs="Calibri"/>
                <w:color w:val="000000"/>
                <w:sz w:val="20"/>
                <w:szCs w:val="20"/>
                <w:lang w:val="en-GB"/>
                <w:rPrChange w:id="10145" w:author="Mario Ezequiel Scott" w:date="2019-12-29T19:14:00Z">
                  <w:rPr>
                    <w:del w:id="10146" w:author="tedo gogoladze" w:date="2020-01-05T00:04:00Z"/>
                    <w:rFonts w:ascii="Calibri" w:eastAsia="Times New Roman" w:hAnsi="Calibri" w:cs="Calibri"/>
                    <w:color w:val="000000"/>
                    <w:sz w:val="20"/>
                    <w:szCs w:val="20"/>
                  </w:rPr>
                </w:rPrChange>
              </w:rPr>
            </w:pPr>
            <w:del w:id="10147" w:author="tedo gogoladze" w:date="2020-01-05T00:04:00Z">
              <w:r w:rsidRPr="004A4B49" w:rsidDel="00DF5A99">
                <w:rPr>
                  <w:rFonts w:ascii="Calibri" w:eastAsia="Times New Roman" w:hAnsi="Calibri" w:cs="Calibri"/>
                  <w:color w:val="000000"/>
                  <w:sz w:val="20"/>
                  <w:szCs w:val="20"/>
                  <w:lang w:val="en-GB"/>
                  <w:rPrChange w:id="10148" w:author="Mario Ezequiel Scott" w:date="2019-12-29T19:14:00Z">
                    <w:rPr>
                      <w:rFonts w:ascii="Calibri" w:eastAsia="Times New Roman" w:hAnsi="Calibri" w:cs="Calibri"/>
                      <w:color w:val="000000"/>
                      <w:sz w:val="20"/>
                      <w:szCs w:val="20"/>
                    </w:rPr>
                  </w:rPrChange>
                </w:rPr>
                <w:delText>No: agreeableness</w:delText>
              </w:r>
            </w:del>
          </w:p>
        </w:tc>
        <w:tc>
          <w:tcPr>
            <w:tcW w:w="1780" w:type="dxa"/>
            <w:tcBorders>
              <w:top w:val="nil"/>
              <w:left w:val="nil"/>
              <w:bottom w:val="single" w:sz="4" w:space="0" w:color="auto"/>
              <w:right w:val="single" w:sz="4" w:space="0" w:color="auto"/>
            </w:tcBorders>
            <w:shd w:val="clear" w:color="000000" w:fill="D9E1F2"/>
            <w:vAlign w:val="bottom"/>
            <w:hideMark/>
          </w:tcPr>
          <w:p w14:paraId="0FCF6BC8" w14:textId="3A641EA8" w:rsidR="008D7226" w:rsidRPr="004A4B49" w:rsidDel="00DF5A99" w:rsidRDefault="008D7226" w:rsidP="00794694">
            <w:pPr>
              <w:spacing w:after="0"/>
              <w:rPr>
                <w:del w:id="10149" w:author="tedo gogoladze" w:date="2020-01-05T00:04:00Z"/>
                <w:rFonts w:ascii="Calibri" w:eastAsia="Times New Roman" w:hAnsi="Calibri" w:cs="Calibri"/>
                <w:color w:val="000000"/>
                <w:sz w:val="20"/>
                <w:szCs w:val="20"/>
                <w:lang w:val="en-GB"/>
                <w:rPrChange w:id="10150" w:author="Mario Ezequiel Scott" w:date="2019-12-29T19:14:00Z">
                  <w:rPr>
                    <w:del w:id="10151" w:author="tedo gogoladze" w:date="2020-01-05T00:04:00Z"/>
                    <w:rFonts w:ascii="Calibri" w:eastAsia="Times New Roman" w:hAnsi="Calibri" w:cs="Calibri"/>
                    <w:color w:val="000000"/>
                    <w:sz w:val="20"/>
                    <w:szCs w:val="20"/>
                  </w:rPr>
                </w:rPrChange>
              </w:rPr>
            </w:pPr>
            <w:del w:id="10152" w:author="tedo gogoladze" w:date="2020-01-05T00:04:00Z">
              <w:r w:rsidRPr="004A4B49" w:rsidDel="00DF5A99">
                <w:rPr>
                  <w:rFonts w:ascii="Calibri" w:eastAsia="Times New Roman" w:hAnsi="Calibri" w:cs="Calibri"/>
                  <w:color w:val="000000"/>
                  <w:sz w:val="20"/>
                  <w:szCs w:val="20"/>
                  <w:lang w:val="en-GB"/>
                  <w:rPrChange w:id="10153" w:author="Mario Ezequiel Scott" w:date="2019-12-29T19:14:00Z">
                    <w:rPr>
                      <w:rFonts w:ascii="Calibri" w:eastAsia="Times New Roman" w:hAnsi="Calibri" w:cs="Calibri"/>
                      <w:color w:val="000000"/>
                      <w:sz w:val="20"/>
                      <w:szCs w:val="20"/>
                    </w:rPr>
                  </w:rPrChange>
                </w:rPr>
                <w:delText>time: low</w:delText>
              </w:r>
            </w:del>
          </w:p>
        </w:tc>
        <w:tc>
          <w:tcPr>
            <w:tcW w:w="1760" w:type="dxa"/>
            <w:tcBorders>
              <w:top w:val="nil"/>
              <w:left w:val="nil"/>
              <w:bottom w:val="single" w:sz="4" w:space="0" w:color="auto"/>
              <w:right w:val="single" w:sz="4" w:space="0" w:color="auto"/>
            </w:tcBorders>
            <w:shd w:val="clear" w:color="000000" w:fill="D9E1F2"/>
            <w:vAlign w:val="bottom"/>
            <w:hideMark/>
          </w:tcPr>
          <w:p w14:paraId="23668EA8" w14:textId="3FBE2E8A" w:rsidR="008D7226" w:rsidRPr="004A4B49" w:rsidDel="00DF5A99" w:rsidRDefault="008D7226" w:rsidP="00794694">
            <w:pPr>
              <w:spacing w:after="0"/>
              <w:rPr>
                <w:del w:id="10154" w:author="tedo gogoladze" w:date="2020-01-05T00:04:00Z"/>
                <w:rFonts w:ascii="Calibri" w:eastAsia="Times New Roman" w:hAnsi="Calibri" w:cs="Calibri"/>
                <w:color w:val="000000"/>
                <w:sz w:val="20"/>
                <w:szCs w:val="20"/>
                <w:lang w:val="en-GB"/>
                <w:rPrChange w:id="10155" w:author="Mario Ezequiel Scott" w:date="2019-12-29T19:14:00Z">
                  <w:rPr>
                    <w:del w:id="10156" w:author="tedo gogoladze" w:date="2020-01-05T00:04:00Z"/>
                    <w:rFonts w:ascii="Calibri" w:eastAsia="Times New Roman" w:hAnsi="Calibri" w:cs="Calibri"/>
                    <w:color w:val="000000"/>
                    <w:sz w:val="20"/>
                    <w:szCs w:val="20"/>
                  </w:rPr>
                </w:rPrChange>
              </w:rPr>
            </w:pPr>
            <w:del w:id="10157" w:author="tedo gogoladze" w:date="2020-01-05T00:04:00Z">
              <w:r w:rsidRPr="004A4B49" w:rsidDel="00DF5A99">
                <w:rPr>
                  <w:rFonts w:ascii="Calibri" w:eastAsia="Times New Roman" w:hAnsi="Calibri" w:cs="Calibri"/>
                  <w:color w:val="000000"/>
                  <w:sz w:val="20"/>
                  <w:szCs w:val="20"/>
                  <w:lang w:val="en-GB"/>
                  <w:rPrChange w:id="10158" w:author="Mario Ezequiel Scott" w:date="2019-12-29T19:14:00Z">
                    <w:rPr>
                      <w:rFonts w:ascii="Calibri" w:eastAsia="Times New Roman" w:hAnsi="Calibri" w:cs="Calibri"/>
                      <w:color w:val="000000"/>
                      <w:sz w:val="20"/>
                      <w:szCs w:val="20"/>
                    </w:rPr>
                  </w:rPrChange>
                </w:rPr>
                <w:delText>Yes: conscientiousness</w:delText>
              </w:r>
            </w:del>
          </w:p>
        </w:tc>
      </w:tr>
      <w:tr w:rsidR="008D7226" w:rsidRPr="004A4B49" w:rsidDel="00DF5A99" w14:paraId="551FDE7E" w14:textId="69FF2B51" w:rsidTr="00794694">
        <w:trPr>
          <w:trHeight w:val="525"/>
          <w:del w:id="10159"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D5B556F" w14:textId="630D3C78" w:rsidR="008D7226" w:rsidRPr="004A4B49" w:rsidDel="00DF5A99" w:rsidRDefault="006B6F87" w:rsidP="00794694">
            <w:pPr>
              <w:spacing w:after="0"/>
              <w:jc w:val="right"/>
              <w:rPr>
                <w:del w:id="10160" w:author="tedo gogoladze" w:date="2020-01-05T00:04:00Z"/>
                <w:rFonts w:ascii="Calibri" w:eastAsia="Times New Roman" w:hAnsi="Calibri" w:cs="Calibri"/>
                <w:color w:val="000000"/>
                <w:sz w:val="20"/>
                <w:szCs w:val="20"/>
                <w:lang w:val="en-GB"/>
                <w:rPrChange w:id="10161" w:author="Mario Ezequiel Scott" w:date="2019-12-29T19:14:00Z">
                  <w:rPr>
                    <w:del w:id="10162" w:author="tedo gogoladze" w:date="2020-01-05T00:04:00Z"/>
                    <w:rFonts w:ascii="Calibri" w:eastAsia="Times New Roman" w:hAnsi="Calibri" w:cs="Calibri"/>
                    <w:color w:val="000000"/>
                    <w:sz w:val="20"/>
                    <w:szCs w:val="20"/>
                  </w:rPr>
                </w:rPrChange>
              </w:rPr>
            </w:pPr>
            <w:del w:id="10163" w:author="tedo gogoladze" w:date="2020-01-05T00:04:00Z">
              <w:r w:rsidRPr="004A4B49" w:rsidDel="00DF5A99">
                <w:rPr>
                  <w:rFonts w:ascii="Calibri" w:eastAsia="Times New Roman" w:hAnsi="Calibri" w:cs="Calibri"/>
                  <w:color w:val="000000"/>
                  <w:sz w:val="20"/>
                  <w:szCs w:val="20"/>
                  <w:lang w:val="en-GB"/>
                  <w:rPrChange w:id="10164" w:author="Mario Ezequiel Scott" w:date="2019-12-29T19:14:00Z">
                    <w:rPr>
                      <w:rFonts w:ascii="Calibri" w:eastAsia="Times New Roman" w:hAnsi="Calibri" w:cs="Calibri"/>
                      <w:color w:val="000000"/>
                      <w:sz w:val="20"/>
                      <w:szCs w:val="20"/>
                    </w:rPr>
                  </w:rPrChange>
                </w:rPr>
                <w:delText>Yes (2/2)</w:delText>
              </w:r>
            </w:del>
          </w:p>
        </w:tc>
        <w:tc>
          <w:tcPr>
            <w:tcW w:w="1380" w:type="dxa"/>
            <w:tcBorders>
              <w:top w:val="nil"/>
              <w:left w:val="nil"/>
              <w:bottom w:val="single" w:sz="4" w:space="0" w:color="auto"/>
              <w:right w:val="single" w:sz="4" w:space="0" w:color="auto"/>
            </w:tcBorders>
            <w:shd w:val="clear" w:color="000000" w:fill="F2F2F2"/>
            <w:vAlign w:val="bottom"/>
            <w:hideMark/>
          </w:tcPr>
          <w:p w14:paraId="03E93CCC" w14:textId="5B05E9CF" w:rsidR="008D7226" w:rsidRPr="004A4B49" w:rsidDel="00DF5A99" w:rsidRDefault="008D7226" w:rsidP="00794694">
            <w:pPr>
              <w:spacing w:after="0"/>
              <w:rPr>
                <w:del w:id="10165" w:author="tedo gogoladze" w:date="2020-01-05T00:04:00Z"/>
                <w:rFonts w:ascii="Calibri" w:eastAsia="Times New Roman" w:hAnsi="Calibri" w:cs="Calibri"/>
                <w:color w:val="000000"/>
                <w:sz w:val="20"/>
                <w:szCs w:val="20"/>
                <w:lang w:val="en-GB"/>
                <w:rPrChange w:id="10166" w:author="Mario Ezequiel Scott" w:date="2019-12-29T19:14:00Z">
                  <w:rPr>
                    <w:del w:id="10167" w:author="tedo gogoladze" w:date="2020-01-05T00:04:00Z"/>
                    <w:rFonts w:ascii="Calibri" w:eastAsia="Times New Roman" w:hAnsi="Calibri" w:cs="Calibri"/>
                    <w:color w:val="000000"/>
                    <w:sz w:val="20"/>
                    <w:szCs w:val="20"/>
                  </w:rPr>
                </w:rPrChange>
              </w:rPr>
            </w:pPr>
            <w:del w:id="10168" w:author="tedo gogoladze" w:date="2020-01-05T00:04:00Z">
              <w:r w:rsidRPr="004A4B49" w:rsidDel="00DF5A99">
                <w:rPr>
                  <w:rFonts w:ascii="Calibri" w:eastAsia="Times New Roman" w:hAnsi="Calibri" w:cs="Calibri"/>
                  <w:color w:val="000000"/>
                  <w:sz w:val="20"/>
                  <w:szCs w:val="20"/>
                  <w:lang w:val="en-GB"/>
                  <w:rPrChange w:id="10169" w:author="Mario Ezequiel Scott" w:date="2019-12-29T19:14:00Z">
                    <w:rPr>
                      <w:rFonts w:ascii="Calibri" w:eastAsia="Times New Roman" w:hAnsi="Calibri" w:cs="Calibri"/>
                      <w:color w:val="000000"/>
                      <w:sz w:val="20"/>
                      <w:szCs w:val="20"/>
                    </w:rPr>
                  </w:rPrChange>
                </w:rPr>
                <w:delText>time: high</w:delText>
              </w:r>
            </w:del>
          </w:p>
        </w:tc>
        <w:tc>
          <w:tcPr>
            <w:tcW w:w="1400" w:type="dxa"/>
            <w:tcBorders>
              <w:top w:val="nil"/>
              <w:left w:val="nil"/>
              <w:bottom w:val="single" w:sz="4" w:space="0" w:color="auto"/>
              <w:right w:val="single" w:sz="4" w:space="0" w:color="auto"/>
            </w:tcBorders>
            <w:shd w:val="clear" w:color="000000" w:fill="F2F2F2"/>
            <w:vAlign w:val="bottom"/>
            <w:hideMark/>
          </w:tcPr>
          <w:p w14:paraId="25CE1DCD" w14:textId="2B480835" w:rsidR="008D7226" w:rsidRPr="004A4B49" w:rsidDel="00DF5A99" w:rsidRDefault="008D7226" w:rsidP="00794694">
            <w:pPr>
              <w:spacing w:after="0"/>
              <w:rPr>
                <w:del w:id="10170" w:author="tedo gogoladze" w:date="2020-01-05T00:04:00Z"/>
                <w:rFonts w:ascii="Calibri" w:eastAsia="Times New Roman" w:hAnsi="Calibri" w:cs="Calibri"/>
                <w:color w:val="000000"/>
                <w:sz w:val="20"/>
                <w:szCs w:val="20"/>
                <w:lang w:val="en-GB"/>
                <w:rPrChange w:id="10171" w:author="Mario Ezequiel Scott" w:date="2019-12-29T19:14:00Z">
                  <w:rPr>
                    <w:del w:id="10172" w:author="tedo gogoladze" w:date="2020-01-05T00:04:00Z"/>
                    <w:rFonts w:ascii="Calibri" w:eastAsia="Times New Roman" w:hAnsi="Calibri" w:cs="Calibri"/>
                    <w:color w:val="000000"/>
                    <w:sz w:val="20"/>
                    <w:szCs w:val="20"/>
                  </w:rPr>
                </w:rPrChange>
              </w:rPr>
            </w:pPr>
            <w:del w:id="10173" w:author="tedo gogoladze" w:date="2020-01-05T00:04:00Z">
              <w:r w:rsidRPr="004A4B49" w:rsidDel="00DF5A99">
                <w:rPr>
                  <w:rFonts w:ascii="Calibri" w:eastAsia="Times New Roman" w:hAnsi="Calibri" w:cs="Calibri"/>
                  <w:color w:val="000000"/>
                  <w:sz w:val="20"/>
                  <w:szCs w:val="20"/>
                  <w:lang w:val="en-GB"/>
                  <w:rPrChange w:id="10174" w:author="Mario Ezequiel Scott" w:date="2019-12-29T19:14:00Z">
                    <w:rPr>
                      <w:rFonts w:ascii="Calibri" w:eastAsia="Times New Roman" w:hAnsi="Calibri" w:cs="Calibri"/>
                      <w:color w:val="000000"/>
                      <w:sz w:val="20"/>
                      <w:szCs w:val="20"/>
                    </w:rPr>
                  </w:rPrChange>
                </w:rPr>
                <w:delText>Perception: sensing</w:delText>
              </w:r>
            </w:del>
          </w:p>
        </w:tc>
        <w:tc>
          <w:tcPr>
            <w:tcW w:w="1360" w:type="dxa"/>
            <w:tcBorders>
              <w:top w:val="nil"/>
              <w:left w:val="nil"/>
              <w:bottom w:val="single" w:sz="4" w:space="0" w:color="auto"/>
              <w:right w:val="single" w:sz="4" w:space="0" w:color="auto"/>
            </w:tcBorders>
            <w:shd w:val="clear" w:color="000000" w:fill="D9E1F2"/>
            <w:vAlign w:val="bottom"/>
            <w:hideMark/>
          </w:tcPr>
          <w:p w14:paraId="6F5A0415" w14:textId="282B1D6B" w:rsidR="008D7226" w:rsidRPr="004A4B49" w:rsidDel="00DF5A99" w:rsidRDefault="008D7226" w:rsidP="00794694">
            <w:pPr>
              <w:spacing w:after="0"/>
              <w:rPr>
                <w:del w:id="10175" w:author="tedo gogoladze" w:date="2020-01-05T00:04:00Z"/>
                <w:rFonts w:ascii="Calibri" w:eastAsia="Times New Roman" w:hAnsi="Calibri" w:cs="Calibri"/>
                <w:color w:val="000000"/>
                <w:sz w:val="20"/>
                <w:szCs w:val="20"/>
                <w:lang w:val="en-GB"/>
                <w:rPrChange w:id="10176" w:author="Mario Ezequiel Scott" w:date="2019-12-29T19:14:00Z">
                  <w:rPr>
                    <w:del w:id="10177" w:author="tedo gogoladze" w:date="2020-01-05T00:04:00Z"/>
                    <w:rFonts w:ascii="Calibri" w:eastAsia="Times New Roman" w:hAnsi="Calibri" w:cs="Calibri"/>
                    <w:color w:val="000000"/>
                    <w:sz w:val="20"/>
                    <w:szCs w:val="20"/>
                  </w:rPr>
                </w:rPrChange>
              </w:rPr>
            </w:pPr>
            <w:del w:id="10178" w:author="tedo gogoladze" w:date="2020-01-05T00:04:00Z">
              <w:r w:rsidRPr="004A4B49" w:rsidDel="00DF5A99">
                <w:rPr>
                  <w:rFonts w:ascii="Calibri" w:eastAsia="Times New Roman" w:hAnsi="Calibri" w:cs="Calibri"/>
                  <w:color w:val="000000"/>
                  <w:sz w:val="20"/>
                  <w:szCs w:val="20"/>
                  <w:lang w:val="en-GB"/>
                  <w:rPrChange w:id="10179" w:author="Mario Ezequiel Scott" w:date="2019-12-29T19:14:00Z">
                    <w:rPr>
                      <w:rFonts w:ascii="Calibri" w:eastAsia="Times New Roman" w:hAnsi="Calibri" w:cs="Calibri"/>
                      <w:color w:val="000000"/>
                      <w:sz w:val="20"/>
                      <w:szCs w:val="20"/>
                    </w:rPr>
                  </w:rPrChange>
                </w:rPr>
                <w:delText>time: high</w:delText>
              </w:r>
            </w:del>
          </w:p>
        </w:tc>
        <w:tc>
          <w:tcPr>
            <w:tcW w:w="1360" w:type="dxa"/>
            <w:tcBorders>
              <w:top w:val="nil"/>
              <w:left w:val="nil"/>
              <w:bottom w:val="single" w:sz="4" w:space="0" w:color="auto"/>
              <w:right w:val="single" w:sz="4" w:space="0" w:color="auto"/>
            </w:tcBorders>
            <w:shd w:val="clear" w:color="000000" w:fill="D9E1F2"/>
            <w:vAlign w:val="bottom"/>
            <w:hideMark/>
          </w:tcPr>
          <w:p w14:paraId="6B5B85D3" w14:textId="3F555836" w:rsidR="008D7226" w:rsidRPr="004A4B49" w:rsidDel="00DF5A99" w:rsidRDefault="008D7226" w:rsidP="00794694">
            <w:pPr>
              <w:spacing w:after="0"/>
              <w:rPr>
                <w:del w:id="10180" w:author="tedo gogoladze" w:date="2020-01-05T00:04:00Z"/>
                <w:rFonts w:ascii="Calibri" w:eastAsia="Times New Roman" w:hAnsi="Calibri" w:cs="Calibri"/>
                <w:color w:val="000000"/>
                <w:sz w:val="20"/>
                <w:szCs w:val="20"/>
                <w:lang w:val="en-GB"/>
                <w:rPrChange w:id="10181" w:author="Mario Ezequiel Scott" w:date="2019-12-29T19:14:00Z">
                  <w:rPr>
                    <w:del w:id="10182" w:author="tedo gogoladze" w:date="2020-01-05T00:04:00Z"/>
                    <w:rFonts w:ascii="Calibri" w:eastAsia="Times New Roman" w:hAnsi="Calibri" w:cs="Calibri"/>
                    <w:color w:val="000000"/>
                    <w:sz w:val="20"/>
                    <w:szCs w:val="20"/>
                  </w:rPr>
                </w:rPrChange>
              </w:rPr>
            </w:pPr>
            <w:del w:id="10183" w:author="tedo gogoladze" w:date="2020-01-05T00:04:00Z">
              <w:r w:rsidRPr="004A4B49" w:rsidDel="00DF5A99">
                <w:rPr>
                  <w:rFonts w:ascii="Calibri" w:eastAsia="Times New Roman" w:hAnsi="Calibri" w:cs="Calibri"/>
                  <w:color w:val="000000"/>
                  <w:sz w:val="20"/>
                  <w:szCs w:val="20"/>
                  <w:lang w:val="en-GB"/>
                  <w:rPrChange w:id="10184" w:author="Mario Ezequiel Scott" w:date="2019-12-29T19:14:00Z">
                    <w:rPr>
                      <w:rFonts w:ascii="Calibri" w:eastAsia="Times New Roman" w:hAnsi="Calibri" w:cs="Calibri"/>
                      <w:color w:val="000000"/>
                      <w:sz w:val="20"/>
                      <w:szCs w:val="20"/>
                    </w:rPr>
                  </w:rPrChange>
                </w:rPr>
                <w:delText>Yes: agreeableness</w:delText>
              </w:r>
            </w:del>
          </w:p>
        </w:tc>
        <w:tc>
          <w:tcPr>
            <w:tcW w:w="1780" w:type="dxa"/>
            <w:tcBorders>
              <w:top w:val="nil"/>
              <w:left w:val="nil"/>
              <w:bottom w:val="single" w:sz="4" w:space="0" w:color="auto"/>
              <w:right w:val="single" w:sz="4" w:space="0" w:color="auto"/>
            </w:tcBorders>
            <w:shd w:val="clear" w:color="000000" w:fill="D9E1F2"/>
            <w:vAlign w:val="bottom"/>
            <w:hideMark/>
          </w:tcPr>
          <w:p w14:paraId="3129D495" w14:textId="727413EC" w:rsidR="008D7226" w:rsidRPr="004A4B49" w:rsidDel="00DF5A99" w:rsidRDefault="008D7226" w:rsidP="00794694">
            <w:pPr>
              <w:spacing w:after="0"/>
              <w:rPr>
                <w:del w:id="10185" w:author="tedo gogoladze" w:date="2020-01-05T00:04:00Z"/>
                <w:rFonts w:ascii="Calibri" w:eastAsia="Times New Roman" w:hAnsi="Calibri" w:cs="Calibri"/>
                <w:color w:val="000000"/>
                <w:sz w:val="20"/>
                <w:szCs w:val="20"/>
                <w:lang w:val="en-GB"/>
                <w:rPrChange w:id="10186" w:author="Mario Ezequiel Scott" w:date="2019-12-29T19:14:00Z">
                  <w:rPr>
                    <w:del w:id="10187" w:author="tedo gogoladze" w:date="2020-01-05T00:04:00Z"/>
                    <w:rFonts w:ascii="Calibri" w:eastAsia="Times New Roman" w:hAnsi="Calibri" w:cs="Calibri"/>
                    <w:color w:val="000000"/>
                    <w:sz w:val="20"/>
                    <w:szCs w:val="20"/>
                  </w:rPr>
                </w:rPrChange>
              </w:rPr>
            </w:pPr>
            <w:del w:id="10188" w:author="tedo gogoladze" w:date="2020-01-05T00:04:00Z">
              <w:r w:rsidRPr="004A4B49" w:rsidDel="00DF5A99">
                <w:rPr>
                  <w:rFonts w:ascii="Calibri" w:eastAsia="Times New Roman" w:hAnsi="Calibri" w:cs="Calibri"/>
                  <w:color w:val="000000"/>
                  <w:sz w:val="20"/>
                  <w:szCs w:val="20"/>
                  <w:lang w:val="en-GB"/>
                  <w:rPrChange w:id="10189" w:author="Mario Ezequiel Scott" w:date="2019-12-29T19:14:00Z">
                    <w:rPr>
                      <w:rFonts w:ascii="Calibri" w:eastAsia="Times New Roman" w:hAnsi="Calibri" w:cs="Calibri"/>
                      <w:color w:val="000000"/>
                      <w:sz w:val="20"/>
                      <w:szCs w:val="20"/>
                    </w:rPr>
                  </w:rPrChange>
                </w:rPr>
                <w:delText>time: high</w:delText>
              </w:r>
            </w:del>
          </w:p>
        </w:tc>
        <w:tc>
          <w:tcPr>
            <w:tcW w:w="1760" w:type="dxa"/>
            <w:tcBorders>
              <w:top w:val="nil"/>
              <w:left w:val="nil"/>
              <w:bottom w:val="single" w:sz="4" w:space="0" w:color="auto"/>
              <w:right w:val="single" w:sz="4" w:space="0" w:color="auto"/>
            </w:tcBorders>
            <w:shd w:val="clear" w:color="000000" w:fill="D9E1F2"/>
            <w:vAlign w:val="bottom"/>
            <w:hideMark/>
          </w:tcPr>
          <w:p w14:paraId="2CCD2562" w14:textId="63AC7486" w:rsidR="008D7226" w:rsidRPr="004A4B49" w:rsidDel="00DF5A99" w:rsidRDefault="008D7226" w:rsidP="00794694">
            <w:pPr>
              <w:spacing w:after="0"/>
              <w:rPr>
                <w:del w:id="10190" w:author="tedo gogoladze" w:date="2020-01-05T00:04:00Z"/>
                <w:rFonts w:ascii="Calibri" w:eastAsia="Times New Roman" w:hAnsi="Calibri" w:cs="Calibri"/>
                <w:color w:val="000000"/>
                <w:sz w:val="20"/>
                <w:szCs w:val="20"/>
                <w:lang w:val="en-GB"/>
                <w:rPrChange w:id="10191" w:author="Mario Ezequiel Scott" w:date="2019-12-29T19:14:00Z">
                  <w:rPr>
                    <w:del w:id="10192" w:author="tedo gogoladze" w:date="2020-01-05T00:04:00Z"/>
                    <w:rFonts w:ascii="Calibri" w:eastAsia="Times New Roman" w:hAnsi="Calibri" w:cs="Calibri"/>
                    <w:color w:val="000000"/>
                    <w:sz w:val="20"/>
                    <w:szCs w:val="20"/>
                  </w:rPr>
                </w:rPrChange>
              </w:rPr>
            </w:pPr>
            <w:del w:id="10193" w:author="tedo gogoladze" w:date="2020-01-05T00:04:00Z">
              <w:r w:rsidRPr="004A4B49" w:rsidDel="00DF5A99">
                <w:rPr>
                  <w:rFonts w:ascii="Calibri" w:eastAsia="Times New Roman" w:hAnsi="Calibri" w:cs="Calibri"/>
                  <w:color w:val="000000"/>
                  <w:sz w:val="20"/>
                  <w:szCs w:val="20"/>
                  <w:lang w:val="en-GB"/>
                  <w:rPrChange w:id="10194" w:author="Mario Ezequiel Scott" w:date="2019-12-29T19:14:00Z">
                    <w:rPr>
                      <w:rFonts w:ascii="Calibri" w:eastAsia="Times New Roman" w:hAnsi="Calibri" w:cs="Calibri"/>
                      <w:color w:val="000000"/>
                      <w:sz w:val="20"/>
                      <w:szCs w:val="20"/>
                    </w:rPr>
                  </w:rPrChange>
                </w:rPr>
                <w:delText>Yes: conscientiousness</w:delText>
              </w:r>
            </w:del>
          </w:p>
        </w:tc>
      </w:tr>
      <w:tr w:rsidR="008D7226" w:rsidRPr="004A4B49" w:rsidDel="00DF5A99" w14:paraId="21AB34CB" w14:textId="175EB741" w:rsidTr="00794694">
        <w:trPr>
          <w:trHeight w:val="525"/>
          <w:del w:id="10195"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2A762F6" w14:textId="71EB3350" w:rsidR="008D7226" w:rsidRPr="004A4B49" w:rsidDel="00DF5A99" w:rsidRDefault="006B6F87" w:rsidP="00794694">
            <w:pPr>
              <w:spacing w:after="0"/>
              <w:jc w:val="right"/>
              <w:rPr>
                <w:del w:id="10196" w:author="tedo gogoladze" w:date="2020-01-05T00:04:00Z"/>
                <w:rFonts w:ascii="Calibri" w:eastAsia="Times New Roman" w:hAnsi="Calibri" w:cs="Calibri"/>
                <w:color w:val="000000"/>
                <w:sz w:val="20"/>
                <w:szCs w:val="20"/>
                <w:lang w:val="en-GB"/>
                <w:rPrChange w:id="10197" w:author="Mario Ezequiel Scott" w:date="2019-12-29T19:14:00Z">
                  <w:rPr>
                    <w:del w:id="10198" w:author="tedo gogoladze" w:date="2020-01-05T00:04:00Z"/>
                    <w:rFonts w:ascii="Calibri" w:eastAsia="Times New Roman" w:hAnsi="Calibri" w:cs="Calibri"/>
                    <w:color w:val="000000"/>
                    <w:sz w:val="20"/>
                    <w:szCs w:val="20"/>
                  </w:rPr>
                </w:rPrChange>
              </w:rPr>
            </w:pPr>
            <w:del w:id="10199" w:author="tedo gogoladze" w:date="2020-01-05T00:04:00Z">
              <w:r w:rsidRPr="004A4B49" w:rsidDel="00DF5A99">
                <w:rPr>
                  <w:rFonts w:ascii="Calibri" w:eastAsia="Times New Roman" w:hAnsi="Calibri" w:cs="Calibri"/>
                  <w:color w:val="000000"/>
                  <w:sz w:val="20"/>
                  <w:szCs w:val="20"/>
                  <w:lang w:val="en-GB"/>
                  <w:rPrChange w:id="10200" w:author="Mario Ezequiel Scott" w:date="2019-12-29T19:14:00Z">
                    <w:rPr>
                      <w:rFonts w:ascii="Calibri" w:eastAsia="Times New Roman" w:hAnsi="Calibri" w:cs="Calibri"/>
                      <w:color w:val="000000"/>
                      <w:sz w:val="20"/>
                      <w:szCs w:val="20"/>
                    </w:rPr>
                  </w:rPrChange>
                </w:rPr>
                <w:delText>Yes (1/2)</w:delText>
              </w:r>
            </w:del>
          </w:p>
        </w:tc>
        <w:tc>
          <w:tcPr>
            <w:tcW w:w="1380" w:type="dxa"/>
            <w:tcBorders>
              <w:top w:val="nil"/>
              <w:left w:val="nil"/>
              <w:bottom w:val="single" w:sz="4" w:space="0" w:color="auto"/>
              <w:right w:val="single" w:sz="4" w:space="0" w:color="auto"/>
            </w:tcBorders>
            <w:shd w:val="clear" w:color="000000" w:fill="F2F2F2"/>
            <w:vAlign w:val="bottom"/>
            <w:hideMark/>
          </w:tcPr>
          <w:p w14:paraId="2A8C5361" w14:textId="47B84851" w:rsidR="008D7226" w:rsidRPr="004A4B49" w:rsidDel="00DF5A99" w:rsidRDefault="008D7226" w:rsidP="00794694">
            <w:pPr>
              <w:spacing w:after="0"/>
              <w:rPr>
                <w:del w:id="10201" w:author="tedo gogoladze" w:date="2020-01-05T00:04:00Z"/>
                <w:rFonts w:ascii="Calibri" w:eastAsia="Times New Roman" w:hAnsi="Calibri" w:cs="Calibri"/>
                <w:color w:val="000000"/>
                <w:sz w:val="20"/>
                <w:szCs w:val="20"/>
                <w:lang w:val="en-GB"/>
                <w:rPrChange w:id="10202" w:author="Mario Ezequiel Scott" w:date="2019-12-29T19:14:00Z">
                  <w:rPr>
                    <w:del w:id="10203" w:author="tedo gogoladze" w:date="2020-01-05T00:04:00Z"/>
                    <w:rFonts w:ascii="Calibri" w:eastAsia="Times New Roman" w:hAnsi="Calibri" w:cs="Calibri"/>
                    <w:color w:val="000000"/>
                    <w:sz w:val="20"/>
                    <w:szCs w:val="20"/>
                  </w:rPr>
                </w:rPrChange>
              </w:rPr>
            </w:pPr>
            <w:del w:id="10204" w:author="tedo gogoladze" w:date="2020-01-05T00:04:00Z">
              <w:r w:rsidRPr="004A4B49" w:rsidDel="00DF5A99">
                <w:rPr>
                  <w:rFonts w:ascii="Calibri" w:eastAsia="Times New Roman" w:hAnsi="Calibri" w:cs="Calibri"/>
                  <w:color w:val="000000"/>
                  <w:sz w:val="20"/>
                  <w:szCs w:val="20"/>
                  <w:lang w:val="en-GB"/>
                  <w:rPrChange w:id="10205" w:author="Mario Ezequiel Scott" w:date="2019-12-29T19:14:00Z">
                    <w:rPr>
                      <w:rFonts w:ascii="Calibri" w:eastAsia="Times New Roman" w:hAnsi="Calibri" w:cs="Calibri"/>
                      <w:color w:val="000000"/>
                      <w:sz w:val="20"/>
                      <w:szCs w:val="20"/>
                    </w:rPr>
                  </w:rPrChange>
                </w:rPr>
                <w:delText>status: done</w:delText>
              </w:r>
            </w:del>
          </w:p>
        </w:tc>
        <w:tc>
          <w:tcPr>
            <w:tcW w:w="1400" w:type="dxa"/>
            <w:tcBorders>
              <w:top w:val="nil"/>
              <w:left w:val="nil"/>
              <w:bottom w:val="single" w:sz="4" w:space="0" w:color="auto"/>
              <w:right w:val="single" w:sz="4" w:space="0" w:color="auto"/>
            </w:tcBorders>
            <w:shd w:val="clear" w:color="000000" w:fill="F2F2F2"/>
            <w:vAlign w:val="bottom"/>
            <w:hideMark/>
          </w:tcPr>
          <w:p w14:paraId="64678C2C" w14:textId="6108618E" w:rsidR="008D7226" w:rsidRPr="004A4B49" w:rsidDel="00DF5A99" w:rsidRDefault="008D7226" w:rsidP="00794694">
            <w:pPr>
              <w:spacing w:after="0"/>
              <w:rPr>
                <w:del w:id="10206" w:author="tedo gogoladze" w:date="2020-01-05T00:04:00Z"/>
                <w:rFonts w:ascii="Calibri" w:eastAsia="Times New Roman" w:hAnsi="Calibri" w:cs="Calibri"/>
                <w:color w:val="000000"/>
                <w:sz w:val="20"/>
                <w:szCs w:val="20"/>
                <w:lang w:val="en-GB"/>
                <w:rPrChange w:id="10207" w:author="Mario Ezequiel Scott" w:date="2019-12-29T19:14:00Z">
                  <w:rPr>
                    <w:del w:id="10208" w:author="tedo gogoladze" w:date="2020-01-05T00:04:00Z"/>
                    <w:rFonts w:ascii="Calibri" w:eastAsia="Times New Roman" w:hAnsi="Calibri" w:cs="Calibri"/>
                    <w:color w:val="000000"/>
                    <w:sz w:val="20"/>
                    <w:szCs w:val="20"/>
                  </w:rPr>
                </w:rPrChange>
              </w:rPr>
            </w:pPr>
            <w:del w:id="10209" w:author="tedo gogoladze" w:date="2020-01-05T00:04:00Z">
              <w:r w:rsidRPr="004A4B49" w:rsidDel="00DF5A99">
                <w:rPr>
                  <w:rFonts w:ascii="Calibri" w:eastAsia="Times New Roman" w:hAnsi="Calibri" w:cs="Calibri"/>
                  <w:color w:val="000000"/>
                  <w:sz w:val="20"/>
                  <w:szCs w:val="20"/>
                  <w:lang w:val="en-GB"/>
                  <w:rPrChange w:id="10210" w:author="Mario Ezequiel Scott" w:date="2019-12-29T19:14:00Z">
                    <w:rPr>
                      <w:rFonts w:ascii="Calibri" w:eastAsia="Times New Roman" w:hAnsi="Calibri" w:cs="Calibri"/>
                      <w:color w:val="000000"/>
                      <w:sz w:val="20"/>
                      <w:szCs w:val="20"/>
                    </w:rPr>
                  </w:rPrChange>
                </w:rPr>
                <w:delText>Perception: intuitive</w:delText>
              </w:r>
            </w:del>
          </w:p>
        </w:tc>
        <w:tc>
          <w:tcPr>
            <w:tcW w:w="1360" w:type="dxa"/>
            <w:tcBorders>
              <w:top w:val="nil"/>
              <w:left w:val="nil"/>
              <w:bottom w:val="single" w:sz="4" w:space="0" w:color="auto"/>
              <w:right w:val="single" w:sz="4" w:space="0" w:color="auto"/>
            </w:tcBorders>
            <w:shd w:val="clear" w:color="000000" w:fill="D9E1F2"/>
            <w:vAlign w:val="bottom"/>
            <w:hideMark/>
          </w:tcPr>
          <w:p w14:paraId="73796F50" w14:textId="46FEBD3C" w:rsidR="008D7226" w:rsidRPr="004A4B49" w:rsidDel="00DF5A99" w:rsidRDefault="008D7226" w:rsidP="00794694">
            <w:pPr>
              <w:spacing w:after="0"/>
              <w:rPr>
                <w:del w:id="10211" w:author="tedo gogoladze" w:date="2020-01-05T00:04:00Z"/>
                <w:rFonts w:ascii="Calibri" w:eastAsia="Times New Roman" w:hAnsi="Calibri" w:cs="Calibri"/>
                <w:color w:val="000000"/>
                <w:sz w:val="20"/>
                <w:szCs w:val="20"/>
                <w:lang w:val="en-GB"/>
                <w:rPrChange w:id="10212" w:author="Mario Ezequiel Scott" w:date="2019-12-29T19:14:00Z">
                  <w:rPr>
                    <w:del w:id="10213" w:author="tedo gogoladze" w:date="2020-01-05T00:04:00Z"/>
                    <w:rFonts w:ascii="Calibri" w:eastAsia="Times New Roman" w:hAnsi="Calibri" w:cs="Calibri"/>
                    <w:color w:val="000000"/>
                    <w:sz w:val="20"/>
                    <w:szCs w:val="20"/>
                  </w:rPr>
                </w:rPrChange>
              </w:rPr>
            </w:pPr>
            <w:del w:id="10214" w:author="tedo gogoladze" w:date="2020-01-05T00:04:00Z">
              <w:r w:rsidRPr="004A4B49" w:rsidDel="00DF5A99">
                <w:rPr>
                  <w:rFonts w:ascii="Calibri" w:eastAsia="Times New Roman" w:hAnsi="Calibri" w:cs="Calibri"/>
                  <w:color w:val="000000"/>
                  <w:sz w:val="20"/>
                  <w:szCs w:val="20"/>
                  <w:lang w:val="en-GB"/>
                  <w:rPrChange w:id="10215" w:author="Mario Ezequiel Scott" w:date="2019-12-29T19:14:00Z">
                    <w:rPr>
                      <w:rFonts w:ascii="Calibri" w:eastAsia="Times New Roman" w:hAnsi="Calibri" w:cs="Calibri"/>
                      <w:color w:val="000000"/>
                      <w:sz w:val="20"/>
                      <w:szCs w:val="20"/>
                    </w:rPr>
                  </w:rPrChange>
                </w:rPr>
                <w:delText>status: done</w:delText>
              </w:r>
            </w:del>
          </w:p>
        </w:tc>
        <w:tc>
          <w:tcPr>
            <w:tcW w:w="1360" w:type="dxa"/>
            <w:tcBorders>
              <w:top w:val="nil"/>
              <w:left w:val="nil"/>
              <w:bottom w:val="single" w:sz="4" w:space="0" w:color="auto"/>
              <w:right w:val="single" w:sz="4" w:space="0" w:color="auto"/>
            </w:tcBorders>
            <w:shd w:val="clear" w:color="000000" w:fill="D9E1F2"/>
            <w:vAlign w:val="bottom"/>
            <w:hideMark/>
          </w:tcPr>
          <w:p w14:paraId="14B04F85" w14:textId="00A114E0" w:rsidR="008D7226" w:rsidRPr="004A4B49" w:rsidDel="00DF5A99" w:rsidRDefault="008D7226" w:rsidP="00794694">
            <w:pPr>
              <w:spacing w:after="0"/>
              <w:rPr>
                <w:del w:id="10216" w:author="tedo gogoladze" w:date="2020-01-05T00:04:00Z"/>
                <w:rFonts w:ascii="Calibri" w:eastAsia="Times New Roman" w:hAnsi="Calibri" w:cs="Calibri"/>
                <w:color w:val="000000"/>
                <w:sz w:val="20"/>
                <w:szCs w:val="20"/>
                <w:lang w:val="en-GB"/>
                <w:rPrChange w:id="10217" w:author="Mario Ezequiel Scott" w:date="2019-12-29T19:14:00Z">
                  <w:rPr>
                    <w:del w:id="10218" w:author="tedo gogoladze" w:date="2020-01-05T00:04:00Z"/>
                    <w:rFonts w:ascii="Calibri" w:eastAsia="Times New Roman" w:hAnsi="Calibri" w:cs="Calibri"/>
                    <w:color w:val="000000"/>
                    <w:sz w:val="20"/>
                    <w:szCs w:val="20"/>
                  </w:rPr>
                </w:rPrChange>
              </w:rPr>
            </w:pPr>
            <w:del w:id="10219" w:author="tedo gogoladze" w:date="2020-01-05T00:04:00Z">
              <w:r w:rsidRPr="004A4B49" w:rsidDel="00DF5A99">
                <w:rPr>
                  <w:rFonts w:ascii="Calibri" w:eastAsia="Times New Roman" w:hAnsi="Calibri" w:cs="Calibri"/>
                  <w:color w:val="000000"/>
                  <w:sz w:val="20"/>
                  <w:szCs w:val="20"/>
                  <w:lang w:val="en-GB"/>
                  <w:rPrChange w:id="10220" w:author="Mario Ezequiel Scott" w:date="2019-12-29T19:14:00Z">
                    <w:rPr>
                      <w:rFonts w:ascii="Calibri" w:eastAsia="Times New Roman" w:hAnsi="Calibri" w:cs="Calibri"/>
                      <w:color w:val="000000"/>
                      <w:sz w:val="20"/>
                      <w:szCs w:val="20"/>
                    </w:rPr>
                  </w:rPrChange>
                </w:rPr>
                <w:delText>No: agreeableness</w:delText>
              </w:r>
            </w:del>
          </w:p>
        </w:tc>
        <w:tc>
          <w:tcPr>
            <w:tcW w:w="1780" w:type="dxa"/>
            <w:tcBorders>
              <w:top w:val="nil"/>
              <w:left w:val="nil"/>
              <w:bottom w:val="single" w:sz="4" w:space="0" w:color="auto"/>
              <w:right w:val="single" w:sz="4" w:space="0" w:color="auto"/>
            </w:tcBorders>
            <w:shd w:val="clear" w:color="000000" w:fill="D9E1F2"/>
            <w:vAlign w:val="bottom"/>
            <w:hideMark/>
          </w:tcPr>
          <w:p w14:paraId="4AE753BE" w14:textId="30C0D451" w:rsidR="008D7226" w:rsidRPr="004A4B49" w:rsidDel="00DF5A99" w:rsidRDefault="008D7226" w:rsidP="00794694">
            <w:pPr>
              <w:spacing w:after="0"/>
              <w:rPr>
                <w:del w:id="10221" w:author="tedo gogoladze" w:date="2020-01-05T00:04:00Z"/>
                <w:rFonts w:ascii="Calibri" w:eastAsia="Times New Roman" w:hAnsi="Calibri" w:cs="Calibri"/>
                <w:color w:val="000000"/>
                <w:sz w:val="20"/>
                <w:szCs w:val="20"/>
                <w:lang w:val="en-GB"/>
                <w:rPrChange w:id="10222" w:author="Mario Ezequiel Scott" w:date="2019-12-29T19:14:00Z">
                  <w:rPr>
                    <w:del w:id="10223" w:author="tedo gogoladze" w:date="2020-01-05T00:04:00Z"/>
                    <w:rFonts w:ascii="Calibri" w:eastAsia="Times New Roman" w:hAnsi="Calibri" w:cs="Calibri"/>
                    <w:color w:val="000000"/>
                    <w:sz w:val="20"/>
                    <w:szCs w:val="20"/>
                  </w:rPr>
                </w:rPrChange>
              </w:rPr>
            </w:pPr>
            <w:del w:id="10224" w:author="tedo gogoladze" w:date="2020-01-05T00:04:00Z">
              <w:r w:rsidRPr="004A4B49" w:rsidDel="00DF5A99">
                <w:rPr>
                  <w:rFonts w:ascii="Calibri" w:eastAsia="Times New Roman" w:hAnsi="Calibri" w:cs="Calibri"/>
                  <w:color w:val="000000"/>
                  <w:sz w:val="20"/>
                  <w:szCs w:val="20"/>
                  <w:lang w:val="en-GB"/>
                  <w:rPrChange w:id="10225" w:author="Mario Ezequiel Scott" w:date="2019-12-29T19:14:00Z">
                    <w:rPr>
                      <w:rFonts w:ascii="Calibri" w:eastAsia="Times New Roman" w:hAnsi="Calibri" w:cs="Calibri"/>
                      <w:color w:val="000000"/>
                      <w:sz w:val="20"/>
                      <w:szCs w:val="20"/>
                    </w:rPr>
                  </w:rPrChange>
                </w:rPr>
                <w:delText>status: done</w:delText>
              </w:r>
            </w:del>
          </w:p>
        </w:tc>
        <w:tc>
          <w:tcPr>
            <w:tcW w:w="1760" w:type="dxa"/>
            <w:tcBorders>
              <w:top w:val="nil"/>
              <w:left w:val="nil"/>
              <w:bottom w:val="single" w:sz="4" w:space="0" w:color="auto"/>
              <w:right w:val="single" w:sz="4" w:space="0" w:color="auto"/>
            </w:tcBorders>
            <w:shd w:val="clear" w:color="000000" w:fill="D9E1F2"/>
            <w:vAlign w:val="bottom"/>
            <w:hideMark/>
          </w:tcPr>
          <w:p w14:paraId="2784833B" w14:textId="75FA1E06" w:rsidR="008D7226" w:rsidRPr="004A4B49" w:rsidDel="00DF5A99" w:rsidRDefault="008D7226" w:rsidP="00794694">
            <w:pPr>
              <w:spacing w:after="0"/>
              <w:rPr>
                <w:del w:id="10226" w:author="tedo gogoladze" w:date="2020-01-05T00:04:00Z"/>
                <w:rFonts w:ascii="Calibri" w:eastAsia="Times New Roman" w:hAnsi="Calibri" w:cs="Calibri"/>
                <w:color w:val="000000"/>
                <w:sz w:val="20"/>
                <w:szCs w:val="20"/>
                <w:lang w:val="en-GB"/>
                <w:rPrChange w:id="10227" w:author="Mario Ezequiel Scott" w:date="2019-12-29T19:14:00Z">
                  <w:rPr>
                    <w:del w:id="10228" w:author="tedo gogoladze" w:date="2020-01-05T00:04:00Z"/>
                    <w:rFonts w:ascii="Calibri" w:eastAsia="Times New Roman" w:hAnsi="Calibri" w:cs="Calibri"/>
                    <w:color w:val="000000"/>
                    <w:sz w:val="20"/>
                    <w:szCs w:val="20"/>
                  </w:rPr>
                </w:rPrChange>
              </w:rPr>
            </w:pPr>
            <w:del w:id="10229" w:author="tedo gogoladze" w:date="2020-01-05T00:04:00Z">
              <w:r w:rsidRPr="004A4B49" w:rsidDel="00DF5A99">
                <w:rPr>
                  <w:rFonts w:ascii="Calibri" w:eastAsia="Times New Roman" w:hAnsi="Calibri" w:cs="Calibri"/>
                  <w:color w:val="000000"/>
                  <w:sz w:val="20"/>
                  <w:szCs w:val="20"/>
                  <w:lang w:val="en-GB"/>
                  <w:rPrChange w:id="10230" w:author="Mario Ezequiel Scott" w:date="2019-12-29T19:14:00Z">
                    <w:rPr>
                      <w:rFonts w:ascii="Calibri" w:eastAsia="Times New Roman" w:hAnsi="Calibri" w:cs="Calibri"/>
                      <w:color w:val="000000"/>
                      <w:sz w:val="20"/>
                      <w:szCs w:val="20"/>
                    </w:rPr>
                  </w:rPrChange>
                </w:rPr>
                <w:delText>Yes: conscientiousness</w:delText>
              </w:r>
            </w:del>
          </w:p>
        </w:tc>
      </w:tr>
      <w:tr w:rsidR="008D7226" w:rsidRPr="004A4B49" w:rsidDel="00DF5A99" w14:paraId="7BBAE502" w14:textId="6AE060DA" w:rsidTr="00794694">
        <w:trPr>
          <w:trHeight w:val="525"/>
          <w:del w:id="10231"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01518BA" w14:textId="19B79A87" w:rsidR="008D7226" w:rsidRPr="004A4B49" w:rsidDel="00DF5A99" w:rsidRDefault="006B6F87" w:rsidP="00794694">
            <w:pPr>
              <w:spacing w:after="0"/>
              <w:jc w:val="right"/>
              <w:rPr>
                <w:del w:id="10232" w:author="tedo gogoladze" w:date="2020-01-05T00:04:00Z"/>
                <w:rFonts w:ascii="Calibri" w:eastAsia="Times New Roman" w:hAnsi="Calibri" w:cs="Calibri"/>
                <w:color w:val="000000"/>
                <w:sz w:val="20"/>
                <w:szCs w:val="20"/>
                <w:lang w:val="en-GB"/>
                <w:rPrChange w:id="10233" w:author="Mario Ezequiel Scott" w:date="2019-12-29T19:14:00Z">
                  <w:rPr>
                    <w:del w:id="10234" w:author="tedo gogoladze" w:date="2020-01-05T00:04:00Z"/>
                    <w:rFonts w:ascii="Calibri" w:eastAsia="Times New Roman" w:hAnsi="Calibri" w:cs="Calibri"/>
                    <w:color w:val="000000"/>
                    <w:sz w:val="20"/>
                    <w:szCs w:val="20"/>
                  </w:rPr>
                </w:rPrChange>
              </w:rPr>
            </w:pPr>
            <w:del w:id="10235" w:author="tedo gogoladze" w:date="2020-01-05T00:04:00Z">
              <w:r w:rsidRPr="004A4B49" w:rsidDel="00DF5A99">
                <w:rPr>
                  <w:rFonts w:ascii="Calibri" w:eastAsia="Times New Roman" w:hAnsi="Calibri" w:cs="Calibri"/>
                  <w:color w:val="000000"/>
                  <w:sz w:val="20"/>
                  <w:szCs w:val="20"/>
                  <w:lang w:val="en-GB"/>
                  <w:rPrChange w:id="10236" w:author="Mario Ezequiel Scott" w:date="2019-12-29T19:14:00Z">
                    <w:rPr>
                      <w:rFonts w:ascii="Calibri" w:eastAsia="Times New Roman" w:hAnsi="Calibri" w:cs="Calibri"/>
                      <w:color w:val="000000"/>
                      <w:sz w:val="20"/>
                      <w:szCs w:val="20"/>
                    </w:rPr>
                  </w:rPrChange>
                </w:rPr>
                <w:delText>Yes (2/2)</w:delText>
              </w:r>
            </w:del>
          </w:p>
        </w:tc>
        <w:tc>
          <w:tcPr>
            <w:tcW w:w="1380" w:type="dxa"/>
            <w:tcBorders>
              <w:top w:val="nil"/>
              <w:left w:val="nil"/>
              <w:bottom w:val="single" w:sz="4" w:space="0" w:color="auto"/>
              <w:right w:val="single" w:sz="4" w:space="0" w:color="auto"/>
            </w:tcBorders>
            <w:shd w:val="clear" w:color="000000" w:fill="F2F2F2"/>
            <w:vAlign w:val="bottom"/>
            <w:hideMark/>
          </w:tcPr>
          <w:p w14:paraId="04626E44" w14:textId="7C53AAD9" w:rsidR="008D7226" w:rsidRPr="004A4B49" w:rsidDel="00DF5A99" w:rsidRDefault="008D7226" w:rsidP="00794694">
            <w:pPr>
              <w:spacing w:after="0"/>
              <w:rPr>
                <w:del w:id="10237" w:author="tedo gogoladze" w:date="2020-01-05T00:04:00Z"/>
                <w:rFonts w:ascii="Calibri" w:eastAsia="Times New Roman" w:hAnsi="Calibri" w:cs="Calibri"/>
                <w:color w:val="000000"/>
                <w:sz w:val="20"/>
                <w:szCs w:val="20"/>
                <w:lang w:val="en-GB"/>
                <w:rPrChange w:id="10238" w:author="Mario Ezequiel Scott" w:date="2019-12-29T19:14:00Z">
                  <w:rPr>
                    <w:del w:id="10239" w:author="tedo gogoladze" w:date="2020-01-05T00:04:00Z"/>
                    <w:rFonts w:ascii="Calibri" w:eastAsia="Times New Roman" w:hAnsi="Calibri" w:cs="Calibri"/>
                    <w:color w:val="000000"/>
                    <w:sz w:val="20"/>
                    <w:szCs w:val="20"/>
                  </w:rPr>
                </w:rPrChange>
              </w:rPr>
            </w:pPr>
            <w:del w:id="10240" w:author="tedo gogoladze" w:date="2020-01-05T00:04:00Z">
              <w:r w:rsidRPr="004A4B49" w:rsidDel="00DF5A99">
                <w:rPr>
                  <w:rFonts w:ascii="Calibri" w:eastAsia="Times New Roman" w:hAnsi="Calibri" w:cs="Calibri"/>
                  <w:color w:val="000000"/>
                  <w:sz w:val="20"/>
                  <w:szCs w:val="20"/>
                  <w:lang w:val="en-GB"/>
                  <w:rPrChange w:id="10241" w:author="Mario Ezequiel Scott" w:date="2019-12-29T19:14:00Z">
                    <w:rPr>
                      <w:rFonts w:ascii="Calibri" w:eastAsia="Times New Roman" w:hAnsi="Calibri" w:cs="Calibri"/>
                      <w:color w:val="000000"/>
                      <w:sz w:val="20"/>
                      <w:szCs w:val="20"/>
                    </w:rPr>
                  </w:rPrChange>
                </w:rPr>
                <w:delText>Perception: intuitive</w:delText>
              </w:r>
            </w:del>
          </w:p>
        </w:tc>
        <w:tc>
          <w:tcPr>
            <w:tcW w:w="1400" w:type="dxa"/>
            <w:tcBorders>
              <w:top w:val="nil"/>
              <w:left w:val="nil"/>
              <w:bottom w:val="single" w:sz="4" w:space="0" w:color="auto"/>
              <w:right w:val="single" w:sz="4" w:space="0" w:color="auto"/>
            </w:tcBorders>
            <w:shd w:val="clear" w:color="000000" w:fill="F2F2F2"/>
            <w:vAlign w:val="bottom"/>
            <w:hideMark/>
          </w:tcPr>
          <w:p w14:paraId="4F2CE03F" w14:textId="7499353D" w:rsidR="008D7226" w:rsidRPr="004A4B49" w:rsidDel="00DF5A99" w:rsidRDefault="008D7226" w:rsidP="00794694">
            <w:pPr>
              <w:spacing w:after="0"/>
              <w:rPr>
                <w:del w:id="10242" w:author="tedo gogoladze" w:date="2020-01-05T00:04:00Z"/>
                <w:rFonts w:ascii="Calibri" w:eastAsia="Times New Roman" w:hAnsi="Calibri" w:cs="Calibri"/>
                <w:color w:val="000000"/>
                <w:sz w:val="20"/>
                <w:szCs w:val="20"/>
                <w:lang w:val="en-GB"/>
                <w:rPrChange w:id="10243" w:author="Mario Ezequiel Scott" w:date="2019-12-29T19:14:00Z">
                  <w:rPr>
                    <w:del w:id="10244" w:author="tedo gogoladze" w:date="2020-01-05T00:04:00Z"/>
                    <w:rFonts w:ascii="Calibri" w:eastAsia="Times New Roman" w:hAnsi="Calibri" w:cs="Calibri"/>
                    <w:color w:val="000000"/>
                    <w:sz w:val="20"/>
                    <w:szCs w:val="20"/>
                  </w:rPr>
                </w:rPrChange>
              </w:rPr>
            </w:pPr>
            <w:del w:id="10245" w:author="tedo gogoladze" w:date="2020-01-05T00:04:00Z">
              <w:r w:rsidRPr="004A4B49" w:rsidDel="00DF5A99">
                <w:rPr>
                  <w:rFonts w:ascii="Calibri" w:eastAsia="Times New Roman" w:hAnsi="Calibri" w:cs="Calibri"/>
                  <w:color w:val="000000"/>
                  <w:sz w:val="20"/>
                  <w:szCs w:val="20"/>
                  <w:lang w:val="en-GB"/>
                  <w:rPrChange w:id="10246" w:author="Mario Ezequiel Scott" w:date="2019-12-29T19:14:00Z">
                    <w:rPr>
                      <w:rFonts w:ascii="Calibri" w:eastAsia="Times New Roman" w:hAnsi="Calibri" w:cs="Calibri"/>
                      <w:color w:val="000000"/>
                      <w:sz w:val="20"/>
                      <w:szCs w:val="20"/>
                    </w:rPr>
                  </w:rPrChange>
                </w:rPr>
                <w:delText>time: low</w:delText>
              </w:r>
            </w:del>
          </w:p>
        </w:tc>
        <w:tc>
          <w:tcPr>
            <w:tcW w:w="1360" w:type="dxa"/>
            <w:tcBorders>
              <w:top w:val="nil"/>
              <w:left w:val="nil"/>
              <w:bottom w:val="single" w:sz="4" w:space="0" w:color="auto"/>
              <w:right w:val="single" w:sz="4" w:space="0" w:color="auto"/>
            </w:tcBorders>
            <w:shd w:val="clear" w:color="000000" w:fill="D9E1F2"/>
            <w:vAlign w:val="bottom"/>
            <w:hideMark/>
          </w:tcPr>
          <w:p w14:paraId="07A3BDE9" w14:textId="6C2EF1E1" w:rsidR="008D7226" w:rsidRPr="004A4B49" w:rsidDel="00DF5A99" w:rsidRDefault="008D7226" w:rsidP="00794694">
            <w:pPr>
              <w:spacing w:after="0"/>
              <w:rPr>
                <w:del w:id="10247" w:author="tedo gogoladze" w:date="2020-01-05T00:04:00Z"/>
                <w:rFonts w:ascii="Calibri" w:eastAsia="Times New Roman" w:hAnsi="Calibri" w:cs="Calibri"/>
                <w:color w:val="000000"/>
                <w:sz w:val="20"/>
                <w:szCs w:val="20"/>
                <w:lang w:val="en-GB"/>
                <w:rPrChange w:id="10248" w:author="Mario Ezequiel Scott" w:date="2019-12-29T19:14:00Z">
                  <w:rPr>
                    <w:del w:id="10249" w:author="tedo gogoladze" w:date="2020-01-05T00:04:00Z"/>
                    <w:rFonts w:ascii="Calibri" w:eastAsia="Times New Roman" w:hAnsi="Calibri" w:cs="Calibri"/>
                    <w:color w:val="000000"/>
                    <w:sz w:val="20"/>
                    <w:szCs w:val="20"/>
                  </w:rPr>
                </w:rPrChange>
              </w:rPr>
            </w:pPr>
            <w:del w:id="10250" w:author="tedo gogoladze" w:date="2020-01-05T00:04:00Z">
              <w:r w:rsidRPr="004A4B49" w:rsidDel="00DF5A99">
                <w:rPr>
                  <w:rFonts w:ascii="Calibri" w:eastAsia="Times New Roman" w:hAnsi="Calibri" w:cs="Calibri"/>
                  <w:color w:val="000000"/>
                  <w:sz w:val="20"/>
                  <w:szCs w:val="20"/>
                  <w:lang w:val="en-GB"/>
                  <w:rPrChange w:id="10251" w:author="Mario Ezequiel Scott" w:date="2019-12-29T19:14:00Z">
                    <w:rPr>
                      <w:rFonts w:ascii="Calibri" w:eastAsia="Times New Roman" w:hAnsi="Calibri" w:cs="Calibri"/>
                      <w:color w:val="000000"/>
                      <w:sz w:val="20"/>
                      <w:szCs w:val="20"/>
                    </w:rPr>
                  </w:rPrChange>
                </w:rPr>
                <w:delText>No: agreeableness</w:delText>
              </w:r>
            </w:del>
          </w:p>
        </w:tc>
        <w:tc>
          <w:tcPr>
            <w:tcW w:w="1360" w:type="dxa"/>
            <w:tcBorders>
              <w:top w:val="nil"/>
              <w:left w:val="nil"/>
              <w:bottom w:val="single" w:sz="4" w:space="0" w:color="auto"/>
              <w:right w:val="single" w:sz="4" w:space="0" w:color="auto"/>
            </w:tcBorders>
            <w:shd w:val="clear" w:color="000000" w:fill="D9E1F2"/>
            <w:vAlign w:val="bottom"/>
            <w:hideMark/>
          </w:tcPr>
          <w:p w14:paraId="2FB95223" w14:textId="52A2BD4B" w:rsidR="008D7226" w:rsidRPr="004A4B49" w:rsidDel="00DF5A99" w:rsidRDefault="008D7226" w:rsidP="00794694">
            <w:pPr>
              <w:spacing w:after="0"/>
              <w:rPr>
                <w:del w:id="10252" w:author="tedo gogoladze" w:date="2020-01-05T00:04:00Z"/>
                <w:rFonts w:ascii="Calibri" w:eastAsia="Times New Roman" w:hAnsi="Calibri" w:cs="Calibri"/>
                <w:color w:val="000000"/>
                <w:sz w:val="20"/>
                <w:szCs w:val="20"/>
                <w:lang w:val="en-GB"/>
                <w:rPrChange w:id="10253" w:author="Mario Ezequiel Scott" w:date="2019-12-29T19:14:00Z">
                  <w:rPr>
                    <w:del w:id="10254" w:author="tedo gogoladze" w:date="2020-01-05T00:04:00Z"/>
                    <w:rFonts w:ascii="Calibri" w:eastAsia="Times New Roman" w:hAnsi="Calibri" w:cs="Calibri"/>
                    <w:color w:val="000000"/>
                    <w:sz w:val="20"/>
                    <w:szCs w:val="20"/>
                  </w:rPr>
                </w:rPrChange>
              </w:rPr>
            </w:pPr>
            <w:del w:id="10255" w:author="tedo gogoladze" w:date="2020-01-05T00:04:00Z">
              <w:r w:rsidRPr="004A4B49" w:rsidDel="00DF5A99">
                <w:rPr>
                  <w:rFonts w:ascii="Calibri" w:eastAsia="Times New Roman" w:hAnsi="Calibri" w:cs="Calibri"/>
                  <w:color w:val="000000"/>
                  <w:sz w:val="20"/>
                  <w:szCs w:val="20"/>
                  <w:lang w:val="en-GB"/>
                  <w:rPrChange w:id="10256" w:author="Mario Ezequiel Scott" w:date="2019-12-29T19:14:00Z">
                    <w:rPr>
                      <w:rFonts w:ascii="Calibri" w:eastAsia="Times New Roman" w:hAnsi="Calibri" w:cs="Calibri"/>
                      <w:color w:val="000000"/>
                      <w:sz w:val="20"/>
                      <w:szCs w:val="20"/>
                    </w:rPr>
                  </w:rPrChange>
                </w:rPr>
                <w:delText>time: low</w:delText>
              </w:r>
            </w:del>
          </w:p>
        </w:tc>
        <w:tc>
          <w:tcPr>
            <w:tcW w:w="1780" w:type="dxa"/>
            <w:tcBorders>
              <w:top w:val="nil"/>
              <w:left w:val="nil"/>
              <w:bottom w:val="single" w:sz="4" w:space="0" w:color="auto"/>
              <w:right w:val="single" w:sz="4" w:space="0" w:color="auto"/>
            </w:tcBorders>
            <w:shd w:val="clear" w:color="000000" w:fill="D9E1F2"/>
            <w:vAlign w:val="bottom"/>
            <w:hideMark/>
          </w:tcPr>
          <w:p w14:paraId="7390CEEB" w14:textId="1247699F" w:rsidR="008D7226" w:rsidRPr="004A4B49" w:rsidDel="00DF5A99" w:rsidRDefault="008D7226" w:rsidP="00794694">
            <w:pPr>
              <w:spacing w:after="0"/>
              <w:rPr>
                <w:del w:id="10257" w:author="tedo gogoladze" w:date="2020-01-05T00:04:00Z"/>
                <w:rFonts w:ascii="Calibri" w:eastAsia="Times New Roman" w:hAnsi="Calibri" w:cs="Calibri"/>
                <w:color w:val="000000"/>
                <w:sz w:val="20"/>
                <w:szCs w:val="20"/>
                <w:lang w:val="en-GB"/>
                <w:rPrChange w:id="10258" w:author="Mario Ezequiel Scott" w:date="2019-12-29T19:14:00Z">
                  <w:rPr>
                    <w:del w:id="10259" w:author="tedo gogoladze" w:date="2020-01-05T00:04:00Z"/>
                    <w:rFonts w:ascii="Calibri" w:eastAsia="Times New Roman" w:hAnsi="Calibri" w:cs="Calibri"/>
                    <w:color w:val="000000"/>
                    <w:sz w:val="20"/>
                    <w:szCs w:val="20"/>
                  </w:rPr>
                </w:rPrChange>
              </w:rPr>
            </w:pPr>
            <w:del w:id="10260" w:author="tedo gogoladze" w:date="2020-01-05T00:04:00Z">
              <w:r w:rsidRPr="004A4B49" w:rsidDel="00DF5A99">
                <w:rPr>
                  <w:rFonts w:ascii="Calibri" w:eastAsia="Times New Roman" w:hAnsi="Calibri" w:cs="Calibri"/>
                  <w:color w:val="000000"/>
                  <w:sz w:val="20"/>
                  <w:szCs w:val="20"/>
                  <w:lang w:val="en-GB"/>
                  <w:rPrChange w:id="10261" w:author="Mario Ezequiel Scott" w:date="2019-12-29T19:14:00Z">
                    <w:rPr>
                      <w:rFonts w:ascii="Calibri" w:eastAsia="Times New Roman" w:hAnsi="Calibri" w:cs="Calibri"/>
                      <w:color w:val="000000"/>
                      <w:sz w:val="20"/>
                      <w:szCs w:val="20"/>
                    </w:rPr>
                  </w:rPrChange>
                </w:rPr>
                <w:delText>Yes: conscientiousness</w:delText>
              </w:r>
            </w:del>
          </w:p>
        </w:tc>
        <w:tc>
          <w:tcPr>
            <w:tcW w:w="1760" w:type="dxa"/>
            <w:tcBorders>
              <w:top w:val="nil"/>
              <w:left w:val="nil"/>
              <w:bottom w:val="single" w:sz="4" w:space="0" w:color="auto"/>
              <w:right w:val="single" w:sz="4" w:space="0" w:color="auto"/>
            </w:tcBorders>
            <w:shd w:val="clear" w:color="000000" w:fill="D9E1F2"/>
            <w:vAlign w:val="bottom"/>
            <w:hideMark/>
          </w:tcPr>
          <w:p w14:paraId="155F1525" w14:textId="4EECBB75" w:rsidR="008D7226" w:rsidRPr="004A4B49" w:rsidDel="00DF5A99" w:rsidRDefault="008D7226" w:rsidP="00794694">
            <w:pPr>
              <w:spacing w:after="0"/>
              <w:rPr>
                <w:del w:id="10262" w:author="tedo gogoladze" w:date="2020-01-05T00:04:00Z"/>
                <w:rFonts w:ascii="Calibri" w:eastAsia="Times New Roman" w:hAnsi="Calibri" w:cs="Calibri"/>
                <w:color w:val="000000"/>
                <w:sz w:val="20"/>
                <w:szCs w:val="20"/>
                <w:lang w:val="en-GB"/>
                <w:rPrChange w:id="10263" w:author="Mario Ezequiel Scott" w:date="2019-12-29T19:14:00Z">
                  <w:rPr>
                    <w:del w:id="10264" w:author="tedo gogoladze" w:date="2020-01-05T00:04:00Z"/>
                    <w:rFonts w:ascii="Calibri" w:eastAsia="Times New Roman" w:hAnsi="Calibri" w:cs="Calibri"/>
                    <w:color w:val="000000"/>
                    <w:sz w:val="20"/>
                    <w:szCs w:val="20"/>
                  </w:rPr>
                </w:rPrChange>
              </w:rPr>
            </w:pPr>
            <w:del w:id="10265" w:author="tedo gogoladze" w:date="2020-01-05T00:04:00Z">
              <w:r w:rsidRPr="004A4B49" w:rsidDel="00DF5A99">
                <w:rPr>
                  <w:rFonts w:ascii="Calibri" w:eastAsia="Times New Roman" w:hAnsi="Calibri" w:cs="Calibri"/>
                  <w:color w:val="000000"/>
                  <w:sz w:val="20"/>
                  <w:szCs w:val="20"/>
                  <w:lang w:val="en-GB"/>
                  <w:rPrChange w:id="10266" w:author="Mario Ezequiel Scott" w:date="2019-12-29T19:14:00Z">
                    <w:rPr>
                      <w:rFonts w:ascii="Calibri" w:eastAsia="Times New Roman" w:hAnsi="Calibri" w:cs="Calibri"/>
                      <w:color w:val="000000"/>
                      <w:sz w:val="20"/>
                      <w:szCs w:val="20"/>
                    </w:rPr>
                  </w:rPrChange>
                </w:rPr>
                <w:delText>time: low</w:delText>
              </w:r>
            </w:del>
          </w:p>
        </w:tc>
      </w:tr>
      <w:tr w:rsidR="008D7226" w:rsidRPr="004A4B49" w:rsidDel="00DF5A99" w14:paraId="280969EE" w14:textId="0EFFE6AE" w:rsidTr="00794694">
        <w:trPr>
          <w:trHeight w:val="525"/>
          <w:del w:id="10267"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BF08340" w14:textId="6F9A0268" w:rsidR="008D7226" w:rsidRPr="004A4B49" w:rsidDel="00DF5A99" w:rsidRDefault="006B6F87" w:rsidP="00794694">
            <w:pPr>
              <w:spacing w:after="0"/>
              <w:jc w:val="right"/>
              <w:rPr>
                <w:del w:id="10268" w:author="tedo gogoladze" w:date="2020-01-05T00:04:00Z"/>
                <w:rFonts w:ascii="Calibri" w:eastAsia="Times New Roman" w:hAnsi="Calibri" w:cs="Calibri"/>
                <w:color w:val="000000"/>
                <w:sz w:val="20"/>
                <w:szCs w:val="20"/>
                <w:lang w:val="en-GB"/>
                <w:rPrChange w:id="10269" w:author="Mario Ezequiel Scott" w:date="2019-12-29T19:14:00Z">
                  <w:rPr>
                    <w:del w:id="10270" w:author="tedo gogoladze" w:date="2020-01-05T00:04:00Z"/>
                    <w:rFonts w:ascii="Calibri" w:eastAsia="Times New Roman" w:hAnsi="Calibri" w:cs="Calibri"/>
                    <w:color w:val="000000"/>
                    <w:sz w:val="20"/>
                    <w:szCs w:val="20"/>
                  </w:rPr>
                </w:rPrChange>
              </w:rPr>
            </w:pPr>
            <w:del w:id="10271" w:author="tedo gogoladze" w:date="2020-01-05T00:04:00Z">
              <w:r w:rsidRPr="004A4B49" w:rsidDel="00DF5A99">
                <w:rPr>
                  <w:rFonts w:ascii="Calibri" w:eastAsia="Times New Roman" w:hAnsi="Calibri" w:cs="Calibri"/>
                  <w:color w:val="000000"/>
                  <w:sz w:val="20"/>
                  <w:szCs w:val="20"/>
                  <w:lang w:val="en-GB"/>
                  <w:rPrChange w:id="10272" w:author="Mario Ezequiel Scott" w:date="2019-12-29T19:14:00Z">
                    <w:rPr>
                      <w:rFonts w:ascii="Calibri" w:eastAsia="Times New Roman" w:hAnsi="Calibri" w:cs="Calibri"/>
                      <w:color w:val="000000"/>
                      <w:sz w:val="20"/>
                      <w:szCs w:val="20"/>
                    </w:rPr>
                  </w:rPrChange>
                </w:rPr>
                <w:delText>Yes (1/2)</w:delText>
              </w:r>
            </w:del>
          </w:p>
        </w:tc>
        <w:tc>
          <w:tcPr>
            <w:tcW w:w="1380" w:type="dxa"/>
            <w:tcBorders>
              <w:top w:val="nil"/>
              <w:left w:val="nil"/>
              <w:bottom w:val="single" w:sz="4" w:space="0" w:color="auto"/>
              <w:right w:val="single" w:sz="4" w:space="0" w:color="auto"/>
            </w:tcBorders>
            <w:shd w:val="clear" w:color="000000" w:fill="F2F2F2"/>
            <w:vAlign w:val="bottom"/>
            <w:hideMark/>
          </w:tcPr>
          <w:p w14:paraId="64E7FC19" w14:textId="0385AED1" w:rsidR="008D7226" w:rsidRPr="004A4B49" w:rsidDel="00DF5A99" w:rsidRDefault="008D7226" w:rsidP="00794694">
            <w:pPr>
              <w:spacing w:after="0"/>
              <w:rPr>
                <w:del w:id="10273" w:author="tedo gogoladze" w:date="2020-01-05T00:04:00Z"/>
                <w:rFonts w:ascii="Calibri" w:eastAsia="Times New Roman" w:hAnsi="Calibri" w:cs="Calibri"/>
                <w:color w:val="000000"/>
                <w:sz w:val="20"/>
                <w:szCs w:val="20"/>
                <w:lang w:val="en-GB"/>
                <w:rPrChange w:id="10274" w:author="Mario Ezequiel Scott" w:date="2019-12-29T19:14:00Z">
                  <w:rPr>
                    <w:del w:id="10275" w:author="tedo gogoladze" w:date="2020-01-05T00:04:00Z"/>
                    <w:rFonts w:ascii="Calibri" w:eastAsia="Times New Roman" w:hAnsi="Calibri" w:cs="Calibri"/>
                    <w:color w:val="000000"/>
                    <w:sz w:val="20"/>
                    <w:szCs w:val="20"/>
                  </w:rPr>
                </w:rPrChange>
              </w:rPr>
            </w:pPr>
            <w:del w:id="10276" w:author="tedo gogoladze" w:date="2020-01-05T00:04:00Z">
              <w:r w:rsidRPr="004A4B49" w:rsidDel="00DF5A99">
                <w:rPr>
                  <w:rFonts w:ascii="Calibri" w:eastAsia="Times New Roman" w:hAnsi="Calibri" w:cs="Calibri"/>
                  <w:color w:val="000000"/>
                  <w:sz w:val="20"/>
                  <w:szCs w:val="20"/>
                  <w:lang w:val="en-GB"/>
                  <w:rPrChange w:id="10277" w:author="Mario Ezequiel Scott" w:date="2019-12-29T19:14:00Z">
                    <w:rPr>
                      <w:rFonts w:ascii="Calibri" w:eastAsia="Times New Roman" w:hAnsi="Calibri" w:cs="Calibri"/>
                      <w:color w:val="000000"/>
                      <w:sz w:val="20"/>
                      <w:szCs w:val="20"/>
                    </w:rPr>
                  </w:rPrChange>
                </w:rPr>
                <w:delText>Perception: intuitive</w:delText>
              </w:r>
            </w:del>
          </w:p>
        </w:tc>
        <w:tc>
          <w:tcPr>
            <w:tcW w:w="1400" w:type="dxa"/>
            <w:tcBorders>
              <w:top w:val="nil"/>
              <w:left w:val="nil"/>
              <w:bottom w:val="single" w:sz="4" w:space="0" w:color="auto"/>
              <w:right w:val="single" w:sz="4" w:space="0" w:color="auto"/>
            </w:tcBorders>
            <w:shd w:val="clear" w:color="000000" w:fill="F2F2F2"/>
            <w:vAlign w:val="bottom"/>
            <w:hideMark/>
          </w:tcPr>
          <w:p w14:paraId="32BF40B8" w14:textId="3831D852" w:rsidR="008D7226" w:rsidRPr="004A4B49" w:rsidDel="00DF5A99" w:rsidRDefault="008D7226" w:rsidP="00794694">
            <w:pPr>
              <w:spacing w:after="0"/>
              <w:rPr>
                <w:del w:id="10278" w:author="tedo gogoladze" w:date="2020-01-05T00:04:00Z"/>
                <w:rFonts w:ascii="Calibri" w:eastAsia="Times New Roman" w:hAnsi="Calibri" w:cs="Calibri"/>
                <w:color w:val="000000"/>
                <w:sz w:val="20"/>
                <w:szCs w:val="20"/>
                <w:lang w:val="en-GB"/>
                <w:rPrChange w:id="10279" w:author="Mario Ezequiel Scott" w:date="2019-12-29T19:14:00Z">
                  <w:rPr>
                    <w:del w:id="10280" w:author="tedo gogoladze" w:date="2020-01-05T00:04:00Z"/>
                    <w:rFonts w:ascii="Calibri" w:eastAsia="Times New Roman" w:hAnsi="Calibri" w:cs="Calibri"/>
                    <w:color w:val="000000"/>
                    <w:sz w:val="20"/>
                    <w:szCs w:val="20"/>
                  </w:rPr>
                </w:rPrChange>
              </w:rPr>
            </w:pPr>
            <w:del w:id="10281" w:author="tedo gogoladze" w:date="2020-01-04T19:33:00Z">
              <w:r w:rsidRPr="004A4B49" w:rsidDel="00D5742E">
                <w:rPr>
                  <w:rFonts w:ascii="Calibri" w:eastAsia="Times New Roman" w:hAnsi="Calibri" w:cs="Calibri"/>
                  <w:color w:val="000000"/>
                  <w:sz w:val="20"/>
                  <w:szCs w:val="20"/>
                  <w:lang w:val="en-GB"/>
                  <w:rPrChange w:id="10282" w:author="Mario Ezequiel Scott" w:date="2019-12-29T19:14:00Z">
                    <w:rPr>
                      <w:rFonts w:ascii="Calibri" w:eastAsia="Times New Roman" w:hAnsi="Calibri" w:cs="Calibri"/>
                      <w:color w:val="000000"/>
                      <w:sz w:val="20"/>
                      <w:szCs w:val="20"/>
                    </w:rPr>
                  </w:rPrChange>
                </w:rPr>
                <w:delText>estimat</w:delText>
              </w:r>
            </w:del>
            <w:del w:id="10283" w:author="tedo gogoladze" w:date="2020-01-05T00:04:00Z">
              <w:r w:rsidRPr="004A4B49" w:rsidDel="00DF5A99">
                <w:rPr>
                  <w:rFonts w:ascii="Calibri" w:eastAsia="Times New Roman" w:hAnsi="Calibri" w:cs="Calibri"/>
                  <w:color w:val="000000"/>
                  <w:sz w:val="20"/>
                  <w:szCs w:val="20"/>
                  <w:lang w:val="en-GB"/>
                  <w:rPrChange w:id="10284" w:author="Mario Ezequiel Scott" w:date="2019-12-29T19:14:00Z">
                    <w:rPr>
                      <w:rFonts w:ascii="Calibri" w:eastAsia="Times New Roman" w:hAnsi="Calibri" w:cs="Calibri"/>
                      <w:color w:val="000000"/>
                      <w:sz w:val="20"/>
                      <w:szCs w:val="20"/>
                    </w:rPr>
                  </w:rPrChange>
                </w:rPr>
                <w:delText>ion: high</w:delText>
              </w:r>
            </w:del>
          </w:p>
        </w:tc>
        <w:tc>
          <w:tcPr>
            <w:tcW w:w="1360" w:type="dxa"/>
            <w:tcBorders>
              <w:top w:val="nil"/>
              <w:left w:val="nil"/>
              <w:bottom w:val="single" w:sz="4" w:space="0" w:color="auto"/>
              <w:right w:val="single" w:sz="4" w:space="0" w:color="auto"/>
            </w:tcBorders>
            <w:shd w:val="clear" w:color="000000" w:fill="D9E1F2"/>
            <w:vAlign w:val="bottom"/>
            <w:hideMark/>
          </w:tcPr>
          <w:p w14:paraId="6E22B36C" w14:textId="3FCE9B49" w:rsidR="008D7226" w:rsidRPr="004A4B49" w:rsidDel="00DF5A99" w:rsidRDefault="008D7226" w:rsidP="00794694">
            <w:pPr>
              <w:spacing w:after="0"/>
              <w:rPr>
                <w:del w:id="10285" w:author="tedo gogoladze" w:date="2020-01-05T00:04:00Z"/>
                <w:rFonts w:ascii="Calibri" w:eastAsia="Times New Roman" w:hAnsi="Calibri" w:cs="Calibri"/>
                <w:color w:val="000000"/>
                <w:sz w:val="20"/>
                <w:szCs w:val="20"/>
                <w:lang w:val="en-GB"/>
                <w:rPrChange w:id="10286" w:author="Mario Ezequiel Scott" w:date="2019-12-29T19:14:00Z">
                  <w:rPr>
                    <w:del w:id="10287" w:author="tedo gogoladze" w:date="2020-01-05T00:04:00Z"/>
                    <w:rFonts w:ascii="Calibri" w:eastAsia="Times New Roman" w:hAnsi="Calibri" w:cs="Calibri"/>
                    <w:color w:val="000000"/>
                    <w:sz w:val="20"/>
                    <w:szCs w:val="20"/>
                  </w:rPr>
                </w:rPrChange>
              </w:rPr>
            </w:pPr>
            <w:del w:id="10288" w:author="tedo gogoladze" w:date="2020-01-05T00:04:00Z">
              <w:r w:rsidRPr="004A4B49" w:rsidDel="00DF5A99">
                <w:rPr>
                  <w:rFonts w:ascii="Calibri" w:eastAsia="Times New Roman" w:hAnsi="Calibri" w:cs="Calibri"/>
                  <w:color w:val="000000"/>
                  <w:sz w:val="20"/>
                  <w:szCs w:val="20"/>
                  <w:lang w:val="en-GB"/>
                  <w:rPrChange w:id="10289" w:author="Mario Ezequiel Scott" w:date="2019-12-29T19:14:00Z">
                    <w:rPr>
                      <w:rFonts w:ascii="Calibri" w:eastAsia="Times New Roman" w:hAnsi="Calibri" w:cs="Calibri"/>
                      <w:color w:val="000000"/>
                      <w:sz w:val="20"/>
                      <w:szCs w:val="20"/>
                    </w:rPr>
                  </w:rPrChange>
                </w:rPr>
                <w:delText>No: agreeableness</w:delText>
              </w:r>
            </w:del>
          </w:p>
        </w:tc>
        <w:tc>
          <w:tcPr>
            <w:tcW w:w="1360" w:type="dxa"/>
            <w:tcBorders>
              <w:top w:val="nil"/>
              <w:left w:val="nil"/>
              <w:bottom w:val="single" w:sz="4" w:space="0" w:color="auto"/>
              <w:right w:val="single" w:sz="4" w:space="0" w:color="auto"/>
            </w:tcBorders>
            <w:shd w:val="clear" w:color="000000" w:fill="D9E1F2"/>
            <w:vAlign w:val="bottom"/>
            <w:hideMark/>
          </w:tcPr>
          <w:p w14:paraId="444A3B9B" w14:textId="6FAB33C0" w:rsidR="008D7226" w:rsidRPr="004A4B49" w:rsidDel="00DF5A99" w:rsidRDefault="008D7226" w:rsidP="00794694">
            <w:pPr>
              <w:spacing w:after="0"/>
              <w:rPr>
                <w:del w:id="10290" w:author="tedo gogoladze" w:date="2020-01-05T00:04:00Z"/>
                <w:rFonts w:ascii="Calibri" w:eastAsia="Times New Roman" w:hAnsi="Calibri" w:cs="Calibri"/>
                <w:color w:val="000000"/>
                <w:sz w:val="20"/>
                <w:szCs w:val="20"/>
                <w:lang w:val="en-GB"/>
                <w:rPrChange w:id="10291" w:author="Mario Ezequiel Scott" w:date="2019-12-29T19:14:00Z">
                  <w:rPr>
                    <w:del w:id="10292" w:author="tedo gogoladze" w:date="2020-01-05T00:04:00Z"/>
                    <w:rFonts w:ascii="Calibri" w:eastAsia="Times New Roman" w:hAnsi="Calibri" w:cs="Calibri"/>
                    <w:color w:val="000000"/>
                    <w:sz w:val="20"/>
                    <w:szCs w:val="20"/>
                  </w:rPr>
                </w:rPrChange>
              </w:rPr>
            </w:pPr>
            <w:del w:id="10293" w:author="tedo gogoladze" w:date="2020-01-04T19:33:00Z">
              <w:r w:rsidRPr="004A4B49" w:rsidDel="00D5742E">
                <w:rPr>
                  <w:rFonts w:ascii="Calibri" w:eastAsia="Times New Roman" w:hAnsi="Calibri" w:cs="Calibri"/>
                  <w:color w:val="000000"/>
                  <w:sz w:val="20"/>
                  <w:szCs w:val="20"/>
                  <w:lang w:val="en-GB"/>
                  <w:rPrChange w:id="10294" w:author="Mario Ezequiel Scott" w:date="2019-12-29T19:14:00Z">
                    <w:rPr>
                      <w:rFonts w:ascii="Calibri" w:eastAsia="Times New Roman" w:hAnsi="Calibri" w:cs="Calibri"/>
                      <w:color w:val="000000"/>
                      <w:sz w:val="20"/>
                      <w:szCs w:val="20"/>
                    </w:rPr>
                  </w:rPrChange>
                </w:rPr>
                <w:delText>estimat</w:delText>
              </w:r>
            </w:del>
            <w:del w:id="10295" w:author="tedo gogoladze" w:date="2020-01-05T00:04:00Z">
              <w:r w:rsidRPr="004A4B49" w:rsidDel="00DF5A99">
                <w:rPr>
                  <w:rFonts w:ascii="Calibri" w:eastAsia="Times New Roman" w:hAnsi="Calibri" w:cs="Calibri"/>
                  <w:color w:val="000000"/>
                  <w:sz w:val="20"/>
                  <w:szCs w:val="20"/>
                  <w:lang w:val="en-GB"/>
                  <w:rPrChange w:id="10296" w:author="Mario Ezequiel Scott" w:date="2019-12-29T19:14:00Z">
                    <w:rPr>
                      <w:rFonts w:ascii="Calibri" w:eastAsia="Times New Roman" w:hAnsi="Calibri" w:cs="Calibri"/>
                      <w:color w:val="000000"/>
                      <w:sz w:val="20"/>
                      <w:szCs w:val="20"/>
                    </w:rPr>
                  </w:rPrChange>
                </w:rPr>
                <w:delText>ion: high</w:delText>
              </w:r>
            </w:del>
          </w:p>
        </w:tc>
        <w:tc>
          <w:tcPr>
            <w:tcW w:w="1780" w:type="dxa"/>
            <w:tcBorders>
              <w:top w:val="nil"/>
              <w:left w:val="nil"/>
              <w:bottom w:val="single" w:sz="4" w:space="0" w:color="auto"/>
              <w:right w:val="single" w:sz="4" w:space="0" w:color="auto"/>
            </w:tcBorders>
            <w:shd w:val="clear" w:color="000000" w:fill="D9E1F2"/>
            <w:vAlign w:val="bottom"/>
            <w:hideMark/>
          </w:tcPr>
          <w:p w14:paraId="6EDD8F6F" w14:textId="48CB3FB3" w:rsidR="008D7226" w:rsidRPr="004A4B49" w:rsidDel="00DF5A99" w:rsidRDefault="008D7226" w:rsidP="00794694">
            <w:pPr>
              <w:spacing w:after="0"/>
              <w:rPr>
                <w:del w:id="10297" w:author="tedo gogoladze" w:date="2020-01-05T00:04:00Z"/>
                <w:rFonts w:ascii="Calibri" w:eastAsia="Times New Roman" w:hAnsi="Calibri" w:cs="Calibri"/>
                <w:color w:val="000000"/>
                <w:sz w:val="20"/>
                <w:szCs w:val="20"/>
                <w:lang w:val="en-GB"/>
                <w:rPrChange w:id="10298" w:author="Mario Ezequiel Scott" w:date="2019-12-29T19:14:00Z">
                  <w:rPr>
                    <w:del w:id="10299" w:author="tedo gogoladze" w:date="2020-01-05T00:04:00Z"/>
                    <w:rFonts w:ascii="Calibri" w:eastAsia="Times New Roman" w:hAnsi="Calibri" w:cs="Calibri"/>
                    <w:color w:val="000000"/>
                    <w:sz w:val="20"/>
                    <w:szCs w:val="20"/>
                  </w:rPr>
                </w:rPrChange>
              </w:rPr>
            </w:pPr>
            <w:del w:id="10300" w:author="tedo gogoladze" w:date="2020-01-05T00:04:00Z">
              <w:r w:rsidRPr="004A4B49" w:rsidDel="00DF5A99">
                <w:rPr>
                  <w:rFonts w:ascii="Calibri" w:eastAsia="Times New Roman" w:hAnsi="Calibri" w:cs="Calibri"/>
                  <w:color w:val="000000"/>
                  <w:sz w:val="20"/>
                  <w:szCs w:val="20"/>
                  <w:lang w:val="en-GB"/>
                  <w:rPrChange w:id="10301" w:author="Mario Ezequiel Scott" w:date="2019-12-29T19:14:00Z">
                    <w:rPr>
                      <w:rFonts w:ascii="Calibri" w:eastAsia="Times New Roman" w:hAnsi="Calibri" w:cs="Calibri"/>
                      <w:color w:val="000000"/>
                      <w:sz w:val="20"/>
                      <w:szCs w:val="20"/>
                    </w:rPr>
                  </w:rPrChange>
                </w:rPr>
                <w:delText>Yes: conscientiousness</w:delText>
              </w:r>
            </w:del>
          </w:p>
        </w:tc>
        <w:tc>
          <w:tcPr>
            <w:tcW w:w="1760" w:type="dxa"/>
            <w:tcBorders>
              <w:top w:val="nil"/>
              <w:left w:val="nil"/>
              <w:bottom w:val="single" w:sz="4" w:space="0" w:color="auto"/>
              <w:right w:val="single" w:sz="4" w:space="0" w:color="auto"/>
            </w:tcBorders>
            <w:shd w:val="clear" w:color="000000" w:fill="D9E1F2"/>
            <w:vAlign w:val="bottom"/>
            <w:hideMark/>
          </w:tcPr>
          <w:p w14:paraId="44D48544" w14:textId="58A6B879" w:rsidR="008D7226" w:rsidRPr="004A4B49" w:rsidDel="00DF5A99" w:rsidRDefault="008D7226" w:rsidP="00794694">
            <w:pPr>
              <w:spacing w:after="0"/>
              <w:rPr>
                <w:del w:id="10302" w:author="tedo gogoladze" w:date="2020-01-05T00:04:00Z"/>
                <w:rFonts w:ascii="Calibri" w:eastAsia="Times New Roman" w:hAnsi="Calibri" w:cs="Calibri"/>
                <w:color w:val="000000"/>
                <w:sz w:val="20"/>
                <w:szCs w:val="20"/>
                <w:lang w:val="en-GB"/>
                <w:rPrChange w:id="10303" w:author="Mario Ezequiel Scott" w:date="2019-12-29T19:14:00Z">
                  <w:rPr>
                    <w:del w:id="10304" w:author="tedo gogoladze" w:date="2020-01-05T00:04:00Z"/>
                    <w:rFonts w:ascii="Calibri" w:eastAsia="Times New Roman" w:hAnsi="Calibri" w:cs="Calibri"/>
                    <w:color w:val="000000"/>
                    <w:sz w:val="20"/>
                    <w:szCs w:val="20"/>
                  </w:rPr>
                </w:rPrChange>
              </w:rPr>
            </w:pPr>
            <w:del w:id="10305" w:author="tedo gogoladze" w:date="2020-01-04T19:33:00Z">
              <w:r w:rsidRPr="004A4B49" w:rsidDel="00D5742E">
                <w:rPr>
                  <w:rFonts w:ascii="Calibri" w:eastAsia="Times New Roman" w:hAnsi="Calibri" w:cs="Calibri"/>
                  <w:color w:val="000000"/>
                  <w:sz w:val="20"/>
                  <w:szCs w:val="20"/>
                  <w:lang w:val="en-GB"/>
                  <w:rPrChange w:id="10306" w:author="Mario Ezequiel Scott" w:date="2019-12-29T19:14:00Z">
                    <w:rPr>
                      <w:rFonts w:ascii="Calibri" w:eastAsia="Times New Roman" w:hAnsi="Calibri" w:cs="Calibri"/>
                      <w:color w:val="000000"/>
                      <w:sz w:val="20"/>
                      <w:szCs w:val="20"/>
                    </w:rPr>
                  </w:rPrChange>
                </w:rPr>
                <w:delText>estimat</w:delText>
              </w:r>
            </w:del>
            <w:del w:id="10307" w:author="tedo gogoladze" w:date="2020-01-05T00:04:00Z">
              <w:r w:rsidRPr="004A4B49" w:rsidDel="00DF5A99">
                <w:rPr>
                  <w:rFonts w:ascii="Calibri" w:eastAsia="Times New Roman" w:hAnsi="Calibri" w:cs="Calibri"/>
                  <w:color w:val="000000"/>
                  <w:sz w:val="20"/>
                  <w:szCs w:val="20"/>
                  <w:lang w:val="en-GB"/>
                  <w:rPrChange w:id="10308" w:author="Mario Ezequiel Scott" w:date="2019-12-29T19:14:00Z">
                    <w:rPr>
                      <w:rFonts w:ascii="Calibri" w:eastAsia="Times New Roman" w:hAnsi="Calibri" w:cs="Calibri"/>
                      <w:color w:val="000000"/>
                      <w:sz w:val="20"/>
                      <w:szCs w:val="20"/>
                    </w:rPr>
                  </w:rPrChange>
                </w:rPr>
                <w:delText>ion: high</w:delText>
              </w:r>
            </w:del>
          </w:p>
        </w:tc>
      </w:tr>
      <w:tr w:rsidR="008D7226" w:rsidRPr="004A4B49" w:rsidDel="00DF5A99" w14:paraId="6F29F806" w14:textId="50D77C48" w:rsidTr="00794694">
        <w:trPr>
          <w:trHeight w:val="525"/>
          <w:del w:id="10309"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C319C57" w14:textId="0A93B07F" w:rsidR="008D7226" w:rsidRPr="004A4B49" w:rsidDel="00DF5A99" w:rsidRDefault="006B6F87" w:rsidP="00794694">
            <w:pPr>
              <w:spacing w:after="0"/>
              <w:jc w:val="right"/>
              <w:rPr>
                <w:del w:id="10310" w:author="tedo gogoladze" w:date="2020-01-05T00:04:00Z"/>
                <w:rFonts w:ascii="Calibri" w:eastAsia="Times New Roman" w:hAnsi="Calibri" w:cs="Calibri"/>
                <w:color w:val="000000"/>
                <w:sz w:val="20"/>
                <w:szCs w:val="20"/>
                <w:lang w:val="en-GB"/>
                <w:rPrChange w:id="10311" w:author="Mario Ezequiel Scott" w:date="2019-12-29T19:14:00Z">
                  <w:rPr>
                    <w:del w:id="10312" w:author="tedo gogoladze" w:date="2020-01-05T00:04:00Z"/>
                    <w:rFonts w:ascii="Calibri" w:eastAsia="Times New Roman" w:hAnsi="Calibri" w:cs="Calibri"/>
                    <w:color w:val="000000"/>
                    <w:sz w:val="20"/>
                    <w:szCs w:val="20"/>
                  </w:rPr>
                </w:rPrChange>
              </w:rPr>
            </w:pPr>
            <w:del w:id="10313" w:author="tedo gogoladze" w:date="2020-01-05T00:04:00Z">
              <w:r w:rsidRPr="004A4B49" w:rsidDel="00DF5A99">
                <w:rPr>
                  <w:rFonts w:ascii="Calibri" w:eastAsia="Times New Roman" w:hAnsi="Calibri" w:cs="Calibri"/>
                  <w:color w:val="000000"/>
                  <w:sz w:val="20"/>
                  <w:szCs w:val="20"/>
                  <w:lang w:val="en-GB"/>
                  <w:rPrChange w:id="10314" w:author="Mario Ezequiel Scott" w:date="2019-12-29T19:14:00Z">
                    <w:rPr>
                      <w:rFonts w:ascii="Calibri" w:eastAsia="Times New Roman" w:hAnsi="Calibri" w:cs="Calibri"/>
                      <w:color w:val="000000"/>
                      <w:sz w:val="20"/>
                      <w:szCs w:val="20"/>
                    </w:rPr>
                  </w:rPrChange>
                </w:rPr>
                <w:delText>Yes (1/2)</w:delText>
              </w:r>
            </w:del>
          </w:p>
        </w:tc>
        <w:tc>
          <w:tcPr>
            <w:tcW w:w="1380" w:type="dxa"/>
            <w:tcBorders>
              <w:top w:val="nil"/>
              <w:left w:val="nil"/>
              <w:bottom w:val="single" w:sz="4" w:space="0" w:color="auto"/>
              <w:right w:val="single" w:sz="4" w:space="0" w:color="auto"/>
            </w:tcBorders>
            <w:shd w:val="clear" w:color="000000" w:fill="F2F2F2"/>
            <w:vAlign w:val="bottom"/>
            <w:hideMark/>
          </w:tcPr>
          <w:p w14:paraId="66477704" w14:textId="250EB54A" w:rsidR="008D7226" w:rsidRPr="004A4B49" w:rsidDel="00DF5A99" w:rsidRDefault="008D7226" w:rsidP="00794694">
            <w:pPr>
              <w:spacing w:after="0"/>
              <w:rPr>
                <w:del w:id="10315" w:author="tedo gogoladze" w:date="2020-01-05T00:04:00Z"/>
                <w:rFonts w:ascii="Calibri" w:eastAsia="Times New Roman" w:hAnsi="Calibri" w:cs="Calibri"/>
                <w:color w:val="000000"/>
                <w:sz w:val="20"/>
                <w:szCs w:val="20"/>
                <w:lang w:val="en-GB"/>
                <w:rPrChange w:id="10316" w:author="Mario Ezequiel Scott" w:date="2019-12-29T19:14:00Z">
                  <w:rPr>
                    <w:del w:id="10317" w:author="tedo gogoladze" w:date="2020-01-05T00:04:00Z"/>
                    <w:rFonts w:ascii="Calibri" w:eastAsia="Times New Roman" w:hAnsi="Calibri" w:cs="Calibri"/>
                    <w:color w:val="000000"/>
                    <w:sz w:val="20"/>
                    <w:szCs w:val="20"/>
                  </w:rPr>
                </w:rPrChange>
              </w:rPr>
            </w:pPr>
            <w:del w:id="10318" w:author="tedo gogoladze" w:date="2020-01-04T19:33:00Z">
              <w:r w:rsidRPr="004A4B49" w:rsidDel="00D5742E">
                <w:rPr>
                  <w:rFonts w:ascii="Calibri" w:eastAsia="Times New Roman" w:hAnsi="Calibri" w:cs="Calibri"/>
                  <w:color w:val="000000"/>
                  <w:sz w:val="20"/>
                  <w:szCs w:val="20"/>
                  <w:lang w:val="en-GB"/>
                  <w:rPrChange w:id="10319" w:author="Mario Ezequiel Scott" w:date="2019-12-29T19:14:00Z">
                    <w:rPr>
                      <w:rFonts w:ascii="Calibri" w:eastAsia="Times New Roman" w:hAnsi="Calibri" w:cs="Calibri"/>
                      <w:color w:val="000000"/>
                      <w:sz w:val="20"/>
                      <w:szCs w:val="20"/>
                    </w:rPr>
                  </w:rPrChange>
                </w:rPr>
                <w:delText>estimat</w:delText>
              </w:r>
            </w:del>
            <w:del w:id="10320" w:author="tedo gogoladze" w:date="2020-01-05T00:04:00Z">
              <w:r w:rsidRPr="004A4B49" w:rsidDel="00DF5A99">
                <w:rPr>
                  <w:rFonts w:ascii="Calibri" w:eastAsia="Times New Roman" w:hAnsi="Calibri" w:cs="Calibri"/>
                  <w:color w:val="000000"/>
                  <w:sz w:val="20"/>
                  <w:szCs w:val="20"/>
                  <w:lang w:val="en-GB"/>
                  <w:rPrChange w:id="10321" w:author="Mario Ezequiel Scott" w:date="2019-12-29T19:14:00Z">
                    <w:rPr>
                      <w:rFonts w:ascii="Calibri" w:eastAsia="Times New Roman" w:hAnsi="Calibri" w:cs="Calibri"/>
                      <w:color w:val="000000"/>
                      <w:sz w:val="20"/>
                      <w:szCs w:val="20"/>
                    </w:rPr>
                  </w:rPrChange>
                </w:rPr>
                <w:delText>ion: high</w:delText>
              </w:r>
            </w:del>
          </w:p>
        </w:tc>
        <w:tc>
          <w:tcPr>
            <w:tcW w:w="1400" w:type="dxa"/>
            <w:tcBorders>
              <w:top w:val="nil"/>
              <w:left w:val="nil"/>
              <w:bottom w:val="single" w:sz="4" w:space="0" w:color="auto"/>
              <w:right w:val="single" w:sz="4" w:space="0" w:color="auto"/>
            </w:tcBorders>
            <w:shd w:val="clear" w:color="000000" w:fill="F2F2F2"/>
            <w:vAlign w:val="bottom"/>
            <w:hideMark/>
          </w:tcPr>
          <w:p w14:paraId="5EADC43F" w14:textId="7CB6B9C2" w:rsidR="008D7226" w:rsidRPr="004A4B49" w:rsidDel="00DF5A99" w:rsidRDefault="008D7226" w:rsidP="00794694">
            <w:pPr>
              <w:spacing w:after="0"/>
              <w:rPr>
                <w:del w:id="10322" w:author="tedo gogoladze" w:date="2020-01-05T00:04:00Z"/>
                <w:rFonts w:ascii="Calibri" w:eastAsia="Times New Roman" w:hAnsi="Calibri" w:cs="Calibri"/>
                <w:color w:val="000000"/>
                <w:sz w:val="20"/>
                <w:szCs w:val="20"/>
                <w:lang w:val="en-GB"/>
                <w:rPrChange w:id="10323" w:author="Mario Ezequiel Scott" w:date="2019-12-29T19:14:00Z">
                  <w:rPr>
                    <w:del w:id="10324" w:author="tedo gogoladze" w:date="2020-01-05T00:04:00Z"/>
                    <w:rFonts w:ascii="Calibri" w:eastAsia="Times New Roman" w:hAnsi="Calibri" w:cs="Calibri"/>
                    <w:color w:val="000000"/>
                    <w:sz w:val="20"/>
                    <w:szCs w:val="20"/>
                  </w:rPr>
                </w:rPrChange>
              </w:rPr>
            </w:pPr>
            <w:del w:id="10325" w:author="tedo gogoladze" w:date="2020-01-05T00:04:00Z">
              <w:r w:rsidRPr="004A4B49" w:rsidDel="00DF5A99">
                <w:rPr>
                  <w:rFonts w:ascii="Calibri" w:eastAsia="Times New Roman" w:hAnsi="Calibri" w:cs="Calibri"/>
                  <w:color w:val="000000"/>
                  <w:sz w:val="20"/>
                  <w:szCs w:val="20"/>
                  <w:lang w:val="en-GB"/>
                  <w:rPrChange w:id="10326" w:author="Mario Ezequiel Scott" w:date="2019-12-29T19:14:00Z">
                    <w:rPr>
                      <w:rFonts w:ascii="Calibri" w:eastAsia="Times New Roman" w:hAnsi="Calibri" w:cs="Calibri"/>
                      <w:color w:val="000000"/>
                      <w:sz w:val="20"/>
                      <w:szCs w:val="20"/>
                    </w:rPr>
                  </w:rPrChange>
                </w:rPr>
                <w:delText>Perception: intuitive</w:delText>
              </w:r>
            </w:del>
          </w:p>
        </w:tc>
        <w:tc>
          <w:tcPr>
            <w:tcW w:w="1360" w:type="dxa"/>
            <w:tcBorders>
              <w:top w:val="nil"/>
              <w:left w:val="nil"/>
              <w:bottom w:val="single" w:sz="4" w:space="0" w:color="auto"/>
              <w:right w:val="single" w:sz="4" w:space="0" w:color="auto"/>
            </w:tcBorders>
            <w:shd w:val="clear" w:color="000000" w:fill="D9E1F2"/>
            <w:vAlign w:val="bottom"/>
            <w:hideMark/>
          </w:tcPr>
          <w:p w14:paraId="4B4E7F06" w14:textId="054A4AEE" w:rsidR="008D7226" w:rsidRPr="004A4B49" w:rsidDel="00DF5A99" w:rsidRDefault="008D7226" w:rsidP="00794694">
            <w:pPr>
              <w:spacing w:after="0"/>
              <w:rPr>
                <w:del w:id="10327" w:author="tedo gogoladze" w:date="2020-01-05T00:04:00Z"/>
                <w:rFonts w:ascii="Calibri" w:eastAsia="Times New Roman" w:hAnsi="Calibri" w:cs="Calibri"/>
                <w:color w:val="000000"/>
                <w:sz w:val="20"/>
                <w:szCs w:val="20"/>
                <w:lang w:val="en-GB"/>
                <w:rPrChange w:id="10328" w:author="Mario Ezequiel Scott" w:date="2019-12-29T19:14:00Z">
                  <w:rPr>
                    <w:del w:id="10329" w:author="tedo gogoladze" w:date="2020-01-05T00:04:00Z"/>
                    <w:rFonts w:ascii="Calibri" w:eastAsia="Times New Roman" w:hAnsi="Calibri" w:cs="Calibri"/>
                    <w:color w:val="000000"/>
                    <w:sz w:val="20"/>
                    <w:szCs w:val="20"/>
                  </w:rPr>
                </w:rPrChange>
              </w:rPr>
            </w:pPr>
            <w:del w:id="10330" w:author="tedo gogoladze" w:date="2020-01-04T19:33:00Z">
              <w:r w:rsidRPr="004A4B49" w:rsidDel="00D5742E">
                <w:rPr>
                  <w:rFonts w:ascii="Calibri" w:eastAsia="Times New Roman" w:hAnsi="Calibri" w:cs="Calibri"/>
                  <w:color w:val="000000"/>
                  <w:sz w:val="20"/>
                  <w:szCs w:val="20"/>
                  <w:lang w:val="en-GB"/>
                  <w:rPrChange w:id="10331" w:author="Mario Ezequiel Scott" w:date="2019-12-29T19:14:00Z">
                    <w:rPr>
                      <w:rFonts w:ascii="Calibri" w:eastAsia="Times New Roman" w:hAnsi="Calibri" w:cs="Calibri"/>
                      <w:color w:val="000000"/>
                      <w:sz w:val="20"/>
                      <w:szCs w:val="20"/>
                    </w:rPr>
                  </w:rPrChange>
                </w:rPr>
                <w:delText>estimat</w:delText>
              </w:r>
            </w:del>
            <w:del w:id="10332" w:author="tedo gogoladze" w:date="2020-01-05T00:04:00Z">
              <w:r w:rsidRPr="004A4B49" w:rsidDel="00DF5A99">
                <w:rPr>
                  <w:rFonts w:ascii="Calibri" w:eastAsia="Times New Roman" w:hAnsi="Calibri" w:cs="Calibri"/>
                  <w:color w:val="000000"/>
                  <w:sz w:val="20"/>
                  <w:szCs w:val="20"/>
                  <w:lang w:val="en-GB"/>
                  <w:rPrChange w:id="10333" w:author="Mario Ezequiel Scott" w:date="2019-12-29T19:14:00Z">
                    <w:rPr>
                      <w:rFonts w:ascii="Calibri" w:eastAsia="Times New Roman" w:hAnsi="Calibri" w:cs="Calibri"/>
                      <w:color w:val="000000"/>
                      <w:sz w:val="20"/>
                      <w:szCs w:val="20"/>
                    </w:rPr>
                  </w:rPrChange>
                </w:rPr>
                <w:delText>ion: high</w:delText>
              </w:r>
            </w:del>
          </w:p>
        </w:tc>
        <w:tc>
          <w:tcPr>
            <w:tcW w:w="1360" w:type="dxa"/>
            <w:tcBorders>
              <w:top w:val="nil"/>
              <w:left w:val="nil"/>
              <w:bottom w:val="single" w:sz="4" w:space="0" w:color="auto"/>
              <w:right w:val="single" w:sz="4" w:space="0" w:color="auto"/>
            </w:tcBorders>
            <w:shd w:val="clear" w:color="000000" w:fill="D9E1F2"/>
            <w:vAlign w:val="bottom"/>
            <w:hideMark/>
          </w:tcPr>
          <w:p w14:paraId="1D6BF6BA" w14:textId="60FC5B0C" w:rsidR="008D7226" w:rsidRPr="004A4B49" w:rsidDel="00DF5A99" w:rsidRDefault="008D7226" w:rsidP="00794694">
            <w:pPr>
              <w:spacing w:after="0"/>
              <w:rPr>
                <w:del w:id="10334" w:author="tedo gogoladze" w:date="2020-01-05T00:04:00Z"/>
                <w:rFonts w:ascii="Calibri" w:eastAsia="Times New Roman" w:hAnsi="Calibri" w:cs="Calibri"/>
                <w:color w:val="000000"/>
                <w:sz w:val="20"/>
                <w:szCs w:val="20"/>
                <w:lang w:val="en-GB"/>
                <w:rPrChange w:id="10335" w:author="Mario Ezequiel Scott" w:date="2019-12-29T19:14:00Z">
                  <w:rPr>
                    <w:del w:id="10336" w:author="tedo gogoladze" w:date="2020-01-05T00:04:00Z"/>
                    <w:rFonts w:ascii="Calibri" w:eastAsia="Times New Roman" w:hAnsi="Calibri" w:cs="Calibri"/>
                    <w:color w:val="000000"/>
                    <w:sz w:val="20"/>
                    <w:szCs w:val="20"/>
                  </w:rPr>
                </w:rPrChange>
              </w:rPr>
            </w:pPr>
            <w:del w:id="10337" w:author="tedo gogoladze" w:date="2020-01-05T00:04:00Z">
              <w:r w:rsidRPr="004A4B49" w:rsidDel="00DF5A99">
                <w:rPr>
                  <w:rFonts w:ascii="Calibri" w:eastAsia="Times New Roman" w:hAnsi="Calibri" w:cs="Calibri"/>
                  <w:color w:val="000000"/>
                  <w:sz w:val="20"/>
                  <w:szCs w:val="20"/>
                  <w:lang w:val="en-GB"/>
                  <w:rPrChange w:id="10338" w:author="Mario Ezequiel Scott" w:date="2019-12-29T19:14:00Z">
                    <w:rPr>
                      <w:rFonts w:ascii="Calibri" w:eastAsia="Times New Roman" w:hAnsi="Calibri" w:cs="Calibri"/>
                      <w:color w:val="000000"/>
                      <w:sz w:val="20"/>
                      <w:szCs w:val="20"/>
                    </w:rPr>
                  </w:rPrChange>
                </w:rPr>
                <w:delText>No: agreeableness</w:delText>
              </w:r>
            </w:del>
          </w:p>
        </w:tc>
        <w:tc>
          <w:tcPr>
            <w:tcW w:w="1780" w:type="dxa"/>
            <w:tcBorders>
              <w:top w:val="nil"/>
              <w:left w:val="nil"/>
              <w:bottom w:val="single" w:sz="4" w:space="0" w:color="auto"/>
              <w:right w:val="single" w:sz="4" w:space="0" w:color="auto"/>
            </w:tcBorders>
            <w:shd w:val="clear" w:color="000000" w:fill="D9E1F2"/>
            <w:vAlign w:val="bottom"/>
            <w:hideMark/>
          </w:tcPr>
          <w:p w14:paraId="51E5067A" w14:textId="6D8E601A" w:rsidR="008D7226" w:rsidRPr="004A4B49" w:rsidDel="00DF5A99" w:rsidRDefault="008D7226" w:rsidP="00794694">
            <w:pPr>
              <w:spacing w:after="0"/>
              <w:rPr>
                <w:del w:id="10339" w:author="tedo gogoladze" w:date="2020-01-05T00:04:00Z"/>
                <w:rFonts w:ascii="Calibri" w:eastAsia="Times New Roman" w:hAnsi="Calibri" w:cs="Calibri"/>
                <w:color w:val="000000"/>
                <w:sz w:val="20"/>
                <w:szCs w:val="20"/>
                <w:lang w:val="en-GB"/>
                <w:rPrChange w:id="10340" w:author="Mario Ezequiel Scott" w:date="2019-12-29T19:14:00Z">
                  <w:rPr>
                    <w:del w:id="10341" w:author="tedo gogoladze" w:date="2020-01-05T00:04:00Z"/>
                    <w:rFonts w:ascii="Calibri" w:eastAsia="Times New Roman" w:hAnsi="Calibri" w:cs="Calibri"/>
                    <w:color w:val="000000"/>
                    <w:sz w:val="20"/>
                    <w:szCs w:val="20"/>
                  </w:rPr>
                </w:rPrChange>
              </w:rPr>
            </w:pPr>
            <w:del w:id="10342" w:author="tedo gogoladze" w:date="2020-01-04T19:33:00Z">
              <w:r w:rsidRPr="004A4B49" w:rsidDel="00D5742E">
                <w:rPr>
                  <w:rFonts w:ascii="Calibri" w:eastAsia="Times New Roman" w:hAnsi="Calibri" w:cs="Calibri"/>
                  <w:color w:val="000000"/>
                  <w:sz w:val="20"/>
                  <w:szCs w:val="20"/>
                  <w:lang w:val="en-GB"/>
                  <w:rPrChange w:id="10343" w:author="Mario Ezequiel Scott" w:date="2019-12-29T19:14:00Z">
                    <w:rPr>
                      <w:rFonts w:ascii="Calibri" w:eastAsia="Times New Roman" w:hAnsi="Calibri" w:cs="Calibri"/>
                      <w:color w:val="000000"/>
                      <w:sz w:val="20"/>
                      <w:szCs w:val="20"/>
                    </w:rPr>
                  </w:rPrChange>
                </w:rPr>
                <w:delText>estimat</w:delText>
              </w:r>
            </w:del>
            <w:del w:id="10344" w:author="tedo gogoladze" w:date="2020-01-05T00:04:00Z">
              <w:r w:rsidRPr="004A4B49" w:rsidDel="00DF5A99">
                <w:rPr>
                  <w:rFonts w:ascii="Calibri" w:eastAsia="Times New Roman" w:hAnsi="Calibri" w:cs="Calibri"/>
                  <w:color w:val="000000"/>
                  <w:sz w:val="20"/>
                  <w:szCs w:val="20"/>
                  <w:lang w:val="en-GB"/>
                  <w:rPrChange w:id="10345" w:author="Mario Ezequiel Scott" w:date="2019-12-29T19:14:00Z">
                    <w:rPr>
                      <w:rFonts w:ascii="Calibri" w:eastAsia="Times New Roman" w:hAnsi="Calibri" w:cs="Calibri"/>
                      <w:color w:val="000000"/>
                      <w:sz w:val="20"/>
                      <w:szCs w:val="20"/>
                    </w:rPr>
                  </w:rPrChange>
                </w:rPr>
                <w:delText>ion: high</w:delText>
              </w:r>
            </w:del>
          </w:p>
        </w:tc>
        <w:tc>
          <w:tcPr>
            <w:tcW w:w="1760" w:type="dxa"/>
            <w:tcBorders>
              <w:top w:val="nil"/>
              <w:left w:val="nil"/>
              <w:bottom w:val="single" w:sz="4" w:space="0" w:color="auto"/>
              <w:right w:val="single" w:sz="4" w:space="0" w:color="auto"/>
            </w:tcBorders>
            <w:shd w:val="clear" w:color="000000" w:fill="D9E1F2"/>
            <w:vAlign w:val="bottom"/>
            <w:hideMark/>
          </w:tcPr>
          <w:p w14:paraId="5A36460B" w14:textId="3249B5FD" w:rsidR="008D7226" w:rsidRPr="004A4B49" w:rsidDel="00DF5A99" w:rsidRDefault="008D7226" w:rsidP="00794694">
            <w:pPr>
              <w:spacing w:after="0"/>
              <w:rPr>
                <w:del w:id="10346" w:author="tedo gogoladze" w:date="2020-01-05T00:04:00Z"/>
                <w:rFonts w:ascii="Calibri" w:eastAsia="Times New Roman" w:hAnsi="Calibri" w:cs="Calibri"/>
                <w:color w:val="000000"/>
                <w:sz w:val="20"/>
                <w:szCs w:val="20"/>
                <w:lang w:val="en-GB"/>
                <w:rPrChange w:id="10347" w:author="Mario Ezequiel Scott" w:date="2019-12-29T19:14:00Z">
                  <w:rPr>
                    <w:del w:id="10348" w:author="tedo gogoladze" w:date="2020-01-05T00:04:00Z"/>
                    <w:rFonts w:ascii="Calibri" w:eastAsia="Times New Roman" w:hAnsi="Calibri" w:cs="Calibri"/>
                    <w:color w:val="000000"/>
                    <w:sz w:val="20"/>
                    <w:szCs w:val="20"/>
                  </w:rPr>
                </w:rPrChange>
              </w:rPr>
            </w:pPr>
            <w:del w:id="10349" w:author="tedo gogoladze" w:date="2020-01-05T00:04:00Z">
              <w:r w:rsidRPr="004A4B49" w:rsidDel="00DF5A99">
                <w:rPr>
                  <w:rFonts w:ascii="Calibri" w:eastAsia="Times New Roman" w:hAnsi="Calibri" w:cs="Calibri"/>
                  <w:color w:val="000000"/>
                  <w:sz w:val="20"/>
                  <w:szCs w:val="20"/>
                  <w:lang w:val="en-GB"/>
                  <w:rPrChange w:id="10350" w:author="Mario Ezequiel Scott" w:date="2019-12-29T19:14:00Z">
                    <w:rPr>
                      <w:rFonts w:ascii="Calibri" w:eastAsia="Times New Roman" w:hAnsi="Calibri" w:cs="Calibri"/>
                      <w:color w:val="000000"/>
                      <w:sz w:val="20"/>
                      <w:szCs w:val="20"/>
                    </w:rPr>
                  </w:rPrChange>
                </w:rPr>
                <w:delText>Yes: conscientiousness</w:delText>
              </w:r>
            </w:del>
          </w:p>
        </w:tc>
      </w:tr>
      <w:tr w:rsidR="008D7226" w:rsidRPr="004A4B49" w:rsidDel="00DF5A99" w14:paraId="38FF7CD3" w14:textId="63E5CACB" w:rsidTr="00794694">
        <w:trPr>
          <w:trHeight w:val="525"/>
          <w:del w:id="10351"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81CEAD4" w14:textId="0A38C9FC" w:rsidR="008D7226" w:rsidRPr="004A4B49" w:rsidDel="00DF5A99" w:rsidRDefault="006B6F87" w:rsidP="00794694">
            <w:pPr>
              <w:spacing w:after="0"/>
              <w:jc w:val="right"/>
              <w:rPr>
                <w:del w:id="10352" w:author="tedo gogoladze" w:date="2020-01-05T00:04:00Z"/>
                <w:rFonts w:ascii="Calibri" w:eastAsia="Times New Roman" w:hAnsi="Calibri" w:cs="Calibri"/>
                <w:color w:val="000000"/>
                <w:sz w:val="20"/>
                <w:szCs w:val="20"/>
                <w:lang w:val="en-GB"/>
                <w:rPrChange w:id="10353" w:author="Mario Ezequiel Scott" w:date="2019-12-29T19:14:00Z">
                  <w:rPr>
                    <w:del w:id="10354" w:author="tedo gogoladze" w:date="2020-01-05T00:04:00Z"/>
                    <w:rFonts w:ascii="Calibri" w:eastAsia="Times New Roman" w:hAnsi="Calibri" w:cs="Calibri"/>
                    <w:color w:val="000000"/>
                    <w:sz w:val="20"/>
                    <w:szCs w:val="20"/>
                  </w:rPr>
                </w:rPrChange>
              </w:rPr>
            </w:pPr>
            <w:del w:id="10355" w:author="tedo gogoladze" w:date="2020-01-05T00:04:00Z">
              <w:r w:rsidRPr="004A4B49" w:rsidDel="00DF5A99">
                <w:rPr>
                  <w:rFonts w:ascii="Calibri" w:eastAsia="Times New Roman" w:hAnsi="Calibri" w:cs="Calibri"/>
                  <w:color w:val="000000"/>
                  <w:sz w:val="20"/>
                  <w:szCs w:val="20"/>
                  <w:lang w:val="en-GB"/>
                  <w:rPrChange w:id="10356" w:author="Mario Ezequiel Scott" w:date="2019-12-29T19:14:00Z">
                    <w:rPr>
                      <w:rFonts w:ascii="Calibri" w:eastAsia="Times New Roman" w:hAnsi="Calibri" w:cs="Calibri"/>
                      <w:color w:val="000000"/>
                      <w:sz w:val="20"/>
                      <w:szCs w:val="20"/>
                    </w:rPr>
                  </w:rPrChange>
                </w:rPr>
                <w:delText>Yes (2/2)</w:delText>
              </w:r>
            </w:del>
          </w:p>
        </w:tc>
        <w:tc>
          <w:tcPr>
            <w:tcW w:w="1380" w:type="dxa"/>
            <w:tcBorders>
              <w:top w:val="nil"/>
              <w:left w:val="nil"/>
              <w:bottom w:val="single" w:sz="4" w:space="0" w:color="auto"/>
              <w:right w:val="single" w:sz="4" w:space="0" w:color="auto"/>
            </w:tcBorders>
            <w:shd w:val="clear" w:color="000000" w:fill="F2F2F2"/>
            <w:vAlign w:val="bottom"/>
            <w:hideMark/>
          </w:tcPr>
          <w:p w14:paraId="4869892D" w14:textId="61B1DEC0" w:rsidR="008D7226" w:rsidRPr="004A4B49" w:rsidDel="00DF5A99" w:rsidRDefault="008D7226" w:rsidP="00794694">
            <w:pPr>
              <w:spacing w:after="0"/>
              <w:rPr>
                <w:del w:id="10357" w:author="tedo gogoladze" w:date="2020-01-05T00:04:00Z"/>
                <w:rFonts w:ascii="Calibri" w:eastAsia="Times New Roman" w:hAnsi="Calibri" w:cs="Calibri"/>
                <w:color w:val="000000"/>
                <w:sz w:val="20"/>
                <w:szCs w:val="20"/>
                <w:lang w:val="en-GB"/>
                <w:rPrChange w:id="10358" w:author="Mario Ezequiel Scott" w:date="2019-12-29T19:14:00Z">
                  <w:rPr>
                    <w:del w:id="10359" w:author="tedo gogoladze" w:date="2020-01-05T00:04:00Z"/>
                    <w:rFonts w:ascii="Calibri" w:eastAsia="Times New Roman" w:hAnsi="Calibri" w:cs="Calibri"/>
                    <w:color w:val="000000"/>
                    <w:sz w:val="20"/>
                    <w:szCs w:val="20"/>
                  </w:rPr>
                </w:rPrChange>
              </w:rPr>
            </w:pPr>
            <w:del w:id="10360" w:author="tedo gogoladze" w:date="2020-01-05T00:04:00Z">
              <w:r w:rsidRPr="004A4B49" w:rsidDel="00DF5A99">
                <w:rPr>
                  <w:rFonts w:ascii="Calibri" w:eastAsia="Times New Roman" w:hAnsi="Calibri" w:cs="Calibri"/>
                  <w:color w:val="000000"/>
                  <w:sz w:val="20"/>
                  <w:szCs w:val="20"/>
                  <w:lang w:val="en-GB"/>
                  <w:rPrChange w:id="10361" w:author="Mario Ezequiel Scott" w:date="2019-12-29T19:14:00Z">
                    <w:rPr>
                      <w:rFonts w:ascii="Calibri" w:eastAsia="Times New Roman" w:hAnsi="Calibri" w:cs="Calibri"/>
                      <w:color w:val="000000"/>
                      <w:sz w:val="20"/>
                      <w:szCs w:val="20"/>
                    </w:rPr>
                  </w:rPrChange>
                </w:rPr>
                <w:delText>Perception: sensing</w:delText>
              </w:r>
            </w:del>
          </w:p>
        </w:tc>
        <w:tc>
          <w:tcPr>
            <w:tcW w:w="1400" w:type="dxa"/>
            <w:tcBorders>
              <w:top w:val="nil"/>
              <w:left w:val="nil"/>
              <w:bottom w:val="single" w:sz="4" w:space="0" w:color="auto"/>
              <w:right w:val="single" w:sz="4" w:space="0" w:color="auto"/>
            </w:tcBorders>
            <w:shd w:val="clear" w:color="000000" w:fill="F2F2F2"/>
            <w:vAlign w:val="bottom"/>
            <w:hideMark/>
          </w:tcPr>
          <w:p w14:paraId="13C06C1A" w14:textId="50522D8B" w:rsidR="008D7226" w:rsidRPr="004A4B49" w:rsidDel="00DF5A99" w:rsidRDefault="008D7226" w:rsidP="00794694">
            <w:pPr>
              <w:spacing w:after="0"/>
              <w:rPr>
                <w:del w:id="10362" w:author="tedo gogoladze" w:date="2020-01-05T00:04:00Z"/>
                <w:rFonts w:ascii="Calibri" w:eastAsia="Times New Roman" w:hAnsi="Calibri" w:cs="Calibri"/>
                <w:color w:val="000000"/>
                <w:sz w:val="20"/>
                <w:szCs w:val="20"/>
                <w:lang w:val="en-GB"/>
                <w:rPrChange w:id="10363" w:author="Mario Ezequiel Scott" w:date="2019-12-29T19:14:00Z">
                  <w:rPr>
                    <w:del w:id="10364" w:author="tedo gogoladze" w:date="2020-01-05T00:04:00Z"/>
                    <w:rFonts w:ascii="Calibri" w:eastAsia="Times New Roman" w:hAnsi="Calibri" w:cs="Calibri"/>
                    <w:color w:val="000000"/>
                    <w:sz w:val="20"/>
                    <w:szCs w:val="20"/>
                  </w:rPr>
                </w:rPrChange>
              </w:rPr>
            </w:pPr>
            <w:del w:id="10365" w:author="tedo gogoladze" w:date="2020-01-05T00:04:00Z">
              <w:r w:rsidRPr="004A4B49" w:rsidDel="00DF5A99">
                <w:rPr>
                  <w:rFonts w:ascii="Calibri" w:eastAsia="Times New Roman" w:hAnsi="Calibri" w:cs="Calibri"/>
                  <w:color w:val="000000"/>
                  <w:sz w:val="20"/>
                  <w:szCs w:val="20"/>
                  <w:lang w:val="en-GB"/>
                  <w:rPrChange w:id="10366" w:author="Mario Ezequiel Scott" w:date="2019-12-29T19:14:00Z">
                    <w:rPr>
                      <w:rFonts w:ascii="Calibri" w:eastAsia="Times New Roman" w:hAnsi="Calibri" w:cs="Calibri"/>
                      <w:color w:val="000000"/>
                      <w:sz w:val="20"/>
                      <w:szCs w:val="20"/>
                    </w:rPr>
                  </w:rPrChange>
                </w:rPr>
                <w:delText>time: high</w:delText>
              </w:r>
            </w:del>
          </w:p>
        </w:tc>
        <w:tc>
          <w:tcPr>
            <w:tcW w:w="1360" w:type="dxa"/>
            <w:tcBorders>
              <w:top w:val="nil"/>
              <w:left w:val="nil"/>
              <w:bottom w:val="single" w:sz="4" w:space="0" w:color="auto"/>
              <w:right w:val="single" w:sz="4" w:space="0" w:color="auto"/>
            </w:tcBorders>
            <w:shd w:val="clear" w:color="000000" w:fill="D9E1F2"/>
            <w:vAlign w:val="bottom"/>
            <w:hideMark/>
          </w:tcPr>
          <w:p w14:paraId="57FFD25F" w14:textId="4355D205" w:rsidR="008D7226" w:rsidRPr="004A4B49" w:rsidDel="00DF5A99" w:rsidRDefault="008D7226" w:rsidP="00794694">
            <w:pPr>
              <w:spacing w:after="0"/>
              <w:rPr>
                <w:del w:id="10367" w:author="tedo gogoladze" w:date="2020-01-05T00:04:00Z"/>
                <w:rFonts w:ascii="Calibri" w:eastAsia="Times New Roman" w:hAnsi="Calibri" w:cs="Calibri"/>
                <w:color w:val="000000"/>
                <w:sz w:val="20"/>
                <w:szCs w:val="20"/>
                <w:lang w:val="en-GB"/>
                <w:rPrChange w:id="10368" w:author="Mario Ezequiel Scott" w:date="2019-12-29T19:14:00Z">
                  <w:rPr>
                    <w:del w:id="10369" w:author="tedo gogoladze" w:date="2020-01-05T00:04:00Z"/>
                    <w:rFonts w:ascii="Calibri" w:eastAsia="Times New Roman" w:hAnsi="Calibri" w:cs="Calibri"/>
                    <w:color w:val="000000"/>
                    <w:sz w:val="20"/>
                    <w:szCs w:val="20"/>
                  </w:rPr>
                </w:rPrChange>
              </w:rPr>
            </w:pPr>
            <w:del w:id="10370" w:author="tedo gogoladze" w:date="2020-01-05T00:04:00Z">
              <w:r w:rsidRPr="004A4B49" w:rsidDel="00DF5A99">
                <w:rPr>
                  <w:rFonts w:ascii="Calibri" w:eastAsia="Times New Roman" w:hAnsi="Calibri" w:cs="Calibri"/>
                  <w:color w:val="000000"/>
                  <w:sz w:val="20"/>
                  <w:szCs w:val="20"/>
                  <w:lang w:val="en-GB"/>
                  <w:rPrChange w:id="10371" w:author="Mario Ezequiel Scott" w:date="2019-12-29T19:14:00Z">
                    <w:rPr>
                      <w:rFonts w:ascii="Calibri" w:eastAsia="Times New Roman" w:hAnsi="Calibri" w:cs="Calibri"/>
                      <w:color w:val="000000"/>
                      <w:sz w:val="20"/>
                      <w:szCs w:val="20"/>
                    </w:rPr>
                  </w:rPrChange>
                </w:rPr>
                <w:delText>Yes: agreeableness</w:delText>
              </w:r>
            </w:del>
          </w:p>
        </w:tc>
        <w:tc>
          <w:tcPr>
            <w:tcW w:w="1360" w:type="dxa"/>
            <w:tcBorders>
              <w:top w:val="nil"/>
              <w:left w:val="nil"/>
              <w:bottom w:val="single" w:sz="4" w:space="0" w:color="auto"/>
              <w:right w:val="single" w:sz="4" w:space="0" w:color="auto"/>
            </w:tcBorders>
            <w:shd w:val="clear" w:color="000000" w:fill="D9E1F2"/>
            <w:vAlign w:val="bottom"/>
            <w:hideMark/>
          </w:tcPr>
          <w:p w14:paraId="0C3677CF" w14:textId="5C6673A2" w:rsidR="008D7226" w:rsidRPr="004A4B49" w:rsidDel="00DF5A99" w:rsidRDefault="008D7226" w:rsidP="00794694">
            <w:pPr>
              <w:spacing w:after="0"/>
              <w:rPr>
                <w:del w:id="10372" w:author="tedo gogoladze" w:date="2020-01-05T00:04:00Z"/>
                <w:rFonts w:ascii="Calibri" w:eastAsia="Times New Roman" w:hAnsi="Calibri" w:cs="Calibri"/>
                <w:color w:val="000000"/>
                <w:sz w:val="20"/>
                <w:szCs w:val="20"/>
                <w:lang w:val="en-GB"/>
                <w:rPrChange w:id="10373" w:author="Mario Ezequiel Scott" w:date="2019-12-29T19:14:00Z">
                  <w:rPr>
                    <w:del w:id="10374" w:author="tedo gogoladze" w:date="2020-01-05T00:04:00Z"/>
                    <w:rFonts w:ascii="Calibri" w:eastAsia="Times New Roman" w:hAnsi="Calibri" w:cs="Calibri"/>
                    <w:color w:val="000000"/>
                    <w:sz w:val="20"/>
                    <w:szCs w:val="20"/>
                  </w:rPr>
                </w:rPrChange>
              </w:rPr>
            </w:pPr>
            <w:del w:id="10375" w:author="tedo gogoladze" w:date="2020-01-05T00:04:00Z">
              <w:r w:rsidRPr="004A4B49" w:rsidDel="00DF5A99">
                <w:rPr>
                  <w:rFonts w:ascii="Calibri" w:eastAsia="Times New Roman" w:hAnsi="Calibri" w:cs="Calibri"/>
                  <w:color w:val="000000"/>
                  <w:sz w:val="20"/>
                  <w:szCs w:val="20"/>
                  <w:lang w:val="en-GB"/>
                  <w:rPrChange w:id="10376" w:author="Mario Ezequiel Scott" w:date="2019-12-29T19:14:00Z">
                    <w:rPr>
                      <w:rFonts w:ascii="Calibri" w:eastAsia="Times New Roman" w:hAnsi="Calibri" w:cs="Calibri"/>
                      <w:color w:val="000000"/>
                      <w:sz w:val="20"/>
                      <w:szCs w:val="20"/>
                    </w:rPr>
                  </w:rPrChange>
                </w:rPr>
                <w:delText>time: high</w:delText>
              </w:r>
            </w:del>
          </w:p>
        </w:tc>
        <w:tc>
          <w:tcPr>
            <w:tcW w:w="1780" w:type="dxa"/>
            <w:tcBorders>
              <w:top w:val="nil"/>
              <w:left w:val="nil"/>
              <w:bottom w:val="single" w:sz="4" w:space="0" w:color="auto"/>
              <w:right w:val="single" w:sz="4" w:space="0" w:color="auto"/>
            </w:tcBorders>
            <w:shd w:val="clear" w:color="000000" w:fill="D9E1F2"/>
            <w:vAlign w:val="bottom"/>
            <w:hideMark/>
          </w:tcPr>
          <w:p w14:paraId="209EE5E4" w14:textId="7AFA38C1" w:rsidR="008D7226" w:rsidRPr="004A4B49" w:rsidDel="00DF5A99" w:rsidRDefault="008D7226" w:rsidP="00794694">
            <w:pPr>
              <w:spacing w:after="0"/>
              <w:rPr>
                <w:del w:id="10377" w:author="tedo gogoladze" w:date="2020-01-05T00:04:00Z"/>
                <w:rFonts w:ascii="Calibri" w:eastAsia="Times New Roman" w:hAnsi="Calibri" w:cs="Calibri"/>
                <w:color w:val="000000"/>
                <w:sz w:val="20"/>
                <w:szCs w:val="20"/>
                <w:lang w:val="en-GB"/>
                <w:rPrChange w:id="10378" w:author="Mario Ezequiel Scott" w:date="2019-12-29T19:14:00Z">
                  <w:rPr>
                    <w:del w:id="10379" w:author="tedo gogoladze" w:date="2020-01-05T00:04:00Z"/>
                    <w:rFonts w:ascii="Calibri" w:eastAsia="Times New Roman" w:hAnsi="Calibri" w:cs="Calibri"/>
                    <w:color w:val="000000"/>
                    <w:sz w:val="20"/>
                    <w:szCs w:val="20"/>
                  </w:rPr>
                </w:rPrChange>
              </w:rPr>
            </w:pPr>
            <w:del w:id="10380" w:author="tedo gogoladze" w:date="2020-01-05T00:04:00Z">
              <w:r w:rsidRPr="004A4B49" w:rsidDel="00DF5A99">
                <w:rPr>
                  <w:rFonts w:ascii="Calibri" w:eastAsia="Times New Roman" w:hAnsi="Calibri" w:cs="Calibri"/>
                  <w:color w:val="000000"/>
                  <w:sz w:val="20"/>
                  <w:szCs w:val="20"/>
                  <w:lang w:val="en-GB"/>
                  <w:rPrChange w:id="10381" w:author="Mario Ezequiel Scott" w:date="2019-12-29T19:14:00Z">
                    <w:rPr>
                      <w:rFonts w:ascii="Calibri" w:eastAsia="Times New Roman" w:hAnsi="Calibri" w:cs="Calibri"/>
                      <w:color w:val="000000"/>
                      <w:sz w:val="20"/>
                      <w:szCs w:val="20"/>
                    </w:rPr>
                  </w:rPrChange>
                </w:rPr>
                <w:delText>Yes: conscientiousness</w:delText>
              </w:r>
            </w:del>
          </w:p>
        </w:tc>
        <w:tc>
          <w:tcPr>
            <w:tcW w:w="1760" w:type="dxa"/>
            <w:tcBorders>
              <w:top w:val="nil"/>
              <w:left w:val="nil"/>
              <w:bottom w:val="single" w:sz="4" w:space="0" w:color="auto"/>
              <w:right w:val="single" w:sz="4" w:space="0" w:color="auto"/>
            </w:tcBorders>
            <w:shd w:val="clear" w:color="000000" w:fill="D9E1F2"/>
            <w:vAlign w:val="bottom"/>
            <w:hideMark/>
          </w:tcPr>
          <w:p w14:paraId="0AE61D52" w14:textId="446EA612" w:rsidR="008D7226" w:rsidRPr="004A4B49" w:rsidDel="00DF5A99" w:rsidRDefault="008D7226" w:rsidP="00794694">
            <w:pPr>
              <w:spacing w:after="0"/>
              <w:rPr>
                <w:del w:id="10382" w:author="tedo gogoladze" w:date="2020-01-05T00:04:00Z"/>
                <w:rFonts w:ascii="Calibri" w:eastAsia="Times New Roman" w:hAnsi="Calibri" w:cs="Calibri"/>
                <w:color w:val="000000"/>
                <w:sz w:val="20"/>
                <w:szCs w:val="20"/>
                <w:lang w:val="en-GB"/>
                <w:rPrChange w:id="10383" w:author="Mario Ezequiel Scott" w:date="2019-12-29T19:14:00Z">
                  <w:rPr>
                    <w:del w:id="10384" w:author="tedo gogoladze" w:date="2020-01-05T00:04:00Z"/>
                    <w:rFonts w:ascii="Calibri" w:eastAsia="Times New Roman" w:hAnsi="Calibri" w:cs="Calibri"/>
                    <w:color w:val="000000"/>
                    <w:sz w:val="20"/>
                    <w:szCs w:val="20"/>
                  </w:rPr>
                </w:rPrChange>
              </w:rPr>
            </w:pPr>
            <w:del w:id="10385" w:author="tedo gogoladze" w:date="2020-01-05T00:04:00Z">
              <w:r w:rsidRPr="004A4B49" w:rsidDel="00DF5A99">
                <w:rPr>
                  <w:rFonts w:ascii="Calibri" w:eastAsia="Times New Roman" w:hAnsi="Calibri" w:cs="Calibri"/>
                  <w:color w:val="000000"/>
                  <w:sz w:val="20"/>
                  <w:szCs w:val="20"/>
                  <w:lang w:val="en-GB"/>
                  <w:rPrChange w:id="10386" w:author="Mario Ezequiel Scott" w:date="2019-12-29T19:14:00Z">
                    <w:rPr>
                      <w:rFonts w:ascii="Calibri" w:eastAsia="Times New Roman" w:hAnsi="Calibri" w:cs="Calibri"/>
                      <w:color w:val="000000"/>
                      <w:sz w:val="20"/>
                      <w:szCs w:val="20"/>
                    </w:rPr>
                  </w:rPrChange>
                </w:rPr>
                <w:delText>time: high</w:delText>
              </w:r>
            </w:del>
          </w:p>
        </w:tc>
      </w:tr>
      <w:tr w:rsidR="008D7226" w:rsidRPr="004A4B49" w:rsidDel="00DF5A99" w14:paraId="35C0FD2F" w14:textId="68484E23" w:rsidTr="00794694">
        <w:trPr>
          <w:trHeight w:val="525"/>
          <w:del w:id="10387"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C6480AC" w14:textId="31AF96C7" w:rsidR="008D7226" w:rsidRPr="004A4B49" w:rsidDel="00DF5A99" w:rsidRDefault="006B6F87" w:rsidP="00794694">
            <w:pPr>
              <w:spacing w:after="0"/>
              <w:jc w:val="right"/>
              <w:rPr>
                <w:del w:id="10388" w:author="tedo gogoladze" w:date="2020-01-05T00:04:00Z"/>
                <w:rFonts w:ascii="Calibri" w:eastAsia="Times New Roman" w:hAnsi="Calibri" w:cs="Calibri"/>
                <w:color w:val="000000"/>
                <w:sz w:val="20"/>
                <w:szCs w:val="20"/>
                <w:lang w:val="en-GB"/>
                <w:rPrChange w:id="10389" w:author="Mario Ezequiel Scott" w:date="2019-12-29T19:14:00Z">
                  <w:rPr>
                    <w:del w:id="10390" w:author="tedo gogoladze" w:date="2020-01-05T00:04:00Z"/>
                    <w:rFonts w:ascii="Calibri" w:eastAsia="Times New Roman" w:hAnsi="Calibri" w:cs="Calibri"/>
                    <w:color w:val="000000"/>
                    <w:sz w:val="20"/>
                    <w:szCs w:val="20"/>
                  </w:rPr>
                </w:rPrChange>
              </w:rPr>
            </w:pPr>
            <w:del w:id="10391" w:author="tedo gogoladze" w:date="2020-01-05T00:04:00Z">
              <w:r w:rsidRPr="004A4B49" w:rsidDel="00DF5A99">
                <w:rPr>
                  <w:rFonts w:ascii="Calibri" w:eastAsia="Times New Roman" w:hAnsi="Calibri" w:cs="Calibri"/>
                  <w:color w:val="000000"/>
                  <w:sz w:val="20"/>
                  <w:szCs w:val="20"/>
                  <w:lang w:val="en-GB"/>
                  <w:rPrChange w:id="10392" w:author="Mario Ezequiel Scott" w:date="2019-12-29T19:14:00Z">
                    <w:rPr>
                      <w:rFonts w:ascii="Calibri" w:eastAsia="Times New Roman" w:hAnsi="Calibri" w:cs="Calibri"/>
                      <w:color w:val="000000"/>
                      <w:sz w:val="20"/>
                      <w:szCs w:val="20"/>
                    </w:rPr>
                  </w:rPrChange>
                </w:rPr>
                <w:delText>No (0/2)</w:delText>
              </w:r>
            </w:del>
          </w:p>
        </w:tc>
        <w:tc>
          <w:tcPr>
            <w:tcW w:w="1380" w:type="dxa"/>
            <w:tcBorders>
              <w:top w:val="nil"/>
              <w:left w:val="nil"/>
              <w:bottom w:val="single" w:sz="4" w:space="0" w:color="auto"/>
              <w:right w:val="single" w:sz="4" w:space="0" w:color="auto"/>
            </w:tcBorders>
            <w:shd w:val="clear" w:color="000000" w:fill="F2F2F2"/>
            <w:vAlign w:val="bottom"/>
            <w:hideMark/>
          </w:tcPr>
          <w:p w14:paraId="76A90E0A" w14:textId="5BC9ADA3" w:rsidR="008D7226" w:rsidRPr="004A4B49" w:rsidDel="00DF5A99" w:rsidRDefault="008D7226" w:rsidP="00794694">
            <w:pPr>
              <w:spacing w:after="0"/>
              <w:rPr>
                <w:del w:id="10393" w:author="tedo gogoladze" w:date="2020-01-05T00:04:00Z"/>
                <w:rFonts w:ascii="Calibri" w:eastAsia="Times New Roman" w:hAnsi="Calibri" w:cs="Calibri"/>
                <w:color w:val="000000"/>
                <w:sz w:val="20"/>
                <w:szCs w:val="20"/>
                <w:lang w:val="en-GB"/>
                <w:rPrChange w:id="10394" w:author="Mario Ezequiel Scott" w:date="2019-12-29T19:14:00Z">
                  <w:rPr>
                    <w:del w:id="10395" w:author="tedo gogoladze" w:date="2020-01-05T00:04:00Z"/>
                    <w:rFonts w:ascii="Calibri" w:eastAsia="Times New Roman" w:hAnsi="Calibri" w:cs="Calibri"/>
                    <w:color w:val="000000"/>
                    <w:sz w:val="20"/>
                    <w:szCs w:val="20"/>
                  </w:rPr>
                </w:rPrChange>
              </w:rPr>
            </w:pPr>
            <w:del w:id="10396" w:author="tedo gogoladze" w:date="2020-01-05T00:04:00Z">
              <w:r w:rsidRPr="004A4B49" w:rsidDel="00DF5A99">
                <w:rPr>
                  <w:rFonts w:ascii="Calibri" w:eastAsia="Times New Roman" w:hAnsi="Calibri" w:cs="Calibri"/>
                  <w:color w:val="000000"/>
                  <w:sz w:val="20"/>
                  <w:szCs w:val="20"/>
                  <w:lang w:val="en-GB"/>
                  <w:rPrChange w:id="10397" w:author="Mario Ezequiel Scott" w:date="2019-12-29T19:14:00Z">
                    <w:rPr>
                      <w:rFonts w:ascii="Calibri" w:eastAsia="Times New Roman" w:hAnsi="Calibri" w:cs="Calibri"/>
                      <w:color w:val="000000"/>
                      <w:sz w:val="20"/>
                      <w:szCs w:val="20"/>
                    </w:rPr>
                  </w:rPrChange>
                </w:rPr>
                <w:delText>Perception: sensing</w:delText>
              </w:r>
            </w:del>
          </w:p>
        </w:tc>
        <w:tc>
          <w:tcPr>
            <w:tcW w:w="1400" w:type="dxa"/>
            <w:tcBorders>
              <w:top w:val="nil"/>
              <w:left w:val="nil"/>
              <w:bottom w:val="single" w:sz="4" w:space="0" w:color="auto"/>
              <w:right w:val="single" w:sz="4" w:space="0" w:color="auto"/>
            </w:tcBorders>
            <w:shd w:val="clear" w:color="000000" w:fill="F2F2F2"/>
            <w:vAlign w:val="bottom"/>
            <w:hideMark/>
          </w:tcPr>
          <w:p w14:paraId="4E8C8161" w14:textId="2857D26E" w:rsidR="008D7226" w:rsidRPr="004A4B49" w:rsidDel="00DF5A99" w:rsidRDefault="008D7226" w:rsidP="00794694">
            <w:pPr>
              <w:spacing w:after="0"/>
              <w:rPr>
                <w:del w:id="10398" w:author="tedo gogoladze" w:date="2020-01-05T00:04:00Z"/>
                <w:rFonts w:ascii="Calibri" w:eastAsia="Times New Roman" w:hAnsi="Calibri" w:cs="Calibri"/>
                <w:color w:val="000000"/>
                <w:sz w:val="20"/>
                <w:szCs w:val="20"/>
                <w:lang w:val="en-GB"/>
                <w:rPrChange w:id="10399" w:author="Mario Ezequiel Scott" w:date="2019-12-29T19:14:00Z">
                  <w:rPr>
                    <w:del w:id="10400" w:author="tedo gogoladze" w:date="2020-01-05T00:04:00Z"/>
                    <w:rFonts w:ascii="Calibri" w:eastAsia="Times New Roman" w:hAnsi="Calibri" w:cs="Calibri"/>
                    <w:color w:val="000000"/>
                    <w:sz w:val="20"/>
                    <w:szCs w:val="20"/>
                  </w:rPr>
                </w:rPrChange>
              </w:rPr>
            </w:pPr>
            <w:del w:id="10401" w:author="tedo gogoladze" w:date="2020-01-04T19:33:00Z">
              <w:r w:rsidRPr="004A4B49" w:rsidDel="00D5742E">
                <w:rPr>
                  <w:rFonts w:ascii="Calibri" w:eastAsia="Times New Roman" w:hAnsi="Calibri" w:cs="Calibri"/>
                  <w:color w:val="000000"/>
                  <w:sz w:val="20"/>
                  <w:szCs w:val="20"/>
                  <w:lang w:val="en-GB"/>
                  <w:rPrChange w:id="10402" w:author="Mario Ezequiel Scott" w:date="2019-12-29T19:14:00Z">
                    <w:rPr>
                      <w:rFonts w:ascii="Calibri" w:eastAsia="Times New Roman" w:hAnsi="Calibri" w:cs="Calibri"/>
                      <w:color w:val="000000"/>
                      <w:sz w:val="20"/>
                      <w:szCs w:val="20"/>
                    </w:rPr>
                  </w:rPrChange>
                </w:rPr>
                <w:delText>estimat</w:delText>
              </w:r>
            </w:del>
            <w:del w:id="10403" w:author="tedo gogoladze" w:date="2020-01-05T00:04:00Z">
              <w:r w:rsidRPr="004A4B49" w:rsidDel="00DF5A99">
                <w:rPr>
                  <w:rFonts w:ascii="Calibri" w:eastAsia="Times New Roman" w:hAnsi="Calibri" w:cs="Calibri"/>
                  <w:color w:val="000000"/>
                  <w:sz w:val="20"/>
                  <w:szCs w:val="20"/>
                  <w:lang w:val="en-GB"/>
                  <w:rPrChange w:id="10404" w:author="Mario Ezequiel Scott" w:date="2019-12-29T19:14:00Z">
                    <w:rPr>
                      <w:rFonts w:ascii="Calibri" w:eastAsia="Times New Roman" w:hAnsi="Calibri" w:cs="Calibri"/>
                      <w:color w:val="000000"/>
                      <w:sz w:val="20"/>
                      <w:szCs w:val="20"/>
                    </w:rPr>
                  </w:rPrChange>
                </w:rPr>
                <w:delText>ion: high</w:delText>
              </w:r>
            </w:del>
          </w:p>
        </w:tc>
        <w:tc>
          <w:tcPr>
            <w:tcW w:w="1360" w:type="dxa"/>
            <w:tcBorders>
              <w:top w:val="nil"/>
              <w:left w:val="nil"/>
              <w:bottom w:val="single" w:sz="4" w:space="0" w:color="auto"/>
              <w:right w:val="single" w:sz="4" w:space="0" w:color="auto"/>
            </w:tcBorders>
            <w:shd w:val="clear" w:color="000000" w:fill="D9E1F2"/>
            <w:vAlign w:val="bottom"/>
            <w:hideMark/>
          </w:tcPr>
          <w:p w14:paraId="7F4C47DE" w14:textId="1C37F782" w:rsidR="008D7226" w:rsidRPr="004A4B49" w:rsidDel="00DF5A99" w:rsidRDefault="008D7226" w:rsidP="00794694">
            <w:pPr>
              <w:spacing w:after="0"/>
              <w:rPr>
                <w:del w:id="10405" w:author="tedo gogoladze" w:date="2020-01-05T00:04:00Z"/>
                <w:rFonts w:ascii="Calibri" w:eastAsia="Times New Roman" w:hAnsi="Calibri" w:cs="Calibri"/>
                <w:color w:val="000000"/>
                <w:sz w:val="20"/>
                <w:szCs w:val="20"/>
                <w:lang w:val="en-GB"/>
                <w:rPrChange w:id="10406" w:author="Mario Ezequiel Scott" w:date="2019-12-29T19:14:00Z">
                  <w:rPr>
                    <w:del w:id="10407" w:author="tedo gogoladze" w:date="2020-01-05T00:04:00Z"/>
                    <w:rFonts w:ascii="Calibri" w:eastAsia="Times New Roman" w:hAnsi="Calibri" w:cs="Calibri"/>
                    <w:color w:val="000000"/>
                    <w:sz w:val="20"/>
                    <w:szCs w:val="20"/>
                  </w:rPr>
                </w:rPrChange>
              </w:rPr>
            </w:pPr>
            <w:del w:id="10408" w:author="tedo gogoladze" w:date="2020-01-05T00:04:00Z">
              <w:r w:rsidRPr="004A4B49" w:rsidDel="00DF5A99">
                <w:rPr>
                  <w:rFonts w:ascii="Calibri" w:eastAsia="Times New Roman" w:hAnsi="Calibri" w:cs="Calibri"/>
                  <w:color w:val="000000"/>
                  <w:sz w:val="20"/>
                  <w:szCs w:val="20"/>
                  <w:lang w:val="en-GB"/>
                  <w:rPrChange w:id="10409" w:author="Mario Ezequiel Scott" w:date="2019-12-29T19:14:00Z">
                    <w:rPr>
                      <w:rFonts w:ascii="Calibri" w:eastAsia="Times New Roman" w:hAnsi="Calibri" w:cs="Calibri"/>
                      <w:color w:val="000000"/>
                      <w:sz w:val="20"/>
                      <w:szCs w:val="20"/>
                    </w:rPr>
                  </w:rPrChange>
                </w:rPr>
                <w:delText>Yes: agreeableness</w:delText>
              </w:r>
            </w:del>
          </w:p>
        </w:tc>
        <w:tc>
          <w:tcPr>
            <w:tcW w:w="1360" w:type="dxa"/>
            <w:tcBorders>
              <w:top w:val="nil"/>
              <w:left w:val="nil"/>
              <w:bottom w:val="single" w:sz="4" w:space="0" w:color="auto"/>
              <w:right w:val="single" w:sz="4" w:space="0" w:color="auto"/>
            </w:tcBorders>
            <w:shd w:val="clear" w:color="000000" w:fill="D9E1F2"/>
            <w:vAlign w:val="bottom"/>
            <w:hideMark/>
          </w:tcPr>
          <w:p w14:paraId="2C6E037D" w14:textId="194E5C80" w:rsidR="008D7226" w:rsidRPr="004A4B49" w:rsidDel="00DF5A99" w:rsidRDefault="008D7226" w:rsidP="00794694">
            <w:pPr>
              <w:spacing w:after="0"/>
              <w:rPr>
                <w:del w:id="10410" w:author="tedo gogoladze" w:date="2020-01-05T00:04:00Z"/>
                <w:rFonts w:ascii="Calibri" w:eastAsia="Times New Roman" w:hAnsi="Calibri" w:cs="Calibri"/>
                <w:color w:val="000000"/>
                <w:sz w:val="20"/>
                <w:szCs w:val="20"/>
                <w:lang w:val="en-GB"/>
                <w:rPrChange w:id="10411" w:author="Mario Ezequiel Scott" w:date="2019-12-29T19:14:00Z">
                  <w:rPr>
                    <w:del w:id="10412" w:author="tedo gogoladze" w:date="2020-01-05T00:04:00Z"/>
                    <w:rFonts w:ascii="Calibri" w:eastAsia="Times New Roman" w:hAnsi="Calibri" w:cs="Calibri"/>
                    <w:color w:val="000000"/>
                    <w:sz w:val="20"/>
                    <w:szCs w:val="20"/>
                  </w:rPr>
                </w:rPrChange>
              </w:rPr>
            </w:pPr>
            <w:del w:id="10413" w:author="tedo gogoladze" w:date="2020-01-04T19:34:00Z">
              <w:r w:rsidRPr="004A4B49" w:rsidDel="00D5742E">
                <w:rPr>
                  <w:rFonts w:ascii="Calibri" w:eastAsia="Times New Roman" w:hAnsi="Calibri" w:cs="Calibri"/>
                  <w:color w:val="000000"/>
                  <w:sz w:val="20"/>
                  <w:szCs w:val="20"/>
                  <w:lang w:val="en-GB"/>
                  <w:rPrChange w:id="10414" w:author="Mario Ezequiel Scott" w:date="2019-12-29T19:14:00Z">
                    <w:rPr>
                      <w:rFonts w:ascii="Calibri" w:eastAsia="Times New Roman" w:hAnsi="Calibri" w:cs="Calibri"/>
                      <w:color w:val="000000"/>
                      <w:sz w:val="20"/>
                      <w:szCs w:val="20"/>
                    </w:rPr>
                  </w:rPrChange>
                </w:rPr>
                <w:delText>estimat</w:delText>
              </w:r>
            </w:del>
            <w:del w:id="10415" w:author="tedo gogoladze" w:date="2020-01-05T00:04:00Z">
              <w:r w:rsidRPr="004A4B49" w:rsidDel="00DF5A99">
                <w:rPr>
                  <w:rFonts w:ascii="Calibri" w:eastAsia="Times New Roman" w:hAnsi="Calibri" w:cs="Calibri"/>
                  <w:color w:val="000000"/>
                  <w:sz w:val="20"/>
                  <w:szCs w:val="20"/>
                  <w:lang w:val="en-GB"/>
                  <w:rPrChange w:id="10416" w:author="Mario Ezequiel Scott" w:date="2019-12-29T19:14:00Z">
                    <w:rPr>
                      <w:rFonts w:ascii="Calibri" w:eastAsia="Times New Roman" w:hAnsi="Calibri" w:cs="Calibri"/>
                      <w:color w:val="000000"/>
                      <w:sz w:val="20"/>
                      <w:szCs w:val="20"/>
                    </w:rPr>
                  </w:rPrChange>
                </w:rPr>
                <w:delText>ion: high</w:delText>
              </w:r>
            </w:del>
          </w:p>
        </w:tc>
        <w:tc>
          <w:tcPr>
            <w:tcW w:w="1780" w:type="dxa"/>
            <w:tcBorders>
              <w:top w:val="nil"/>
              <w:left w:val="nil"/>
              <w:bottom w:val="single" w:sz="4" w:space="0" w:color="auto"/>
              <w:right w:val="single" w:sz="4" w:space="0" w:color="auto"/>
            </w:tcBorders>
            <w:shd w:val="clear" w:color="000000" w:fill="D9E1F2"/>
            <w:vAlign w:val="bottom"/>
            <w:hideMark/>
          </w:tcPr>
          <w:p w14:paraId="1388A55C" w14:textId="3CCD7DD3" w:rsidR="008D7226" w:rsidRPr="004A4B49" w:rsidDel="00DF5A99" w:rsidRDefault="008D7226" w:rsidP="00794694">
            <w:pPr>
              <w:spacing w:after="0"/>
              <w:rPr>
                <w:del w:id="10417" w:author="tedo gogoladze" w:date="2020-01-05T00:04:00Z"/>
                <w:rFonts w:ascii="Calibri" w:eastAsia="Times New Roman" w:hAnsi="Calibri" w:cs="Calibri"/>
                <w:color w:val="000000"/>
                <w:sz w:val="20"/>
                <w:szCs w:val="20"/>
                <w:lang w:val="en-GB"/>
                <w:rPrChange w:id="10418" w:author="Mario Ezequiel Scott" w:date="2019-12-29T19:14:00Z">
                  <w:rPr>
                    <w:del w:id="10419" w:author="tedo gogoladze" w:date="2020-01-05T00:04:00Z"/>
                    <w:rFonts w:ascii="Calibri" w:eastAsia="Times New Roman" w:hAnsi="Calibri" w:cs="Calibri"/>
                    <w:color w:val="000000"/>
                    <w:sz w:val="20"/>
                    <w:szCs w:val="20"/>
                  </w:rPr>
                </w:rPrChange>
              </w:rPr>
            </w:pPr>
            <w:del w:id="10420" w:author="tedo gogoladze" w:date="2020-01-05T00:04:00Z">
              <w:r w:rsidRPr="004A4B49" w:rsidDel="00DF5A99">
                <w:rPr>
                  <w:rFonts w:ascii="Calibri" w:eastAsia="Times New Roman" w:hAnsi="Calibri" w:cs="Calibri"/>
                  <w:color w:val="000000"/>
                  <w:sz w:val="20"/>
                  <w:szCs w:val="20"/>
                  <w:lang w:val="en-GB"/>
                  <w:rPrChange w:id="10421" w:author="Mario Ezequiel Scott" w:date="2019-12-29T19:14:00Z">
                    <w:rPr>
                      <w:rFonts w:ascii="Calibri" w:eastAsia="Times New Roman" w:hAnsi="Calibri" w:cs="Calibri"/>
                      <w:color w:val="000000"/>
                      <w:sz w:val="20"/>
                      <w:szCs w:val="20"/>
                    </w:rPr>
                  </w:rPrChange>
                </w:rPr>
                <w:delText>Yes: conscientiousness</w:delText>
              </w:r>
            </w:del>
          </w:p>
        </w:tc>
        <w:tc>
          <w:tcPr>
            <w:tcW w:w="1760" w:type="dxa"/>
            <w:tcBorders>
              <w:top w:val="nil"/>
              <w:left w:val="nil"/>
              <w:bottom w:val="single" w:sz="4" w:space="0" w:color="auto"/>
              <w:right w:val="single" w:sz="4" w:space="0" w:color="auto"/>
            </w:tcBorders>
            <w:shd w:val="clear" w:color="000000" w:fill="D9E1F2"/>
            <w:vAlign w:val="bottom"/>
            <w:hideMark/>
          </w:tcPr>
          <w:p w14:paraId="7C3C70D1" w14:textId="2F97A957" w:rsidR="008D7226" w:rsidRPr="004A4B49" w:rsidDel="00DF5A99" w:rsidRDefault="008D7226" w:rsidP="00794694">
            <w:pPr>
              <w:spacing w:after="0"/>
              <w:rPr>
                <w:del w:id="10422" w:author="tedo gogoladze" w:date="2020-01-05T00:04:00Z"/>
                <w:rFonts w:ascii="Calibri" w:eastAsia="Times New Roman" w:hAnsi="Calibri" w:cs="Calibri"/>
                <w:color w:val="000000"/>
                <w:sz w:val="20"/>
                <w:szCs w:val="20"/>
                <w:lang w:val="en-GB"/>
                <w:rPrChange w:id="10423" w:author="Mario Ezequiel Scott" w:date="2019-12-29T19:14:00Z">
                  <w:rPr>
                    <w:del w:id="10424" w:author="tedo gogoladze" w:date="2020-01-05T00:04:00Z"/>
                    <w:rFonts w:ascii="Calibri" w:eastAsia="Times New Roman" w:hAnsi="Calibri" w:cs="Calibri"/>
                    <w:color w:val="000000"/>
                    <w:sz w:val="20"/>
                    <w:szCs w:val="20"/>
                  </w:rPr>
                </w:rPrChange>
              </w:rPr>
            </w:pPr>
            <w:del w:id="10425" w:author="tedo gogoladze" w:date="2020-01-04T19:34:00Z">
              <w:r w:rsidRPr="004A4B49" w:rsidDel="00D5742E">
                <w:rPr>
                  <w:rFonts w:ascii="Calibri" w:eastAsia="Times New Roman" w:hAnsi="Calibri" w:cs="Calibri"/>
                  <w:color w:val="000000"/>
                  <w:sz w:val="20"/>
                  <w:szCs w:val="20"/>
                  <w:lang w:val="en-GB"/>
                  <w:rPrChange w:id="10426" w:author="Mario Ezequiel Scott" w:date="2019-12-29T19:14:00Z">
                    <w:rPr>
                      <w:rFonts w:ascii="Calibri" w:eastAsia="Times New Roman" w:hAnsi="Calibri" w:cs="Calibri"/>
                      <w:color w:val="000000"/>
                      <w:sz w:val="20"/>
                      <w:szCs w:val="20"/>
                    </w:rPr>
                  </w:rPrChange>
                </w:rPr>
                <w:delText>estimat</w:delText>
              </w:r>
            </w:del>
            <w:del w:id="10427" w:author="tedo gogoladze" w:date="2020-01-05T00:04:00Z">
              <w:r w:rsidRPr="004A4B49" w:rsidDel="00DF5A99">
                <w:rPr>
                  <w:rFonts w:ascii="Calibri" w:eastAsia="Times New Roman" w:hAnsi="Calibri" w:cs="Calibri"/>
                  <w:color w:val="000000"/>
                  <w:sz w:val="20"/>
                  <w:szCs w:val="20"/>
                  <w:lang w:val="en-GB"/>
                  <w:rPrChange w:id="10428" w:author="Mario Ezequiel Scott" w:date="2019-12-29T19:14:00Z">
                    <w:rPr>
                      <w:rFonts w:ascii="Calibri" w:eastAsia="Times New Roman" w:hAnsi="Calibri" w:cs="Calibri"/>
                      <w:color w:val="000000"/>
                      <w:sz w:val="20"/>
                      <w:szCs w:val="20"/>
                    </w:rPr>
                  </w:rPrChange>
                </w:rPr>
                <w:delText>ion: high</w:delText>
              </w:r>
            </w:del>
          </w:p>
        </w:tc>
      </w:tr>
      <w:tr w:rsidR="008D7226" w:rsidRPr="004A4B49" w:rsidDel="00DF5A99" w14:paraId="55CE6172" w14:textId="5F29A80D" w:rsidTr="00794694">
        <w:trPr>
          <w:trHeight w:val="525"/>
          <w:del w:id="10429"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7BDC645" w14:textId="18070813" w:rsidR="008D7226" w:rsidRPr="004A4B49" w:rsidDel="00DF5A99" w:rsidRDefault="006B6F87" w:rsidP="00794694">
            <w:pPr>
              <w:spacing w:after="0"/>
              <w:jc w:val="right"/>
              <w:rPr>
                <w:del w:id="10430" w:author="tedo gogoladze" w:date="2020-01-05T00:04:00Z"/>
                <w:rFonts w:ascii="Calibri" w:eastAsia="Times New Roman" w:hAnsi="Calibri" w:cs="Calibri"/>
                <w:color w:val="000000"/>
                <w:sz w:val="20"/>
                <w:szCs w:val="20"/>
                <w:lang w:val="en-GB"/>
                <w:rPrChange w:id="10431" w:author="Mario Ezequiel Scott" w:date="2019-12-29T19:14:00Z">
                  <w:rPr>
                    <w:del w:id="10432" w:author="tedo gogoladze" w:date="2020-01-05T00:04:00Z"/>
                    <w:rFonts w:ascii="Calibri" w:eastAsia="Times New Roman" w:hAnsi="Calibri" w:cs="Calibri"/>
                    <w:color w:val="000000"/>
                    <w:sz w:val="20"/>
                    <w:szCs w:val="20"/>
                  </w:rPr>
                </w:rPrChange>
              </w:rPr>
            </w:pPr>
            <w:del w:id="10433" w:author="tedo gogoladze" w:date="2020-01-05T00:04:00Z">
              <w:r w:rsidRPr="004A4B49" w:rsidDel="00DF5A99">
                <w:rPr>
                  <w:rFonts w:ascii="Calibri" w:eastAsia="Times New Roman" w:hAnsi="Calibri" w:cs="Calibri"/>
                  <w:color w:val="000000"/>
                  <w:sz w:val="20"/>
                  <w:szCs w:val="20"/>
                  <w:lang w:val="en-GB"/>
                  <w:rPrChange w:id="10434" w:author="Mario Ezequiel Scott" w:date="2019-12-29T19:14:00Z">
                    <w:rPr>
                      <w:rFonts w:ascii="Calibri" w:eastAsia="Times New Roman" w:hAnsi="Calibri" w:cs="Calibri"/>
                      <w:color w:val="000000"/>
                      <w:sz w:val="20"/>
                      <w:szCs w:val="20"/>
                    </w:rPr>
                  </w:rPrChange>
                </w:rPr>
                <w:delText>No (0/2)</w:delText>
              </w:r>
            </w:del>
          </w:p>
        </w:tc>
        <w:tc>
          <w:tcPr>
            <w:tcW w:w="1380" w:type="dxa"/>
            <w:tcBorders>
              <w:top w:val="nil"/>
              <w:left w:val="nil"/>
              <w:bottom w:val="single" w:sz="4" w:space="0" w:color="auto"/>
              <w:right w:val="single" w:sz="4" w:space="0" w:color="auto"/>
            </w:tcBorders>
            <w:shd w:val="clear" w:color="000000" w:fill="F2F2F2"/>
            <w:vAlign w:val="bottom"/>
            <w:hideMark/>
          </w:tcPr>
          <w:p w14:paraId="566C28DF" w14:textId="2B529B6F" w:rsidR="008D7226" w:rsidRPr="004A4B49" w:rsidDel="00DF5A99" w:rsidRDefault="008D7226" w:rsidP="00794694">
            <w:pPr>
              <w:spacing w:after="0"/>
              <w:rPr>
                <w:del w:id="10435" w:author="tedo gogoladze" w:date="2020-01-05T00:04:00Z"/>
                <w:rFonts w:ascii="Calibri" w:eastAsia="Times New Roman" w:hAnsi="Calibri" w:cs="Calibri"/>
                <w:color w:val="000000"/>
                <w:sz w:val="20"/>
                <w:szCs w:val="20"/>
                <w:lang w:val="en-GB"/>
                <w:rPrChange w:id="10436" w:author="Mario Ezequiel Scott" w:date="2019-12-29T19:14:00Z">
                  <w:rPr>
                    <w:del w:id="10437" w:author="tedo gogoladze" w:date="2020-01-05T00:04:00Z"/>
                    <w:rFonts w:ascii="Calibri" w:eastAsia="Times New Roman" w:hAnsi="Calibri" w:cs="Calibri"/>
                    <w:color w:val="000000"/>
                    <w:sz w:val="20"/>
                    <w:szCs w:val="20"/>
                  </w:rPr>
                </w:rPrChange>
              </w:rPr>
            </w:pPr>
            <w:del w:id="10438" w:author="tedo gogoladze" w:date="2020-01-04T19:34:00Z">
              <w:r w:rsidRPr="004A4B49" w:rsidDel="00D5742E">
                <w:rPr>
                  <w:rFonts w:ascii="Calibri" w:eastAsia="Times New Roman" w:hAnsi="Calibri" w:cs="Calibri"/>
                  <w:color w:val="000000"/>
                  <w:sz w:val="20"/>
                  <w:szCs w:val="20"/>
                  <w:lang w:val="en-GB"/>
                  <w:rPrChange w:id="10439" w:author="Mario Ezequiel Scott" w:date="2019-12-29T19:14:00Z">
                    <w:rPr>
                      <w:rFonts w:ascii="Calibri" w:eastAsia="Times New Roman" w:hAnsi="Calibri" w:cs="Calibri"/>
                      <w:color w:val="000000"/>
                      <w:sz w:val="20"/>
                      <w:szCs w:val="20"/>
                    </w:rPr>
                  </w:rPrChange>
                </w:rPr>
                <w:delText>estimat</w:delText>
              </w:r>
            </w:del>
            <w:del w:id="10440" w:author="tedo gogoladze" w:date="2020-01-05T00:04:00Z">
              <w:r w:rsidRPr="004A4B49" w:rsidDel="00DF5A99">
                <w:rPr>
                  <w:rFonts w:ascii="Calibri" w:eastAsia="Times New Roman" w:hAnsi="Calibri" w:cs="Calibri"/>
                  <w:color w:val="000000"/>
                  <w:sz w:val="20"/>
                  <w:szCs w:val="20"/>
                  <w:lang w:val="en-GB"/>
                  <w:rPrChange w:id="10441" w:author="Mario Ezequiel Scott" w:date="2019-12-29T19:14:00Z">
                    <w:rPr>
                      <w:rFonts w:ascii="Calibri" w:eastAsia="Times New Roman" w:hAnsi="Calibri" w:cs="Calibri"/>
                      <w:color w:val="000000"/>
                      <w:sz w:val="20"/>
                      <w:szCs w:val="20"/>
                    </w:rPr>
                  </w:rPrChange>
                </w:rPr>
                <w:delText>ion: high</w:delText>
              </w:r>
            </w:del>
          </w:p>
        </w:tc>
        <w:tc>
          <w:tcPr>
            <w:tcW w:w="1400" w:type="dxa"/>
            <w:tcBorders>
              <w:top w:val="nil"/>
              <w:left w:val="nil"/>
              <w:bottom w:val="single" w:sz="4" w:space="0" w:color="auto"/>
              <w:right w:val="single" w:sz="4" w:space="0" w:color="auto"/>
            </w:tcBorders>
            <w:shd w:val="clear" w:color="000000" w:fill="F2F2F2"/>
            <w:vAlign w:val="bottom"/>
            <w:hideMark/>
          </w:tcPr>
          <w:p w14:paraId="0E68CAC2" w14:textId="79E0A2E9" w:rsidR="008D7226" w:rsidRPr="004A4B49" w:rsidDel="00DF5A99" w:rsidRDefault="008D7226" w:rsidP="00794694">
            <w:pPr>
              <w:spacing w:after="0"/>
              <w:rPr>
                <w:del w:id="10442" w:author="tedo gogoladze" w:date="2020-01-05T00:04:00Z"/>
                <w:rFonts w:ascii="Calibri" w:eastAsia="Times New Roman" w:hAnsi="Calibri" w:cs="Calibri"/>
                <w:color w:val="000000"/>
                <w:sz w:val="20"/>
                <w:szCs w:val="20"/>
                <w:lang w:val="en-GB"/>
                <w:rPrChange w:id="10443" w:author="Mario Ezequiel Scott" w:date="2019-12-29T19:14:00Z">
                  <w:rPr>
                    <w:del w:id="10444" w:author="tedo gogoladze" w:date="2020-01-05T00:04:00Z"/>
                    <w:rFonts w:ascii="Calibri" w:eastAsia="Times New Roman" w:hAnsi="Calibri" w:cs="Calibri"/>
                    <w:color w:val="000000"/>
                    <w:sz w:val="20"/>
                    <w:szCs w:val="20"/>
                  </w:rPr>
                </w:rPrChange>
              </w:rPr>
            </w:pPr>
            <w:del w:id="10445" w:author="tedo gogoladze" w:date="2020-01-05T00:04:00Z">
              <w:r w:rsidRPr="004A4B49" w:rsidDel="00DF5A99">
                <w:rPr>
                  <w:rFonts w:ascii="Calibri" w:eastAsia="Times New Roman" w:hAnsi="Calibri" w:cs="Calibri"/>
                  <w:color w:val="000000"/>
                  <w:sz w:val="20"/>
                  <w:szCs w:val="20"/>
                  <w:lang w:val="en-GB"/>
                  <w:rPrChange w:id="10446" w:author="Mario Ezequiel Scott" w:date="2019-12-29T19:14:00Z">
                    <w:rPr>
                      <w:rFonts w:ascii="Calibri" w:eastAsia="Times New Roman" w:hAnsi="Calibri" w:cs="Calibri"/>
                      <w:color w:val="000000"/>
                      <w:sz w:val="20"/>
                      <w:szCs w:val="20"/>
                    </w:rPr>
                  </w:rPrChange>
                </w:rPr>
                <w:delText>Processing: active</w:delText>
              </w:r>
            </w:del>
          </w:p>
        </w:tc>
        <w:tc>
          <w:tcPr>
            <w:tcW w:w="1360" w:type="dxa"/>
            <w:tcBorders>
              <w:top w:val="nil"/>
              <w:left w:val="nil"/>
              <w:bottom w:val="single" w:sz="4" w:space="0" w:color="auto"/>
              <w:right w:val="single" w:sz="4" w:space="0" w:color="auto"/>
            </w:tcBorders>
            <w:shd w:val="clear" w:color="000000" w:fill="D9E1F2"/>
            <w:vAlign w:val="bottom"/>
            <w:hideMark/>
          </w:tcPr>
          <w:p w14:paraId="65371C7D" w14:textId="63FE83EE" w:rsidR="008D7226" w:rsidRPr="004A4B49" w:rsidDel="00DF5A99" w:rsidRDefault="008D7226" w:rsidP="00794694">
            <w:pPr>
              <w:spacing w:after="0"/>
              <w:rPr>
                <w:del w:id="10447" w:author="tedo gogoladze" w:date="2020-01-05T00:04:00Z"/>
                <w:rFonts w:ascii="Calibri" w:eastAsia="Times New Roman" w:hAnsi="Calibri" w:cs="Calibri"/>
                <w:color w:val="000000"/>
                <w:sz w:val="20"/>
                <w:szCs w:val="20"/>
                <w:lang w:val="en-GB"/>
                <w:rPrChange w:id="10448" w:author="Mario Ezequiel Scott" w:date="2019-12-29T19:14:00Z">
                  <w:rPr>
                    <w:del w:id="10449" w:author="tedo gogoladze" w:date="2020-01-05T00:04:00Z"/>
                    <w:rFonts w:ascii="Calibri" w:eastAsia="Times New Roman" w:hAnsi="Calibri" w:cs="Calibri"/>
                    <w:color w:val="000000"/>
                    <w:sz w:val="20"/>
                    <w:szCs w:val="20"/>
                  </w:rPr>
                </w:rPrChange>
              </w:rPr>
            </w:pPr>
            <w:del w:id="10450" w:author="tedo gogoladze" w:date="2020-01-04T19:34:00Z">
              <w:r w:rsidRPr="004A4B49" w:rsidDel="00D5742E">
                <w:rPr>
                  <w:rFonts w:ascii="Calibri" w:eastAsia="Times New Roman" w:hAnsi="Calibri" w:cs="Calibri"/>
                  <w:color w:val="000000"/>
                  <w:sz w:val="20"/>
                  <w:szCs w:val="20"/>
                  <w:lang w:val="en-GB"/>
                  <w:rPrChange w:id="10451" w:author="Mario Ezequiel Scott" w:date="2019-12-29T19:14:00Z">
                    <w:rPr>
                      <w:rFonts w:ascii="Calibri" w:eastAsia="Times New Roman" w:hAnsi="Calibri" w:cs="Calibri"/>
                      <w:color w:val="000000"/>
                      <w:sz w:val="20"/>
                      <w:szCs w:val="20"/>
                    </w:rPr>
                  </w:rPrChange>
                </w:rPr>
                <w:delText>estimat</w:delText>
              </w:r>
            </w:del>
            <w:del w:id="10452" w:author="tedo gogoladze" w:date="2020-01-05T00:04:00Z">
              <w:r w:rsidRPr="004A4B49" w:rsidDel="00DF5A99">
                <w:rPr>
                  <w:rFonts w:ascii="Calibri" w:eastAsia="Times New Roman" w:hAnsi="Calibri" w:cs="Calibri"/>
                  <w:color w:val="000000"/>
                  <w:sz w:val="20"/>
                  <w:szCs w:val="20"/>
                  <w:lang w:val="en-GB"/>
                  <w:rPrChange w:id="10453" w:author="Mario Ezequiel Scott" w:date="2019-12-29T19:14:00Z">
                    <w:rPr>
                      <w:rFonts w:ascii="Calibri" w:eastAsia="Times New Roman" w:hAnsi="Calibri" w:cs="Calibri"/>
                      <w:color w:val="000000"/>
                      <w:sz w:val="20"/>
                      <w:szCs w:val="20"/>
                    </w:rPr>
                  </w:rPrChange>
                </w:rPr>
                <w:delText>ion: high</w:delText>
              </w:r>
            </w:del>
          </w:p>
        </w:tc>
        <w:tc>
          <w:tcPr>
            <w:tcW w:w="1360" w:type="dxa"/>
            <w:tcBorders>
              <w:top w:val="nil"/>
              <w:left w:val="nil"/>
              <w:bottom w:val="single" w:sz="4" w:space="0" w:color="auto"/>
              <w:right w:val="single" w:sz="4" w:space="0" w:color="auto"/>
            </w:tcBorders>
            <w:shd w:val="clear" w:color="000000" w:fill="D9E1F2"/>
            <w:vAlign w:val="bottom"/>
            <w:hideMark/>
          </w:tcPr>
          <w:p w14:paraId="0E4CC11A" w14:textId="58F586F3" w:rsidR="008D7226" w:rsidRPr="004A4B49" w:rsidDel="00DF5A99" w:rsidRDefault="008D7226" w:rsidP="00794694">
            <w:pPr>
              <w:spacing w:after="0"/>
              <w:rPr>
                <w:del w:id="10454" w:author="tedo gogoladze" w:date="2020-01-05T00:04:00Z"/>
                <w:rFonts w:ascii="Calibri" w:eastAsia="Times New Roman" w:hAnsi="Calibri" w:cs="Calibri"/>
                <w:color w:val="000000"/>
                <w:sz w:val="20"/>
                <w:szCs w:val="20"/>
                <w:lang w:val="en-GB"/>
                <w:rPrChange w:id="10455" w:author="Mario Ezequiel Scott" w:date="2019-12-29T19:14:00Z">
                  <w:rPr>
                    <w:del w:id="10456" w:author="tedo gogoladze" w:date="2020-01-05T00:04:00Z"/>
                    <w:rFonts w:ascii="Calibri" w:eastAsia="Times New Roman" w:hAnsi="Calibri" w:cs="Calibri"/>
                    <w:color w:val="000000"/>
                    <w:sz w:val="20"/>
                    <w:szCs w:val="20"/>
                  </w:rPr>
                </w:rPrChange>
              </w:rPr>
            </w:pPr>
            <w:del w:id="10457" w:author="tedo gogoladze" w:date="2020-01-05T00:04:00Z">
              <w:r w:rsidRPr="004A4B49" w:rsidDel="00DF5A99">
                <w:rPr>
                  <w:rFonts w:ascii="Calibri" w:eastAsia="Times New Roman" w:hAnsi="Calibri" w:cs="Calibri"/>
                  <w:color w:val="000000"/>
                  <w:sz w:val="20"/>
                  <w:szCs w:val="20"/>
                  <w:lang w:val="en-GB"/>
                  <w:rPrChange w:id="10458" w:author="Mario Ezequiel Scott" w:date="2019-12-29T19:14:00Z">
                    <w:rPr>
                      <w:rFonts w:ascii="Calibri" w:eastAsia="Times New Roman" w:hAnsi="Calibri" w:cs="Calibri"/>
                      <w:color w:val="000000"/>
                      <w:sz w:val="20"/>
                      <w:szCs w:val="20"/>
                    </w:rPr>
                  </w:rPrChange>
                </w:rPr>
                <w:delText>Yes: extraversion</w:delText>
              </w:r>
            </w:del>
          </w:p>
        </w:tc>
        <w:tc>
          <w:tcPr>
            <w:tcW w:w="1780" w:type="dxa"/>
            <w:tcBorders>
              <w:top w:val="nil"/>
              <w:left w:val="nil"/>
              <w:bottom w:val="single" w:sz="4" w:space="0" w:color="auto"/>
              <w:right w:val="single" w:sz="4" w:space="0" w:color="auto"/>
            </w:tcBorders>
            <w:shd w:val="clear" w:color="000000" w:fill="D9E1F2"/>
            <w:vAlign w:val="bottom"/>
            <w:hideMark/>
          </w:tcPr>
          <w:p w14:paraId="3198C62F" w14:textId="6A86C567" w:rsidR="008D7226" w:rsidRPr="004A4B49" w:rsidDel="00DF5A99" w:rsidRDefault="008D7226" w:rsidP="00794694">
            <w:pPr>
              <w:spacing w:after="0"/>
              <w:rPr>
                <w:del w:id="10459" w:author="tedo gogoladze" w:date="2020-01-05T00:04:00Z"/>
                <w:rFonts w:ascii="Calibri" w:eastAsia="Times New Roman" w:hAnsi="Calibri" w:cs="Calibri"/>
                <w:color w:val="000000"/>
                <w:sz w:val="20"/>
                <w:szCs w:val="20"/>
                <w:lang w:val="en-GB"/>
                <w:rPrChange w:id="10460" w:author="Mario Ezequiel Scott" w:date="2019-12-29T19:14:00Z">
                  <w:rPr>
                    <w:del w:id="10461" w:author="tedo gogoladze" w:date="2020-01-05T00:04:00Z"/>
                    <w:rFonts w:ascii="Calibri" w:eastAsia="Times New Roman" w:hAnsi="Calibri" w:cs="Calibri"/>
                    <w:color w:val="000000"/>
                    <w:sz w:val="20"/>
                    <w:szCs w:val="20"/>
                  </w:rPr>
                </w:rPrChange>
              </w:rPr>
            </w:pPr>
            <w:del w:id="10462" w:author="tedo gogoladze" w:date="2020-01-04T19:34:00Z">
              <w:r w:rsidRPr="004A4B49" w:rsidDel="00D5742E">
                <w:rPr>
                  <w:rFonts w:ascii="Calibri" w:eastAsia="Times New Roman" w:hAnsi="Calibri" w:cs="Calibri"/>
                  <w:color w:val="000000"/>
                  <w:sz w:val="20"/>
                  <w:szCs w:val="20"/>
                  <w:lang w:val="en-GB"/>
                  <w:rPrChange w:id="10463" w:author="Mario Ezequiel Scott" w:date="2019-12-29T19:14:00Z">
                    <w:rPr>
                      <w:rFonts w:ascii="Calibri" w:eastAsia="Times New Roman" w:hAnsi="Calibri" w:cs="Calibri"/>
                      <w:color w:val="000000"/>
                      <w:sz w:val="20"/>
                      <w:szCs w:val="20"/>
                    </w:rPr>
                  </w:rPrChange>
                </w:rPr>
                <w:delText>estimat</w:delText>
              </w:r>
            </w:del>
            <w:del w:id="10464" w:author="tedo gogoladze" w:date="2020-01-05T00:04:00Z">
              <w:r w:rsidRPr="004A4B49" w:rsidDel="00DF5A99">
                <w:rPr>
                  <w:rFonts w:ascii="Calibri" w:eastAsia="Times New Roman" w:hAnsi="Calibri" w:cs="Calibri"/>
                  <w:color w:val="000000"/>
                  <w:sz w:val="20"/>
                  <w:szCs w:val="20"/>
                  <w:lang w:val="en-GB"/>
                  <w:rPrChange w:id="10465" w:author="Mario Ezequiel Scott" w:date="2019-12-29T19:14:00Z">
                    <w:rPr>
                      <w:rFonts w:ascii="Calibri" w:eastAsia="Times New Roman" w:hAnsi="Calibri" w:cs="Calibri"/>
                      <w:color w:val="000000"/>
                      <w:sz w:val="20"/>
                      <w:szCs w:val="20"/>
                    </w:rPr>
                  </w:rPrChange>
                </w:rPr>
                <w:delText>ion: high</w:delText>
              </w:r>
            </w:del>
          </w:p>
        </w:tc>
        <w:tc>
          <w:tcPr>
            <w:tcW w:w="1760" w:type="dxa"/>
            <w:tcBorders>
              <w:top w:val="nil"/>
              <w:left w:val="nil"/>
              <w:bottom w:val="single" w:sz="4" w:space="0" w:color="auto"/>
              <w:right w:val="single" w:sz="4" w:space="0" w:color="auto"/>
            </w:tcBorders>
            <w:shd w:val="clear" w:color="000000" w:fill="D9E1F2"/>
            <w:vAlign w:val="bottom"/>
            <w:hideMark/>
          </w:tcPr>
          <w:p w14:paraId="4CF7B458" w14:textId="22BD9C80" w:rsidR="008D7226" w:rsidRPr="004A4B49" w:rsidDel="00DF5A99" w:rsidRDefault="008D7226" w:rsidP="00794694">
            <w:pPr>
              <w:spacing w:after="0"/>
              <w:rPr>
                <w:del w:id="10466" w:author="tedo gogoladze" w:date="2020-01-05T00:04:00Z"/>
                <w:rFonts w:ascii="Calibri" w:eastAsia="Times New Roman" w:hAnsi="Calibri" w:cs="Calibri"/>
                <w:color w:val="000000"/>
                <w:sz w:val="20"/>
                <w:szCs w:val="20"/>
                <w:lang w:val="en-GB"/>
                <w:rPrChange w:id="10467" w:author="Mario Ezequiel Scott" w:date="2019-12-29T19:14:00Z">
                  <w:rPr>
                    <w:del w:id="10468" w:author="tedo gogoladze" w:date="2020-01-05T00:04:00Z"/>
                    <w:rFonts w:ascii="Calibri" w:eastAsia="Times New Roman" w:hAnsi="Calibri" w:cs="Calibri"/>
                    <w:color w:val="000000"/>
                    <w:sz w:val="20"/>
                    <w:szCs w:val="20"/>
                  </w:rPr>
                </w:rPrChange>
              </w:rPr>
            </w:pPr>
            <w:del w:id="10469" w:author="tedo gogoladze" w:date="2020-01-05T00:04:00Z">
              <w:r w:rsidRPr="004A4B49" w:rsidDel="00DF5A99">
                <w:rPr>
                  <w:rFonts w:ascii="Calibri" w:eastAsia="Times New Roman" w:hAnsi="Calibri" w:cs="Calibri"/>
                  <w:color w:val="000000"/>
                  <w:sz w:val="20"/>
                  <w:szCs w:val="20"/>
                  <w:lang w:val="en-GB"/>
                  <w:rPrChange w:id="10470" w:author="Mario Ezequiel Scott" w:date="2019-12-29T19:14:00Z">
                    <w:rPr>
                      <w:rFonts w:ascii="Calibri" w:eastAsia="Times New Roman" w:hAnsi="Calibri" w:cs="Calibri"/>
                      <w:color w:val="000000"/>
                      <w:sz w:val="20"/>
                      <w:szCs w:val="20"/>
                    </w:rPr>
                  </w:rPrChange>
                </w:rPr>
                <w:delText>Yes: openness</w:delText>
              </w:r>
            </w:del>
          </w:p>
        </w:tc>
      </w:tr>
      <w:tr w:rsidR="008D7226" w:rsidRPr="004A4B49" w:rsidDel="00DF5A99" w14:paraId="70C701B7" w14:textId="6680840D" w:rsidTr="00794694">
        <w:trPr>
          <w:trHeight w:val="525"/>
          <w:del w:id="10471"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97D2535" w14:textId="72848A1C" w:rsidR="008D7226" w:rsidRPr="004A4B49" w:rsidDel="00DF5A99" w:rsidRDefault="006B6F87" w:rsidP="00794694">
            <w:pPr>
              <w:spacing w:after="0"/>
              <w:jc w:val="right"/>
              <w:rPr>
                <w:del w:id="10472" w:author="tedo gogoladze" w:date="2020-01-05T00:04:00Z"/>
                <w:rFonts w:ascii="Calibri" w:eastAsia="Times New Roman" w:hAnsi="Calibri" w:cs="Calibri"/>
                <w:color w:val="000000"/>
                <w:sz w:val="20"/>
                <w:szCs w:val="20"/>
                <w:lang w:val="en-GB"/>
                <w:rPrChange w:id="10473" w:author="Mario Ezequiel Scott" w:date="2019-12-29T19:14:00Z">
                  <w:rPr>
                    <w:del w:id="10474" w:author="tedo gogoladze" w:date="2020-01-05T00:04:00Z"/>
                    <w:rFonts w:ascii="Calibri" w:eastAsia="Times New Roman" w:hAnsi="Calibri" w:cs="Calibri"/>
                    <w:color w:val="000000"/>
                    <w:sz w:val="20"/>
                    <w:szCs w:val="20"/>
                  </w:rPr>
                </w:rPrChange>
              </w:rPr>
            </w:pPr>
            <w:del w:id="10475" w:author="tedo gogoladze" w:date="2020-01-05T00:04:00Z">
              <w:r w:rsidRPr="004A4B49" w:rsidDel="00DF5A99">
                <w:rPr>
                  <w:rFonts w:ascii="Calibri" w:eastAsia="Times New Roman" w:hAnsi="Calibri" w:cs="Calibri"/>
                  <w:color w:val="000000"/>
                  <w:sz w:val="20"/>
                  <w:szCs w:val="20"/>
                  <w:lang w:val="en-GB"/>
                  <w:rPrChange w:id="10476" w:author="Mario Ezequiel Scott" w:date="2019-12-29T19:14:00Z">
                    <w:rPr>
                      <w:rFonts w:ascii="Calibri" w:eastAsia="Times New Roman" w:hAnsi="Calibri" w:cs="Calibri"/>
                      <w:color w:val="000000"/>
                      <w:sz w:val="20"/>
                      <w:szCs w:val="20"/>
                    </w:rPr>
                  </w:rPrChange>
                </w:rPr>
                <w:delText>No (0/2)</w:delText>
              </w:r>
            </w:del>
          </w:p>
        </w:tc>
        <w:tc>
          <w:tcPr>
            <w:tcW w:w="1380" w:type="dxa"/>
            <w:tcBorders>
              <w:top w:val="nil"/>
              <w:left w:val="nil"/>
              <w:bottom w:val="single" w:sz="4" w:space="0" w:color="auto"/>
              <w:right w:val="single" w:sz="4" w:space="0" w:color="auto"/>
            </w:tcBorders>
            <w:shd w:val="clear" w:color="000000" w:fill="F2F2F2"/>
            <w:vAlign w:val="bottom"/>
            <w:hideMark/>
          </w:tcPr>
          <w:p w14:paraId="01095772" w14:textId="38459236" w:rsidR="008D7226" w:rsidRPr="004A4B49" w:rsidDel="00DF5A99" w:rsidRDefault="008D7226" w:rsidP="00794694">
            <w:pPr>
              <w:spacing w:after="0"/>
              <w:rPr>
                <w:del w:id="10477" w:author="tedo gogoladze" w:date="2020-01-05T00:04:00Z"/>
                <w:rFonts w:ascii="Calibri" w:eastAsia="Times New Roman" w:hAnsi="Calibri" w:cs="Calibri"/>
                <w:color w:val="000000"/>
                <w:sz w:val="20"/>
                <w:szCs w:val="20"/>
                <w:lang w:val="en-GB"/>
                <w:rPrChange w:id="10478" w:author="Mario Ezequiel Scott" w:date="2019-12-29T19:14:00Z">
                  <w:rPr>
                    <w:del w:id="10479" w:author="tedo gogoladze" w:date="2020-01-05T00:04:00Z"/>
                    <w:rFonts w:ascii="Calibri" w:eastAsia="Times New Roman" w:hAnsi="Calibri" w:cs="Calibri"/>
                    <w:color w:val="000000"/>
                    <w:sz w:val="20"/>
                    <w:szCs w:val="20"/>
                  </w:rPr>
                </w:rPrChange>
              </w:rPr>
            </w:pPr>
            <w:del w:id="10480" w:author="tedo gogoladze" w:date="2020-01-05T00:04:00Z">
              <w:r w:rsidRPr="004A4B49" w:rsidDel="00DF5A99">
                <w:rPr>
                  <w:rFonts w:ascii="Calibri" w:eastAsia="Times New Roman" w:hAnsi="Calibri" w:cs="Calibri"/>
                  <w:color w:val="000000"/>
                  <w:sz w:val="20"/>
                  <w:szCs w:val="20"/>
                  <w:lang w:val="en-GB"/>
                  <w:rPrChange w:id="10481" w:author="Mario Ezequiel Scott" w:date="2019-12-29T19:14:00Z">
                    <w:rPr>
                      <w:rFonts w:ascii="Calibri" w:eastAsia="Times New Roman" w:hAnsi="Calibri" w:cs="Calibri"/>
                      <w:color w:val="000000"/>
                      <w:sz w:val="20"/>
                      <w:szCs w:val="20"/>
                    </w:rPr>
                  </w:rPrChange>
                </w:rPr>
                <w:delText>time: low</w:delText>
              </w:r>
            </w:del>
          </w:p>
        </w:tc>
        <w:tc>
          <w:tcPr>
            <w:tcW w:w="1400" w:type="dxa"/>
            <w:tcBorders>
              <w:top w:val="nil"/>
              <w:left w:val="nil"/>
              <w:bottom w:val="single" w:sz="4" w:space="0" w:color="auto"/>
              <w:right w:val="single" w:sz="4" w:space="0" w:color="auto"/>
            </w:tcBorders>
            <w:shd w:val="clear" w:color="000000" w:fill="F2F2F2"/>
            <w:vAlign w:val="bottom"/>
            <w:hideMark/>
          </w:tcPr>
          <w:p w14:paraId="5E6C672F" w14:textId="05543B6A" w:rsidR="008D7226" w:rsidRPr="004A4B49" w:rsidDel="00DF5A99" w:rsidRDefault="008D7226" w:rsidP="00794694">
            <w:pPr>
              <w:spacing w:after="0"/>
              <w:rPr>
                <w:del w:id="10482" w:author="tedo gogoladze" w:date="2020-01-05T00:04:00Z"/>
                <w:rFonts w:ascii="Calibri" w:eastAsia="Times New Roman" w:hAnsi="Calibri" w:cs="Calibri"/>
                <w:color w:val="000000"/>
                <w:sz w:val="20"/>
                <w:szCs w:val="20"/>
                <w:lang w:val="en-GB"/>
                <w:rPrChange w:id="10483" w:author="Mario Ezequiel Scott" w:date="2019-12-29T19:14:00Z">
                  <w:rPr>
                    <w:del w:id="10484" w:author="tedo gogoladze" w:date="2020-01-05T00:04:00Z"/>
                    <w:rFonts w:ascii="Calibri" w:eastAsia="Times New Roman" w:hAnsi="Calibri" w:cs="Calibri"/>
                    <w:color w:val="000000"/>
                    <w:sz w:val="20"/>
                    <w:szCs w:val="20"/>
                  </w:rPr>
                </w:rPrChange>
              </w:rPr>
            </w:pPr>
            <w:del w:id="10485" w:author="tedo gogoladze" w:date="2020-01-05T00:04:00Z">
              <w:r w:rsidRPr="004A4B49" w:rsidDel="00DF5A99">
                <w:rPr>
                  <w:rFonts w:ascii="Calibri" w:eastAsia="Times New Roman" w:hAnsi="Calibri" w:cs="Calibri"/>
                  <w:color w:val="000000"/>
                  <w:sz w:val="20"/>
                  <w:szCs w:val="20"/>
                  <w:lang w:val="en-GB"/>
                  <w:rPrChange w:id="10486" w:author="Mario Ezequiel Scott" w:date="2019-12-29T19:14:00Z">
                    <w:rPr>
                      <w:rFonts w:ascii="Calibri" w:eastAsia="Times New Roman" w:hAnsi="Calibri" w:cs="Calibri"/>
                      <w:color w:val="000000"/>
                      <w:sz w:val="20"/>
                      <w:szCs w:val="20"/>
                    </w:rPr>
                  </w:rPrChange>
                </w:rPr>
                <w:delText>Processing: active</w:delText>
              </w:r>
            </w:del>
          </w:p>
        </w:tc>
        <w:tc>
          <w:tcPr>
            <w:tcW w:w="1360" w:type="dxa"/>
            <w:tcBorders>
              <w:top w:val="nil"/>
              <w:left w:val="nil"/>
              <w:bottom w:val="single" w:sz="4" w:space="0" w:color="auto"/>
              <w:right w:val="single" w:sz="4" w:space="0" w:color="auto"/>
            </w:tcBorders>
            <w:shd w:val="clear" w:color="000000" w:fill="D9E1F2"/>
            <w:vAlign w:val="bottom"/>
            <w:hideMark/>
          </w:tcPr>
          <w:p w14:paraId="7FBF6DCF" w14:textId="172A604C" w:rsidR="008D7226" w:rsidRPr="004A4B49" w:rsidDel="00DF5A99" w:rsidRDefault="008D7226" w:rsidP="00794694">
            <w:pPr>
              <w:spacing w:after="0"/>
              <w:rPr>
                <w:del w:id="10487" w:author="tedo gogoladze" w:date="2020-01-05T00:04:00Z"/>
                <w:rFonts w:ascii="Calibri" w:eastAsia="Times New Roman" w:hAnsi="Calibri" w:cs="Calibri"/>
                <w:color w:val="000000"/>
                <w:sz w:val="20"/>
                <w:szCs w:val="20"/>
                <w:lang w:val="en-GB"/>
                <w:rPrChange w:id="10488" w:author="Mario Ezequiel Scott" w:date="2019-12-29T19:14:00Z">
                  <w:rPr>
                    <w:del w:id="10489" w:author="tedo gogoladze" w:date="2020-01-05T00:04:00Z"/>
                    <w:rFonts w:ascii="Calibri" w:eastAsia="Times New Roman" w:hAnsi="Calibri" w:cs="Calibri"/>
                    <w:color w:val="000000"/>
                    <w:sz w:val="20"/>
                    <w:szCs w:val="20"/>
                  </w:rPr>
                </w:rPrChange>
              </w:rPr>
            </w:pPr>
            <w:del w:id="10490" w:author="tedo gogoladze" w:date="2020-01-05T00:04:00Z">
              <w:r w:rsidRPr="004A4B49" w:rsidDel="00DF5A99">
                <w:rPr>
                  <w:rFonts w:ascii="Calibri" w:eastAsia="Times New Roman" w:hAnsi="Calibri" w:cs="Calibri"/>
                  <w:color w:val="000000"/>
                  <w:sz w:val="20"/>
                  <w:szCs w:val="20"/>
                  <w:lang w:val="en-GB"/>
                  <w:rPrChange w:id="10491" w:author="Mario Ezequiel Scott" w:date="2019-12-29T19:14:00Z">
                    <w:rPr>
                      <w:rFonts w:ascii="Calibri" w:eastAsia="Times New Roman" w:hAnsi="Calibri" w:cs="Calibri"/>
                      <w:color w:val="000000"/>
                      <w:sz w:val="20"/>
                      <w:szCs w:val="20"/>
                    </w:rPr>
                  </w:rPrChange>
                </w:rPr>
                <w:delText>time: low</w:delText>
              </w:r>
            </w:del>
          </w:p>
        </w:tc>
        <w:tc>
          <w:tcPr>
            <w:tcW w:w="1360" w:type="dxa"/>
            <w:tcBorders>
              <w:top w:val="nil"/>
              <w:left w:val="nil"/>
              <w:bottom w:val="single" w:sz="4" w:space="0" w:color="auto"/>
              <w:right w:val="single" w:sz="4" w:space="0" w:color="auto"/>
            </w:tcBorders>
            <w:shd w:val="clear" w:color="000000" w:fill="D9E1F2"/>
            <w:vAlign w:val="bottom"/>
            <w:hideMark/>
          </w:tcPr>
          <w:p w14:paraId="6DE48D8A" w14:textId="01F9AADA" w:rsidR="008D7226" w:rsidRPr="004A4B49" w:rsidDel="00DF5A99" w:rsidRDefault="008D7226" w:rsidP="00794694">
            <w:pPr>
              <w:spacing w:after="0"/>
              <w:rPr>
                <w:del w:id="10492" w:author="tedo gogoladze" w:date="2020-01-05T00:04:00Z"/>
                <w:rFonts w:ascii="Calibri" w:eastAsia="Times New Roman" w:hAnsi="Calibri" w:cs="Calibri"/>
                <w:color w:val="000000"/>
                <w:sz w:val="20"/>
                <w:szCs w:val="20"/>
                <w:lang w:val="en-GB"/>
                <w:rPrChange w:id="10493" w:author="Mario Ezequiel Scott" w:date="2019-12-29T19:14:00Z">
                  <w:rPr>
                    <w:del w:id="10494" w:author="tedo gogoladze" w:date="2020-01-05T00:04:00Z"/>
                    <w:rFonts w:ascii="Calibri" w:eastAsia="Times New Roman" w:hAnsi="Calibri" w:cs="Calibri"/>
                    <w:color w:val="000000"/>
                    <w:sz w:val="20"/>
                    <w:szCs w:val="20"/>
                  </w:rPr>
                </w:rPrChange>
              </w:rPr>
            </w:pPr>
            <w:del w:id="10495" w:author="tedo gogoladze" w:date="2020-01-05T00:04:00Z">
              <w:r w:rsidRPr="004A4B49" w:rsidDel="00DF5A99">
                <w:rPr>
                  <w:rFonts w:ascii="Calibri" w:eastAsia="Times New Roman" w:hAnsi="Calibri" w:cs="Calibri"/>
                  <w:color w:val="000000"/>
                  <w:sz w:val="20"/>
                  <w:szCs w:val="20"/>
                  <w:lang w:val="en-GB"/>
                  <w:rPrChange w:id="10496" w:author="Mario Ezequiel Scott" w:date="2019-12-29T19:14:00Z">
                    <w:rPr>
                      <w:rFonts w:ascii="Calibri" w:eastAsia="Times New Roman" w:hAnsi="Calibri" w:cs="Calibri"/>
                      <w:color w:val="000000"/>
                      <w:sz w:val="20"/>
                      <w:szCs w:val="20"/>
                    </w:rPr>
                  </w:rPrChange>
                </w:rPr>
                <w:delText>Yes: extraversion</w:delText>
              </w:r>
            </w:del>
          </w:p>
        </w:tc>
        <w:tc>
          <w:tcPr>
            <w:tcW w:w="1780" w:type="dxa"/>
            <w:tcBorders>
              <w:top w:val="nil"/>
              <w:left w:val="nil"/>
              <w:bottom w:val="single" w:sz="4" w:space="0" w:color="auto"/>
              <w:right w:val="single" w:sz="4" w:space="0" w:color="auto"/>
            </w:tcBorders>
            <w:shd w:val="clear" w:color="000000" w:fill="D9E1F2"/>
            <w:vAlign w:val="bottom"/>
            <w:hideMark/>
          </w:tcPr>
          <w:p w14:paraId="7416E456" w14:textId="698BF5C6" w:rsidR="008D7226" w:rsidRPr="004A4B49" w:rsidDel="00DF5A99" w:rsidRDefault="008D7226" w:rsidP="00794694">
            <w:pPr>
              <w:spacing w:after="0"/>
              <w:rPr>
                <w:del w:id="10497" w:author="tedo gogoladze" w:date="2020-01-05T00:04:00Z"/>
                <w:rFonts w:ascii="Calibri" w:eastAsia="Times New Roman" w:hAnsi="Calibri" w:cs="Calibri"/>
                <w:color w:val="000000"/>
                <w:sz w:val="20"/>
                <w:szCs w:val="20"/>
                <w:lang w:val="en-GB"/>
                <w:rPrChange w:id="10498" w:author="Mario Ezequiel Scott" w:date="2019-12-29T19:14:00Z">
                  <w:rPr>
                    <w:del w:id="10499" w:author="tedo gogoladze" w:date="2020-01-05T00:04:00Z"/>
                    <w:rFonts w:ascii="Calibri" w:eastAsia="Times New Roman" w:hAnsi="Calibri" w:cs="Calibri"/>
                    <w:color w:val="000000"/>
                    <w:sz w:val="20"/>
                    <w:szCs w:val="20"/>
                  </w:rPr>
                </w:rPrChange>
              </w:rPr>
            </w:pPr>
            <w:del w:id="10500" w:author="tedo gogoladze" w:date="2020-01-05T00:04:00Z">
              <w:r w:rsidRPr="004A4B49" w:rsidDel="00DF5A99">
                <w:rPr>
                  <w:rFonts w:ascii="Calibri" w:eastAsia="Times New Roman" w:hAnsi="Calibri" w:cs="Calibri"/>
                  <w:color w:val="000000"/>
                  <w:sz w:val="20"/>
                  <w:szCs w:val="20"/>
                  <w:lang w:val="en-GB"/>
                  <w:rPrChange w:id="10501" w:author="Mario Ezequiel Scott" w:date="2019-12-29T19:14:00Z">
                    <w:rPr>
                      <w:rFonts w:ascii="Calibri" w:eastAsia="Times New Roman" w:hAnsi="Calibri" w:cs="Calibri"/>
                      <w:color w:val="000000"/>
                      <w:sz w:val="20"/>
                      <w:szCs w:val="20"/>
                    </w:rPr>
                  </w:rPrChange>
                </w:rPr>
                <w:delText>time: low</w:delText>
              </w:r>
            </w:del>
          </w:p>
        </w:tc>
        <w:tc>
          <w:tcPr>
            <w:tcW w:w="1760" w:type="dxa"/>
            <w:tcBorders>
              <w:top w:val="nil"/>
              <w:left w:val="nil"/>
              <w:bottom w:val="single" w:sz="4" w:space="0" w:color="auto"/>
              <w:right w:val="single" w:sz="4" w:space="0" w:color="auto"/>
            </w:tcBorders>
            <w:shd w:val="clear" w:color="000000" w:fill="D9E1F2"/>
            <w:vAlign w:val="bottom"/>
            <w:hideMark/>
          </w:tcPr>
          <w:p w14:paraId="2D42A52A" w14:textId="4832F8D3" w:rsidR="008D7226" w:rsidRPr="004A4B49" w:rsidDel="00DF5A99" w:rsidRDefault="008D7226" w:rsidP="00794694">
            <w:pPr>
              <w:spacing w:after="0"/>
              <w:rPr>
                <w:del w:id="10502" w:author="tedo gogoladze" w:date="2020-01-05T00:04:00Z"/>
                <w:rFonts w:ascii="Calibri" w:eastAsia="Times New Roman" w:hAnsi="Calibri" w:cs="Calibri"/>
                <w:color w:val="000000"/>
                <w:sz w:val="20"/>
                <w:szCs w:val="20"/>
                <w:lang w:val="en-GB"/>
                <w:rPrChange w:id="10503" w:author="Mario Ezequiel Scott" w:date="2019-12-29T19:14:00Z">
                  <w:rPr>
                    <w:del w:id="10504" w:author="tedo gogoladze" w:date="2020-01-05T00:04:00Z"/>
                    <w:rFonts w:ascii="Calibri" w:eastAsia="Times New Roman" w:hAnsi="Calibri" w:cs="Calibri"/>
                    <w:color w:val="000000"/>
                    <w:sz w:val="20"/>
                    <w:szCs w:val="20"/>
                  </w:rPr>
                </w:rPrChange>
              </w:rPr>
            </w:pPr>
            <w:del w:id="10505" w:author="tedo gogoladze" w:date="2020-01-05T00:04:00Z">
              <w:r w:rsidRPr="004A4B49" w:rsidDel="00DF5A99">
                <w:rPr>
                  <w:rFonts w:ascii="Calibri" w:eastAsia="Times New Roman" w:hAnsi="Calibri" w:cs="Calibri"/>
                  <w:color w:val="000000"/>
                  <w:sz w:val="20"/>
                  <w:szCs w:val="20"/>
                  <w:lang w:val="en-GB"/>
                  <w:rPrChange w:id="10506" w:author="Mario Ezequiel Scott" w:date="2019-12-29T19:14:00Z">
                    <w:rPr>
                      <w:rFonts w:ascii="Calibri" w:eastAsia="Times New Roman" w:hAnsi="Calibri" w:cs="Calibri"/>
                      <w:color w:val="000000"/>
                      <w:sz w:val="20"/>
                      <w:szCs w:val="20"/>
                    </w:rPr>
                  </w:rPrChange>
                </w:rPr>
                <w:delText>Yes: openness</w:delText>
              </w:r>
            </w:del>
          </w:p>
        </w:tc>
      </w:tr>
      <w:tr w:rsidR="008D7226" w:rsidRPr="004A4B49" w:rsidDel="00DF5A99" w14:paraId="225769A7" w14:textId="0AC39EE8" w:rsidTr="00794694">
        <w:trPr>
          <w:trHeight w:val="525"/>
          <w:del w:id="10507"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1D99B1EF" w14:textId="7DCC5BF3" w:rsidR="008D7226" w:rsidRPr="004A4B49" w:rsidDel="00DF5A99" w:rsidRDefault="006B6F87" w:rsidP="00794694">
            <w:pPr>
              <w:spacing w:after="0"/>
              <w:jc w:val="right"/>
              <w:rPr>
                <w:del w:id="10508" w:author="tedo gogoladze" w:date="2020-01-05T00:04:00Z"/>
                <w:rFonts w:ascii="Calibri" w:eastAsia="Times New Roman" w:hAnsi="Calibri" w:cs="Calibri"/>
                <w:color w:val="000000"/>
                <w:sz w:val="20"/>
                <w:szCs w:val="20"/>
                <w:lang w:val="en-GB"/>
                <w:rPrChange w:id="10509" w:author="Mario Ezequiel Scott" w:date="2019-12-29T19:14:00Z">
                  <w:rPr>
                    <w:del w:id="10510" w:author="tedo gogoladze" w:date="2020-01-05T00:04:00Z"/>
                    <w:rFonts w:ascii="Calibri" w:eastAsia="Times New Roman" w:hAnsi="Calibri" w:cs="Calibri"/>
                    <w:color w:val="000000"/>
                    <w:sz w:val="20"/>
                    <w:szCs w:val="20"/>
                  </w:rPr>
                </w:rPrChange>
              </w:rPr>
            </w:pPr>
            <w:del w:id="10511" w:author="tedo gogoladze" w:date="2020-01-05T00:04:00Z">
              <w:r w:rsidRPr="004A4B49" w:rsidDel="00DF5A99">
                <w:rPr>
                  <w:rFonts w:ascii="Calibri" w:eastAsia="Times New Roman" w:hAnsi="Calibri" w:cs="Calibri"/>
                  <w:color w:val="000000"/>
                  <w:sz w:val="20"/>
                  <w:szCs w:val="20"/>
                  <w:lang w:val="en-GB"/>
                  <w:rPrChange w:id="10512" w:author="Mario Ezequiel Scott" w:date="2019-12-29T19:14:00Z">
                    <w:rPr>
                      <w:rFonts w:ascii="Calibri" w:eastAsia="Times New Roman" w:hAnsi="Calibri" w:cs="Calibri"/>
                      <w:color w:val="000000"/>
                      <w:sz w:val="20"/>
                      <w:szCs w:val="20"/>
                    </w:rPr>
                  </w:rPrChange>
                </w:rPr>
                <w:delText>No (0/2)</w:delText>
              </w:r>
            </w:del>
          </w:p>
        </w:tc>
        <w:tc>
          <w:tcPr>
            <w:tcW w:w="1380" w:type="dxa"/>
            <w:tcBorders>
              <w:top w:val="nil"/>
              <w:left w:val="nil"/>
              <w:bottom w:val="single" w:sz="4" w:space="0" w:color="auto"/>
              <w:right w:val="single" w:sz="4" w:space="0" w:color="auto"/>
            </w:tcBorders>
            <w:shd w:val="clear" w:color="000000" w:fill="F2F2F2"/>
            <w:vAlign w:val="bottom"/>
            <w:hideMark/>
          </w:tcPr>
          <w:p w14:paraId="2C4BD965" w14:textId="5BE43042" w:rsidR="008D7226" w:rsidRPr="004A4B49" w:rsidDel="00DF5A99" w:rsidRDefault="008D7226" w:rsidP="00794694">
            <w:pPr>
              <w:spacing w:after="0"/>
              <w:rPr>
                <w:del w:id="10513" w:author="tedo gogoladze" w:date="2020-01-05T00:04:00Z"/>
                <w:rFonts w:ascii="Calibri" w:eastAsia="Times New Roman" w:hAnsi="Calibri" w:cs="Calibri"/>
                <w:color w:val="000000"/>
                <w:sz w:val="20"/>
                <w:szCs w:val="20"/>
                <w:lang w:val="en-GB"/>
                <w:rPrChange w:id="10514" w:author="Mario Ezequiel Scott" w:date="2019-12-29T19:14:00Z">
                  <w:rPr>
                    <w:del w:id="10515" w:author="tedo gogoladze" w:date="2020-01-05T00:04:00Z"/>
                    <w:rFonts w:ascii="Calibri" w:eastAsia="Times New Roman" w:hAnsi="Calibri" w:cs="Calibri"/>
                    <w:color w:val="000000"/>
                    <w:sz w:val="20"/>
                    <w:szCs w:val="20"/>
                  </w:rPr>
                </w:rPrChange>
              </w:rPr>
            </w:pPr>
            <w:del w:id="10516" w:author="tedo gogoladze" w:date="2020-01-05T00:04:00Z">
              <w:r w:rsidRPr="004A4B49" w:rsidDel="00DF5A99">
                <w:rPr>
                  <w:rFonts w:ascii="Calibri" w:eastAsia="Times New Roman" w:hAnsi="Calibri" w:cs="Calibri"/>
                  <w:color w:val="000000"/>
                  <w:sz w:val="20"/>
                  <w:szCs w:val="20"/>
                  <w:lang w:val="en-GB"/>
                  <w:rPrChange w:id="10517" w:author="Mario Ezequiel Scott" w:date="2019-12-29T19:14:00Z">
                    <w:rPr>
                      <w:rFonts w:ascii="Calibri" w:eastAsia="Times New Roman" w:hAnsi="Calibri" w:cs="Calibri"/>
                      <w:color w:val="000000"/>
                      <w:sz w:val="20"/>
                      <w:szCs w:val="20"/>
                    </w:rPr>
                  </w:rPrChange>
                </w:rPr>
                <w:delText>priority: low</w:delText>
              </w:r>
            </w:del>
          </w:p>
        </w:tc>
        <w:tc>
          <w:tcPr>
            <w:tcW w:w="1400" w:type="dxa"/>
            <w:tcBorders>
              <w:top w:val="nil"/>
              <w:left w:val="nil"/>
              <w:bottom w:val="single" w:sz="4" w:space="0" w:color="auto"/>
              <w:right w:val="single" w:sz="4" w:space="0" w:color="auto"/>
            </w:tcBorders>
            <w:shd w:val="clear" w:color="000000" w:fill="F2F2F2"/>
            <w:vAlign w:val="bottom"/>
            <w:hideMark/>
          </w:tcPr>
          <w:p w14:paraId="74DFBAAD" w14:textId="3F5BA501" w:rsidR="008D7226" w:rsidRPr="004A4B49" w:rsidDel="00DF5A99" w:rsidRDefault="008D7226" w:rsidP="00794694">
            <w:pPr>
              <w:spacing w:after="0"/>
              <w:rPr>
                <w:del w:id="10518" w:author="tedo gogoladze" w:date="2020-01-05T00:04:00Z"/>
                <w:rFonts w:ascii="Calibri" w:eastAsia="Times New Roman" w:hAnsi="Calibri" w:cs="Calibri"/>
                <w:color w:val="000000"/>
                <w:sz w:val="20"/>
                <w:szCs w:val="20"/>
                <w:lang w:val="en-GB"/>
                <w:rPrChange w:id="10519" w:author="Mario Ezequiel Scott" w:date="2019-12-29T19:14:00Z">
                  <w:rPr>
                    <w:del w:id="10520" w:author="tedo gogoladze" w:date="2020-01-05T00:04:00Z"/>
                    <w:rFonts w:ascii="Calibri" w:eastAsia="Times New Roman" w:hAnsi="Calibri" w:cs="Calibri"/>
                    <w:color w:val="000000"/>
                    <w:sz w:val="20"/>
                    <w:szCs w:val="20"/>
                  </w:rPr>
                </w:rPrChange>
              </w:rPr>
            </w:pPr>
            <w:del w:id="10521" w:author="tedo gogoladze" w:date="2020-01-05T00:04:00Z">
              <w:r w:rsidRPr="004A4B49" w:rsidDel="00DF5A99">
                <w:rPr>
                  <w:rFonts w:ascii="Calibri" w:eastAsia="Times New Roman" w:hAnsi="Calibri" w:cs="Calibri"/>
                  <w:color w:val="000000"/>
                  <w:sz w:val="20"/>
                  <w:szCs w:val="20"/>
                  <w:lang w:val="en-GB"/>
                  <w:rPrChange w:id="10522" w:author="Mario Ezequiel Scott" w:date="2019-12-29T19:14:00Z">
                    <w:rPr>
                      <w:rFonts w:ascii="Calibri" w:eastAsia="Times New Roman" w:hAnsi="Calibri" w:cs="Calibri"/>
                      <w:color w:val="000000"/>
                      <w:sz w:val="20"/>
                      <w:szCs w:val="20"/>
                    </w:rPr>
                  </w:rPrChange>
                </w:rPr>
                <w:delText>Processing: active</w:delText>
              </w:r>
            </w:del>
          </w:p>
        </w:tc>
        <w:tc>
          <w:tcPr>
            <w:tcW w:w="1360" w:type="dxa"/>
            <w:tcBorders>
              <w:top w:val="nil"/>
              <w:left w:val="nil"/>
              <w:bottom w:val="single" w:sz="4" w:space="0" w:color="auto"/>
              <w:right w:val="single" w:sz="4" w:space="0" w:color="auto"/>
            </w:tcBorders>
            <w:shd w:val="clear" w:color="000000" w:fill="D9E1F2"/>
            <w:vAlign w:val="bottom"/>
            <w:hideMark/>
          </w:tcPr>
          <w:p w14:paraId="46096786" w14:textId="5F680B80" w:rsidR="008D7226" w:rsidRPr="004A4B49" w:rsidDel="00DF5A99" w:rsidRDefault="008D7226" w:rsidP="00794694">
            <w:pPr>
              <w:spacing w:after="0"/>
              <w:rPr>
                <w:del w:id="10523" w:author="tedo gogoladze" w:date="2020-01-05T00:04:00Z"/>
                <w:rFonts w:ascii="Calibri" w:eastAsia="Times New Roman" w:hAnsi="Calibri" w:cs="Calibri"/>
                <w:color w:val="000000"/>
                <w:sz w:val="20"/>
                <w:szCs w:val="20"/>
                <w:lang w:val="en-GB"/>
                <w:rPrChange w:id="10524" w:author="Mario Ezequiel Scott" w:date="2019-12-29T19:14:00Z">
                  <w:rPr>
                    <w:del w:id="10525" w:author="tedo gogoladze" w:date="2020-01-05T00:04:00Z"/>
                    <w:rFonts w:ascii="Calibri" w:eastAsia="Times New Roman" w:hAnsi="Calibri" w:cs="Calibri"/>
                    <w:color w:val="000000"/>
                    <w:sz w:val="20"/>
                    <w:szCs w:val="20"/>
                  </w:rPr>
                </w:rPrChange>
              </w:rPr>
            </w:pPr>
            <w:del w:id="10526" w:author="tedo gogoladze" w:date="2020-01-05T00:04:00Z">
              <w:r w:rsidRPr="004A4B49" w:rsidDel="00DF5A99">
                <w:rPr>
                  <w:rFonts w:ascii="Calibri" w:eastAsia="Times New Roman" w:hAnsi="Calibri" w:cs="Calibri"/>
                  <w:color w:val="000000"/>
                  <w:sz w:val="20"/>
                  <w:szCs w:val="20"/>
                  <w:lang w:val="en-GB"/>
                  <w:rPrChange w:id="10527" w:author="Mario Ezequiel Scott" w:date="2019-12-29T19:14:00Z">
                    <w:rPr>
                      <w:rFonts w:ascii="Calibri" w:eastAsia="Times New Roman" w:hAnsi="Calibri" w:cs="Calibri"/>
                      <w:color w:val="000000"/>
                      <w:sz w:val="20"/>
                      <w:szCs w:val="20"/>
                    </w:rPr>
                  </w:rPrChange>
                </w:rPr>
                <w:delText>priority: low</w:delText>
              </w:r>
            </w:del>
          </w:p>
        </w:tc>
        <w:tc>
          <w:tcPr>
            <w:tcW w:w="1360" w:type="dxa"/>
            <w:tcBorders>
              <w:top w:val="nil"/>
              <w:left w:val="nil"/>
              <w:bottom w:val="single" w:sz="4" w:space="0" w:color="auto"/>
              <w:right w:val="single" w:sz="4" w:space="0" w:color="auto"/>
            </w:tcBorders>
            <w:shd w:val="clear" w:color="000000" w:fill="D9E1F2"/>
            <w:vAlign w:val="bottom"/>
            <w:hideMark/>
          </w:tcPr>
          <w:p w14:paraId="71D55013" w14:textId="282EDE93" w:rsidR="008D7226" w:rsidRPr="004A4B49" w:rsidDel="00DF5A99" w:rsidRDefault="008D7226" w:rsidP="00794694">
            <w:pPr>
              <w:spacing w:after="0"/>
              <w:rPr>
                <w:del w:id="10528" w:author="tedo gogoladze" w:date="2020-01-05T00:04:00Z"/>
                <w:rFonts w:ascii="Calibri" w:eastAsia="Times New Roman" w:hAnsi="Calibri" w:cs="Calibri"/>
                <w:color w:val="000000"/>
                <w:sz w:val="20"/>
                <w:szCs w:val="20"/>
                <w:lang w:val="en-GB"/>
                <w:rPrChange w:id="10529" w:author="Mario Ezequiel Scott" w:date="2019-12-29T19:14:00Z">
                  <w:rPr>
                    <w:del w:id="10530" w:author="tedo gogoladze" w:date="2020-01-05T00:04:00Z"/>
                    <w:rFonts w:ascii="Calibri" w:eastAsia="Times New Roman" w:hAnsi="Calibri" w:cs="Calibri"/>
                    <w:color w:val="000000"/>
                    <w:sz w:val="20"/>
                    <w:szCs w:val="20"/>
                  </w:rPr>
                </w:rPrChange>
              </w:rPr>
            </w:pPr>
            <w:del w:id="10531" w:author="tedo gogoladze" w:date="2020-01-05T00:04:00Z">
              <w:r w:rsidRPr="004A4B49" w:rsidDel="00DF5A99">
                <w:rPr>
                  <w:rFonts w:ascii="Calibri" w:eastAsia="Times New Roman" w:hAnsi="Calibri" w:cs="Calibri"/>
                  <w:color w:val="000000"/>
                  <w:sz w:val="20"/>
                  <w:szCs w:val="20"/>
                  <w:lang w:val="en-GB"/>
                  <w:rPrChange w:id="10532" w:author="Mario Ezequiel Scott" w:date="2019-12-29T19:14:00Z">
                    <w:rPr>
                      <w:rFonts w:ascii="Calibri" w:eastAsia="Times New Roman" w:hAnsi="Calibri" w:cs="Calibri"/>
                      <w:color w:val="000000"/>
                      <w:sz w:val="20"/>
                      <w:szCs w:val="20"/>
                    </w:rPr>
                  </w:rPrChange>
                </w:rPr>
                <w:delText>Yes: extraversion</w:delText>
              </w:r>
            </w:del>
          </w:p>
        </w:tc>
        <w:tc>
          <w:tcPr>
            <w:tcW w:w="1780" w:type="dxa"/>
            <w:tcBorders>
              <w:top w:val="nil"/>
              <w:left w:val="nil"/>
              <w:bottom w:val="single" w:sz="4" w:space="0" w:color="auto"/>
              <w:right w:val="single" w:sz="4" w:space="0" w:color="auto"/>
            </w:tcBorders>
            <w:shd w:val="clear" w:color="000000" w:fill="D9E1F2"/>
            <w:vAlign w:val="bottom"/>
            <w:hideMark/>
          </w:tcPr>
          <w:p w14:paraId="1F6DE549" w14:textId="6CE8868C" w:rsidR="008D7226" w:rsidRPr="004A4B49" w:rsidDel="00DF5A99" w:rsidRDefault="008D7226" w:rsidP="00794694">
            <w:pPr>
              <w:spacing w:after="0"/>
              <w:rPr>
                <w:del w:id="10533" w:author="tedo gogoladze" w:date="2020-01-05T00:04:00Z"/>
                <w:rFonts w:ascii="Calibri" w:eastAsia="Times New Roman" w:hAnsi="Calibri" w:cs="Calibri"/>
                <w:color w:val="000000"/>
                <w:sz w:val="20"/>
                <w:szCs w:val="20"/>
                <w:lang w:val="en-GB"/>
                <w:rPrChange w:id="10534" w:author="Mario Ezequiel Scott" w:date="2019-12-29T19:14:00Z">
                  <w:rPr>
                    <w:del w:id="10535" w:author="tedo gogoladze" w:date="2020-01-05T00:04:00Z"/>
                    <w:rFonts w:ascii="Calibri" w:eastAsia="Times New Roman" w:hAnsi="Calibri" w:cs="Calibri"/>
                    <w:color w:val="000000"/>
                    <w:sz w:val="20"/>
                    <w:szCs w:val="20"/>
                  </w:rPr>
                </w:rPrChange>
              </w:rPr>
            </w:pPr>
            <w:del w:id="10536" w:author="tedo gogoladze" w:date="2020-01-05T00:04:00Z">
              <w:r w:rsidRPr="004A4B49" w:rsidDel="00DF5A99">
                <w:rPr>
                  <w:rFonts w:ascii="Calibri" w:eastAsia="Times New Roman" w:hAnsi="Calibri" w:cs="Calibri"/>
                  <w:color w:val="000000"/>
                  <w:sz w:val="20"/>
                  <w:szCs w:val="20"/>
                  <w:lang w:val="en-GB"/>
                  <w:rPrChange w:id="10537" w:author="Mario Ezequiel Scott" w:date="2019-12-29T19:14:00Z">
                    <w:rPr>
                      <w:rFonts w:ascii="Calibri" w:eastAsia="Times New Roman" w:hAnsi="Calibri" w:cs="Calibri"/>
                      <w:color w:val="000000"/>
                      <w:sz w:val="20"/>
                      <w:szCs w:val="20"/>
                    </w:rPr>
                  </w:rPrChange>
                </w:rPr>
                <w:delText>priority: low</w:delText>
              </w:r>
            </w:del>
          </w:p>
        </w:tc>
        <w:tc>
          <w:tcPr>
            <w:tcW w:w="1760" w:type="dxa"/>
            <w:tcBorders>
              <w:top w:val="nil"/>
              <w:left w:val="nil"/>
              <w:bottom w:val="single" w:sz="4" w:space="0" w:color="auto"/>
              <w:right w:val="single" w:sz="4" w:space="0" w:color="auto"/>
            </w:tcBorders>
            <w:shd w:val="clear" w:color="000000" w:fill="D9E1F2"/>
            <w:vAlign w:val="bottom"/>
            <w:hideMark/>
          </w:tcPr>
          <w:p w14:paraId="5601E913" w14:textId="2600E0FA" w:rsidR="008D7226" w:rsidRPr="004A4B49" w:rsidDel="00DF5A99" w:rsidRDefault="008D7226" w:rsidP="00794694">
            <w:pPr>
              <w:spacing w:after="0"/>
              <w:rPr>
                <w:del w:id="10538" w:author="tedo gogoladze" w:date="2020-01-05T00:04:00Z"/>
                <w:rFonts w:ascii="Calibri" w:eastAsia="Times New Roman" w:hAnsi="Calibri" w:cs="Calibri"/>
                <w:color w:val="000000"/>
                <w:sz w:val="20"/>
                <w:szCs w:val="20"/>
                <w:lang w:val="en-GB"/>
                <w:rPrChange w:id="10539" w:author="Mario Ezequiel Scott" w:date="2019-12-29T19:14:00Z">
                  <w:rPr>
                    <w:del w:id="10540" w:author="tedo gogoladze" w:date="2020-01-05T00:04:00Z"/>
                    <w:rFonts w:ascii="Calibri" w:eastAsia="Times New Roman" w:hAnsi="Calibri" w:cs="Calibri"/>
                    <w:color w:val="000000"/>
                    <w:sz w:val="20"/>
                    <w:szCs w:val="20"/>
                  </w:rPr>
                </w:rPrChange>
              </w:rPr>
            </w:pPr>
            <w:del w:id="10541" w:author="tedo gogoladze" w:date="2020-01-05T00:04:00Z">
              <w:r w:rsidRPr="004A4B49" w:rsidDel="00DF5A99">
                <w:rPr>
                  <w:rFonts w:ascii="Calibri" w:eastAsia="Times New Roman" w:hAnsi="Calibri" w:cs="Calibri"/>
                  <w:color w:val="000000"/>
                  <w:sz w:val="20"/>
                  <w:szCs w:val="20"/>
                  <w:lang w:val="en-GB"/>
                  <w:rPrChange w:id="10542" w:author="Mario Ezequiel Scott" w:date="2019-12-29T19:14:00Z">
                    <w:rPr>
                      <w:rFonts w:ascii="Calibri" w:eastAsia="Times New Roman" w:hAnsi="Calibri" w:cs="Calibri"/>
                      <w:color w:val="000000"/>
                      <w:sz w:val="20"/>
                      <w:szCs w:val="20"/>
                    </w:rPr>
                  </w:rPrChange>
                </w:rPr>
                <w:delText>Yes: openness</w:delText>
              </w:r>
            </w:del>
          </w:p>
        </w:tc>
      </w:tr>
      <w:tr w:rsidR="008D7226" w:rsidRPr="004A4B49" w:rsidDel="00DF5A99" w14:paraId="7AC9CC98" w14:textId="5FD41081" w:rsidTr="00794694">
        <w:trPr>
          <w:trHeight w:val="525"/>
          <w:del w:id="10543"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E7CE6CA" w14:textId="46CDFE7A" w:rsidR="008D7226" w:rsidRPr="004A4B49" w:rsidDel="00DF5A99" w:rsidRDefault="006B6F87" w:rsidP="00794694">
            <w:pPr>
              <w:spacing w:after="0"/>
              <w:jc w:val="right"/>
              <w:rPr>
                <w:del w:id="10544" w:author="tedo gogoladze" w:date="2020-01-05T00:04:00Z"/>
                <w:rFonts w:ascii="Calibri" w:eastAsia="Times New Roman" w:hAnsi="Calibri" w:cs="Calibri"/>
                <w:color w:val="000000"/>
                <w:sz w:val="20"/>
                <w:szCs w:val="20"/>
                <w:lang w:val="en-GB"/>
                <w:rPrChange w:id="10545" w:author="Mario Ezequiel Scott" w:date="2019-12-29T19:14:00Z">
                  <w:rPr>
                    <w:del w:id="10546" w:author="tedo gogoladze" w:date="2020-01-05T00:04:00Z"/>
                    <w:rFonts w:ascii="Calibri" w:eastAsia="Times New Roman" w:hAnsi="Calibri" w:cs="Calibri"/>
                    <w:color w:val="000000"/>
                    <w:sz w:val="20"/>
                    <w:szCs w:val="20"/>
                  </w:rPr>
                </w:rPrChange>
              </w:rPr>
            </w:pPr>
            <w:del w:id="10547" w:author="tedo gogoladze" w:date="2020-01-05T00:04:00Z">
              <w:r w:rsidRPr="004A4B49" w:rsidDel="00DF5A99">
                <w:rPr>
                  <w:rFonts w:ascii="Calibri" w:eastAsia="Times New Roman" w:hAnsi="Calibri" w:cs="Calibri"/>
                  <w:color w:val="000000"/>
                  <w:sz w:val="20"/>
                  <w:szCs w:val="20"/>
                  <w:lang w:val="en-GB"/>
                  <w:rPrChange w:id="10548" w:author="Mario Ezequiel Scott" w:date="2019-12-29T19:14:00Z">
                    <w:rPr>
                      <w:rFonts w:ascii="Calibri" w:eastAsia="Times New Roman" w:hAnsi="Calibri" w:cs="Calibri"/>
                      <w:color w:val="000000"/>
                      <w:sz w:val="20"/>
                      <w:szCs w:val="20"/>
                    </w:rPr>
                  </w:rPrChange>
                </w:rPr>
                <w:delText>Yes (2/2)</w:delText>
              </w:r>
            </w:del>
          </w:p>
        </w:tc>
        <w:tc>
          <w:tcPr>
            <w:tcW w:w="1380" w:type="dxa"/>
            <w:tcBorders>
              <w:top w:val="nil"/>
              <w:left w:val="nil"/>
              <w:bottom w:val="single" w:sz="4" w:space="0" w:color="auto"/>
              <w:right w:val="single" w:sz="4" w:space="0" w:color="auto"/>
            </w:tcBorders>
            <w:shd w:val="clear" w:color="000000" w:fill="F2F2F2"/>
            <w:vAlign w:val="bottom"/>
            <w:hideMark/>
          </w:tcPr>
          <w:p w14:paraId="68AE92EB" w14:textId="44E42538" w:rsidR="008D7226" w:rsidRPr="004A4B49" w:rsidDel="00DF5A99" w:rsidRDefault="008D7226" w:rsidP="00794694">
            <w:pPr>
              <w:spacing w:after="0"/>
              <w:rPr>
                <w:del w:id="10549" w:author="tedo gogoladze" w:date="2020-01-05T00:04:00Z"/>
                <w:rFonts w:ascii="Calibri" w:eastAsia="Times New Roman" w:hAnsi="Calibri" w:cs="Calibri"/>
                <w:color w:val="000000"/>
                <w:sz w:val="20"/>
                <w:szCs w:val="20"/>
                <w:lang w:val="en-GB"/>
                <w:rPrChange w:id="10550" w:author="Mario Ezequiel Scott" w:date="2019-12-29T19:14:00Z">
                  <w:rPr>
                    <w:del w:id="10551" w:author="tedo gogoladze" w:date="2020-01-05T00:04:00Z"/>
                    <w:rFonts w:ascii="Calibri" w:eastAsia="Times New Roman" w:hAnsi="Calibri" w:cs="Calibri"/>
                    <w:color w:val="000000"/>
                    <w:sz w:val="20"/>
                    <w:szCs w:val="20"/>
                  </w:rPr>
                </w:rPrChange>
              </w:rPr>
            </w:pPr>
            <w:del w:id="10552" w:author="tedo gogoladze" w:date="2020-01-05T00:04:00Z">
              <w:r w:rsidRPr="004A4B49" w:rsidDel="00DF5A99">
                <w:rPr>
                  <w:rFonts w:ascii="Calibri" w:eastAsia="Times New Roman" w:hAnsi="Calibri" w:cs="Calibri"/>
                  <w:color w:val="000000"/>
                  <w:sz w:val="20"/>
                  <w:szCs w:val="20"/>
                  <w:lang w:val="en-GB"/>
                  <w:rPrChange w:id="10553" w:author="Mario Ezequiel Scott" w:date="2019-12-29T19:14:00Z">
                    <w:rPr>
                      <w:rFonts w:ascii="Calibri" w:eastAsia="Times New Roman" w:hAnsi="Calibri" w:cs="Calibri"/>
                      <w:color w:val="000000"/>
                      <w:sz w:val="20"/>
                      <w:szCs w:val="20"/>
                    </w:rPr>
                  </w:rPrChange>
                </w:rPr>
                <w:delText>Processing: active</w:delText>
              </w:r>
            </w:del>
          </w:p>
        </w:tc>
        <w:tc>
          <w:tcPr>
            <w:tcW w:w="1400" w:type="dxa"/>
            <w:tcBorders>
              <w:top w:val="nil"/>
              <w:left w:val="nil"/>
              <w:bottom w:val="single" w:sz="4" w:space="0" w:color="auto"/>
              <w:right w:val="single" w:sz="4" w:space="0" w:color="auto"/>
            </w:tcBorders>
            <w:shd w:val="clear" w:color="000000" w:fill="F2F2F2"/>
            <w:vAlign w:val="bottom"/>
            <w:hideMark/>
          </w:tcPr>
          <w:p w14:paraId="0C4742C7" w14:textId="3A0FB425" w:rsidR="008D7226" w:rsidRPr="004A4B49" w:rsidDel="00DF5A99" w:rsidRDefault="008D7226" w:rsidP="00794694">
            <w:pPr>
              <w:spacing w:after="0"/>
              <w:rPr>
                <w:del w:id="10554" w:author="tedo gogoladze" w:date="2020-01-05T00:04:00Z"/>
                <w:rFonts w:ascii="Calibri" w:eastAsia="Times New Roman" w:hAnsi="Calibri" w:cs="Calibri"/>
                <w:color w:val="000000"/>
                <w:sz w:val="20"/>
                <w:szCs w:val="20"/>
                <w:lang w:val="en-GB"/>
                <w:rPrChange w:id="10555" w:author="Mario Ezequiel Scott" w:date="2019-12-29T19:14:00Z">
                  <w:rPr>
                    <w:del w:id="10556" w:author="tedo gogoladze" w:date="2020-01-05T00:04:00Z"/>
                    <w:rFonts w:ascii="Calibri" w:eastAsia="Times New Roman" w:hAnsi="Calibri" w:cs="Calibri"/>
                    <w:color w:val="000000"/>
                    <w:sz w:val="20"/>
                    <w:szCs w:val="20"/>
                  </w:rPr>
                </w:rPrChange>
              </w:rPr>
            </w:pPr>
            <w:del w:id="10557" w:author="tedo gogoladze" w:date="2020-01-05T00:04:00Z">
              <w:r w:rsidRPr="004A4B49" w:rsidDel="00DF5A99">
                <w:rPr>
                  <w:rFonts w:ascii="Calibri" w:eastAsia="Times New Roman" w:hAnsi="Calibri" w:cs="Calibri"/>
                  <w:color w:val="000000"/>
                  <w:sz w:val="20"/>
                  <w:szCs w:val="20"/>
                  <w:lang w:val="en-GB"/>
                  <w:rPrChange w:id="10558" w:author="Mario Ezequiel Scott" w:date="2019-12-29T19:14:00Z">
                    <w:rPr>
                      <w:rFonts w:ascii="Calibri" w:eastAsia="Times New Roman" w:hAnsi="Calibri" w:cs="Calibri"/>
                      <w:color w:val="000000"/>
                      <w:sz w:val="20"/>
                      <w:szCs w:val="20"/>
                    </w:rPr>
                  </w:rPrChange>
                </w:rPr>
                <w:delText>time: low</w:delText>
              </w:r>
            </w:del>
          </w:p>
        </w:tc>
        <w:tc>
          <w:tcPr>
            <w:tcW w:w="1360" w:type="dxa"/>
            <w:tcBorders>
              <w:top w:val="nil"/>
              <w:left w:val="nil"/>
              <w:bottom w:val="single" w:sz="4" w:space="0" w:color="auto"/>
              <w:right w:val="single" w:sz="4" w:space="0" w:color="auto"/>
            </w:tcBorders>
            <w:shd w:val="clear" w:color="000000" w:fill="D9E1F2"/>
            <w:vAlign w:val="bottom"/>
            <w:hideMark/>
          </w:tcPr>
          <w:p w14:paraId="24D97402" w14:textId="2516A286" w:rsidR="008D7226" w:rsidRPr="004A4B49" w:rsidDel="00DF5A99" w:rsidRDefault="008D7226" w:rsidP="00794694">
            <w:pPr>
              <w:spacing w:after="0"/>
              <w:rPr>
                <w:del w:id="10559" w:author="tedo gogoladze" w:date="2020-01-05T00:04:00Z"/>
                <w:rFonts w:ascii="Calibri" w:eastAsia="Times New Roman" w:hAnsi="Calibri" w:cs="Calibri"/>
                <w:color w:val="000000"/>
                <w:sz w:val="20"/>
                <w:szCs w:val="20"/>
                <w:lang w:val="en-GB"/>
                <w:rPrChange w:id="10560" w:author="Mario Ezequiel Scott" w:date="2019-12-29T19:14:00Z">
                  <w:rPr>
                    <w:del w:id="10561" w:author="tedo gogoladze" w:date="2020-01-05T00:04:00Z"/>
                    <w:rFonts w:ascii="Calibri" w:eastAsia="Times New Roman" w:hAnsi="Calibri" w:cs="Calibri"/>
                    <w:color w:val="000000"/>
                    <w:sz w:val="20"/>
                    <w:szCs w:val="20"/>
                  </w:rPr>
                </w:rPrChange>
              </w:rPr>
            </w:pPr>
            <w:del w:id="10562" w:author="tedo gogoladze" w:date="2020-01-05T00:04:00Z">
              <w:r w:rsidRPr="004A4B49" w:rsidDel="00DF5A99">
                <w:rPr>
                  <w:rFonts w:ascii="Calibri" w:eastAsia="Times New Roman" w:hAnsi="Calibri" w:cs="Calibri"/>
                  <w:color w:val="000000"/>
                  <w:sz w:val="20"/>
                  <w:szCs w:val="20"/>
                  <w:lang w:val="en-GB"/>
                  <w:rPrChange w:id="10563" w:author="Mario Ezequiel Scott" w:date="2019-12-29T19:14:00Z">
                    <w:rPr>
                      <w:rFonts w:ascii="Calibri" w:eastAsia="Times New Roman" w:hAnsi="Calibri" w:cs="Calibri"/>
                      <w:color w:val="000000"/>
                      <w:sz w:val="20"/>
                      <w:szCs w:val="20"/>
                    </w:rPr>
                  </w:rPrChange>
                </w:rPr>
                <w:delText>Yes: extraversion</w:delText>
              </w:r>
            </w:del>
          </w:p>
        </w:tc>
        <w:tc>
          <w:tcPr>
            <w:tcW w:w="1360" w:type="dxa"/>
            <w:tcBorders>
              <w:top w:val="nil"/>
              <w:left w:val="nil"/>
              <w:bottom w:val="single" w:sz="4" w:space="0" w:color="auto"/>
              <w:right w:val="single" w:sz="4" w:space="0" w:color="auto"/>
            </w:tcBorders>
            <w:shd w:val="clear" w:color="000000" w:fill="D9E1F2"/>
            <w:vAlign w:val="bottom"/>
            <w:hideMark/>
          </w:tcPr>
          <w:p w14:paraId="45442E8B" w14:textId="0B37CE96" w:rsidR="008D7226" w:rsidRPr="004A4B49" w:rsidDel="00DF5A99" w:rsidRDefault="008D7226" w:rsidP="00794694">
            <w:pPr>
              <w:spacing w:after="0"/>
              <w:rPr>
                <w:del w:id="10564" w:author="tedo gogoladze" w:date="2020-01-05T00:04:00Z"/>
                <w:rFonts w:ascii="Calibri" w:eastAsia="Times New Roman" w:hAnsi="Calibri" w:cs="Calibri"/>
                <w:color w:val="000000"/>
                <w:sz w:val="20"/>
                <w:szCs w:val="20"/>
                <w:lang w:val="en-GB"/>
                <w:rPrChange w:id="10565" w:author="Mario Ezequiel Scott" w:date="2019-12-29T19:14:00Z">
                  <w:rPr>
                    <w:del w:id="10566" w:author="tedo gogoladze" w:date="2020-01-05T00:04:00Z"/>
                    <w:rFonts w:ascii="Calibri" w:eastAsia="Times New Roman" w:hAnsi="Calibri" w:cs="Calibri"/>
                    <w:color w:val="000000"/>
                    <w:sz w:val="20"/>
                    <w:szCs w:val="20"/>
                  </w:rPr>
                </w:rPrChange>
              </w:rPr>
            </w:pPr>
            <w:del w:id="10567" w:author="tedo gogoladze" w:date="2020-01-05T00:04:00Z">
              <w:r w:rsidRPr="004A4B49" w:rsidDel="00DF5A99">
                <w:rPr>
                  <w:rFonts w:ascii="Calibri" w:eastAsia="Times New Roman" w:hAnsi="Calibri" w:cs="Calibri"/>
                  <w:color w:val="000000"/>
                  <w:sz w:val="20"/>
                  <w:szCs w:val="20"/>
                  <w:lang w:val="en-GB"/>
                  <w:rPrChange w:id="10568" w:author="Mario Ezequiel Scott" w:date="2019-12-29T19:14:00Z">
                    <w:rPr>
                      <w:rFonts w:ascii="Calibri" w:eastAsia="Times New Roman" w:hAnsi="Calibri" w:cs="Calibri"/>
                      <w:color w:val="000000"/>
                      <w:sz w:val="20"/>
                      <w:szCs w:val="20"/>
                    </w:rPr>
                  </w:rPrChange>
                </w:rPr>
                <w:delText>time: low</w:delText>
              </w:r>
            </w:del>
          </w:p>
        </w:tc>
        <w:tc>
          <w:tcPr>
            <w:tcW w:w="1780" w:type="dxa"/>
            <w:tcBorders>
              <w:top w:val="nil"/>
              <w:left w:val="nil"/>
              <w:bottom w:val="single" w:sz="4" w:space="0" w:color="auto"/>
              <w:right w:val="single" w:sz="4" w:space="0" w:color="auto"/>
            </w:tcBorders>
            <w:shd w:val="clear" w:color="000000" w:fill="D9E1F2"/>
            <w:vAlign w:val="bottom"/>
            <w:hideMark/>
          </w:tcPr>
          <w:p w14:paraId="63BA5EB7" w14:textId="663FF3BA" w:rsidR="008D7226" w:rsidRPr="004A4B49" w:rsidDel="00DF5A99" w:rsidRDefault="008D7226" w:rsidP="00794694">
            <w:pPr>
              <w:spacing w:after="0"/>
              <w:rPr>
                <w:del w:id="10569" w:author="tedo gogoladze" w:date="2020-01-05T00:04:00Z"/>
                <w:rFonts w:ascii="Calibri" w:eastAsia="Times New Roman" w:hAnsi="Calibri" w:cs="Calibri"/>
                <w:color w:val="000000"/>
                <w:sz w:val="20"/>
                <w:szCs w:val="20"/>
                <w:lang w:val="en-GB"/>
                <w:rPrChange w:id="10570" w:author="Mario Ezequiel Scott" w:date="2019-12-29T19:14:00Z">
                  <w:rPr>
                    <w:del w:id="10571" w:author="tedo gogoladze" w:date="2020-01-05T00:04:00Z"/>
                    <w:rFonts w:ascii="Calibri" w:eastAsia="Times New Roman" w:hAnsi="Calibri" w:cs="Calibri"/>
                    <w:color w:val="000000"/>
                    <w:sz w:val="20"/>
                    <w:szCs w:val="20"/>
                  </w:rPr>
                </w:rPrChange>
              </w:rPr>
            </w:pPr>
            <w:del w:id="10572" w:author="tedo gogoladze" w:date="2020-01-05T00:04:00Z">
              <w:r w:rsidRPr="004A4B49" w:rsidDel="00DF5A99">
                <w:rPr>
                  <w:rFonts w:ascii="Calibri" w:eastAsia="Times New Roman" w:hAnsi="Calibri" w:cs="Calibri"/>
                  <w:color w:val="000000"/>
                  <w:sz w:val="20"/>
                  <w:szCs w:val="20"/>
                  <w:lang w:val="en-GB"/>
                  <w:rPrChange w:id="10573" w:author="Mario Ezequiel Scott" w:date="2019-12-29T19:14:00Z">
                    <w:rPr>
                      <w:rFonts w:ascii="Calibri" w:eastAsia="Times New Roman" w:hAnsi="Calibri" w:cs="Calibri"/>
                      <w:color w:val="000000"/>
                      <w:sz w:val="20"/>
                      <w:szCs w:val="20"/>
                    </w:rPr>
                  </w:rPrChange>
                </w:rPr>
                <w:delText>Yes: openness</w:delText>
              </w:r>
            </w:del>
          </w:p>
        </w:tc>
        <w:tc>
          <w:tcPr>
            <w:tcW w:w="1760" w:type="dxa"/>
            <w:tcBorders>
              <w:top w:val="nil"/>
              <w:left w:val="nil"/>
              <w:bottom w:val="single" w:sz="4" w:space="0" w:color="auto"/>
              <w:right w:val="single" w:sz="4" w:space="0" w:color="auto"/>
            </w:tcBorders>
            <w:shd w:val="clear" w:color="000000" w:fill="D9E1F2"/>
            <w:vAlign w:val="bottom"/>
            <w:hideMark/>
          </w:tcPr>
          <w:p w14:paraId="7FD0729C" w14:textId="5130FFD9" w:rsidR="008D7226" w:rsidRPr="004A4B49" w:rsidDel="00DF5A99" w:rsidRDefault="008D7226" w:rsidP="00794694">
            <w:pPr>
              <w:spacing w:after="0"/>
              <w:rPr>
                <w:del w:id="10574" w:author="tedo gogoladze" w:date="2020-01-05T00:04:00Z"/>
                <w:rFonts w:ascii="Calibri" w:eastAsia="Times New Roman" w:hAnsi="Calibri" w:cs="Calibri"/>
                <w:color w:val="000000"/>
                <w:sz w:val="20"/>
                <w:szCs w:val="20"/>
                <w:lang w:val="en-GB"/>
                <w:rPrChange w:id="10575" w:author="Mario Ezequiel Scott" w:date="2019-12-29T19:14:00Z">
                  <w:rPr>
                    <w:del w:id="10576" w:author="tedo gogoladze" w:date="2020-01-05T00:04:00Z"/>
                    <w:rFonts w:ascii="Calibri" w:eastAsia="Times New Roman" w:hAnsi="Calibri" w:cs="Calibri"/>
                    <w:color w:val="000000"/>
                    <w:sz w:val="20"/>
                    <w:szCs w:val="20"/>
                  </w:rPr>
                </w:rPrChange>
              </w:rPr>
            </w:pPr>
            <w:del w:id="10577" w:author="tedo gogoladze" w:date="2020-01-05T00:04:00Z">
              <w:r w:rsidRPr="004A4B49" w:rsidDel="00DF5A99">
                <w:rPr>
                  <w:rFonts w:ascii="Calibri" w:eastAsia="Times New Roman" w:hAnsi="Calibri" w:cs="Calibri"/>
                  <w:color w:val="000000"/>
                  <w:sz w:val="20"/>
                  <w:szCs w:val="20"/>
                  <w:lang w:val="en-GB"/>
                  <w:rPrChange w:id="10578" w:author="Mario Ezequiel Scott" w:date="2019-12-29T19:14:00Z">
                    <w:rPr>
                      <w:rFonts w:ascii="Calibri" w:eastAsia="Times New Roman" w:hAnsi="Calibri" w:cs="Calibri"/>
                      <w:color w:val="000000"/>
                      <w:sz w:val="20"/>
                      <w:szCs w:val="20"/>
                    </w:rPr>
                  </w:rPrChange>
                </w:rPr>
                <w:delText>time: low</w:delText>
              </w:r>
            </w:del>
          </w:p>
        </w:tc>
      </w:tr>
      <w:tr w:rsidR="008D7226" w:rsidRPr="004A4B49" w:rsidDel="00DF5A99" w14:paraId="538D1AA6" w14:textId="585B324B" w:rsidTr="00794694">
        <w:trPr>
          <w:trHeight w:val="525"/>
          <w:del w:id="10579"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2ABAE239" w14:textId="7E4FBF45" w:rsidR="008D7226" w:rsidRPr="004A4B49" w:rsidDel="00DF5A99" w:rsidRDefault="006B6F87" w:rsidP="00794694">
            <w:pPr>
              <w:spacing w:after="0"/>
              <w:jc w:val="right"/>
              <w:rPr>
                <w:del w:id="10580" w:author="tedo gogoladze" w:date="2020-01-05T00:04:00Z"/>
                <w:rFonts w:ascii="Calibri" w:eastAsia="Times New Roman" w:hAnsi="Calibri" w:cs="Calibri"/>
                <w:color w:val="000000"/>
                <w:sz w:val="20"/>
                <w:szCs w:val="20"/>
                <w:lang w:val="en-GB"/>
                <w:rPrChange w:id="10581" w:author="Mario Ezequiel Scott" w:date="2019-12-29T19:14:00Z">
                  <w:rPr>
                    <w:del w:id="10582" w:author="tedo gogoladze" w:date="2020-01-05T00:04:00Z"/>
                    <w:rFonts w:ascii="Calibri" w:eastAsia="Times New Roman" w:hAnsi="Calibri" w:cs="Calibri"/>
                    <w:color w:val="000000"/>
                    <w:sz w:val="20"/>
                    <w:szCs w:val="20"/>
                  </w:rPr>
                </w:rPrChange>
              </w:rPr>
            </w:pPr>
            <w:del w:id="10583" w:author="tedo gogoladze" w:date="2020-01-05T00:04:00Z">
              <w:r w:rsidRPr="004A4B49" w:rsidDel="00DF5A99">
                <w:rPr>
                  <w:rFonts w:ascii="Calibri" w:eastAsia="Times New Roman" w:hAnsi="Calibri" w:cs="Calibri"/>
                  <w:color w:val="000000"/>
                  <w:sz w:val="20"/>
                  <w:szCs w:val="20"/>
                  <w:lang w:val="en-GB"/>
                  <w:rPrChange w:id="10584" w:author="Mario Ezequiel Scott" w:date="2019-12-29T19:14:00Z">
                    <w:rPr>
                      <w:rFonts w:ascii="Calibri" w:eastAsia="Times New Roman" w:hAnsi="Calibri" w:cs="Calibri"/>
                      <w:color w:val="000000"/>
                      <w:sz w:val="20"/>
                      <w:szCs w:val="20"/>
                    </w:rPr>
                  </w:rPrChange>
                </w:rPr>
                <w:delText>No (0/2)</w:delText>
              </w:r>
            </w:del>
          </w:p>
        </w:tc>
        <w:tc>
          <w:tcPr>
            <w:tcW w:w="1380" w:type="dxa"/>
            <w:tcBorders>
              <w:top w:val="nil"/>
              <w:left w:val="nil"/>
              <w:bottom w:val="single" w:sz="4" w:space="0" w:color="auto"/>
              <w:right w:val="single" w:sz="4" w:space="0" w:color="auto"/>
            </w:tcBorders>
            <w:shd w:val="clear" w:color="000000" w:fill="F2F2F2"/>
            <w:vAlign w:val="bottom"/>
            <w:hideMark/>
          </w:tcPr>
          <w:p w14:paraId="5E857A0C" w14:textId="13E15075" w:rsidR="008D7226" w:rsidRPr="004A4B49" w:rsidDel="00DF5A99" w:rsidRDefault="008D7226" w:rsidP="00794694">
            <w:pPr>
              <w:spacing w:after="0"/>
              <w:rPr>
                <w:del w:id="10585" w:author="tedo gogoladze" w:date="2020-01-05T00:04:00Z"/>
                <w:rFonts w:ascii="Calibri" w:eastAsia="Times New Roman" w:hAnsi="Calibri" w:cs="Calibri"/>
                <w:color w:val="000000"/>
                <w:sz w:val="20"/>
                <w:szCs w:val="20"/>
                <w:lang w:val="en-GB"/>
                <w:rPrChange w:id="10586" w:author="Mario Ezequiel Scott" w:date="2019-12-29T19:14:00Z">
                  <w:rPr>
                    <w:del w:id="10587" w:author="tedo gogoladze" w:date="2020-01-05T00:04:00Z"/>
                    <w:rFonts w:ascii="Calibri" w:eastAsia="Times New Roman" w:hAnsi="Calibri" w:cs="Calibri"/>
                    <w:color w:val="000000"/>
                    <w:sz w:val="20"/>
                    <w:szCs w:val="20"/>
                  </w:rPr>
                </w:rPrChange>
              </w:rPr>
            </w:pPr>
            <w:del w:id="10588" w:author="tedo gogoladze" w:date="2020-01-05T00:04:00Z">
              <w:r w:rsidRPr="004A4B49" w:rsidDel="00DF5A99">
                <w:rPr>
                  <w:rFonts w:ascii="Calibri" w:eastAsia="Times New Roman" w:hAnsi="Calibri" w:cs="Calibri"/>
                  <w:color w:val="000000"/>
                  <w:sz w:val="20"/>
                  <w:szCs w:val="20"/>
                  <w:lang w:val="en-GB"/>
                  <w:rPrChange w:id="10589" w:author="Mario Ezequiel Scott" w:date="2019-12-29T19:14:00Z">
                    <w:rPr>
                      <w:rFonts w:ascii="Calibri" w:eastAsia="Times New Roman" w:hAnsi="Calibri" w:cs="Calibri"/>
                      <w:color w:val="000000"/>
                      <w:sz w:val="20"/>
                      <w:szCs w:val="20"/>
                    </w:rPr>
                  </w:rPrChange>
                </w:rPr>
                <w:delText>Processing: active</w:delText>
              </w:r>
            </w:del>
          </w:p>
        </w:tc>
        <w:tc>
          <w:tcPr>
            <w:tcW w:w="1400" w:type="dxa"/>
            <w:tcBorders>
              <w:top w:val="nil"/>
              <w:left w:val="nil"/>
              <w:bottom w:val="single" w:sz="4" w:space="0" w:color="auto"/>
              <w:right w:val="single" w:sz="4" w:space="0" w:color="auto"/>
            </w:tcBorders>
            <w:shd w:val="clear" w:color="000000" w:fill="F2F2F2"/>
            <w:vAlign w:val="bottom"/>
            <w:hideMark/>
          </w:tcPr>
          <w:p w14:paraId="41A81A4A" w14:textId="3E3D3016" w:rsidR="008D7226" w:rsidRPr="004A4B49" w:rsidDel="00DF5A99" w:rsidRDefault="008D7226" w:rsidP="00794694">
            <w:pPr>
              <w:spacing w:after="0"/>
              <w:rPr>
                <w:del w:id="10590" w:author="tedo gogoladze" w:date="2020-01-05T00:04:00Z"/>
                <w:rFonts w:ascii="Calibri" w:eastAsia="Times New Roman" w:hAnsi="Calibri" w:cs="Calibri"/>
                <w:color w:val="000000"/>
                <w:sz w:val="20"/>
                <w:szCs w:val="20"/>
                <w:lang w:val="en-GB"/>
                <w:rPrChange w:id="10591" w:author="Mario Ezequiel Scott" w:date="2019-12-29T19:14:00Z">
                  <w:rPr>
                    <w:del w:id="10592" w:author="tedo gogoladze" w:date="2020-01-05T00:04:00Z"/>
                    <w:rFonts w:ascii="Calibri" w:eastAsia="Times New Roman" w:hAnsi="Calibri" w:cs="Calibri"/>
                    <w:color w:val="000000"/>
                    <w:sz w:val="20"/>
                    <w:szCs w:val="20"/>
                  </w:rPr>
                </w:rPrChange>
              </w:rPr>
            </w:pPr>
            <w:del w:id="10593" w:author="tedo gogoladze" w:date="2020-01-04T19:34:00Z">
              <w:r w:rsidRPr="004A4B49" w:rsidDel="00D5742E">
                <w:rPr>
                  <w:rFonts w:ascii="Calibri" w:eastAsia="Times New Roman" w:hAnsi="Calibri" w:cs="Calibri"/>
                  <w:color w:val="000000"/>
                  <w:sz w:val="20"/>
                  <w:szCs w:val="20"/>
                  <w:lang w:val="en-GB"/>
                  <w:rPrChange w:id="10594" w:author="Mario Ezequiel Scott" w:date="2019-12-29T19:14:00Z">
                    <w:rPr>
                      <w:rFonts w:ascii="Calibri" w:eastAsia="Times New Roman" w:hAnsi="Calibri" w:cs="Calibri"/>
                      <w:color w:val="000000"/>
                      <w:sz w:val="20"/>
                      <w:szCs w:val="20"/>
                    </w:rPr>
                  </w:rPrChange>
                </w:rPr>
                <w:delText>estimat</w:delText>
              </w:r>
            </w:del>
            <w:del w:id="10595" w:author="tedo gogoladze" w:date="2020-01-05T00:04:00Z">
              <w:r w:rsidRPr="004A4B49" w:rsidDel="00DF5A99">
                <w:rPr>
                  <w:rFonts w:ascii="Calibri" w:eastAsia="Times New Roman" w:hAnsi="Calibri" w:cs="Calibri"/>
                  <w:color w:val="000000"/>
                  <w:sz w:val="20"/>
                  <w:szCs w:val="20"/>
                  <w:lang w:val="en-GB"/>
                  <w:rPrChange w:id="10596" w:author="Mario Ezequiel Scott" w:date="2019-12-29T19:14:00Z">
                    <w:rPr>
                      <w:rFonts w:ascii="Calibri" w:eastAsia="Times New Roman" w:hAnsi="Calibri" w:cs="Calibri"/>
                      <w:color w:val="000000"/>
                      <w:sz w:val="20"/>
                      <w:szCs w:val="20"/>
                    </w:rPr>
                  </w:rPrChange>
                </w:rPr>
                <w:delText>ion: high</w:delText>
              </w:r>
            </w:del>
          </w:p>
        </w:tc>
        <w:tc>
          <w:tcPr>
            <w:tcW w:w="1360" w:type="dxa"/>
            <w:tcBorders>
              <w:top w:val="nil"/>
              <w:left w:val="nil"/>
              <w:bottom w:val="single" w:sz="4" w:space="0" w:color="auto"/>
              <w:right w:val="single" w:sz="4" w:space="0" w:color="auto"/>
            </w:tcBorders>
            <w:shd w:val="clear" w:color="000000" w:fill="D9E1F2"/>
            <w:vAlign w:val="bottom"/>
            <w:hideMark/>
          </w:tcPr>
          <w:p w14:paraId="6905735B" w14:textId="2F7044A6" w:rsidR="008D7226" w:rsidRPr="004A4B49" w:rsidDel="00DF5A99" w:rsidRDefault="008D7226" w:rsidP="00794694">
            <w:pPr>
              <w:spacing w:after="0"/>
              <w:rPr>
                <w:del w:id="10597" w:author="tedo gogoladze" w:date="2020-01-05T00:04:00Z"/>
                <w:rFonts w:ascii="Calibri" w:eastAsia="Times New Roman" w:hAnsi="Calibri" w:cs="Calibri"/>
                <w:color w:val="000000"/>
                <w:sz w:val="20"/>
                <w:szCs w:val="20"/>
                <w:lang w:val="en-GB"/>
                <w:rPrChange w:id="10598" w:author="Mario Ezequiel Scott" w:date="2019-12-29T19:14:00Z">
                  <w:rPr>
                    <w:del w:id="10599" w:author="tedo gogoladze" w:date="2020-01-05T00:04:00Z"/>
                    <w:rFonts w:ascii="Calibri" w:eastAsia="Times New Roman" w:hAnsi="Calibri" w:cs="Calibri"/>
                    <w:color w:val="000000"/>
                    <w:sz w:val="20"/>
                    <w:szCs w:val="20"/>
                  </w:rPr>
                </w:rPrChange>
              </w:rPr>
            </w:pPr>
            <w:del w:id="10600" w:author="tedo gogoladze" w:date="2020-01-05T00:04:00Z">
              <w:r w:rsidRPr="004A4B49" w:rsidDel="00DF5A99">
                <w:rPr>
                  <w:rFonts w:ascii="Calibri" w:eastAsia="Times New Roman" w:hAnsi="Calibri" w:cs="Calibri"/>
                  <w:color w:val="000000"/>
                  <w:sz w:val="20"/>
                  <w:szCs w:val="20"/>
                  <w:lang w:val="en-GB"/>
                  <w:rPrChange w:id="10601" w:author="Mario Ezequiel Scott" w:date="2019-12-29T19:14:00Z">
                    <w:rPr>
                      <w:rFonts w:ascii="Calibri" w:eastAsia="Times New Roman" w:hAnsi="Calibri" w:cs="Calibri"/>
                      <w:color w:val="000000"/>
                      <w:sz w:val="20"/>
                      <w:szCs w:val="20"/>
                    </w:rPr>
                  </w:rPrChange>
                </w:rPr>
                <w:delText>Yes: extraversion</w:delText>
              </w:r>
            </w:del>
          </w:p>
        </w:tc>
        <w:tc>
          <w:tcPr>
            <w:tcW w:w="1360" w:type="dxa"/>
            <w:tcBorders>
              <w:top w:val="nil"/>
              <w:left w:val="nil"/>
              <w:bottom w:val="single" w:sz="4" w:space="0" w:color="auto"/>
              <w:right w:val="single" w:sz="4" w:space="0" w:color="auto"/>
            </w:tcBorders>
            <w:shd w:val="clear" w:color="000000" w:fill="D9E1F2"/>
            <w:vAlign w:val="bottom"/>
            <w:hideMark/>
          </w:tcPr>
          <w:p w14:paraId="1127482C" w14:textId="30B66CC7" w:rsidR="008D7226" w:rsidRPr="004A4B49" w:rsidDel="00DF5A99" w:rsidRDefault="008D7226" w:rsidP="00794694">
            <w:pPr>
              <w:spacing w:after="0"/>
              <w:rPr>
                <w:del w:id="10602" w:author="tedo gogoladze" w:date="2020-01-05T00:04:00Z"/>
                <w:rFonts w:ascii="Calibri" w:eastAsia="Times New Roman" w:hAnsi="Calibri" w:cs="Calibri"/>
                <w:color w:val="000000"/>
                <w:sz w:val="20"/>
                <w:szCs w:val="20"/>
                <w:lang w:val="en-GB"/>
                <w:rPrChange w:id="10603" w:author="Mario Ezequiel Scott" w:date="2019-12-29T19:14:00Z">
                  <w:rPr>
                    <w:del w:id="10604" w:author="tedo gogoladze" w:date="2020-01-05T00:04:00Z"/>
                    <w:rFonts w:ascii="Calibri" w:eastAsia="Times New Roman" w:hAnsi="Calibri" w:cs="Calibri"/>
                    <w:color w:val="000000"/>
                    <w:sz w:val="20"/>
                    <w:szCs w:val="20"/>
                  </w:rPr>
                </w:rPrChange>
              </w:rPr>
            </w:pPr>
            <w:del w:id="10605" w:author="tedo gogoladze" w:date="2020-01-04T19:34:00Z">
              <w:r w:rsidRPr="004A4B49" w:rsidDel="00D5742E">
                <w:rPr>
                  <w:rFonts w:ascii="Calibri" w:eastAsia="Times New Roman" w:hAnsi="Calibri" w:cs="Calibri"/>
                  <w:color w:val="000000"/>
                  <w:sz w:val="20"/>
                  <w:szCs w:val="20"/>
                  <w:lang w:val="en-GB"/>
                  <w:rPrChange w:id="10606" w:author="Mario Ezequiel Scott" w:date="2019-12-29T19:14:00Z">
                    <w:rPr>
                      <w:rFonts w:ascii="Calibri" w:eastAsia="Times New Roman" w:hAnsi="Calibri" w:cs="Calibri"/>
                      <w:color w:val="000000"/>
                      <w:sz w:val="20"/>
                      <w:szCs w:val="20"/>
                    </w:rPr>
                  </w:rPrChange>
                </w:rPr>
                <w:delText>estimat</w:delText>
              </w:r>
            </w:del>
            <w:del w:id="10607" w:author="tedo gogoladze" w:date="2020-01-05T00:04:00Z">
              <w:r w:rsidRPr="004A4B49" w:rsidDel="00DF5A99">
                <w:rPr>
                  <w:rFonts w:ascii="Calibri" w:eastAsia="Times New Roman" w:hAnsi="Calibri" w:cs="Calibri"/>
                  <w:color w:val="000000"/>
                  <w:sz w:val="20"/>
                  <w:szCs w:val="20"/>
                  <w:lang w:val="en-GB"/>
                  <w:rPrChange w:id="10608" w:author="Mario Ezequiel Scott" w:date="2019-12-29T19:14:00Z">
                    <w:rPr>
                      <w:rFonts w:ascii="Calibri" w:eastAsia="Times New Roman" w:hAnsi="Calibri" w:cs="Calibri"/>
                      <w:color w:val="000000"/>
                      <w:sz w:val="20"/>
                      <w:szCs w:val="20"/>
                    </w:rPr>
                  </w:rPrChange>
                </w:rPr>
                <w:delText>ion: high</w:delText>
              </w:r>
            </w:del>
          </w:p>
        </w:tc>
        <w:tc>
          <w:tcPr>
            <w:tcW w:w="1780" w:type="dxa"/>
            <w:tcBorders>
              <w:top w:val="nil"/>
              <w:left w:val="nil"/>
              <w:bottom w:val="single" w:sz="4" w:space="0" w:color="auto"/>
              <w:right w:val="single" w:sz="4" w:space="0" w:color="auto"/>
            </w:tcBorders>
            <w:shd w:val="clear" w:color="000000" w:fill="D9E1F2"/>
            <w:vAlign w:val="bottom"/>
            <w:hideMark/>
          </w:tcPr>
          <w:p w14:paraId="2B0878DB" w14:textId="4C3A1E41" w:rsidR="008D7226" w:rsidRPr="004A4B49" w:rsidDel="00DF5A99" w:rsidRDefault="008D7226" w:rsidP="00794694">
            <w:pPr>
              <w:spacing w:after="0"/>
              <w:rPr>
                <w:del w:id="10609" w:author="tedo gogoladze" w:date="2020-01-05T00:04:00Z"/>
                <w:rFonts w:ascii="Calibri" w:eastAsia="Times New Roman" w:hAnsi="Calibri" w:cs="Calibri"/>
                <w:color w:val="000000"/>
                <w:sz w:val="20"/>
                <w:szCs w:val="20"/>
                <w:lang w:val="en-GB"/>
                <w:rPrChange w:id="10610" w:author="Mario Ezequiel Scott" w:date="2019-12-29T19:14:00Z">
                  <w:rPr>
                    <w:del w:id="10611" w:author="tedo gogoladze" w:date="2020-01-05T00:04:00Z"/>
                    <w:rFonts w:ascii="Calibri" w:eastAsia="Times New Roman" w:hAnsi="Calibri" w:cs="Calibri"/>
                    <w:color w:val="000000"/>
                    <w:sz w:val="20"/>
                    <w:szCs w:val="20"/>
                  </w:rPr>
                </w:rPrChange>
              </w:rPr>
            </w:pPr>
            <w:del w:id="10612" w:author="tedo gogoladze" w:date="2020-01-05T00:04:00Z">
              <w:r w:rsidRPr="004A4B49" w:rsidDel="00DF5A99">
                <w:rPr>
                  <w:rFonts w:ascii="Calibri" w:eastAsia="Times New Roman" w:hAnsi="Calibri" w:cs="Calibri"/>
                  <w:color w:val="000000"/>
                  <w:sz w:val="20"/>
                  <w:szCs w:val="20"/>
                  <w:lang w:val="en-GB"/>
                  <w:rPrChange w:id="10613" w:author="Mario Ezequiel Scott" w:date="2019-12-29T19:14:00Z">
                    <w:rPr>
                      <w:rFonts w:ascii="Calibri" w:eastAsia="Times New Roman" w:hAnsi="Calibri" w:cs="Calibri"/>
                      <w:color w:val="000000"/>
                      <w:sz w:val="20"/>
                      <w:szCs w:val="20"/>
                    </w:rPr>
                  </w:rPrChange>
                </w:rPr>
                <w:delText>Yes: openness</w:delText>
              </w:r>
            </w:del>
          </w:p>
        </w:tc>
        <w:tc>
          <w:tcPr>
            <w:tcW w:w="1760" w:type="dxa"/>
            <w:tcBorders>
              <w:top w:val="nil"/>
              <w:left w:val="nil"/>
              <w:bottom w:val="single" w:sz="4" w:space="0" w:color="auto"/>
              <w:right w:val="single" w:sz="4" w:space="0" w:color="auto"/>
            </w:tcBorders>
            <w:shd w:val="clear" w:color="000000" w:fill="D9E1F2"/>
            <w:vAlign w:val="bottom"/>
            <w:hideMark/>
          </w:tcPr>
          <w:p w14:paraId="7F113E39" w14:textId="5BFEC868" w:rsidR="008D7226" w:rsidRPr="004A4B49" w:rsidDel="00DF5A99" w:rsidRDefault="008D7226" w:rsidP="00794694">
            <w:pPr>
              <w:spacing w:after="0"/>
              <w:rPr>
                <w:del w:id="10614" w:author="tedo gogoladze" w:date="2020-01-05T00:04:00Z"/>
                <w:rFonts w:ascii="Calibri" w:eastAsia="Times New Roman" w:hAnsi="Calibri" w:cs="Calibri"/>
                <w:color w:val="000000"/>
                <w:sz w:val="20"/>
                <w:szCs w:val="20"/>
                <w:lang w:val="en-GB"/>
                <w:rPrChange w:id="10615" w:author="Mario Ezequiel Scott" w:date="2019-12-29T19:14:00Z">
                  <w:rPr>
                    <w:del w:id="10616" w:author="tedo gogoladze" w:date="2020-01-05T00:04:00Z"/>
                    <w:rFonts w:ascii="Calibri" w:eastAsia="Times New Roman" w:hAnsi="Calibri" w:cs="Calibri"/>
                    <w:color w:val="000000"/>
                    <w:sz w:val="20"/>
                    <w:szCs w:val="20"/>
                  </w:rPr>
                </w:rPrChange>
              </w:rPr>
            </w:pPr>
            <w:del w:id="10617" w:author="tedo gogoladze" w:date="2020-01-04T19:34:00Z">
              <w:r w:rsidRPr="004A4B49" w:rsidDel="00D5742E">
                <w:rPr>
                  <w:rFonts w:ascii="Calibri" w:eastAsia="Times New Roman" w:hAnsi="Calibri" w:cs="Calibri"/>
                  <w:color w:val="000000"/>
                  <w:sz w:val="20"/>
                  <w:szCs w:val="20"/>
                  <w:lang w:val="en-GB"/>
                  <w:rPrChange w:id="10618" w:author="Mario Ezequiel Scott" w:date="2019-12-29T19:14:00Z">
                    <w:rPr>
                      <w:rFonts w:ascii="Calibri" w:eastAsia="Times New Roman" w:hAnsi="Calibri" w:cs="Calibri"/>
                      <w:color w:val="000000"/>
                      <w:sz w:val="20"/>
                      <w:szCs w:val="20"/>
                    </w:rPr>
                  </w:rPrChange>
                </w:rPr>
                <w:delText>estimat</w:delText>
              </w:r>
            </w:del>
            <w:del w:id="10619" w:author="tedo gogoladze" w:date="2020-01-05T00:04:00Z">
              <w:r w:rsidRPr="004A4B49" w:rsidDel="00DF5A99">
                <w:rPr>
                  <w:rFonts w:ascii="Calibri" w:eastAsia="Times New Roman" w:hAnsi="Calibri" w:cs="Calibri"/>
                  <w:color w:val="000000"/>
                  <w:sz w:val="20"/>
                  <w:szCs w:val="20"/>
                  <w:lang w:val="en-GB"/>
                  <w:rPrChange w:id="10620" w:author="Mario Ezequiel Scott" w:date="2019-12-29T19:14:00Z">
                    <w:rPr>
                      <w:rFonts w:ascii="Calibri" w:eastAsia="Times New Roman" w:hAnsi="Calibri" w:cs="Calibri"/>
                      <w:color w:val="000000"/>
                      <w:sz w:val="20"/>
                      <w:szCs w:val="20"/>
                    </w:rPr>
                  </w:rPrChange>
                </w:rPr>
                <w:delText>ion: high</w:delText>
              </w:r>
            </w:del>
          </w:p>
        </w:tc>
      </w:tr>
      <w:tr w:rsidR="008D7226" w:rsidRPr="004A4B49" w:rsidDel="00DF5A99" w14:paraId="42445D9A" w14:textId="77EDC273" w:rsidTr="00794694">
        <w:trPr>
          <w:trHeight w:val="525"/>
          <w:del w:id="10621"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7443B94" w14:textId="0A56BCCB" w:rsidR="008D7226" w:rsidRPr="004A4B49" w:rsidDel="00DF5A99" w:rsidRDefault="006B6F87" w:rsidP="00794694">
            <w:pPr>
              <w:spacing w:after="0"/>
              <w:jc w:val="right"/>
              <w:rPr>
                <w:del w:id="10622" w:author="tedo gogoladze" w:date="2020-01-05T00:04:00Z"/>
                <w:rFonts w:ascii="Calibri" w:eastAsia="Times New Roman" w:hAnsi="Calibri" w:cs="Calibri"/>
                <w:color w:val="000000"/>
                <w:sz w:val="20"/>
                <w:szCs w:val="20"/>
                <w:lang w:val="en-GB"/>
                <w:rPrChange w:id="10623" w:author="Mario Ezequiel Scott" w:date="2019-12-29T19:14:00Z">
                  <w:rPr>
                    <w:del w:id="10624" w:author="tedo gogoladze" w:date="2020-01-05T00:04:00Z"/>
                    <w:rFonts w:ascii="Calibri" w:eastAsia="Times New Roman" w:hAnsi="Calibri" w:cs="Calibri"/>
                    <w:color w:val="000000"/>
                    <w:sz w:val="20"/>
                    <w:szCs w:val="20"/>
                  </w:rPr>
                </w:rPrChange>
              </w:rPr>
            </w:pPr>
            <w:del w:id="10625" w:author="tedo gogoladze" w:date="2020-01-05T00:04:00Z">
              <w:r w:rsidRPr="004A4B49" w:rsidDel="00DF5A99">
                <w:rPr>
                  <w:rFonts w:ascii="Calibri" w:eastAsia="Times New Roman" w:hAnsi="Calibri" w:cs="Calibri"/>
                  <w:color w:val="000000"/>
                  <w:sz w:val="20"/>
                  <w:szCs w:val="20"/>
                  <w:lang w:val="en-GB"/>
                  <w:rPrChange w:id="10626" w:author="Mario Ezequiel Scott" w:date="2019-12-29T19:14:00Z">
                    <w:rPr>
                      <w:rFonts w:ascii="Calibri" w:eastAsia="Times New Roman" w:hAnsi="Calibri" w:cs="Calibri"/>
                      <w:color w:val="000000"/>
                      <w:sz w:val="20"/>
                      <w:szCs w:val="20"/>
                    </w:rPr>
                  </w:rPrChange>
                </w:rPr>
                <w:delText>No (0/2)</w:delText>
              </w:r>
            </w:del>
          </w:p>
        </w:tc>
        <w:tc>
          <w:tcPr>
            <w:tcW w:w="1380" w:type="dxa"/>
            <w:tcBorders>
              <w:top w:val="nil"/>
              <w:left w:val="nil"/>
              <w:bottom w:val="single" w:sz="4" w:space="0" w:color="auto"/>
              <w:right w:val="single" w:sz="4" w:space="0" w:color="auto"/>
            </w:tcBorders>
            <w:shd w:val="clear" w:color="000000" w:fill="F2F2F2"/>
            <w:vAlign w:val="bottom"/>
            <w:hideMark/>
          </w:tcPr>
          <w:p w14:paraId="3FAE7E79" w14:textId="4C3F0FDE" w:rsidR="008D7226" w:rsidRPr="004A4B49" w:rsidDel="00DF5A99" w:rsidRDefault="008D7226" w:rsidP="00794694">
            <w:pPr>
              <w:spacing w:after="0"/>
              <w:rPr>
                <w:del w:id="10627" w:author="tedo gogoladze" w:date="2020-01-05T00:04:00Z"/>
                <w:rFonts w:ascii="Calibri" w:eastAsia="Times New Roman" w:hAnsi="Calibri" w:cs="Calibri"/>
                <w:color w:val="000000"/>
                <w:sz w:val="20"/>
                <w:szCs w:val="20"/>
                <w:lang w:val="en-GB"/>
                <w:rPrChange w:id="10628" w:author="Mario Ezequiel Scott" w:date="2019-12-29T19:14:00Z">
                  <w:rPr>
                    <w:del w:id="10629" w:author="tedo gogoladze" w:date="2020-01-05T00:04:00Z"/>
                    <w:rFonts w:ascii="Calibri" w:eastAsia="Times New Roman" w:hAnsi="Calibri" w:cs="Calibri"/>
                    <w:color w:val="000000"/>
                    <w:sz w:val="20"/>
                    <w:szCs w:val="20"/>
                  </w:rPr>
                </w:rPrChange>
              </w:rPr>
            </w:pPr>
            <w:del w:id="10630" w:author="tedo gogoladze" w:date="2020-01-05T00:04:00Z">
              <w:r w:rsidRPr="004A4B49" w:rsidDel="00DF5A99">
                <w:rPr>
                  <w:rFonts w:ascii="Calibri" w:eastAsia="Times New Roman" w:hAnsi="Calibri" w:cs="Calibri"/>
                  <w:color w:val="000000"/>
                  <w:sz w:val="20"/>
                  <w:szCs w:val="20"/>
                  <w:lang w:val="en-GB"/>
                  <w:rPrChange w:id="10631" w:author="Mario Ezequiel Scott" w:date="2019-12-29T19:14:00Z">
                    <w:rPr>
                      <w:rFonts w:ascii="Calibri" w:eastAsia="Times New Roman" w:hAnsi="Calibri" w:cs="Calibri"/>
                      <w:color w:val="000000"/>
                      <w:sz w:val="20"/>
                      <w:szCs w:val="20"/>
                    </w:rPr>
                  </w:rPrChange>
                </w:rPr>
                <w:delText>status: done</w:delText>
              </w:r>
            </w:del>
          </w:p>
        </w:tc>
        <w:tc>
          <w:tcPr>
            <w:tcW w:w="1400" w:type="dxa"/>
            <w:tcBorders>
              <w:top w:val="nil"/>
              <w:left w:val="nil"/>
              <w:bottom w:val="single" w:sz="4" w:space="0" w:color="auto"/>
              <w:right w:val="single" w:sz="4" w:space="0" w:color="auto"/>
            </w:tcBorders>
            <w:shd w:val="clear" w:color="000000" w:fill="F2F2F2"/>
            <w:vAlign w:val="bottom"/>
            <w:hideMark/>
          </w:tcPr>
          <w:p w14:paraId="2436BC67" w14:textId="725FBDC2" w:rsidR="008D7226" w:rsidRPr="004A4B49" w:rsidDel="00DF5A99" w:rsidRDefault="008D7226" w:rsidP="00794694">
            <w:pPr>
              <w:spacing w:after="0"/>
              <w:rPr>
                <w:del w:id="10632" w:author="tedo gogoladze" w:date="2020-01-05T00:04:00Z"/>
                <w:rFonts w:ascii="Calibri" w:eastAsia="Times New Roman" w:hAnsi="Calibri" w:cs="Calibri"/>
                <w:color w:val="000000"/>
                <w:sz w:val="20"/>
                <w:szCs w:val="20"/>
                <w:lang w:val="en-GB"/>
                <w:rPrChange w:id="10633" w:author="Mario Ezequiel Scott" w:date="2019-12-29T19:14:00Z">
                  <w:rPr>
                    <w:del w:id="10634" w:author="tedo gogoladze" w:date="2020-01-05T00:04:00Z"/>
                    <w:rFonts w:ascii="Calibri" w:eastAsia="Times New Roman" w:hAnsi="Calibri" w:cs="Calibri"/>
                    <w:color w:val="000000"/>
                    <w:sz w:val="20"/>
                    <w:szCs w:val="20"/>
                  </w:rPr>
                </w:rPrChange>
              </w:rPr>
            </w:pPr>
            <w:del w:id="10635" w:author="tedo gogoladze" w:date="2020-01-05T00:04:00Z">
              <w:r w:rsidRPr="004A4B49" w:rsidDel="00DF5A99">
                <w:rPr>
                  <w:rFonts w:ascii="Calibri" w:eastAsia="Times New Roman" w:hAnsi="Calibri" w:cs="Calibri"/>
                  <w:color w:val="000000"/>
                  <w:sz w:val="20"/>
                  <w:szCs w:val="20"/>
                  <w:lang w:val="en-GB"/>
                  <w:rPrChange w:id="10636" w:author="Mario Ezequiel Scott" w:date="2019-12-29T19:14:00Z">
                    <w:rPr>
                      <w:rFonts w:ascii="Calibri" w:eastAsia="Times New Roman" w:hAnsi="Calibri" w:cs="Calibri"/>
                      <w:color w:val="000000"/>
                      <w:sz w:val="20"/>
                      <w:szCs w:val="20"/>
                    </w:rPr>
                  </w:rPrChange>
                </w:rPr>
                <w:delText>Processing: active</w:delText>
              </w:r>
            </w:del>
          </w:p>
        </w:tc>
        <w:tc>
          <w:tcPr>
            <w:tcW w:w="1360" w:type="dxa"/>
            <w:tcBorders>
              <w:top w:val="nil"/>
              <w:left w:val="nil"/>
              <w:bottom w:val="single" w:sz="4" w:space="0" w:color="auto"/>
              <w:right w:val="single" w:sz="4" w:space="0" w:color="auto"/>
            </w:tcBorders>
            <w:shd w:val="clear" w:color="000000" w:fill="D9E1F2"/>
            <w:vAlign w:val="bottom"/>
            <w:hideMark/>
          </w:tcPr>
          <w:p w14:paraId="62E68A17" w14:textId="33B95773" w:rsidR="008D7226" w:rsidRPr="004A4B49" w:rsidDel="00DF5A99" w:rsidRDefault="008D7226" w:rsidP="00794694">
            <w:pPr>
              <w:spacing w:after="0"/>
              <w:rPr>
                <w:del w:id="10637" w:author="tedo gogoladze" w:date="2020-01-05T00:04:00Z"/>
                <w:rFonts w:ascii="Calibri" w:eastAsia="Times New Roman" w:hAnsi="Calibri" w:cs="Calibri"/>
                <w:color w:val="000000"/>
                <w:sz w:val="20"/>
                <w:szCs w:val="20"/>
                <w:lang w:val="en-GB"/>
                <w:rPrChange w:id="10638" w:author="Mario Ezequiel Scott" w:date="2019-12-29T19:14:00Z">
                  <w:rPr>
                    <w:del w:id="10639" w:author="tedo gogoladze" w:date="2020-01-05T00:04:00Z"/>
                    <w:rFonts w:ascii="Calibri" w:eastAsia="Times New Roman" w:hAnsi="Calibri" w:cs="Calibri"/>
                    <w:color w:val="000000"/>
                    <w:sz w:val="20"/>
                    <w:szCs w:val="20"/>
                  </w:rPr>
                </w:rPrChange>
              </w:rPr>
            </w:pPr>
            <w:del w:id="10640" w:author="tedo gogoladze" w:date="2020-01-05T00:04:00Z">
              <w:r w:rsidRPr="004A4B49" w:rsidDel="00DF5A99">
                <w:rPr>
                  <w:rFonts w:ascii="Calibri" w:eastAsia="Times New Roman" w:hAnsi="Calibri" w:cs="Calibri"/>
                  <w:color w:val="000000"/>
                  <w:sz w:val="20"/>
                  <w:szCs w:val="20"/>
                  <w:lang w:val="en-GB"/>
                  <w:rPrChange w:id="10641" w:author="Mario Ezequiel Scott" w:date="2019-12-29T19:14:00Z">
                    <w:rPr>
                      <w:rFonts w:ascii="Calibri" w:eastAsia="Times New Roman" w:hAnsi="Calibri" w:cs="Calibri"/>
                      <w:color w:val="000000"/>
                      <w:sz w:val="20"/>
                      <w:szCs w:val="20"/>
                    </w:rPr>
                  </w:rPrChange>
                </w:rPr>
                <w:delText>status: done</w:delText>
              </w:r>
            </w:del>
          </w:p>
        </w:tc>
        <w:tc>
          <w:tcPr>
            <w:tcW w:w="1360" w:type="dxa"/>
            <w:tcBorders>
              <w:top w:val="nil"/>
              <w:left w:val="nil"/>
              <w:bottom w:val="single" w:sz="4" w:space="0" w:color="auto"/>
              <w:right w:val="single" w:sz="4" w:space="0" w:color="auto"/>
            </w:tcBorders>
            <w:shd w:val="clear" w:color="000000" w:fill="D9E1F2"/>
            <w:vAlign w:val="bottom"/>
            <w:hideMark/>
          </w:tcPr>
          <w:p w14:paraId="414C89EB" w14:textId="443BAE3D" w:rsidR="008D7226" w:rsidRPr="004A4B49" w:rsidDel="00DF5A99" w:rsidRDefault="008D7226" w:rsidP="00794694">
            <w:pPr>
              <w:spacing w:after="0"/>
              <w:rPr>
                <w:del w:id="10642" w:author="tedo gogoladze" w:date="2020-01-05T00:04:00Z"/>
                <w:rFonts w:ascii="Calibri" w:eastAsia="Times New Roman" w:hAnsi="Calibri" w:cs="Calibri"/>
                <w:color w:val="000000"/>
                <w:sz w:val="20"/>
                <w:szCs w:val="20"/>
                <w:lang w:val="en-GB"/>
                <w:rPrChange w:id="10643" w:author="Mario Ezequiel Scott" w:date="2019-12-29T19:14:00Z">
                  <w:rPr>
                    <w:del w:id="10644" w:author="tedo gogoladze" w:date="2020-01-05T00:04:00Z"/>
                    <w:rFonts w:ascii="Calibri" w:eastAsia="Times New Roman" w:hAnsi="Calibri" w:cs="Calibri"/>
                    <w:color w:val="000000"/>
                    <w:sz w:val="20"/>
                    <w:szCs w:val="20"/>
                  </w:rPr>
                </w:rPrChange>
              </w:rPr>
            </w:pPr>
            <w:del w:id="10645" w:author="tedo gogoladze" w:date="2020-01-05T00:04:00Z">
              <w:r w:rsidRPr="004A4B49" w:rsidDel="00DF5A99">
                <w:rPr>
                  <w:rFonts w:ascii="Calibri" w:eastAsia="Times New Roman" w:hAnsi="Calibri" w:cs="Calibri"/>
                  <w:color w:val="000000"/>
                  <w:sz w:val="20"/>
                  <w:szCs w:val="20"/>
                  <w:lang w:val="en-GB"/>
                  <w:rPrChange w:id="10646" w:author="Mario Ezequiel Scott" w:date="2019-12-29T19:14:00Z">
                    <w:rPr>
                      <w:rFonts w:ascii="Calibri" w:eastAsia="Times New Roman" w:hAnsi="Calibri" w:cs="Calibri"/>
                      <w:color w:val="000000"/>
                      <w:sz w:val="20"/>
                      <w:szCs w:val="20"/>
                    </w:rPr>
                  </w:rPrChange>
                </w:rPr>
                <w:delText>Yes: extraversion</w:delText>
              </w:r>
            </w:del>
          </w:p>
        </w:tc>
        <w:tc>
          <w:tcPr>
            <w:tcW w:w="1780" w:type="dxa"/>
            <w:tcBorders>
              <w:top w:val="nil"/>
              <w:left w:val="nil"/>
              <w:bottom w:val="single" w:sz="4" w:space="0" w:color="auto"/>
              <w:right w:val="single" w:sz="4" w:space="0" w:color="auto"/>
            </w:tcBorders>
            <w:shd w:val="clear" w:color="000000" w:fill="D9E1F2"/>
            <w:vAlign w:val="bottom"/>
            <w:hideMark/>
          </w:tcPr>
          <w:p w14:paraId="3053D5FD" w14:textId="295A9DD2" w:rsidR="008D7226" w:rsidRPr="004A4B49" w:rsidDel="00DF5A99" w:rsidRDefault="008D7226" w:rsidP="00794694">
            <w:pPr>
              <w:spacing w:after="0"/>
              <w:rPr>
                <w:del w:id="10647" w:author="tedo gogoladze" w:date="2020-01-05T00:04:00Z"/>
                <w:rFonts w:ascii="Calibri" w:eastAsia="Times New Roman" w:hAnsi="Calibri" w:cs="Calibri"/>
                <w:color w:val="000000"/>
                <w:sz w:val="20"/>
                <w:szCs w:val="20"/>
                <w:lang w:val="en-GB"/>
                <w:rPrChange w:id="10648" w:author="Mario Ezequiel Scott" w:date="2019-12-29T19:14:00Z">
                  <w:rPr>
                    <w:del w:id="10649" w:author="tedo gogoladze" w:date="2020-01-05T00:04:00Z"/>
                    <w:rFonts w:ascii="Calibri" w:eastAsia="Times New Roman" w:hAnsi="Calibri" w:cs="Calibri"/>
                    <w:color w:val="000000"/>
                    <w:sz w:val="20"/>
                    <w:szCs w:val="20"/>
                  </w:rPr>
                </w:rPrChange>
              </w:rPr>
            </w:pPr>
            <w:del w:id="10650" w:author="tedo gogoladze" w:date="2020-01-05T00:04:00Z">
              <w:r w:rsidRPr="004A4B49" w:rsidDel="00DF5A99">
                <w:rPr>
                  <w:rFonts w:ascii="Calibri" w:eastAsia="Times New Roman" w:hAnsi="Calibri" w:cs="Calibri"/>
                  <w:color w:val="000000"/>
                  <w:sz w:val="20"/>
                  <w:szCs w:val="20"/>
                  <w:lang w:val="en-GB"/>
                  <w:rPrChange w:id="10651" w:author="Mario Ezequiel Scott" w:date="2019-12-29T19:14:00Z">
                    <w:rPr>
                      <w:rFonts w:ascii="Calibri" w:eastAsia="Times New Roman" w:hAnsi="Calibri" w:cs="Calibri"/>
                      <w:color w:val="000000"/>
                      <w:sz w:val="20"/>
                      <w:szCs w:val="20"/>
                    </w:rPr>
                  </w:rPrChange>
                </w:rPr>
                <w:delText>status: done</w:delText>
              </w:r>
            </w:del>
          </w:p>
        </w:tc>
        <w:tc>
          <w:tcPr>
            <w:tcW w:w="1760" w:type="dxa"/>
            <w:tcBorders>
              <w:top w:val="nil"/>
              <w:left w:val="nil"/>
              <w:bottom w:val="single" w:sz="4" w:space="0" w:color="auto"/>
              <w:right w:val="single" w:sz="4" w:space="0" w:color="auto"/>
            </w:tcBorders>
            <w:shd w:val="clear" w:color="000000" w:fill="D9E1F2"/>
            <w:vAlign w:val="bottom"/>
            <w:hideMark/>
          </w:tcPr>
          <w:p w14:paraId="1B4507AE" w14:textId="0DFE82D4" w:rsidR="008D7226" w:rsidRPr="004A4B49" w:rsidDel="00DF5A99" w:rsidRDefault="008D7226" w:rsidP="00794694">
            <w:pPr>
              <w:spacing w:after="0"/>
              <w:rPr>
                <w:del w:id="10652" w:author="tedo gogoladze" w:date="2020-01-05T00:04:00Z"/>
                <w:rFonts w:ascii="Calibri" w:eastAsia="Times New Roman" w:hAnsi="Calibri" w:cs="Calibri"/>
                <w:color w:val="000000"/>
                <w:sz w:val="20"/>
                <w:szCs w:val="20"/>
                <w:lang w:val="en-GB"/>
                <w:rPrChange w:id="10653" w:author="Mario Ezequiel Scott" w:date="2019-12-29T19:14:00Z">
                  <w:rPr>
                    <w:del w:id="10654" w:author="tedo gogoladze" w:date="2020-01-05T00:04:00Z"/>
                    <w:rFonts w:ascii="Calibri" w:eastAsia="Times New Roman" w:hAnsi="Calibri" w:cs="Calibri"/>
                    <w:color w:val="000000"/>
                    <w:sz w:val="20"/>
                    <w:szCs w:val="20"/>
                  </w:rPr>
                </w:rPrChange>
              </w:rPr>
            </w:pPr>
            <w:del w:id="10655" w:author="tedo gogoladze" w:date="2020-01-05T00:04:00Z">
              <w:r w:rsidRPr="004A4B49" w:rsidDel="00DF5A99">
                <w:rPr>
                  <w:rFonts w:ascii="Calibri" w:eastAsia="Times New Roman" w:hAnsi="Calibri" w:cs="Calibri"/>
                  <w:color w:val="000000"/>
                  <w:sz w:val="20"/>
                  <w:szCs w:val="20"/>
                  <w:lang w:val="en-GB"/>
                  <w:rPrChange w:id="10656" w:author="Mario Ezequiel Scott" w:date="2019-12-29T19:14:00Z">
                    <w:rPr>
                      <w:rFonts w:ascii="Calibri" w:eastAsia="Times New Roman" w:hAnsi="Calibri" w:cs="Calibri"/>
                      <w:color w:val="000000"/>
                      <w:sz w:val="20"/>
                      <w:szCs w:val="20"/>
                    </w:rPr>
                  </w:rPrChange>
                </w:rPr>
                <w:delText>Yes: openness</w:delText>
              </w:r>
            </w:del>
          </w:p>
        </w:tc>
      </w:tr>
      <w:tr w:rsidR="008D7226" w:rsidRPr="004A4B49" w:rsidDel="00DF5A99" w14:paraId="17D15DF8" w14:textId="3E5DAFBE" w:rsidTr="00794694">
        <w:trPr>
          <w:trHeight w:val="525"/>
          <w:del w:id="10657"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53C7AA0C" w14:textId="259FC333" w:rsidR="008D7226" w:rsidRPr="004A4B49" w:rsidDel="00DF5A99" w:rsidRDefault="006B6F87" w:rsidP="00794694">
            <w:pPr>
              <w:spacing w:after="0"/>
              <w:jc w:val="right"/>
              <w:rPr>
                <w:del w:id="10658" w:author="tedo gogoladze" w:date="2020-01-05T00:04:00Z"/>
                <w:rFonts w:ascii="Calibri" w:eastAsia="Times New Roman" w:hAnsi="Calibri" w:cs="Calibri"/>
                <w:color w:val="000000"/>
                <w:sz w:val="20"/>
                <w:szCs w:val="20"/>
                <w:lang w:val="en-GB"/>
                <w:rPrChange w:id="10659" w:author="Mario Ezequiel Scott" w:date="2019-12-29T19:14:00Z">
                  <w:rPr>
                    <w:del w:id="10660" w:author="tedo gogoladze" w:date="2020-01-05T00:04:00Z"/>
                    <w:rFonts w:ascii="Calibri" w:eastAsia="Times New Roman" w:hAnsi="Calibri" w:cs="Calibri"/>
                    <w:color w:val="000000"/>
                    <w:sz w:val="20"/>
                    <w:szCs w:val="20"/>
                  </w:rPr>
                </w:rPrChange>
              </w:rPr>
            </w:pPr>
            <w:del w:id="10661" w:author="tedo gogoladze" w:date="2020-01-05T00:04:00Z">
              <w:r w:rsidRPr="004A4B49" w:rsidDel="00DF5A99">
                <w:rPr>
                  <w:rFonts w:ascii="Calibri" w:eastAsia="Times New Roman" w:hAnsi="Calibri" w:cs="Calibri"/>
                  <w:color w:val="000000"/>
                  <w:sz w:val="20"/>
                  <w:szCs w:val="20"/>
                  <w:lang w:val="en-GB"/>
                  <w:rPrChange w:id="10662" w:author="Mario Ezequiel Scott" w:date="2019-12-29T19:14:00Z">
                    <w:rPr>
                      <w:rFonts w:ascii="Calibri" w:eastAsia="Times New Roman" w:hAnsi="Calibri" w:cs="Calibri"/>
                      <w:color w:val="000000"/>
                      <w:sz w:val="20"/>
                      <w:szCs w:val="20"/>
                    </w:rPr>
                  </w:rPrChange>
                </w:rPr>
                <w:delText>Yes (1/2)</w:delText>
              </w:r>
            </w:del>
          </w:p>
        </w:tc>
        <w:tc>
          <w:tcPr>
            <w:tcW w:w="1380" w:type="dxa"/>
            <w:tcBorders>
              <w:top w:val="nil"/>
              <w:left w:val="nil"/>
              <w:bottom w:val="single" w:sz="4" w:space="0" w:color="auto"/>
              <w:right w:val="single" w:sz="4" w:space="0" w:color="auto"/>
            </w:tcBorders>
            <w:shd w:val="clear" w:color="000000" w:fill="F2F2F2"/>
            <w:vAlign w:val="bottom"/>
            <w:hideMark/>
          </w:tcPr>
          <w:p w14:paraId="2DD364AE" w14:textId="71CB20D1" w:rsidR="008D7226" w:rsidRPr="004A4B49" w:rsidDel="00DF5A99" w:rsidRDefault="008D7226" w:rsidP="00794694">
            <w:pPr>
              <w:spacing w:after="0"/>
              <w:rPr>
                <w:del w:id="10663" w:author="tedo gogoladze" w:date="2020-01-05T00:04:00Z"/>
                <w:rFonts w:ascii="Calibri" w:eastAsia="Times New Roman" w:hAnsi="Calibri" w:cs="Calibri"/>
                <w:color w:val="000000"/>
                <w:sz w:val="20"/>
                <w:szCs w:val="20"/>
                <w:lang w:val="en-GB"/>
                <w:rPrChange w:id="10664" w:author="Mario Ezequiel Scott" w:date="2019-12-29T19:14:00Z">
                  <w:rPr>
                    <w:del w:id="10665" w:author="tedo gogoladze" w:date="2020-01-05T00:04:00Z"/>
                    <w:rFonts w:ascii="Calibri" w:eastAsia="Times New Roman" w:hAnsi="Calibri" w:cs="Calibri"/>
                    <w:color w:val="000000"/>
                    <w:sz w:val="20"/>
                    <w:szCs w:val="20"/>
                  </w:rPr>
                </w:rPrChange>
              </w:rPr>
            </w:pPr>
            <w:del w:id="10666" w:author="tedo gogoladze" w:date="2020-01-05T00:04:00Z">
              <w:r w:rsidRPr="004A4B49" w:rsidDel="00DF5A99">
                <w:rPr>
                  <w:rFonts w:ascii="Calibri" w:eastAsia="Times New Roman" w:hAnsi="Calibri" w:cs="Calibri"/>
                  <w:color w:val="000000"/>
                  <w:sz w:val="20"/>
                  <w:szCs w:val="20"/>
                  <w:lang w:val="en-GB"/>
                  <w:rPrChange w:id="10667" w:author="Mario Ezequiel Scott" w:date="2019-12-29T19:14:00Z">
                    <w:rPr>
                      <w:rFonts w:ascii="Calibri" w:eastAsia="Times New Roman" w:hAnsi="Calibri" w:cs="Calibri"/>
                      <w:color w:val="000000"/>
                      <w:sz w:val="20"/>
                      <w:szCs w:val="20"/>
                    </w:rPr>
                  </w:rPrChange>
                </w:rPr>
                <w:delText>status: todo</w:delText>
              </w:r>
            </w:del>
          </w:p>
        </w:tc>
        <w:tc>
          <w:tcPr>
            <w:tcW w:w="1400" w:type="dxa"/>
            <w:tcBorders>
              <w:top w:val="nil"/>
              <w:left w:val="nil"/>
              <w:bottom w:val="single" w:sz="4" w:space="0" w:color="auto"/>
              <w:right w:val="single" w:sz="4" w:space="0" w:color="auto"/>
            </w:tcBorders>
            <w:shd w:val="clear" w:color="000000" w:fill="F2F2F2"/>
            <w:vAlign w:val="bottom"/>
            <w:hideMark/>
          </w:tcPr>
          <w:p w14:paraId="21CA2448" w14:textId="2FFFD56D" w:rsidR="008D7226" w:rsidRPr="004A4B49" w:rsidDel="00DF5A99" w:rsidRDefault="008D7226" w:rsidP="00794694">
            <w:pPr>
              <w:spacing w:after="0"/>
              <w:rPr>
                <w:del w:id="10668" w:author="tedo gogoladze" w:date="2020-01-05T00:04:00Z"/>
                <w:rFonts w:ascii="Calibri" w:eastAsia="Times New Roman" w:hAnsi="Calibri" w:cs="Calibri"/>
                <w:color w:val="000000"/>
                <w:sz w:val="20"/>
                <w:szCs w:val="20"/>
                <w:lang w:val="en-GB"/>
                <w:rPrChange w:id="10669" w:author="Mario Ezequiel Scott" w:date="2019-12-29T19:14:00Z">
                  <w:rPr>
                    <w:del w:id="10670" w:author="tedo gogoladze" w:date="2020-01-05T00:04:00Z"/>
                    <w:rFonts w:ascii="Calibri" w:eastAsia="Times New Roman" w:hAnsi="Calibri" w:cs="Calibri"/>
                    <w:color w:val="000000"/>
                    <w:sz w:val="20"/>
                    <w:szCs w:val="20"/>
                  </w:rPr>
                </w:rPrChange>
              </w:rPr>
            </w:pPr>
            <w:del w:id="10671" w:author="tedo gogoladze" w:date="2020-01-05T00:04:00Z">
              <w:r w:rsidRPr="004A4B49" w:rsidDel="00DF5A99">
                <w:rPr>
                  <w:rFonts w:ascii="Calibri" w:eastAsia="Times New Roman" w:hAnsi="Calibri" w:cs="Calibri"/>
                  <w:color w:val="000000"/>
                  <w:sz w:val="20"/>
                  <w:szCs w:val="20"/>
                  <w:lang w:val="en-GB"/>
                  <w:rPrChange w:id="10672" w:author="Mario Ezequiel Scott" w:date="2019-12-29T19:14:00Z">
                    <w:rPr>
                      <w:rFonts w:ascii="Calibri" w:eastAsia="Times New Roman" w:hAnsi="Calibri" w:cs="Calibri"/>
                      <w:color w:val="000000"/>
                      <w:sz w:val="20"/>
                      <w:szCs w:val="20"/>
                    </w:rPr>
                  </w:rPrChange>
                </w:rPr>
                <w:delText>Processing: active</w:delText>
              </w:r>
            </w:del>
          </w:p>
        </w:tc>
        <w:tc>
          <w:tcPr>
            <w:tcW w:w="1360" w:type="dxa"/>
            <w:tcBorders>
              <w:top w:val="nil"/>
              <w:left w:val="nil"/>
              <w:bottom w:val="single" w:sz="4" w:space="0" w:color="auto"/>
              <w:right w:val="single" w:sz="4" w:space="0" w:color="auto"/>
            </w:tcBorders>
            <w:shd w:val="clear" w:color="000000" w:fill="D9E1F2"/>
            <w:vAlign w:val="bottom"/>
            <w:hideMark/>
          </w:tcPr>
          <w:p w14:paraId="62DE930E" w14:textId="4571E31E" w:rsidR="008D7226" w:rsidRPr="004A4B49" w:rsidDel="00DF5A99" w:rsidRDefault="008D7226" w:rsidP="00794694">
            <w:pPr>
              <w:spacing w:after="0"/>
              <w:rPr>
                <w:del w:id="10673" w:author="tedo gogoladze" w:date="2020-01-05T00:04:00Z"/>
                <w:rFonts w:ascii="Calibri" w:eastAsia="Times New Roman" w:hAnsi="Calibri" w:cs="Calibri"/>
                <w:color w:val="000000"/>
                <w:sz w:val="20"/>
                <w:szCs w:val="20"/>
                <w:lang w:val="en-GB"/>
                <w:rPrChange w:id="10674" w:author="Mario Ezequiel Scott" w:date="2019-12-29T19:14:00Z">
                  <w:rPr>
                    <w:del w:id="10675" w:author="tedo gogoladze" w:date="2020-01-05T00:04:00Z"/>
                    <w:rFonts w:ascii="Calibri" w:eastAsia="Times New Roman" w:hAnsi="Calibri" w:cs="Calibri"/>
                    <w:color w:val="000000"/>
                    <w:sz w:val="20"/>
                    <w:szCs w:val="20"/>
                  </w:rPr>
                </w:rPrChange>
              </w:rPr>
            </w:pPr>
            <w:del w:id="10676" w:author="tedo gogoladze" w:date="2020-01-05T00:04:00Z">
              <w:r w:rsidRPr="004A4B49" w:rsidDel="00DF5A99">
                <w:rPr>
                  <w:rFonts w:ascii="Calibri" w:eastAsia="Times New Roman" w:hAnsi="Calibri" w:cs="Calibri"/>
                  <w:color w:val="000000"/>
                  <w:sz w:val="20"/>
                  <w:szCs w:val="20"/>
                  <w:lang w:val="en-GB"/>
                  <w:rPrChange w:id="10677" w:author="Mario Ezequiel Scott" w:date="2019-12-29T19:14:00Z">
                    <w:rPr>
                      <w:rFonts w:ascii="Calibri" w:eastAsia="Times New Roman" w:hAnsi="Calibri" w:cs="Calibri"/>
                      <w:color w:val="000000"/>
                      <w:sz w:val="20"/>
                      <w:szCs w:val="20"/>
                    </w:rPr>
                  </w:rPrChange>
                </w:rPr>
                <w:delText>status: todo</w:delText>
              </w:r>
            </w:del>
          </w:p>
        </w:tc>
        <w:tc>
          <w:tcPr>
            <w:tcW w:w="1360" w:type="dxa"/>
            <w:tcBorders>
              <w:top w:val="nil"/>
              <w:left w:val="nil"/>
              <w:bottom w:val="single" w:sz="4" w:space="0" w:color="auto"/>
              <w:right w:val="single" w:sz="4" w:space="0" w:color="auto"/>
            </w:tcBorders>
            <w:shd w:val="clear" w:color="000000" w:fill="D9E1F2"/>
            <w:vAlign w:val="bottom"/>
            <w:hideMark/>
          </w:tcPr>
          <w:p w14:paraId="0FBC6312" w14:textId="7B601924" w:rsidR="008D7226" w:rsidRPr="004A4B49" w:rsidDel="00DF5A99" w:rsidRDefault="008D7226" w:rsidP="00794694">
            <w:pPr>
              <w:spacing w:after="0"/>
              <w:rPr>
                <w:del w:id="10678" w:author="tedo gogoladze" w:date="2020-01-05T00:04:00Z"/>
                <w:rFonts w:ascii="Calibri" w:eastAsia="Times New Roman" w:hAnsi="Calibri" w:cs="Calibri"/>
                <w:color w:val="000000"/>
                <w:sz w:val="20"/>
                <w:szCs w:val="20"/>
                <w:lang w:val="en-GB"/>
                <w:rPrChange w:id="10679" w:author="Mario Ezequiel Scott" w:date="2019-12-29T19:14:00Z">
                  <w:rPr>
                    <w:del w:id="10680" w:author="tedo gogoladze" w:date="2020-01-05T00:04:00Z"/>
                    <w:rFonts w:ascii="Calibri" w:eastAsia="Times New Roman" w:hAnsi="Calibri" w:cs="Calibri"/>
                    <w:color w:val="000000"/>
                    <w:sz w:val="20"/>
                    <w:szCs w:val="20"/>
                  </w:rPr>
                </w:rPrChange>
              </w:rPr>
            </w:pPr>
            <w:del w:id="10681" w:author="tedo gogoladze" w:date="2020-01-05T00:04:00Z">
              <w:r w:rsidRPr="004A4B49" w:rsidDel="00DF5A99">
                <w:rPr>
                  <w:rFonts w:ascii="Calibri" w:eastAsia="Times New Roman" w:hAnsi="Calibri" w:cs="Calibri"/>
                  <w:color w:val="000000"/>
                  <w:sz w:val="20"/>
                  <w:szCs w:val="20"/>
                  <w:lang w:val="en-GB"/>
                  <w:rPrChange w:id="10682" w:author="Mario Ezequiel Scott" w:date="2019-12-29T19:14:00Z">
                    <w:rPr>
                      <w:rFonts w:ascii="Calibri" w:eastAsia="Times New Roman" w:hAnsi="Calibri" w:cs="Calibri"/>
                      <w:color w:val="000000"/>
                      <w:sz w:val="20"/>
                      <w:szCs w:val="20"/>
                    </w:rPr>
                  </w:rPrChange>
                </w:rPr>
                <w:delText>Yes: extraversion</w:delText>
              </w:r>
            </w:del>
          </w:p>
        </w:tc>
        <w:tc>
          <w:tcPr>
            <w:tcW w:w="1780" w:type="dxa"/>
            <w:tcBorders>
              <w:top w:val="nil"/>
              <w:left w:val="nil"/>
              <w:bottom w:val="single" w:sz="4" w:space="0" w:color="auto"/>
              <w:right w:val="single" w:sz="4" w:space="0" w:color="auto"/>
            </w:tcBorders>
            <w:shd w:val="clear" w:color="000000" w:fill="D9E1F2"/>
            <w:vAlign w:val="bottom"/>
            <w:hideMark/>
          </w:tcPr>
          <w:p w14:paraId="49315AFE" w14:textId="20C18F88" w:rsidR="008D7226" w:rsidRPr="004A4B49" w:rsidDel="00DF5A99" w:rsidRDefault="008D7226" w:rsidP="00794694">
            <w:pPr>
              <w:spacing w:after="0"/>
              <w:rPr>
                <w:del w:id="10683" w:author="tedo gogoladze" w:date="2020-01-05T00:04:00Z"/>
                <w:rFonts w:ascii="Calibri" w:eastAsia="Times New Roman" w:hAnsi="Calibri" w:cs="Calibri"/>
                <w:color w:val="000000"/>
                <w:sz w:val="20"/>
                <w:szCs w:val="20"/>
                <w:lang w:val="en-GB"/>
                <w:rPrChange w:id="10684" w:author="Mario Ezequiel Scott" w:date="2019-12-29T19:14:00Z">
                  <w:rPr>
                    <w:del w:id="10685" w:author="tedo gogoladze" w:date="2020-01-05T00:04:00Z"/>
                    <w:rFonts w:ascii="Calibri" w:eastAsia="Times New Roman" w:hAnsi="Calibri" w:cs="Calibri"/>
                    <w:color w:val="000000"/>
                    <w:sz w:val="20"/>
                    <w:szCs w:val="20"/>
                  </w:rPr>
                </w:rPrChange>
              </w:rPr>
            </w:pPr>
            <w:del w:id="10686" w:author="tedo gogoladze" w:date="2020-01-05T00:04:00Z">
              <w:r w:rsidRPr="004A4B49" w:rsidDel="00DF5A99">
                <w:rPr>
                  <w:rFonts w:ascii="Calibri" w:eastAsia="Times New Roman" w:hAnsi="Calibri" w:cs="Calibri"/>
                  <w:color w:val="000000"/>
                  <w:sz w:val="20"/>
                  <w:szCs w:val="20"/>
                  <w:lang w:val="en-GB"/>
                  <w:rPrChange w:id="10687" w:author="Mario Ezequiel Scott" w:date="2019-12-29T19:14:00Z">
                    <w:rPr>
                      <w:rFonts w:ascii="Calibri" w:eastAsia="Times New Roman" w:hAnsi="Calibri" w:cs="Calibri"/>
                      <w:color w:val="000000"/>
                      <w:sz w:val="20"/>
                      <w:szCs w:val="20"/>
                    </w:rPr>
                  </w:rPrChange>
                </w:rPr>
                <w:delText>status: todo</w:delText>
              </w:r>
            </w:del>
          </w:p>
        </w:tc>
        <w:tc>
          <w:tcPr>
            <w:tcW w:w="1760" w:type="dxa"/>
            <w:tcBorders>
              <w:top w:val="nil"/>
              <w:left w:val="nil"/>
              <w:bottom w:val="single" w:sz="4" w:space="0" w:color="auto"/>
              <w:right w:val="single" w:sz="4" w:space="0" w:color="auto"/>
            </w:tcBorders>
            <w:shd w:val="clear" w:color="000000" w:fill="D9E1F2"/>
            <w:vAlign w:val="bottom"/>
            <w:hideMark/>
          </w:tcPr>
          <w:p w14:paraId="057C979F" w14:textId="2F49D42E" w:rsidR="008D7226" w:rsidRPr="004A4B49" w:rsidDel="00DF5A99" w:rsidRDefault="008D7226" w:rsidP="00794694">
            <w:pPr>
              <w:spacing w:after="0"/>
              <w:rPr>
                <w:del w:id="10688" w:author="tedo gogoladze" w:date="2020-01-05T00:04:00Z"/>
                <w:rFonts w:ascii="Calibri" w:eastAsia="Times New Roman" w:hAnsi="Calibri" w:cs="Calibri"/>
                <w:color w:val="000000"/>
                <w:sz w:val="20"/>
                <w:szCs w:val="20"/>
                <w:lang w:val="en-GB"/>
                <w:rPrChange w:id="10689" w:author="Mario Ezequiel Scott" w:date="2019-12-29T19:14:00Z">
                  <w:rPr>
                    <w:del w:id="10690" w:author="tedo gogoladze" w:date="2020-01-05T00:04:00Z"/>
                    <w:rFonts w:ascii="Calibri" w:eastAsia="Times New Roman" w:hAnsi="Calibri" w:cs="Calibri"/>
                    <w:color w:val="000000"/>
                    <w:sz w:val="20"/>
                    <w:szCs w:val="20"/>
                  </w:rPr>
                </w:rPrChange>
              </w:rPr>
            </w:pPr>
            <w:del w:id="10691" w:author="tedo gogoladze" w:date="2020-01-05T00:04:00Z">
              <w:r w:rsidRPr="004A4B49" w:rsidDel="00DF5A99">
                <w:rPr>
                  <w:rFonts w:ascii="Calibri" w:eastAsia="Times New Roman" w:hAnsi="Calibri" w:cs="Calibri"/>
                  <w:color w:val="000000"/>
                  <w:sz w:val="20"/>
                  <w:szCs w:val="20"/>
                  <w:lang w:val="en-GB"/>
                  <w:rPrChange w:id="10692" w:author="Mario Ezequiel Scott" w:date="2019-12-29T19:14:00Z">
                    <w:rPr>
                      <w:rFonts w:ascii="Calibri" w:eastAsia="Times New Roman" w:hAnsi="Calibri" w:cs="Calibri"/>
                      <w:color w:val="000000"/>
                      <w:sz w:val="20"/>
                      <w:szCs w:val="20"/>
                    </w:rPr>
                  </w:rPrChange>
                </w:rPr>
                <w:delText>Yes: openness</w:delText>
              </w:r>
            </w:del>
          </w:p>
        </w:tc>
      </w:tr>
      <w:tr w:rsidR="008D7226" w:rsidRPr="004A4B49" w:rsidDel="00DF5A99" w14:paraId="2601E49C" w14:textId="2C00E98A" w:rsidTr="00794694">
        <w:trPr>
          <w:trHeight w:val="525"/>
          <w:del w:id="10693"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560EB734" w14:textId="4F3D9406" w:rsidR="008D7226" w:rsidRPr="004A4B49" w:rsidDel="00DF5A99" w:rsidRDefault="006B6F87" w:rsidP="00794694">
            <w:pPr>
              <w:spacing w:after="0"/>
              <w:jc w:val="right"/>
              <w:rPr>
                <w:del w:id="10694" w:author="tedo gogoladze" w:date="2020-01-05T00:04:00Z"/>
                <w:rFonts w:ascii="Calibri" w:eastAsia="Times New Roman" w:hAnsi="Calibri" w:cs="Calibri"/>
                <w:color w:val="000000"/>
                <w:sz w:val="20"/>
                <w:szCs w:val="20"/>
                <w:lang w:val="en-GB"/>
                <w:rPrChange w:id="10695" w:author="Mario Ezequiel Scott" w:date="2019-12-29T19:14:00Z">
                  <w:rPr>
                    <w:del w:id="10696" w:author="tedo gogoladze" w:date="2020-01-05T00:04:00Z"/>
                    <w:rFonts w:ascii="Calibri" w:eastAsia="Times New Roman" w:hAnsi="Calibri" w:cs="Calibri"/>
                    <w:color w:val="000000"/>
                    <w:sz w:val="20"/>
                    <w:szCs w:val="20"/>
                  </w:rPr>
                </w:rPrChange>
              </w:rPr>
            </w:pPr>
            <w:del w:id="10697" w:author="tedo gogoladze" w:date="2020-01-05T00:04:00Z">
              <w:r w:rsidRPr="004A4B49" w:rsidDel="00DF5A99">
                <w:rPr>
                  <w:rFonts w:ascii="Calibri" w:eastAsia="Times New Roman" w:hAnsi="Calibri" w:cs="Calibri"/>
                  <w:color w:val="000000"/>
                  <w:sz w:val="20"/>
                  <w:szCs w:val="20"/>
                  <w:lang w:val="en-GB"/>
                  <w:rPrChange w:id="10698" w:author="Mario Ezequiel Scott" w:date="2019-12-29T19:14:00Z">
                    <w:rPr>
                      <w:rFonts w:ascii="Calibri" w:eastAsia="Times New Roman" w:hAnsi="Calibri" w:cs="Calibri"/>
                      <w:color w:val="000000"/>
                      <w:sz w:val="20"/>
                      <w:szCs w:val="20"/>
                    </w:rPr>
                  </w:rPrChange>
                </w:rPr>
                <w:delText>No (0/2)</w:delText>
              </w:r>
            </w:del>
          </w:p>
        </w:tc>
        <w:tc>
          <w:tcPr>
            <w:tcW w:w="1380" w:type="dxa"/>
            <w:tcBorders>
              <w:top w:val="nil"/>
              <w:left w:val="nil"/>
              <w:bottom w:val="single" w:sz="4" w:space="0" w:color="auto"/>
              <w:right w:val="single" w:sz="4" w:space="0" w:color="auto"/>
            </w:tcBorders>
            <w:shd w:val="clear" w:color="000000" w:fill="F2F2F2"/>
            <w:vAlign w:val="bottom"/>
            <w:hideMark/>
          </w:tcPr>
          <w:p w14:paraId="0D972401" w14:textId="1493B532" w:rsidR="008D7226" w:rsidRPr="004A4B49" w:rsidDel="00DF5A99" w:rsidRDefault="008D7226" w:rsidP="00794694">
            <w:pPr>
              <w:spacing w:after="0"/>
              <w:rPr>
                <w:del w:id="10699" w:author="tedo gogoladze" w:date="2020-01-05T00:04:00Z"/>
                <w:rFonts w:ascii="Calibri" w:eastAsia="Times New Roman" w:hAnsi="Calibri" w:cs="Calibri"/>
                <w:color w:val="000000"/>
                <w:sz w:val="20"/>
                <w:szCs w:val="20"/>
                <w:lang w:val="en-GB"/>
                <w:rPrChange w:id="10700" w:author="Mario Ezequiel Scott" w:date="2019-12-29T19:14:00Z">
                  <w:rPr>
                    <w:del w:id="10701" w:author="tedo gogoladze" w:date="2020-01-05T00:04:00Z"/>
                    <w:rFonts w:ascii="Calibri" w:eastAsia="Times New Roman" w:hAnsi="Calibri" w:cs="Calibri"/>
                    <w:color w:val="000000"/>
                    <w:sz w:val="20"/>
                    <w:szCs w:val="20"/>
                  </w:rPr>
                </w:rPrChange>
              </w:rPr>
            </w:pPr>
            <w:del w:id="10702" w:author="tedo gogoladze" w:date="2020-01-05T00:04:00Z">
              <w:r w:rsidRPr="004A4B49" w:rsidDel="00DF5A99">
                <w:rPr>
                  <w:rFonts w:ascii="Calibri" w:eastAsia="Times New Roman" w:hAnsi="Calibri" w:cs="Calibri"/>
                  <w:color w:val="000000"/>
                  <w:sz w:val="20"/>
                  <w:szCs w:val="20"/>
                  <w:lang w:val="en-GB"/>
                  <w:rPrChange w:id="10703" w:author="Mario Ezequiel Scott" w:date="2019-12-29T19:14:00Z">
                    <w:rPr>
                      <w:rFonts w:ascii="Calibri" w:eastAsia="Times New Roman" w:hAnsi="Calibri" w:cs="Calibri"/>
                      <w:color w:val="000000"/>
                      <w:sz w:val="20"/>
                      <w:szCs w:val="20"/>
                    </w:rPr>
                  </w:rPrChange>
                </w:rPr>
                <w:delText>status: todo</w:delText>
              </w:r>
            </w:del>
          </w:p>
        </w:tc>
        <w:tc>
          <w:tcPr>
            <w:tcW w:w="1400" w:type="dxa"/>
            <w:tcBorders>
              <w:top w:val="nil"/>
              <w:left w:val="nil"/>
              <w:bottom w:val="single" w:sz="4" w:space="0" w:color="auto"/>
              <w:right w:val="single" w:sz="4" w:space="0" w:color="auto"/>
            </w:tcBorders>
            <w:shd w:val="clear" w:color="000000" w:fill="F2F2F2"/>
            <w:vAlign w:val="bottom"/>
            <w:hideMark/>
          </w:tcPr>
          <w:p w14:paraId="7A4CF33B" w14:textId="32F6313F" w:rsidR="008D7226" w:rsidRPr="004A4B49" w:rsidDel="00DF5A99" w:rsidRDefault="008D7226" w:rsidP="00794694">
            <w:pPr>
              <w:spacing w:after="0"/>
              <w:rPr>
                <w:del w:id="10704" w:author="tedo gogoladze" w:date="2020-01-05T00:04:00Z"/>
                <w:rFonts w:ascii="Calibri" w:eastAsia="Times New Roman" w:hAnsi="Calibri" w:cs="Calibri"/>
                <w:color w:val="000000"/>
                <w:sz w:val="20"/>
                <w:szCs w:val="20"/>
                <w:lang w:val="en-GB"/>
                <w:rPrChange w:id="10705" w:author="Mario Ezequiel Scott" w:date="2019-12-29T19:14:00Z">
                  <w:rPr>
                    <w:del w:id="10706" w:author="tedo gogoladze" w:date="2020-01-05T00:04:00Z"/>
                    <w:rFonts w:ascii="Calibri" w:eastAsia="Times New Roman" w:hAnsi="Calibri" w:cs="Calibri"/>
                    <w:color w:val="000000"/>
                    <w:sz w:val="20"/>
                    <w:szCs w:val="20"/>
                  </w:rPr>
                </w:rPrChange>
              </w:rPr>
            </w:pPr>
            <w:del w:id="10707" w:author="tedo gogoladze" w:date="2020-01-05T00:04:00Z">
              <w:r w:rsidRPr="004A4B49" w:rsidDel="00DF5A99">
                <w:rPr>
                  <w:rFonts w:ascii="Calibri" w:eastAsia="Times New Roman" w:hAnsi="Calibri" w:cs="Calibri"/>
                  <w:color w:val="000000"/>
                  <w:sz w:val="20"/>
                  <w:szCs w:val="20"/>
                  <w:lang w:val="en-GB"/>
                  <w:rPrChange w:id="10708" w:author="Mario Ezequiel Scott" w:date="2019-12-29T19:14:00Z">
                    <w:rPr>
                      <w:rFonts w:ascii="Calibri" w:eastAsia="Times New Roman" w:hAnsi="Calibri" w:cs="Calibri"/>
                      <w:color w:val="000000"/>
                      <w:sz w:val="20"/>
                      <w:szCs w:val="20"/>
                    </w:rPr>
                  </w:rPrChange>
                </w:rPr>
                <w:delText>Processing: reflexive</w:delText>
              </w:r>
            </w:del>
          </w:p>
        </w:tc>
        <w:tc>
          <w:tcPr>
            <w:tcW w:w="1360" w:type="dxa"/>
            <w:tcBorders>
              <w:top w:val="nil"/>
              <w:left w:val="nil"/>
              <w:bottom w:val="single" w:sz="4" w:space="0" w:color="auto"/>
              <w:right w:val="single" w:sz="4" w:space="0" w:color="auto"/>
            </w:tcBorders>
            <w:shd w:val="clear" w:color="000000" w:fill="D9E1F2"/>
            <w:vAlign w:val="bottom"/>
            <w:hideMark/>
          </w:tcPr>
          <w:p w14:paraId="751C1977" w14:textId="1618D359" w:rsidR="008D7226" w:rsidRPr="004A4B49" w:rsidDel="00DF5A99" w:rsidRDefault="008D7226" w:rsidP="00794694">
            <w:pPr>
              <w:spacing w:after="0"/>
              <w:rPr>
                <w:del w:id="10709" w:author="tedo gogoladze" w:date="2020-01-05T00:04:00Z"/>
                <w:rFonts w:ascii="Calibri" w:eastAsia="Times New Roman" w:hAnsi="Calibri" w:cs="Calibri"/>
                <w:color w:val="000000"/>
                <w:sz w:val="20"/>
                <w:szCs w:val="20"/>
                <w:lang w:val="en-GB"/>
                <w:rPrChange w:id="10710" w:author="Mario Ezequiel Scott" w:date="2019-12-29T19:14:00Z">
                  <w:rPr>
                    <w:del w:id="10711" w:author="tedo gogoladze" w:date="2020-01-05T00:04:00Z"/>
                    <w:rFonts w:ascii="Calibri" w:eastAsia="Times New Roman" w:hAnsi="Calibri" w:cs="Calibri"/>
                    <w:color w:val="000000"/>
                    <w:sz w:val="20"/>
                    <w:szCs w:val="20"/>
                  </w:rPr>
                </w:rPrChange>
              </w:rPr>
            </w:pPr>
            <w:del w:id="10712" w:author="tedo gogoladze" w:date="2020-01-05T00:04:00Z">
              <w:r w:rsidRPr="004A4B49" w:rsidDel="00DF5A99">
                <w:rPr>
                  <w:rFonts w:ascii="Calibri" w:eastAsia="Times New Roman" w:hAnsi="Calibri" w:cs="Calibri"/>
                  <w:color w:val="000000"/>
                  <w:sz w:val="20"/>
                  <w:szCs w:val="20"/>
                  <w:lang w:val="en-GB"/>
                  <w:rPrChange w:id="10713" w:author="Mario Ezequiel Scott" w:date="2019-12-29T19:14:00Z">
                    <w:rPr>
                      <w:rFonts w:ascii="Calibri" w:eastAsia="Times New Roman" w:hAnsi="Calibri" w:cs="Calibri"/>
                      <w:color w:val="000000"/>
                      <w:sz w:val="20"/>
                      <w:szCs w:val="20"/>
                    </w:rPr>
                  </w:rPrChange>
                </w:rPr>
                <w:delText>status: todo</w:delText>
              </w:r>
            </w:del>
          </w:p>
        </w:tc>
        <w:tc>
          <w:tcPr>
            <w:tcW w:w="1360" w:type="dxa"/>
            <w:tcBorders>
              <w:top w:val="nil"/>
              <w:left w:val="nil"/>
              <w:bottom w:val="single" w:sz="4" w:space="0" w:color="auto"/>
              <w:right w:val="single" w:sz="4" w:space="0" w:color="auto"/>
            </w:tcBorders>
            <w:shd w:val="clear" w:color="000000" w:fill="D9E1F2"/>
            <w:vAlign w:val="bottom"/>
            <w:hideMark/>
          </w:tcPr>
          <w:p w14:paraId="5209CDF6" w14:textId="6F5C2757" w:rsidR="008D7226" w:rsidRPr="004A4B49" w:rsidDel="00DF5A99" w:rsidRDefault="008D7226" w:rsidP="00794694">
            <w:pPr>
              <w:spacing w:after="0"/>
              <w:rPr>
                <w:del w:id="10714" w:author="tedo gogoladze" w:date="2020-01-05T00:04:00Z"/>
                <w:rFonts w:ascii="Calibri" w:eastAsia="Times New Roman" w:hAnsi="Calibri" w:cs="Calibri"/>
                <w:color w:val="000000"/>
                <w:sz w:val="20"/>
                <w:szCs w:val="20"/>
                <w:lang w:val="en-GB"/>
                <w:rPrChange w:id="10715" w:author="Mario Ezequiel Scott" w:date="2019-12-29T19:14:00Z">
                  <w:rPr>
                    <w:del w:id="10716" w:author="tedo gogoladze" w:date="2020-01-05T00:04:00Z"/>
                    <w:rFonts w:ascii="Calibri" w:eastAsia="Times New Roman" w:hAnsi="Calibri" w:cs="Calibri"/>
                    <w:color w:val="000000"/>
                    <w:sz w:val="20"/>
                    <w:szCs w:val="20"/>
                  </w:rPr>
                </w:rPrChange>
              </w:rPr>
            </w:pPr>
            <w:del w:id="10717" w:author="tedo gogoladze" w:date="2020-01-05T00:04:00Z">
              <w:r w:rsidRPr="004A4B49" w:rsidDel="00DF5A99">
                <w:rPr>
                  <w:rFonts w:ascii="Calibri" w:eastAsia="Times New Roman" w:hAnsi="Calibri" w:cs="Calibri"/>
                  <w:color w:val="000000"/>
                  <w:sz w:val="20"/>
                  <w:szCs w:val="20"/>
                  <w:lang w:val="en-GB"/>
                  <w:rPrChange w:id="10718" w:author="Mario Ezequiel Scott" w:date="2019-12-29T19:14:00Z">
                    <w:rPr>
                      <w:rFonts w:ascii="Calibri" w:eastAsia="Times New Roman" w:hAnsi="Calibri" w:cs="Calibri"/>
                      <w:color w:val="000000"/>
                      <w:sz w:val="20"/>
                      <w:szCs w:val="20"/>
                    </w:rPr>
                  </w:rPrChange>
                </w:rPr>
                <w:delText>Yes: extraversion</w:delText>
              </w:r>
            </w:del>
          </w:p>
        </w:tc>
        <w:tc>
          <w:tcPr>
            <w:tcW w:w="1780" w:type="dxa"/>
            <w:tcBorders>
              <w:top w:val="nil"/>
              <w:left w:val="nil"/>
              <w:bottom w:val="single" w:sz="4" w:space="0" w:color="auto"/>
              <w:right w:val="single" w:sz="4" w:space="0" w:color="auto"/>
            </w:tcBorders>
            <w:shd w:val="clear" w:color="000000" w:fill="D9E1F2"/>
            <w:vAlign w:val="bottom"/>
            <w:hideMark/>
          </w:tcPr>
          <w:p w14:paraId="5D2F2737" w14:textId="622B1A39" w:rsidR="008D7226" w:rsidRPr="004A4B49" w:rsidDel="00DF5A99" w:rsidRDefault="008D7226" w:rsidP="00794694">
            <w:pPr>
              <w:spacing w:after="0"/>
              <w:rPr>
                <w:del w:id="10719" w:author="tedo gogoladze" w:date="2020-01-05T00:04:00Z"/>
                <w:rFonts w:ascii="Calibri" w:eastAsia="Times New Roman" w:hAnsi="Calibri" w:cs="Calibri"/>
                <w:color w:val="000000"/>
                <w:sz w:val="20"/>
                <w:szCs w:val="20"/>
                <w:lang w:val="en-GB"/>
                <w:rPrChange w:id="10720" w:author="Mario Ezequiel Scott" w:date="2019-12-29T19:14:00Z">
                  <w:rPr>
                    <w:del w:id="10721" w:author="tedo gogoladze" w:date="2020-01-05T00:04:00Z"/>
                    <w:rFonts w:ascii="Calibri" w:eastAsia="Times New Roman" w:hAnsi="Calibri" w:cs="Calibri"/>
                    <w:color w:val="000000"/>
                    <w:sz w:val="20"/>
                    <w:szCs w:val="20"/>
                  </w:rPr>
                </w:rPrChange>
              </w:rPr>
            </w:pPr>
            <w:del w:id="10722" w:author="tedo gogoladze" w:date="2020-01-05T00:04:00Z">
              <w:r w:rsidRPr="004A4B49" w:rsidDel="00DF5A99">
                <w:rPr>
                  <w:rFonts w:ascii="Calibri" w:eastAsia="Times New Roman" w:hAnsi="Calibri" w:cs="Calibri"/>
                  <w:color w:val="000000"/>
                  <w:sz w:val="20"/>
                  <w:szCs w:val="20"/>
                  <w:lang w:val="en-GB"/>
                  <w:rPrChange w:id="10723" w:author="Mario Ezequiel Scott" w:date="2019-12-29T19:14:00Z">
                    <w:rPr>
                      <w:rFonts w:ascii="Calibri" w:eastAsia="Times New Roman" w:hAnsi="Calibri" w:cs="Calibri"/>
                      <w:color w:val="000000"/>
                      <w:sz w:val="20"/>
                      <w:szCs w:val="20"/>
                    </w:rPr>
                  </w:rPrChange>
                </w:rPr>
                <w:delText>status: todo</w:delText>
              </w:r>
            </w:del>
          </w:p>
        </w:tc>
        <w:tc>
          <w:tcPr>
            <w:tcW w:w="1760" w:type="dxa"/>
            <w:tcBorders>
              <w:top w:val="nil"/>
              <w:left w:val="nil"/>
              <w:bottom w:val="single" w:sz="4" w:space="0" w:color="auto"/>
              <w:right w:val="single" w:sz="4" w:space="0" w:color="auto"/>
            </w:tcBorders>
            <w:shd w:val="clear" w:color="000000" w:fill="D9E1F2"/>
            <w:vAlign w:val="bottom"/>
            <w:hideMark/>
          </w:tcPr>
          <w:p w14:paraId="75004271" w14:textId="6D608CA8" w:rsidR="008D7226" w:rsidRPr="004A4B49" w:rsidDel="00DF5A99" w:rsidRDefault="008D7226" w:rsidP="00794694">
            <w:pPr>
              <w:spacing w:after="0"/>
              <w:rPr>
                <w:del w:id="10724" w:author="tedo gogoladze" w:date="2020-01-05T00:04:00Z"/>
                <w:rFonts w:ascii="Calibri" w:eastAsia="Times New Roman" w:hAnsi="Calibri" w:cs="Calibri"/>
                <w:color w:val="000000"/>
                <w:sz w:val="20"/>
                <w:szCs w:val="20"/>
                <w:lang w:val="en-GB"/>
                <w:rPrChange w:id="10725" w:author="Mario Ezequiel Scott" w:date="2019-12-29T19:14:00Z">
                  <w:rPr>
                    <w:del w:id="10726" w:author="tedo gogoladze" w:date="2020-01-05T00:04:00Z"/>
                    <w:rFonts w:ascii="Calibri" w:eastAsia="Times New Roman" w:hAnsi="Calibri" w:cs="Calibri"/>
                    <w:color w:val="000000"/>
                    <w:sz w:val="20"/>
                    <w:szCs w:val="20"/>
                  </w:rPr>
                </w:rPrChange>
              </w:rPr>
            </w:pPr>
            <w:del w:id="10727" w:author="tedo gogoladze" w:date="2020-01-05T00:04:00Z">
              <w:r w:rsidRPr="004A4B49" w:rsidDel="00DF5A99">
                <w:rPr>
                  <w:rFonts w:ascii="Calibri" w:eastAsia="Times New Roman" w:hAnsi="Calibri" w:cs="Calibri"/>
                  <w:color w:val="000000"/>
                  <w:sz w:val="20"/>
                  <w:szCs w:val="20"/>
                  <w:lang w:val="en-GB"/>
                  <w:rPrChange w:id="10728" w:author="Mario Ezequiel Scott" w:date="2019-12-29T19:14:00Z">
                    <w:rPr>
                      <w:rFonts w:ascii="Calibri" w:eastAsia="Times New Roman" w:hAnsi="Calibri" w:cs="Calibri"/>
                      <w:color w:val="000000"/>
                      <w:sz w:val="20"/>
                      <w:szCs w:val="20"/>
                    </w:rPr>
                  </w:rPrChange>
                </w:rPr>
                <w:delText>No: openness</w:delText>
              </w:r>
            </w:del>
          </w:p>
        </w:tc>
      </w:tr>
      <w:tr w:rsidR="008D7226" w:rsidRPr="004A4B49" w:rsidDel="00DF5A99" w14:paraId="354E7CE7" w14:textId="0B23B333" w:rsidTr="00794694">
        <w:trPr>
          <w:trHeight w:val="525"/>
          <w:del w:id="10729"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1ABFC61" w14:textId="7AC4C400" w:rsidR="008D7226" w:rsidRPr="004A4B49" w:rsidDel="00DF5A99" w:rsidRDefault="006B6F87" w:rsidP="00794694">
            <w:pPr>
              <w:spacing w:after="0"/>
              <w:jc w:val="right"/>
              <w:rPr>
                <w:del w:id="10730" w:author="tedo gogoladze" w:date="2020-01-05T00:04:00Z"/>
                <w:rFonts w:ascii="Calibri" w:eastAsia="Times New Roman" w:hAnsi="Calibri" w:cs="Calibri"/>
                <w:color w:val="000000"/>
                <w:sz w:val="20"/>
                <w:szCs w:val="20"/>
                <w:lang w:val="en-GB"/>
                <w:rPrChange w:id="10731" w:author="Mario Ezequiel Scott" w:date="2019-12-29T19:14:00Z">
                  <w:rPr>
                    <w:del w:id="10732" w:author="tedo gogoladze" w:date="2020-01-05T00:04:00Z"/>
                    <w:rFonts w:ascii="Calibri" w:eastAsia="Times New Roman" w:hAnsi="Calibri" w:cs="Calibri"/>
                    <w:color w:val="000000"/>
                    <w:sz w:val="20"/>
                    <w:szCs w:val="20"/>
                  </w:rPr>
                </w:rPrChange>
              </w:rPr>
            </w:pPr>
            <w:del w:id="10733" w:author="tedo gogoladze" w:date="2020-01-05T00:04:00Z">
              <w:r w:rsidRPr="004A4B49" w:rsidDel="00DF5A99">
                <w:rPr>
                  <w:rFonts w:ascii="Calibri" w:eastAsia="Times New Roman" w:hAnsi="Calibri" w:cs="Calibri"/>
                  <w:color w:val="000000"/>
                  <w:sz w:val="20"/>
                  <w:szCs w:val="20"/>
                  <w:lang w:val="en-GB"/>
                  <w:rPrChange w:id="10734" w:author="Mario Ezequiel Scott" w:date="2019-12-29T19:14:00Z">
                    <w:rPr>
                      <w:rFonts w:ascii="Calibri" w:eastAsia="Times New Roman" w:hAnsi="Calibri" w:cs="Calibri"/>
                      <w:color w:val="000000"/>
                      <w:sz w:val="20"/>
                      <w:szCs w:val="20"/>
                    </w:rPr>
                  </w:rPrChange>
                </w:rPr>
                <w:delText>Yes</w:delText>
              </w:r>
              <w:r w:rsidR="00322DEB" w:rsidRPr="004A4B49" w:rsidDel="00DF5A99">
                <w:rPr>
                  <w:rFonts w:ascii="Calibri" w:eastAsia="Times New Roman" w:hAnsi="Calibri" w:cs="Calibri"/>
                  <w:color w:val="000000"/>
                  <w:sz w:val="20"/>
                  <w:szCs w:val="20"/>
                  <w:lang w:val="en-GB"/>
                  <w:rPrChange w:id="10735" w:author="Mario Ezequiel Scott" w:date="2019-12-29T19:14:00Z">
                    <w:rPr>
                      <w:rFonts w:ascii="Calibri" w:eastAsia="Times New Roman" w:hAnsi="Calibri" w:cs="Calibri"/>
                      <w:color w:val="000000"/>
                      <w:sz w:val="20"/>
                      <w:szCs w:val="20"/>
                    </w:rPr>
                  </w:rPrChange>
                </w:rPr>
                <w:delText xml:space="preserve"> (1/2)</w:delText>
              </w:r>
            </w:del>
          </w:p>
        </w:tc>
        <w:tc>
          <w:tcPr>
            <w:tcW w:w="1380" w:type="dxa"/>
            <w:tcBorders>
              <w:top w:val="nil"/>
              <w:left w:val="nil"/>
              <w:bottom w:val="single" w:sz="4" w:space="0" w:color="auto"/>
              <w:right w:val="single" w:sz="4" w:space="0" w:color="auto"/>
            </w:tcBorders>
            <w:shd w:val="clear" w:color="000000" w:fill="F2F2F2"/>
            <w:vAlign w:val="bottom"/>
            <w:hideMark/>
          </w:tcPr>
          <w:p w14:paraId="2DFDE88F" w14:textId="3EEBE413" w:rsidR="008D7226" w:rsidRPr="004A4B49" w:rsidDel="00DF5A99" w:rsidRDefault="008D7226" w:rsidP="00794694">
            <w:pPr>
              <w:spacing w:after="0"/>
              <w:rPr>
                <w:del w:id="10736" w:author="tedo gogoladze" w:date="2020-01-05T00:04:00Z"/>
                <w:rFonts w:ascii="Calibri" w:eastAsia="Times New Roman" w:hAnsi="Calibri" w:cs="Calibri"/>
                <w:color w:val="000000"/>
                <w:sz w:val="20"/>
                <w:szCs w:val="20"/>
                <w:lang w:val="en-GB"/>
                <w:rPrChange w:id="10737" w:author="Mario Ezequiel Scott" w:date="2019-12-29T19:14:00Z">
                  <w:rPr>
                    <w:del w:id="10738" w:author="tedo gogoladze" w:date="2020-01-05T00:04:00Z"/>
                    <w:rFonts w:ascii="Calibri" w:eastAsia="Times New Roman" w:hAnsi="Calibri" w:cs="Calibri"/>
                    <w:color w:val="000000"/>
                    <w:sz w:val="20"/>
                    <w:szCs w:val="20"/>
                  </w:rPr>
                </w:rPrChange>
              </w:rPr>
            </w:pPr>
            <w:del w:id="10739" w:author="tedo gogoladze" w:date="2020-01-05T00:04:00Z">
              <w:r w:rsidRPr="004A4B49" w:rsidDel="00DF5A99">
                <w:rPr>
                  <w:rFonts w:ascii="Calibri" w:eastAsia="Times New Roman" w:hAnsi="Calibri" w:cs="Calibri"/>
                  <w:color w:val="000000"/>
                  <w:sz w:val="20"/>
                  <w:szCs w:val="20"/>
                  <w:lang w:val="en-GB"/>
                  <w:rPrChange w:id="10740" w:author="Mario Ezequiel Scott" w:date="2019-12-29T19:14:00Z">
                    <w:rPr>
                      <w:rFonts w:ascii="Calibri" w:eastAsia="Times New Roman" w:hAnsi="Calibri" w:cs="Calibri"/>
                      <w:color w:val="000000"/>
                      <w:sz w:val="20"/>
                      <w:szCs w:val="20"/>
                    </w:rPr>
                  </w:rPrChange>
                </w:rPr>
                <w:delText>Processing: reflexive</w:delText>
              </w:r>
            </w:del>
          </w:p>
        </w:tc>
        <w:tc>
          <w:tcPr>
            <w:tcW w:w="1400" w:type="dxa"/>
            <w:tcBorders>
              <w:top w:val="nil"/>
              <w:left w:val="nil"/>
              <w:bottom w:val="single" w:sz="4" w:space="0" w:color="auto"/>
              <w:right w:val="single" w:sz="4" w:space="0" w:color="auto"/>
            </w:tcBorders>
            <w:shd w:val="clear" w:color="000000" w:fill="F2F2F2"/>
            <w:vAlign w:val="bottom"/>
            <w:hideMark/>
          </w:tcPr>
          <w:p w14:paraId="00CF8F31" w14:textId="6C8B72F2" w:rsidR="008D7226" w:rsidRPr="004A4B49" w:rsidDel="00DF5A99" w:rsidRDefault="008D7226" w:rsidP="00794694">
            <w:pPr>
              <w:spacing w:after="0"/>
              <w:rPr>
                <w:del w:id="10741" w:author="tedo gogoladze" w:date="2020-01-05T00:04:00Z"/>
                <w:rFonts w:ascii="Calibri" w:eastAsia="Times New Roman" w:hAnsi="Calibri" w:cs="Calibri"/>
                <w:color w:val="000000"/>
                <w:sz w:val="20"/>
                <w:szCs w:val="20"/>
                <w:lang w:val="en-GB"/>
                <w:rPrChange w:id="10742" w:author="Mario Ezequiel Scott" w:date="2019-12-29T19:14:00Z">
                  <w:rPr>
                    <w:del w:id="10743" w:author="tedo gogoladze" w:date="2020-01-05T00:04:00Z"/>
                    <w:rFonts w:ascii="Calibri" w:eastAsia="Times New Roman" w:hAnsi="Calibri" w:cs="Calibri"/>
                    <w:color w:val="000000"/>
                    <w:sz w:val="20"/>
                    <w:szCs w:val="20"/>
                  </w:rPr>
                </w:rPrChange>
              </w:rPr>
            </w:pPr>
            <w:del w:id="10744" w:author="tedo gogoladze" w:date="2020-01-05T00:04:00Z">
              <w:r w:rsidRPr="004A4B49" w:rsidDel="00DF5A99">
                <w:rPr>
                  <w:rFonts w:ascii="Calibri" w:eastAsia="Times New Roman" w:hAnsi="Calibri" w:cs="Calibri"/>
                  <w:color w:val="000000"/>
                  <w:sz w:val="20"/>
                  <w:szCs w:val="20"/>
                  <w:lang w:val="en-GB"/>
                  <w:rPrChange w:id="10745" w:author="Mario Ezequiel Scott" w:date="2019-12-29T19:14:00Z">
                    <w:rPr>
                      <w:rFonts w:ascii="Calibri" w:eastAsia="Times New Roman" w:hAnsi="Calibri" w:cs="Calibri"/>
                      <w:color w:val="000000"/>
                      <w:sz w:val="20"/>
                      <w:szCs w:val="20"/>
                    </w:rPr>
                  </w:rPrChange>
                </w:rPr>
                <w:delText>status: todo</w:delText>
              </w:r>
            </w:del>
          </w:p>
        </w:tc>
        <w:tc>
          <w:tcPr>
            <w:tcW w:w="1360" w:type="dxa"/>
            <w:tcBorders>
              <w:top w:val="nil"/>
              <w:left w:val="nil"/>
              <w:bottom w:val="single" w:sz="4" w:space="0" w:color="auto"/>
              <w:right w:val="single" w:sz="4" w:space="0" w:color="auto"/>
            </w:tcBorders>
            <w:shd w:val="clear" w:color="000000" w:fill="D9E1F2"/>
            <w:vAlign w:val="bottom"/>
            <w:hideMark/>
          </w:tcPr>
          <w:p w14:paraId="35B50B17" w14:textId="306043AC" w:rsidR="008D7226" w:rsidRPr="004A4B49" w:rsidDel="00DF5A99" w:rsidRDefault="008D7226" w:rsidP="00794694">
            <w:pPr>
              <w:spacing w:after="0"/>
              <w:rPr>
                <w:del w:id="10746" w:author="tedo gogoladze" w:date="2020-01-05T00:04:00Z"/>
                <w:rFonts w:ascii="Calibri" w:eastAsia="Times New Roman" w:hAnsi="Calibri" w:cs="Calibri"/>
                <w:color w:val="000000"/>
                <w:sz w:val="20"/>
                <w:szCs w:val="20"/>
                <w:lang w:val="en-GB"/>
                <w:rPrChange w:id="10747" w:author="Mario Ezequiel Scott" w:date="2019-12-29T19:14:00Z">
                  <w:rPr>
                    <w:del w:id="10748" w:author="tedo gogoladze" w:date="2020-01-05T00:04:00Z"/>
                    <w:rFonts w:ascii="Calibri" w:eastAsia="Times New Roman" w:hAnsi="Calibri" w:cs="Calibri"/>
                    <w:color w:val="000000"/>
                    <w:sz w:val="20"/>
                    <w:szCs w:val="20"/>
                  </w:rPr>
                </w:rPrChange>
              </w:rPr>
            </w:pPr>
            <w:del w:id="10749" w:author="tedo gogoladze" w:date="2020-01-05T00:04:00Z">
              <w:r w:rsidRPr="004A4B49" w:rsidDel="00DF5A99">
                <w:rPr>
                  <w:rFonts w:ascii="Calibri" w:eastAsia="Times New Roman" w:hAnsi="Calibri" w:cs="Calibri"/>
                  <w:color w:val="000000"/>
                  <w:sz w:val="20"/>
                  <w:szCs w:val="20"/>
                  <w:lang w:val="en-GB"/>
                  <w:rPrChange w:id="10750" w:author="Mario Ezequiel Scott" w:date="2019-12-29T19:14:00Z">
                    <w:rPr>
                      <w:rFonts w:ascii="Calibri" w:eastAsia="Times New Roman" w:hAnsi="Calibri" w:cs="Calibri"/>
                      <w:color w:val="000000"/>
                      <w:sz w:val="20"/>
                      <w:szCs w:val="20"/>
                    </w:rPr>
                  </w:rPrChange>
                </w:rPr>
                <w:delText>Yes: extraversion</w:delText>
              </w:r>
            </w:del>
          </w:p>
        </w:tc>
        <w:tc>
          <w:tcPr>
            <w:tcW w:w="1360" w:type="dxa"/>
            <w:tcBorders>
              <w:top w:val="nil"/>
              <w:left w:val="nil"/>
              <w:bottom w:val="single" w:sz="4" w:space="0" w:color="auto"/>
              <w:right w:val="single" w:sz="4" w:space="0" w:color="auto"/>
            </w:tcBorders>
            <w:shd w:val="clear" w:color="000000" w:fill="D9E1F2"/>
            <w:vAlign w:val="bottom"/>
            <w:hideMark/>
          </w:tcPr>
          <w:p w14:paraId="7D774559" w14:textId="3B7A5905" w:rsidR="008D7226" w:rsidRPr="004A4B49" w:rsidDel="00DF5A99" w:rsidRDefault="008D7226" w:rsidP="00794694">
            <w:pPr>
              <w:spacing w:after="0"/>
              <w:rPr>
                <w:del w:id="10751" w:author="tedo gogoladze" w:date="2020-01-05T00:04:00Z"/>
                <w:rFonts w:ascii="Calibri" w:eastAsia="Times New Roman" w:hAnsi="Calibri" w:cs="Calibri"/>
                <w:color w:val="000000"/>
                <w:sz w:val="20"/>
                <w:szCs w:val="20"/>
                <w:lang w:val="en-GB"/>
                <w:rPrChange w:id="10752" w:author="Mario Ezequiel Scott" w:date="2019-12-29T19:14:00Z">
                  <w:rPr>
                    <w:del w:id="10753" w:author="tedo gogoladze" w:date="2020-01-05T00:04:00Z"/>
                    <w:rFonts w:ascii="Calibri" w:eastAsia="Times New Roman" w:hAnsi="Calibri" w:cs="Calibri"/>
                    <w:color w:val="000000"/>
                    <w:sz w:val="20"/>
                    <w:szCs w:val="20"/>
                  </w:rPr>
                </w:rPrChange>
              </w:rPr>
            </w:pPr>
            <w:del w:id="10754" w:author="tedo gogoladze" w:date="2020-01-05T00:04:00Z">
              <w:r w:rsidRPr="004A4B49" w:rsidDel="00DF5A99">
                <w:rPr>
                  <w:rFonts w:ascii="Calibri" w:eastAsia="Times New Roman" w:hAnsi="Calibri" w:cs="Calibri"/>
                  <w:color w:val="000000"/>
                  <w:sz w:val="20"/>
                  <w:szCs w:val="20"/>
                  <w:lang w:val="en-GB"/>
                  <w:rPrChange w:id="10755" w:author="Mario Ezequiel Scott" w:date="2019-12-29T19:14:00Z">
                    <w:rPr>
                      <w:rFonts w:ascii="Calibri" w:eastAsia="Times New Roman" w:hAnsi="Calibri" w:cs="Calibri"/>
                      <w:color w:val="000000"/>
                      <w:sz w:val="20"/>
                      <w:szCs w:val="20"/>
                    </w:rPr>
                  </w:rPrChange>
                </w:rPr>
                <w:delText>status: todo</w:delText>
              </w:r>
            </w:del>
          </w:p>
        </w:tc>
        <w:tc>
          <w:tcPr>
            <w:tcW w:w="1780" w:type="dxa"/>
            <w:tcBorders>
              <w:top w:val="nil"/>
              <w:left w:val="nil"/>
              <w:bottom w:val="single" w:sz="4" w:space="0" w:color="auto"/>
              <w:right w:val="single" w:sz="4" w:space="0" w:color="auto"/>
            </w:tcBorders>
            <w:shd w:val="clear" w:color="000000" w:fill="D9E1F2"/>
            <w:vAlign w:val="bottom"/>
            <w:hideMark/>
          </w:tcPr>
          <w:p w14:paraId="63AC6463" w14:textId="0106E73F" w:rsidR="008D7226" w:rsidRPr="004A4B49" w:rsidDel="00DF5A99" w:rsidRDefault="008D7226" w:rsidP="00794694">
            <w:pPr>
              <w:spacing w:after="0"/>
              <w:rPr>
                <w:del w:id="10756" w:author="tedo gogoladze" w:date="2020-01-05T00:04:00Z"/>
                <w:rFonts w:ascii="Calibri" w:eastAsia="Times New Roman" w:hAnsi="Calibri" w:cs="Calibri"/>
                <w:color w:val="000000"/>
                <w:sz w:val="20"/>
                <w:szCs w:val="20"/>
                <w:lang w:val="en-GB"/>
                <w:rPrChange w:id="10757" w:author="Mario Ezequiel Scott" w:date="2019-12-29T19:14:00Z">
                  <w:rPr>
                    <w:del w:id="10758" w:author="tedo gogoladze" w:date="2020-01-05T00:04:00Z"/>
                    <w:rFonts w:ascii="Calibri" w:eastAsia="Times New Roman" w:hAnsi="Calibri" w:cs="Calibri"/>
                    <w:color w:val="000000"/>
                    <w:sz w:val="20"/>
                    <w:szCs w:val="20"/>
                  </w:rPr>
                </w:rPrChange>
              </w:rPr>
            </w:pPr>
            <w:del w:id="10759" w:author="tedo gogoladze" w:date="2020-01-05T00:04:00Z">
              <w:r w:rsidRPr="004A4B49" w:rsidDel="00DF5A99">
                <w:rPr>
                  <w:rFonts w:ascii="Calibri" w:eastAsia="Times New Roman" w:hAnsi="Calibri" w:cs="Calibri"/>
                  <w:color w:val="000000"/>
                  <w:sz w:val="20"/>
                  <w:szCs w:val="20"/>
                  <w:lang w:val="en-GB"/>
                  <w:rPrChange w:id="10760" w:author="Mario Ezequiel Scott" w:date="2019-12-29T19:14:00Z">
                    <w:rPr>
                      <w:rFonts w:ascii="Calibri" w:eastAsia="Times New Roman" w:hAnsi="Calibri" w:cs="Calibri"/>
                      <w:color w:val="000000"/>
                      <w:sz w:val="20"/>
                      <w:szCs w:val="20"/>
                    </w:rPr>
                  </w:rPrChange>
                </w:rPr>
                <w:delText>No: openness</w:delText>
              </w:r>
            </w:del>
          </w:p>
        </w:tc>
        <w:tc>
          <w:tcPr>
            <w:tcW w:w="1760" w:type="dxa"/>
            <w:tcBorders>
              <w:top w:val="nil"/>
              <w:left w:val="nil"/>
              <w:bottom w:val="single" w:sz="4" w:space="0" w:color="auto"/>
              <w:right w:val="single" w:sz="4" w:space="0" w:color="auto"/>
            </w:tcBorders>
            <w:shd w:val="clear" w:color="000000" w:fill="D9E1F2"/>
            <w:vAlign w:val="bottom"/>
            <w:hideMark/>
          </w:tcPr>
          <w:p w14:paraId="679409F2" w14:textId="78CDD2FA" w:rsidR="008D7226" w:rsidRPr="004A4B49" w:rsidDel="00DF5A99" w:rsidRDefault="008D7226" w:rsidP="00794694">
            <w:pPr>
              <w:spacing w:after="0"/>
              <w:rPr>
                <w:del w:id="10761" w:author="tedo gogoladze" w:date="2020-01-05T00:04:00Z"/>
                <w:rFonts w:ascii="Calibri" w:eastAsia="Times New Roman" w:hAnsi="Calibri" w:cs="Calibri"/>
                <w:color w:val="000000"/>
                <w:sz w:val="20"/>
                <w:szCs w:val="20"/>
                <w:lang w:val="en-GB"/>
                <w:rPrChange w:id="10762" w:author="Mario Ezequiel Scott" w:date="2019-12-29T19:14:00Z">
                  <w:rPr>
                    <w:del w:id="10763" w:author="tedo gogoladze" w:date="2020-01-05T00:04:00Z"/>
                    <w:rFonts w:ascii="Calibri" w:eastAsia="Times New Roman" w:hAnsi="Calibri" w:cs="Calibri"/>
                    <w:color w:val="000000"/>
                    <w:sz w:val="20"/>
                    <w:szCs w:val="20"/>
                  </w:rPr>
                </w:rPrChange>
              </w:rPr>
            </w:pPr>
            <w:del w:id="10764" w:author="tedo gogoladze" w:date="2020-01-05T00:04:00Z">
              <w:r w:rsidRPr="004A4B49" w:rsidDel="00DF5A99">
                <w:rPr>
                  <w:rFonts w:ascii="Calibri" w:eastAsia="Times New Roman" w:hAnsi="Calibri" w:cs="Calibri"/>
                  <w:color w:val="000000"/>
                  <w:sz w:val="20"/>
                  <w:szCs w:val="20"/>
                  <w:lang w:val="en-GB"/>
                  <w:rPrChange w:id="10765" w:author="Mario Ezequiel Scott" w:date="2019-12-29T19:14:00Z">
                    <w:rPr>
                      <w:rFonts w:ascii="Calibri" w:eastAsia="Times New Roman" w:hAnsi="Calibri" w:cs="Calibri"/>
                      <w:color w:val="000000"/>
                      <w:sz w:val="20"/>
                      <w:szCs w:val="20"/>
                    </w:rPr>
                  </w:rPrChange>
                </w:rPr>
                <w:delText>status: todo</w:delText>
              </w:r>
            </w:del>
          </w:p>
        </w:tc>
      </w:tr>
      <w:tr w:rsidR="008D7226" w:rsidRPr="004A4B49" w:rsidDel="00DF5A99" w14:paraId="0267FF53" w14:textId="2FD38491" w:rsidTr="00794694">
        <w:trPr>
          <w:trHeight w:val="525"/>
          <w:del w:id="10766"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1F1A8AA7" w14:textId="34D11BD2" w:rsidR="008D7226" w:rsidRPr="004A4B49" w:rsidDel="00DF5A99" w:rsidRDefault="006B6F87" w:rsidP="00794694">
            <w:pPr>
              <w:spacing w:after="0"/>
              <w:jc w:val="right"/>
              <w:rPr>
                <w:del w:id="10767" w:author="tedo gogoladze" w:date="2020-01-05T00:04:00Z"/>
                <w:rFonts w:ascii="Calibri" w:eastAsia="Times New Roman" w:hAnsi="Calibri" w:cs="Calibri"/>
                <w:color w:val="000000"/>
                <w:sz w:val="20"/>
                <w:szCs w:val="20"/>
                <w:lang w:val="en-GB"/>
                <w:rPrChange w:id="10768" w:author="Mario Ezequiel Scott" w:date="2019-12-29T19:14:00Z">
                  <w:rPr>
                    <w:del w:id="10769" w:author="tedo gogoladze" w:date="2020-01-05T00:04:00Z"/>
                    <w:rFonts w:ascii="Calibri" w:eastAsia="Times New Roman" w:hAnsi="Calibri" w:cs="Calibri"/>
                    <w:color w:val="000000"/>
                    <w:sz w:val="20"/>
                    <w:szCs w:val="20"/>
                  </w:rPr>
                </w:rPrChange>
              </w:rPr>
            </w:pPr>
            <w:del w:id="10770" w:author="tedo gogoladze" w:date="2020-01-05T00:04:00Z">
              <w:r w:rsidRPr="004A4B49" w:rsidDel="00DF5A99">
                <w:rPr>
                  <w:rFonts w:ascii="Calibri" w:eastAsia="Times New Roman" w:hAnsi="Calibri" w:cs="Calibri"/>
                  <w:color w:val="000000"/>
                  <w:sz w:val="20"/>
                  <w:szCs w:val="20"/>
                  <w:lang w:val="en-GB"/>
                  <w:rPrChange w:id="10771" w:author="Mario Ezequiel Scott" w:date="2019-12-29T19:14:00Z">
                    <w:rPr>
                      <w:rFonts w:ascii="Calibri" w:eastAsia="Times New Roman" w:hAnsi="Calibri" w:cs="Calibri"/>
                      <w:color w:val="000000"/>
                      <w:sz w:val="20"/>
                      <w:szCs w:val="20"/>
                    </w:rPr>
                  </w:rPrChange>
                </w:rPr>
                <w:delText>No</w:delText>
              </w:r>
              <w:r w:rsidR="00322DEB" w:rsidRPr="004A4B49" w:rsidDel="00DF5A99">
                <w:rPr>
                  <w:rFonts w:ascii="Calibri" w:eastAsia="Times New Roman" w:hAnsi="Calibri" w:cs="Calibri"/>
                  <w:color w:val="000000"/>
                  <w:sz w:val="20"/>
                  <w:szCs w:val="20"/>
                  <w:lang w:val="en-GB"/>
                  <w:rPrChange w:id="10772" w:author="Mario Ezequiel Scott" w:date="2019-12-29T19:14:00Z">
                    <w:rPr>
                      <w:rFonts w:ascii="Calibri" w:eastAsia="Times New Roman" w:hAnsi="Calibri" w:cs="Calibri"/>
                      <w:color w:val="000000"/>
                      <w:sz w:val="20"/>
                      <w:szCs w:val="20"/>
                    </w:rPr>
                  </w:rPrChange>
                </w:rPr>
                <w:delText xml:space="preserve"> (0/2)</w:delText>
              </w:r>
            </w:del>
          </w:p>
        </w:tc>
        <w:tc>
          <w:tcPr>
            <w:tcW w:w="1380" w:type="dxa"/>
            <w:tcBorders>
              <w:top w:val="nil"/>
              <w:left w:val="nil"/>
              <w:bottom w:val="single" w:sz="4" w:space="0" w:color="auto"/>
              <w:right w:val="single" w:sz="4" w:space="0" w:color="auto"/>
            </w:tcBorders>
            <w:shd w:val="clear" w:color="000000" w:fill="F2F2F2"/>
            <w:vAlign w:val="bottom"/>
            <w:hideMark/>
          </w:tcPr>
          <w:p w14:paraId="5845EF40" w14:textId="0A04FCBA" w:rsidR="008D7226" w:rsidRPr="004A4B49" w:rsidDel="00DF5A99" w:rsidRDefault="008D7226" w:rsidP="00794694">
            <w:pPr>
              <w:spacing w:after="0"/>
              <w:rPr>
                <w:del w:id="10773" w:author="tedo gogoladze" w:date="2020-01-05T00:04:00Z"/>
                <w:rFonts w:ascii="Calibri" w:eastAsia="Times New Roman" w:hAnsi="Calibri" w:cs="Calibri"/>
                <w:color w:val="000000"/>
                <w:sz w:val="20"/>
                <w:szCs w:val="20"/>
                <w:lang w:val="en-GB"/>
                <w:rPrChange w:id="10774" w:author="Mario Ezequiel Scott" w:date="2019-12-29T19:14:00Z">
                  <w:rPr>
                    <w:del w:id="10775" w:author="tedo gogoladze" w:date="2020-01-05T00:04:00Z"/>
                    <w:rFonts w:ascii="Calibri" w:eastAsia="Times New Roman" w:hAnsi="Calibri" w:cs="Calibri"/>
                    <w:color w:val="000000"/>
                    <w:sz w:val="20"/>
                    <w:szCs w:val="20"/>
                  </w:rPr>
                </w:rPrChange>
              </w:rPr>
            </w:pPr>
            <w:del w:id="10776" w:author="tedo gogoladze" w:date="2020-01-05T00:04:00Z">
              <w:r w:rsidRPr="004A4B49" w:rsidDel="00DF5A99">
                <w:rPr>
                  <w:rFonts w:ascii="Calibri" w:eastAsia="Times New Roman" w:hAnsi="Calibri" w:cs="Calibri"/>
                  <w:color w:val="000000"/>
                  <w:sz w:val="20"/>
                  <w:szCs w:val="20"/>
                  <w:lang w:val="en-GB"/>
                  <w:rPrChange w:id="10777" w:author="Mario Ezequiel Scott" w:date="2019-12-29T19:14:00Z">
                    <w:rPr>
                      <w:rFonts w:ascii="Calibri" w:eastAsia="Times New Roman" w:hAnsi="Calibri" w:cs="Calibri"/>
                      <w:color w:val="000000"/>
                      <w:sz w:val="20"/>
                      <w:szCs w:val="20"/>
                    </w:rPr>
                  </w:rPrChange>
                </w:rPr>
                <w:delText>Processing: reflexive</w:delText>
              </w:r>
            </w:del>
          </w:p>
        </w:tc>
        <w:tc>
          <w:tcPr>
            <w:tcW w:w="1400" w:type="dxa"/>
            <w:tcBorders>
              <w:top w:val="nil"/>
              <w:left w:val="nil"/>
              <w:bottom w:val="single" w:sz="4" w:space="0" w:color="auto"/>
              <w:right w:val="single" w:sz="4" w:space="0" w:color="auto"/>
            </w:tcBorders>
            <w:shd w:val="clear" w:color="000000" w:fill="F2F2F2"/>
            <w:vAlign w:val="bottom"/>
            <w:hideMark/>
          </w:tcPr>
          <w:p w14:paraId="0DF84823" w14:textId="424212A4" w:rsidR="008D7226" w:rsidRPr="004A4B49" w:rsidDel="00DF5A99" w:rsidRDefault="008D7226" w:rsidP="00794694">
            <w:pPr>
              <w:spacing w:after="0"/>
              <w:rPr>
                <w:del w:id="10778" w:author="tedo gogoladze" w:date="2020-01-05T00:04:00Z"/>
                <w:rFonts w:ascii="Calibri" w:eastAsia="Times New Roman" w:hAnsi="Calibri" w:cs="Calibri"/>
                <w:color w:val="000000"/>
                <w:sz w:val="20"/>
                <w:szCs w:val="20"/>
                <w:lang w:val="en-GB"/>
                <w:rPrChange w:id="10779" w:author="Mario Ezequiel Scott" w:date="2019-12-29T19:14:00Z">
                  <w:rPr>
                    <w:del w:id="10780" w:author="tedo gogoladze" w:date="2020-01-05T00:04:00Z"/>
                    <w:rFonts w:ascii="Calibri" w:eastAsia="Times New Roman" w:hAnsi="Calibri" w:cs="Calibri"/>
                    <w:color w:val="000000"/>
                    <w:sz w:val="20"/>
                    <w:szCs w:val="20"/>
                  </w:rPr>
                </w:rPrChange>
              </w:rPr>
            </w:pPr>
            <w:del w:id="10781" w:author="tedo gogoladze" w:date="2020-01-04T19:34:00Z">
              <w:r w:rsidRPr="004A4B49" w:rsidDel="00D5742E">
                <w:rPr>
                  <w:rFonts w:ascii="Calibri" w:eastAsia="Times New Roman" w:hAnsi="Calibri" w:cs="Calibri"/>
                  <w:color w:val="000000"/>
                  <w:sz w:val="20"/>
                  <w:szCs w:val="20"/>
                  <w:lang w:val="en-GB"/>
                  <w:rPrChange w:id="10782" w:author="Mario Ezequiel Scott" w:date="2019-12-29T19:14:00Z">
                    <w:rPr>
                      <w:rFonts w:ascii="Calibri" w:eastAsia="Times New Roman" w:hAnsi="Calibri" w:cs="Calibri"/>
                      <w:color w:val="000000"/>
                      <w:sz w:val="20"/>
                      <w:szCs w:val="20"/>
                    </w:rPr>
                  </w:rPrChange>
                </w:rPr>
                <w:delText>estimat</w:delText>
              </w:r>
            </w:del>
            <w:del w:id="10783" w:author="tedo gogoladze" w:date="2020-01-05T00:04:00Z">
              <w:r w:rsidRPr="004A4B49" w:rsidDel="00DF5A99">
                <w:rPr>
                  <w:rFonts w:ascii="Calibri" w:eastAsia="Times New Roman" w:hAnsi="Calibri" w:cs="Calibri"/>
                  <w:color w:val="000000"/>
                  <w:sz w:val="20"/>
                  <w:szCs w:val="20"/>
                  <w:lang w:val="en-GB"/>
                  <w:rPrChange w:id="10784" w:author="Mario Ezequiel Scott" w:date="2019-12-29T19:14:00Z">
                    <w:rPr>
                      <w:rFonts w:ascii="Calibri" w:eastAsia="Times New Roman" w:hAnsi="Calibri" w:cs="Calibri"/>
                      <w:color w:val="000000"/>
                      <w:sz w:val="20"/>
                      <w:szCs w:val="20"/>
                    </w:rPr>
                  </w:rPrChange>
                </w:rPr>
                <w:delText>ion: high</w:delText>
              </w:r>
            </w:del>
          </w:p>
        </w:tc>
        <w:tc>
          <w:tcPr>
            <w:tcW w:w="1360" w:type="dxa"/>
            <w:tcBorders>
              <w:top w:val="nil"/>
              <w:left w:val="nil"/>
              <w:bottom w:val="single" w:sz="4" w:space="0" w:color="auto"/>
              <w:right w:val="single" w:sz="4" w:space="0" w:color="auto"/>
            </w:tcBorders>
            <w:shd w:val="clear" w:color="000000" w:fill="D9E1F2"/>
            <w:vAlign w:val="bottom"/>
            <w:hideMark/>
          </w:tcPr>
          <w:p w14:paraId="08F4310C" w14:textId="43329CD8" w:rsidR="008D7226" w:rsidRPr="004A4B49" w:rsidDel="00DF5A99" w:rsidRDefault="008D7226" w:rsidP="00794694">
            <w:pPr>
              <w:spacing w:after="0"/>
              <w:rPr>
                <w:del w:id="10785" w:author="tedo gogoladze" w:date="2020-01-05T00:04:00Z"/>
                <w:rFonts w:ascii="Calibri" w:eastAsia="Times New Roman" w:hAnsi="Calibri" w:cs="Calibri"/>
                <w:color w:val="000000"/>
                <w:sz w:val="20"/>
                <w:szCs w:val="20"/>
                <w:lang w:val="en-GB"/>
                <w:rPrChange w:id="10786" w:author="Mario Ezequiel Scott" w:date="2019-12-29T19:14:00Z">
                  <w:rPr>
                    <w:del w:id="10787" w:author="tedo gogoladze" w:date="2020-01-05T00:04:00Z"/>
                    <w:rFonts w:ascii="Calibri" w:eastAsia="Times New Roman" w:hAnsi="Calibri" w:cs="Calibri"/>
                    <w:color w:val="000000"/>
                    <w:sz w:val="20"/>
                    <w:szCs w:val="20"/>
                  </w:rPr>
                </w:rPrChange>
              </w:rPr>
            </w:pPr>
            <w:del w:id="10788" w:author="tedo gogoladze" w:date="2020-01-05T00:04:00Z">
              <w:r w:rsidRPr="004A4B49" w:rsidDel="00DF5A99">
                <w:rPr>
                  <w:rFonts w:ascii="Calibri" w:eastAsia="Times New Roman" w:hAnsi="Calibri" w:cs="Calibri"/>
                  <w:color w:val="000000"/>
                  <w:sz w:val="20"/>
                  <w:szCs w:val="20"/>
                  <w:lang w:val="en-GB"/>
                  <w:rPrChange w:id="10789" w:author="Mario Ezequiel Scott" w:date="2019-12-29T19:14:00Z">
                    <w:rPr>
                      <w:rFonts w:ascii="Calibri" w:eastAsia="Times New Roman" w:hAnsi="Calibri" w:cs="Calibri"/>
                      <w:color w:val="000000"/>
                      <w:sz w:val="20"/>
                      <w:szCs w:val="20"/>
                    </w:rPr>
                  </w:rPrChange>
                </w:rPr>
                <w:delText>Yes: extraversion</w:delText>
              </w:r>
            </w:del>
          </w:p>
        </w:tc>
        <w:tc>
          <w:tcPr>
            <w:tcW w:w="1360" w:type="dxa"/>
            <w:tcBorders>
              <w:top w:val="nil"/>
              <w:left w:val="nil"/>
              <w:bottom w:val="single" w:sz="4" w:space="0" w:color="auto"/>
              <w:right w:val="single" w:sz="4" w:space="0" w:color="auto"/>
            </w:tcBorders>
            <w:shd w:val="clear" w:color="000000" w:fill="D9E1F2"/>
            <w:vAlign w:val="bottom"/>
            <w:hideMark/>
          </w:tcPr>
          <w:p w14:paraId="1B0A5408" w14:textId="3C72736C" w:rsidR="008D7226" w:rsidRPr="004A4B49" w:rsidDel="00DF5A99" w:rsidRDefault="008D7226" w:rsidP="00794694">
            <w:pPr>
              <w:spacing w:after="0"/>
              <w:rPr>
                <w:del w:id="10790" w:author="tedo gogoladze" w:date="2020-01-05T00:04:00Z"/>
                <w:rFonts w:ascii="Calibri" w:eastAsia="Times New Roman" w:hAnsi="Calibri" w:cs="Calibri"/>
                <w:color w:val="000000"/>
                <w:sz w:val="20"/>
                <w:szCs w:val="20"/>
                <w:lang w:val="en-GB"/>
                <w:rPrChange w:id="10791" w:author="Mario Ezequiel Scott" w:date="2019-12-29T19:14:00Z">
                  <w:rPr>
                    <w:del w:id="10792" w:author="tedo gogoladze" w:date="2020-01-05T00:04:00Z"/>
                    <w:rFonts w:ascii="Calibri" w:eastAsia="Times New Roman" w:hAnsi="Calibri" w:cs="Calibri"/>
                    <w:color w:val="000000"/>
                    <w:sz w:val="20"/>
                    <w:szCs w:val="20"/>
                  </w:rPr>
                </w:rPrChange>
              </w:rPr>
            </w:pPr>
            <w:del w:id="10793" w:author="tedo gogoladze" w:date="2020-01-04T19:34:00Z">
              <w:r w:rsidRPr="004A4B49" w:rsidDel="00D5742E">
                <w:rPr>
                  <w:rFonts w:ascii="Calibri" w:eastAsia="Times New Roman" w:hAnsi="Calibri" w:cs="Calibri"/>
                  <w:color w:val="000000"/>
                  <w:sz w:val="20"/>
                  <w:szCs w:val="20"/>
                  <w:lang w:val="en-GB"/>
                  <w:rPrChange w:id="10794" w:author="Mario Ezequiel Scott" w:date="2019-12-29T19:14:00Z">
                    <w:rPr>
                      <w:rFonts w:ascii="Calibri" w:eastAsia="Times New Roman" w:hAnsi="Calibri" w:cs="Calibri"/>
                      <w:color w:val="000000"/>
                      <w:sz w:val="20"/>
                      <w:szCs w:val="20"/>
                    </w:rPr>
                  </w:rPrChange>
                </w:rPr>
                <w:delText>estimat</w:delText>
              </w:r>
            </w:del>
            <w:del w:id="10795" w:author="tedo gogoladze" w:date="2020-01-05T00:04:00Z">
              <w:r w:rsidRPr="004A4B49" w:rsidDel="00DF5A99">
                <w:rPr>
                  <w:rFonts w:ascii="Calibri" w:eastAsia="Times New Roman" w:hAnsi="Calibri" w:cs="Calibri"/>
                  <w:color w:val="000000"/>
                  <w:sz w:val="20"/>
                  <w:szCs w:val="20"/>
                  <w:lang w:val="en-GB"/>
                  <w:rPrChange w:id="10796" w:author="Mario Ezequiel Scott" w:date="2019-12-29T19:14:00Z">
                    <w:rPr>
                      <w:rFonts w:ascii="Calibri" w:eastAsia="Times New Roman" w:hAnsi="Calibri" w:cs="Calibri"/>
                      <w:color w:val="000000"/>
                      <w:sz w:val="20"/>
                      <w:szCs w:val="20"/>
                    </w:rPr>
                  </w:rPrChange>
                </w:rPr>
                <w:delText>ion: high</w:delText>
              </w:r>
            </w:del>
          </w:p>
        </w:tc>
        <w:tc>
          <w:tcPr>
            <w:tcW w:w="1780" w:type="dxa"/>
            <w:tcBorders>
              <w:top w:val="nil"/>
              <w:left w:val="nil"/>
              <w:bottom w:val="single" w:sz="4" w:space="0" w:color="auto"/>
              <w:right w:val="single" w:sz="4" w:space="0" w:color="auto"/>
            </w:tcBorders>
            <w:shd w:val="clear" w:color="000000" w:fill="D9E1F2"/>
            <w:vAlign w:val="bottom"/>
            <w:hideMark/>
          </w:tcPr>
          <w:p w14:paraId="764672FF" w14:textId="060E5692" w:rsidR="008D7226" w:rsidRPr="004A4B49" w:rsidDel="00DF5A99" w:rsidRDefault="008D7226" w:rsidP="00794694">
            <w:pPr>
              <w:spacing w:after="0"/>
              <w:rPr>
                <w:del w:id="10797" w:author="tedo gogoladze" w:date="2020-01-05T00:04:00Z"/>
                <w:rFonts w:ascii="Calibri" w:eastAsia="Times New Roman" w:hAnsi="Calibri" w:cs="Calibri"/>
                <w:color w:val="000000"/>
                <w:sz w:val="20"/>
                <w:szCs w:val="20"/>
                <w:lang w:val="en-GB"/>
                <w:rPrChange w:id="10798" w:author="Mario Ezequiel Scott" w:date="2019-12-29T19:14:00Z">
                  <w:rPr>
                    <w:del w:id="10799" w:author="tedo gogoladze" w:date="2020-01-05T00:04:00Z"/>
                    <w:rFonts w:ascii="Calibri" w:eastAsia="Times New Roman" w:hAnsi="Calibri" w:cs="Calibri"/>
                    <w:color w:val="000000"/>
                    <w:sz w:val="20"/>
                    <w:szCs w:val="20"/>
                  </w:rPr>
                </w:rPrChange>
              </w:rPr>
            </w:pPr>
            <w:del w:id="10800" w:author="tedo gogoladze" w:date="2020-01-05T00:04:00Z">
              <w:r w:rsidRPr="004A4B49" w:rsidDel="00DF5A99">
                <w:rPr>
                  <w:rFonts w:ascii="Calibri" w:eastAsia="Times New Roman" w:hAnsi="Calibri" w:cs="Calibri"/>
                  <w:color w:val="000000"/>
                  <w:sz w:val="20"/>
                  <w:szCs w:val="20"/>
                  <w:lang w:val="en-GB"/>
                  <w:rPrChange w:id="10801" w:author="Mario Ezequiel Scott" w:date="2019-12-29T19:14:00Z">
                    <w:rPr>
                      <w:rFonts w:ascii="Calibri" w:eastAsia="Times New Roman" w:hAnsi="Calibri" w:cs="Calibri"/>
                      <w:color w:val="000000"/>
                      <w:sz w:val="20"/>
                      <w:szCs w:val="20"/>
                    </w:rPr>
                  </w:rPrChange>
                </w:rPr>
                <w:delText>No: openness</w:delText>
              </w:r>
            </w:del>
          </w:p>
        </w:tc>
        <w:tc>
          <w:tcPr>
            <w:tcW w:w="1760" w:type="dxa"/>
            <w:tcBorders>
              <w:top w:val="nil"/>
              <w:left w:val="nil"/>
              <w:bottom w:val="single" w:sz="4" w:space="0" w:color="auto"/>
              <w:right w:val="single" w:sz="4" w:space="0" w:color="auto"/>
            </w:tcBorders>
            <w:shd w:val="clear" w:color="000000" w:fill="D9E1F2"/>
            <w:vAlign w:val="bottom"/>
            <w:hideMark/>
          </w:tcPr>
          <w:p w14:paraId="07B69468" w14:textId="5F71E7B9" w:rsidR="008D7226" w:rsidRPr="004A4B49" w:rsidDel="00DF5A99" w:rsidRDefault="008D7226" w:rsidP="00794694">
            <w:pPr>
              <w:spacing w:after="0"/>
              <w:rPr>
                <w:del w:id="10802" w:author="tedo gogoladze" w:date="2020-01-05T00:04:00Z"/>
                <w:rFonts w:ascii="Calibri" w:eastAsia="Times New Roman" w:hAnsi="Calibri" w:cs="Calibri"/>
                <w:color w:val="000000"/>
                <w:sz w:val="20"/>
                <w:szCs w:val="20"/>
                <w:lang w:val="en-GB"/>
                <w:rPrChange w:id="10803" w:author="Mario Ezequiel Scott" w:date="2019-12-29T19:14:00Z">
                  <w:rPr>
                    <w:del w:id="10804" w:author="tedo gogoladze" w:date="2020-01-05T00:04:00Z"/>
                    <w:rFonts w:ascii="Calibri" w:eastAsia="Times New Roman" w:hAnsi="Calibri" w:cs="Calibri"/>
                    <w:color w:val="000000"/>
                    <w:sz w:val="20"/>
                    <w:szCs w:val="20"/>
                  </w:rPr>
                </w:rPrChange>
              </w:rPr>
            </w:pPr>
            <w:del w:id="10805" w:author="tedo gogoladze" w:date="2020-01-04T19:34:00Z">
              <w:r w:rsidRPr="004A4B49" w:rsidDel="00D5742E">
                <w:rPr>
                  <w:rFonts w:ascii="Calibri" w:eastAsia="Times New Roman" w:hAnsi="Calibri" w:cs="Calibri"/>
                  <w:color w:val="000000"/>
                  <w:sz w:val="20"/>
                  <w:szCs w:val="20"/>
                  <w:lang w:val="en-GB"/>
                  <w:rPrChange w:id="10806" w:author="Mario Ezequiel Scott" w:date="2019-12-29T19:14:00Z">
                    <w:rPr>
                      <w:rFonts w:ascii="Calibri" w:eastAsia="Times New Roman" w:hAnsi="Calibri" w:cs="Calibri"/>
                      <w:color w:val="000000"/>
                      <w:sz w:val="20"/>
                      <w:szCs w:val="20"/>
                    </w:rPr>
                  </w:rPrChange>
                </w:rPr>
                <w:delText>estimat</w:delText>
              </w:r>
            </w:del>
            <w:del w:id="10807" w:author="tedo gogoladze" w:date="2020-01-05T00:04:00Z">
              <w:r w:rsidRPr="004A4B49" w:rsidDel="00DF5A99">
                <w:rPr>
                  <w:rFonts w:ascii="Calibri" w:eastAsia="Times New Roman" w:hAnsi="Calibri" w:cs="Calibri"/>
                  <w:color w:val="000000"/>
                  <w:sz w:val="20"/>
                  <w:szCs w:val="20"/>
                  <w:lang w:val="en-GB"/>
                  <w:rPrChange w:id="10808" w:author="Mario Ezequiel Scott" w:date="2019-12-29T19:14:00Z">
                    <w:rPr>
                      <w:rFonts w:ascii="Calibri" w:eastAsia="Times New Roman" w:hAnsi="Calibri" w:cs="Calibri"/>
                      <w:color w:val="000000"/>
                      <w:sz w:val="20"/>
                      <w:szCs w:val="20"/>
                    </w:rPr>
                  </w:rPrChange>
                </w:rPr>
                <w:delText>ion: high</w:delText>
              </w:r>
            </w:del>
          </w:p>
        </w:tc>
      </w:tr>
      <w:tr w:rsidR="008D7226" w:rsidRPr="004A4B49" w:rsidDel="00DF5A99" w14:paraId="75C010E3" w14:textId="059E8CA9" w:rsidTr="00794694">
        <w:trPr>
          <w:trHeight w:val="525"/>
          <w:del w:id="10809"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ABAC6B3" w14:textId="129B537A" w:rsidR="008D7226" w:rsidRPr="004A4B49" w:rsidDel="00DF5A99" w:rsidRDefault="006B6F87" w:rsidP="00794694">
            <w:pPr>
              <w:spacing w:after="0"/>
              <w:jc w:val="right"/>
              <w:rPr>
                <w:del w:id="10810" w:author="tedo gogoladze" w:date="2020-01-05T00:04:00Z"/>
                <w:rFonts w:ascii="Calibri" w:eastAsia="Times New Roman" w:hAnsi="Calibri" w:cs="Calibri"/>
                <w:color w:val="000000"/>
                <w:sz w:val="20"/>
                <w:szCs w:val="20"/>
                <w:lang w:val="en-GB"/>
                <w:rPrChange w:id="10811" w:author="Mario Ezequiel Scott" w:date="2019-12-29T19:14:00Z">
                  <w:rPr>
                    <w:del w:id="10812" w:author="tedo gogoladze" w:date="2020-01-05T00:04:00Z"/>
                    <w:rFonts w:ascii="Calibri" w:eastAsia="Times New Roman" w:hAnsi="Calibri" w:cs="Calibri"/>
                    <w:color w:val="000000"/>
                    <w:sz w:val="20"/>
                    <w:szCs w:val="20"/>
                  </w:rPr>
                </w:rPrChange>
              </w:rPr>
            </w:pPr>
            <w:del w:id="10813" w:author="tedo gogoladze" w:date="2020-01-05T00:04:00Z">
              <w:r w:rsidRPr="004A4B49" w:rsidDel="00DF5A99">
                <w:rPr>
                  <w:rFonts w:ascii="Calibri" w:eastAsia="Times New Roman" w:hAnsi="Calibri" w:cs="Calibri"/>
                  <w:color w:val="000000"/>
                  <w:sz w:val="20"/>
                  <w:szCs w:val="20"/>
                  <w:lang w:val="en-GB"/>
                  <w:rPrChange w:id="10814" w:author="Mario Ezequiel Scott" w:date="2019-12-29T19:14:00Z">
                    <w:rPr>
                      <w:rFonts w:ascii="Calibri" w:eastAsia="Times New Roman" w:hAnsi="Calibri" w:cs="Calibri"/>
                      <w:color w:val="000000"/>
                      <w:sz w:val="20"/>
                      <w:szCs w:val="20"/>
                    </w:rPr>
                  </w:rPrChange>
                </w:rPr>
                <w:delText>Yes</w:delText>
              </w:r>
              <w:r w:rsidR="00322DEB" w:rsidRPr="004A4B49" w:rsidDel="00DF5A99">
                <w:rPr>
                  <w:rFonts w:ascii="Calibri" w:eastAsia="Times New Roman" w:hAnsi="Calibri" w:cs="Calibri"/>
                  <w:color w:val="000000"/>
                  <w:sz w:val="20"/>
                  <w:szCs w:val="20"/>
                  <w:lang w:val="en-GB"/>
                  <w:rPrChange w:id="10815" w:author="Mario Ezequiel Scott" w:date="2019-12-29T19:14:00Z">
                    <w:rPr>
                      <w:rFonts w:ascii="Calibri" w:eastAsia="Times New Roman" w:hAnsi="Calibri" w:cs="Calibri"/>
                      <w:color w:val="000000"/>
                      <w:sz w:val="20"/>
                      <w:szCs w:val="20"/>
                    </w:rPr>
                  </w:rPrChange>
                </w:rPr>
                <w:delText xml:space="preserve"> (1/1)</w:delText>
              </w:r>
            </w:del>
          </w:p>
        </w:tc>
        <w:tc>
          <w:tcPr>
            <w:tcW w:w="1380" w:type="dxa"/>
            <w:tcBorders>
              <w:top w:val="nil"/>
              <w:left w:val="nil"/>
              <w:bottom w:val="single" w:sz="4" w:space="0" w:color="auto"/>
              <w:right w:val="single" w:sz="4" w:space="0" w:color="auto"/>
            </w:tcBorders>
            <w:shd w:val="clear" w:color="000000" w:fill="F2F2F2"/>
            <w:vAlign w:val="bottom"/>
            <w:hideMark/>
          </w:tcPr>
          <w:p w14:paraId="1A65C009" w14:textId="47A132F9" w:rsidR="008D7226" w:rsidRPr="004A4B49" w:rsidDel="00DF5A99" w:rsidRDefault="008D7226" w:rsidP="00794694">
            <w:pPr>
              <w:spacing w:after="0"/>
              <w:rPr>
                <w:del w:id="10816" w:author="tedo gogoladze" w:date="2020-01-05T00:04:00Z"/>
                <w:rFonts w:ascii="Calibri" w:eastAsia="Times New Roman" w:hAnsi="Calibri" w:cs="Calibri"/>
                <w:color w:val="000000"/>
                <w:sz w:val="20"/>
                <w:szCs w:val="20"/>
                <w:lang w:val="en-GB"/>
                <w:rPrChange w:id="10817" w:author="Mario Ezequiel Scott" w:date="2019-12-29T19:14:00Z">
                  <w:rPr>
                    <w:del w:id="10818" w:author="tedo gogoladze" w:date="2020-01-05T00:04:00Z"/>
                    <w:rFonts w:ascii="Calibri" w:eastAsia="Times New Roman" w:hAnsi="Calibri" w:cs="Calibri"/>
                    <w:color w:val="000000"/>
                    <w:sz w:val="20"/>
                    <w:szCs w:val="20"/>
                  </w:rPr>
                </w:rPrChange>
              </w:rPr>
            </w:pPr>
            <w:del w:id="10819" w:author="tedo gogoladze" w:date="2020-01-05T00:04:00Z">
              <w:r w:rsidRPr="004A4B49" w:rsidDel="00DF5A99">
                <w:rPr>
                  <w:rFonts w:ascii="Calibri" w:eastAsia="Times New Roman" w:hAnsi="Calibri" w:cs="Calibri"/>
                  <w:color w:val="000000"/>
                  <w:sz w:val="20"/>
                  <w:szCs w:val="20"/>
                  <w:lang w:val="en-GB"/>
                  <w:rPrChange w:id="10820" w:author="Mario Ezequiel Scott" w:date="2019-12-29T19:14:00Z">
                    <w:rPr>
                      <w:rFonts w:ascii="Calibri" w:eastAsia="Times New Roman" w:hAnsi="Calibri" w:cs="Calibri"/>
                      <w:color w:val="000000"/>
                      <w:sz w:val="20"/>
                      <w:szCs w:val="20"/>
                    </w:rPr>
                  </w:rPrChange>
                </w:rPr>
                <w:delText>status: done</w:delText>
              </w:r>
            </w:del>
          </w:p>
        </w:tc>
        <w:tc>
          <w:tcPr>
            <w:tcW w:w="1400" w:type="dxa"/>
            <w:tcBorders>
              <w:top w:val="nil"/>
              <w:left w:val="nil"/>
              <w:bottom w:val="single" w:sz="4" w:space="0" w:color="auto"/>
              <w:right w:val="single" w:sz="4" w:space="0" w:color="auto"/>
            </w:tcBorders>
            <w:shd w:val="clear" w:color="000000" w:fill="F2F2F2"/>
            <w:vAlign w:val="bottom"/>
            <w:hideMark/>
          </w:tcPr>
          <w:p w14:paraId="4C84DF2D" w14:textId="7E85DC91" w:rsidR="008D7226" w:rsidRPr="004A4B49" w:rsidDel="00DF5A99" w:rsidRDefault="008D7226" w:rsidP="00794694">
            <w:pPr>
              <w:spacing w:after="0"/>
              <w:rPr>
                <w:del w:id="10821" w:author="tedo gogoladze" w:date="2020-01-05T00:04:00Z"/>
                <w:rFonts w:ascii="Calibri" w:eastAsia="Times New Roman" w:hAnsi="Calibri" w:cs="Calibri"/>
                <w:color w:val="000000"/>
                <w:sz w:val="20"/>
                <w:szCs w:val="20"/>
                <w:lang w:val="en-GB"/>
                <w:rPrChange w:id="10822" w:author="Mario Ezequiel Scott" w:date="2019-12-29T19:14:00Z">
                  <w:rPr>
                    <w:del w:id="10823" w:author="tedo gogoladze" w:date="2020-01-05T00:04:00Z"/>
                    <w:rFonts w:ascii="Calibri" w:eastAsia="Times New Roman" w:hAnsi="Calibri" w:cs="Calibri"/>
                    <w:color w:val="000000"/>
                    <w:sz w:val="20"/>
                    <w:szCs w:val="20"/>
                  </w:rPr>
                </w:rPrChange>
              </w:rPr>
            </w:pPr>
            <w:del w:id="10824" w:author="tedo gogoladze" w:date="2020-01-05T00:04:00Z">
              <w:r w:rsidRPr="004A4B49" w:rsidDel="00DF5A99">
                <w:rPr>
                  <w:rFonts w:ascii="Calibri" w:eastAsia="Times New Roman" w:hAnsi="Calibri" w:cs="Calibri"/>
                  <w:color w:val="000000"/>
                  <w:sz w:val="20"/>
                  <w:szCs w:val="20"/>
                  <w:lang w:val="en-GB"/>
                  <w:rPrChange w:id="10825" w:author="Mario Ezequiel Scott" w:date="2019-12-29T19:14:00Z">
                    <w:rPr>
                      <w:rFonts w:ascii="Calibri" w:eastAsia="Times New Roman" w:hAnsi="Calibri" w:cs="Calibri"/>
                      <w:color w:val="000000"/>
                      <w:sz w:val="20"/>
                      <w:szCs w:val="20"/>
                    </w:rPr>
                  </w:rPrChange>
                </w:rPr>
                <w:delText>Understanding: global</w:delText>
              </w:r>
            </w:del>
          </w:p>
        </w:tc>
        <w:tc>
          <w:tcPr>
            <w:tcW w:w="1360" w:type="dxa"/>
            <w:tcBorders>
              <w:top w:val="nil"/>
              <w:left w:val="nil"/>
              <w:bottom w:val="single" w:sz="4" w:space="0" w:color="auto"/>
              <w:right w:val="single" w:sz="4" w:space="0" w:color="auto"/>
            </w:tcBorders>
            <w:shd w:val="clear" w:color="000000" w:fill="D9E1F2"/>
            <w:vAlign w:val="bottom"/>
            <w:hideMark/>
          </w:tcPr>
          <w:p w14:paraId="2072AD3F" w14:textId="6DBCCE2C" w:rsidR="008D7226" w:rsidRPr="004A4B49" w:rsidDel="00DF5A99" w:rsidRDefault="008D7226" w:rsidP="00794694">
            <w:pPr>
              <w:spacing w:after="0"/>
              <w:rPr>
                <w:del w:id="10826" w:author="tedo gogoladze" w:date="2020-01-05T00:04:00Z"/>
                <w:rFonts w:ascii="Calibri" w:eastAsia="Times New Roman" w:hAnsi="Calibri" w:cs="Calibri"/>
                <w:color w:val="000000"/>
                <w:sz w:val="20"/>
                <w:szCs w:val="20"/>
                <w:lang w:val="en-GB"/>
                <w:rPrChange w:id="10827" w:author="Mario Ezequiel Scott" w:date="2019-12-29T19:14:00Z">
                  <w:rPr>
                    <w:del w:id="10828" w:author="tedo gogoladze" w:date="2020-01-05T00:04:00Z"/>
                    <w:rFonts w:ascii="Calibri" w:eastAsia="Times New Roman" w:hAnsi="Calibri" w:cs="Calibri"/>
                    <w:color w:val="000000"/>
                    <w:sz w:val="20"/>
                    <w:szCs w:val="20"/>
                  </w:rPr>
                </w:rPrChange>
              </w:rPr>
            </w:pPr>
            <w:del w:id="10829" w:author="tedo gogoladze" w:date="2020-01-05T00:04:00Z">
              <w:r w:rsidRPr="004A4B49" w:rsidDel="00DF5A99">
                <w:rPr>
                  <w:rFonts w:ascii="Calibri" w:eastAsia="Times New Roman" w:hAnsi="Calibri" w:cs="Calibri"/>
                  <w:color w:val="000000"/>
                  <w:sz w:val="20"/>
                  <w:szCs w:val="20"/>
                  <w:lang w:val="en-GB"/>
                  <w:rPrChange w:id="10830" w:author="Mario Ezequiel Scott" w:date="2019-12-29T19:14:00Z">
                    <w:rPr>
                      <w:rFonts w:ascii="Calibri" w:eastAsia="Times New Roman" w:hAnsi="Calibri" w:cs="Calibri"/>
                      <w:color w:val="000000"/>
                      <w:sz w:val="20"/>
                      <w:szCs w:val="20"/>
                    </w:rPr>
                  </w:rPrChange>
                </w:rPr>
                <w:delText>status: done</w:delText>
              </w:r>
            </w:del>
          </w:p>
        </w:tc>
        <w:tc>
          <w:tcPr>
            <w:tcW w:w="1360" w:type="dxa"/>
            <w:tcBorders>
              <w:top w:val="nil"/>
              <w:left w:val="nil"/>
              <w:bottom w:val="single" w:sz="4" w:space="0" w:color="auto"/>
              <w:right w:val="single" w:sz="4" w:space="0" w:color="auto"/>
            </w:tcBorders>
            <w:shd w:val="clear" w:color="000000" w:fill="D9E1F2"/>
            <w:vAlign w:val="bottom"/>
            <w:hideMark/>
          </w:tcPr>
          <w:p w14:paraId="6A6D12F1" w14:textId="15DA1E6F" w:rsidR="008D7226" w:rsidRPr="004A4B49" w:rsidDel="00DF5A99" w:rsidRDefault="008D7226" w:rsidP="00794694">
            <w:pPr>
              <w:spacing w:after="0"/>
              <w:rPr>
                <w:del w:id="10831" w:author="tedo gogoladze" w:date="2020-01-05T00:04:00Z"/>
                <w:rFonts w:ascii="Calibri" w:eastAsia="Times New Roman" w:hAnsi="Calibri" w:cs="Calibri"/>
                <w:color w:val="000000"/>
                <w:sz w:val="20"/>
                <w:szCs w:val="20"/>
                <w:lang w:val="en-GB"/>
                <w:rPrChange w:id="10832" w:author="Mario Ezequiel Scott" w:date="2019-12-29T19:14:00Z">
                  <w:rPr>
                    <w:del w:id="10833" w:author="tedo gogoladze" w:date="2020-01-05T00:04:00Z"/>
                    <w:rFonts w:ascii="Calibri" w:eastAsia="Times New Roman" w:hAnsi="Calibri" w:cs="Calibri"/>
                    <w:color w:val="000000"/>
                    <w:sz w:val="20"/>
                    <w:szCs w:val="20"/>
                  </w:rPr>
                </w:rPrChange>
              </w:rPr>
            </w:pPr>
            <w:del w:id="10834" w:author="tedo gogoladze" w:date="2020-01-05T00:04:00Z">
              <w:r w:rsidRPr="004A4B49" w:rsidDel="00DF5A99">
                <w:rPr>
                  <w:rFonts w:ascii="Calibri" w:eastAsia="Times New Roman" w:hAnsi="Calibri" w:cs="Calibri"/>
                  <w:color w:val="000000"/>
                  <w:sz w:val="20"/>
                  <w:szCs w:val="20"/>
                  <w:lang w:val="en-GB"/>
                  <w:rPrChange w:id="10835" w:author="Mario Ezequiel Scott" w:date="2019-12-29T19:14:00Z">
                    <w:rPr>
                      <w:rFonts w:ascii="Calibri" w:eastAsia="Times New Roman" w:hAnsi="Calibri" w:cs="Calibri"/>
                      <w:color w:val="000000"/>
                      <w:sz w:val="20"/>
                      <w:szCs w:val="20"/>
                    </w:rPr>
                  </w:rPrChange>
                </w:rPr>
                <w:delText>Yes: neuroticism</w:delText>
              </w:r>
            </w:del>
          </w:p>
        </w:tc>
        <w:tc>
          <w:tcPr>
            <w:tcW w:w="1780" w:type="dxa"/>
            <w:tcBorders>
              <w:top w:val="nil"/>
              <w:left w:val="nil"/>
              <w:bottom w:val="single" w:sz="4" w:space="0" w:color="auto"/>
              <w:right w:val="single" w:sz="4" w:space="0" w:color="auto"/>
            </w:tcBorders>
            <w:shd w:val="clear" w:color="000000" w:fill="D9E1F2"/>
            <w:vAlign w:val="bottom"/>
            <w:hideMark/>
          </w:tcPr>
          <w:p w14:paraId="757C8535" w14:textId="6279F1E7" w:rsidR="008D7226" w:rsidRPr="004A4B49" w:rsidDel="00DF5A99" w:rsidRDefault="008D7226" w:rsidP="00794694">
            <w:pPr>
              <w:spacing w:after="0"/>
              <w:rPr>
                <w:del w:id="10836" w:author="tedo gogoladze" w:date="2020-01-05T00:04:00Z"/>
                <w:rFonts w:ascii="Calibri" w:eastAsia="Times New Roman" w:hAnsi="Calibri" w:cs="Calibri"/>
                <w:color w:val="000000"/>
                <w:sz w:val="20"/>
                <w:szCs w:val="20"/>
                <w:lang w:val="en-GB"/>
                <w:rPrChange w:id="10837" w:author="Mario Ezequiel Scott" w:date="2019-12-29T19:14:00Z">
                  <w:rPr>
                    <w:del w:id="10838" w:author="tedo gogoladze" w:date="2020-01-05T00:04:00Z"/>
                    <w:rFonts w:ascii="Calibri" w:eastAsia="Times New Roman" w:hAnsi="Calibri" w:cs="Calibri"/>
                    <w:color w:val="000000"/>
                    <w:sz w:val="20"/>
                    <w:szCs w:val="20"/>
                  </w:rPr>
                </w:rPrChange>
              </w:rPr>
            </w:pPr>
            <w:del w:id="10839" w:author="tedo gogoladze" w:date="2020-01-05T00:04:00Z">
              <w:r w:rsidRPr="004A4B49" w:rsidDel="00DF5A99">
                <w:rPr>
                  <w:rFonts w:ascii="Calibri" w:eastAsia="Times New Roman" w:hAnsi="Calibri" w:cs="Calibri"/>
                  <w:color w:val="000000"/>
                  <w:sz w:val="20"/>
                  <w:szCs w:val="20"/>
                  <w:lang w:val="en-GB"/>
                  <w:rPrChange w:id="10840" w:author="Mario Ezequiel Scott" w:date="2019-12-29T19:14:00Z">
                    <w:rPr>
                      <w:rFonts w:ascii="Calibri" w:eastAsia="Times New Roman" w:hAnsi="Calibri" w:cs="Calibri"/>
                      <w:color w:val="000000"/>
                      <w:sz w:val="20"/>
                      <w:szCs w:val="20"/>
                    </w:rPr>
                  </w:rPrChange>
                </w:rPr>
                <w:delText> </w:delText>
              </w:r>
            </w:del>
          </w:p>
        </w:tc>
        <w:tc>
          <w:tcPr>
            <w:tcW w:w="1760" w:type="dxa"/>
            <w:tcBorders>
              <w:top w:val="nil"/>
              <w:left w:val="nil"/>
              <w:bottom w:val="single" w:sz="4" w:space="0" w:color="auto"/>
              <w:right w:val="single" w:sz="4" w:space="0" w:color="auto"/>
            </w:tcBorders>
            <w:shd w:val="clear" w:color="000000" w:fill="D9E1F2"/>
            <w:vAlign w:val="bottom"/>
            <w:hideMark/>
          </w:tcPr>
          <w:p w14:paraId="450F4468" w14:textId="2E9AD9B4" w:rsidR="008D7226" w:rsidRPr="004A4B49" w:rsidDel="00DF5A99" w:rsidRDefault="008D7226" w:rsidP="00794694">
            <w:pPr>
              <w:spacing w:after="0"/>
              <w:rPr>
                <w:del w:id="10841" w:author="tedo gogoladze" w:date="2020-01-05T00:04:00Z"/>
                <w:rFonts w:ascii="Calibri" w:eastAsia="Times New Roman" w:hAnsi="Calibri" w:cs="Calibri"/>
                <w:color w:val="000000"/>
                <w:sz w:val="20"/>
                <w:szCs w:val="20"/>
                <w:lang w:val="en-GB"/>
                <w:rPrChange w:id="10842" w:author="Mario Ezequiel Scott" w:date="2019-12-29T19:14:00Z">
                  <w:rPr>
                    <w:del w:id="10843" w:author="tedo gogoladze" w:date="2020-01-05T00:04:00Z"/>
                    <w:rFonts w:ascii="Calibri" w:eastAsia="Times New Roman" w:hAnsi="Calibri" w:cs="Calibri"/>
                    <w:color w:val="000000"/>
                    <w:sz w:val="20"/>
                    <w:szCs w:val="20"/>
                  </w:rPr>
                </w:rPrChange>
              </w:rPr>
            </w:pPr>
            <w:del w:id="10844" w:author="tedo gogoladze" w:date="2020-01-05T00:04:00Z">
              <w:r w:rsidRPr="004A4B49" w:rsidDel="00DF5A99">
                <w:rPr>
                  <w:rFonts w:ascii="Calibri" w:eastAsia="Times New Roman" w:hAnsi="Calibri" w:cs="Calibri"/>
                  <w:color w:val="000000"/>
                  <w:sz w:val="20"/>
                  <w:szCs w:val="20"/>
                  <w:lang w:val="en-GB"/>
                  <w:rPrChange w:id="10845" w:author="Mario Ezequiel Scott" w:date="2019-12-29T19:14:00Z">
                    <w:rPr>
                      <w:rFonts w:ascii="Calibri" w:eastAsia="Times New Roman" w:hAnsi="Calibri" w:cs="Calibri"/>
                      <w:color w:val="000000"/>
                      <w:sz w:val="20"/>
                      <w:szCs w:val="20"/>
                    </w:rPr>
                  </w:rPrChange>
                </w:rPr>
                <w:delText> </w:delText>
              </w:r>
            </w:del>
          </w:p>
        </w:tc>
      </w:tr>
      <w:tr w:rsidR="008D7226" w:rsidRPr="004A4B49" w:rsidDel="00DF5A99" w14:paraId="727DE9F6" w14:textId="7AE4A167" w:rsidTr="00794694">
        <w:trPr>
          <w:trHeight w:val="525"/>
          <w:del w:id="10846"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454BCC3" w14:textId="0766FA70" w:rsidR="008D7226" w:rsidRPr="004A4B49" w:rsidDel="00DF5A99" w:rsidRDefault="006B6F87" w:rsidP="00794694">
            <w:pPr>
              <w:spacing w:after="0"/>
              <w:jc w:val="right"/>
              <w:rPr>
                <w:del w:id="10847" w:author="tedo gogoladze" w:date="2020-01-05T00:04:00Z"/>
                <w:rFonts w:ascii="Calibri" w:eastAsia="Times New Roman" w:hAnsi="Calibri" w:cs="Calibri"/>
                <w:color w:val="000000"/>
                <w:sz w:val="20"/>
                <w:szCs w:val="20"/>
                <w:lang w:val="en-GB"/>
                <w:rPrChange w:id="10848" w:author="Mario Ezequiel Scott" w:date="2019-12-29T19:14:00Z">
                  <w:rPr>
                    <w:del w:id="10849" w:author="tedo gogoladze" w:date="2020-01-05T00:04:00Z"/>
                    <w:rFonts w:ascii="Calibri" w:eastAsia="Times New Roman" w:hAnsi="Calibri" w:cs="Calibri"/>
                    <w:color w:val="000000"/>
                    <w:sz w:val="20"/>
                    <w:szCs w:val="20"/>
                  </w:rPr>
                </w:rPrChange>
              </w:rPr>
            </w:pPr>
            <w:del w:id="10850" w:author="tedo gogoladze" w:date="2020-01-05T00:04:00Z">
              <w:r w:rsidRPr="004A4B49" w:rsidDel="00DF5A99">
                <w:rPr>
                  <w:rFonts w:ascii="Calibri" w:eastAsia="Times New Roman" w:hAnsi="Calibri" w:cs="Calibri"/>
                  <w:color w:val="000000"/>
                  <w:sz w:val="20"/>
                  <w:szCs w:val="20"/>
                  <w:lang w:val="en-GB"/>
                  <w:rPrChange w:id="10851" w:author="Mario Ezequiel Scott" w:date="2019-12-29T19:14:00Z">
                    <w:rPr>
                      <w:rFonts w:ascii="Calibri" w:eastAsia="Times New Roman" w:hAnsi="Calibri" w:cs="Calibri"/>
                      <w:color w:val="000000"/>
                      <w:sz w:val="20"/>
                      <w:szCs w:val="20"/>
                    </w:rPr>
                  </w:rPrChange>
                </w:rPr>
                <w:delText>Yes (1/1)</w:delText>
              </w:r>
            </w:del>
          </w:p>
        </w:tc>
        <w:tc>
          <w:tcPr>
            <w:tcW w:w="1380" w:type="dxa"/>
            <w:tcBorders>
              <w:top w:val="nil"/>
              <w:left w:val="nil"/>
              <w:bottom w:val="single" w:sz="4" w:space="0" w:color="auto"/>
              <w:right w:val="single" w:sz="4" w:space="0" w:color="auto"/>
            </w:tcBorders>
            <w:shd w:val="clear" w:color="000000" w:fill="F2F2F2"/>
            <w:vAlign w:val="bottom"/>
            <w:hideMark/>
          </w:tcPr>
          <w:p w14:paraId="21DA7F0D" w14:textId="54E2DA0E" w:rsidR="008D7226" w:rsidRPr="004A4B49" w:rsidDel="00DF5A99" w:rsidRDefault="008D7226" w:rsidP="00794694">
            <w:pPr>
              <w:spacing w:after="0"/>
              <w:rPr>
                <w:del w:id="10852" w:author="tedo gogoladze" w:date="2020-01-05T00:04:00Z"/>
                <w:rFonts w:ascii="Calibri" w:eastAsia="Times New Roman" w:hAnsi="Calibri" w:cs="Calibri"/>
                <w:color w:val="000000"/>
                <w:sz w:val="20"/>
                <w:szCs w:val="20"/>
                <w:lang w:val="en-GB"/>
                <w:rPrChange w:id="10853" w:author="Mario Ezequiel Scott" w:date="2019-12-29T19:14:00Z">
                  <w:rPr>
                    <w:del w:id="10854" w:author="tedo gogoladze" w:date="2020-01-05T00:04:00Z"/>
                    <w:rFonts w:ascii="Calibri" w:eastAsia="Times New Roman" w:hAnsi="Calibri" w:cs="Calibri"/>
                    <w:color w:val="000000"/>
                    <w:sz w:val="20"/>
                    <w:szCs w:val="20"/>
                  </w:rPr>
                </w:rPrChange>
              </w:rPr>
            </w:pPr>
            <w:del w:id="10855" w:author="tedo gogoladze" w:date="2020-01-05T00:04:00Z">
              <w:r w:rsidRPr="004A4B49" w:rsidDel="00DF5A99">
                <w:rPr>
                  <w:rFonts w:ascii="Calibri" w:eastAsia="Times New Roman" w:hAnsi="Calibri" w:cs="Calibri"/>
                  <w:color w:val="000000"/>
                  <w:sz w:val="20"/>
                  <w:szCs w:val="20"/>
                  <w:lang w:val="en-GB"/>
                  <w:rPrChange w:id="10856" w:author="Mario Ezequiel Scott" w:date="2019-12-29T19:14:00Z">
                    <w:rPr>
                      <w:rFonts w:ascii="Calibri" w:eastAsia="Times New Roman" w:hAnsi="Calibri" w:cs="Calibri"/>
                      <w:color w:val="000000"/>
                      <w:sz w:val="20"/>
                      <w:szCs w:val="20"/>
                    </w:rPr>
                  </w:rPrChange>
                </w:rPr>
                <w:delText>status: todo</w:delText>
              </w:r>
            </w:del>
          </w:p>
        </w:tc>
        <w:tc>
          <w:tcPr>
            <w:tcW w:w="1400" w:type="dxa"/>
            <w:tcBorders>
              <w:top w:val="nil"/>
              <w:left w:val="nil"/>
              <w:bottom w:val="single" w:sz="4" w:space="0" w:color="auto"/>
              <w:right w:val="single" w:sz="4" w:space="0" w:color="auto"/>
            </w:tcBorders>
            <w:shd w:val="clear" w:color="000000" w:fill="F2F2F2"/>
            <w:vAlign w:val="bottom"/>
            <w:hideMark/>
          </w:tcPr>
          <w:p w14:paraId="5648D303" w14:textId="6FD59B8B" w:rsidR="008D7226" w:rsidRPr="004A4B49" w:rsidDel="00DF5A99" w:rsidRDefault="008D7226" w:rsidP="00794694">
            <w:pPr>
              <w:spacing w:after="0"/>
              <w:rPr>
                <w:del w:id="10857" w:author="tedo gogoladze" w:date="2020-01-05T00:04:00Z"/>
                <w:rFonts w:ascii="Calibri" w:eastAsia="Times New Roman" w:hAnsi="Calibri" w:cs="Calibri"/>
                <w:color w:val="000000"/>
                <w:sz w:val="20"/>
                <w:szCs w:val="20"/>
                <w:lang w:val="en-GB"/>
                <w:rPrChange w:id="10858" w:author="Mario Ezequiel Scott" w:date="2019-12-29T19:14:00Z">
                  <w:rPr>
                    <w:del w:id="10859" w:author="tedo gogoladze" w:date="2020-01-05T00:04:00Z"/>
                    <w:rFonts w:ascii="Calibri" w:eastAsia="Times New Roman" w:hAnsi="Calibri" w:cs="Calibri"/>
                    <w:color w:val="000000"/>
                    <w:sz w:val="20"/>
                    <w:szCs w:val="20"/>
                  </w:rPr>
                </w:rPrChange>
              </w:rPr>
            </w:pPr>
            <w:del w:id="10860" w:author="tedo gogoladze" w:date="2020-01-05T00:04:00Z">
              <w:r w:rsidRPr="004A4B49" w:rsidDel="00DF5A99">
                <w:rPr>
                  <w:rFonts w:ascii="Calibri" w:eastAsia="Times New Roman" w:hAnsi="Calibri" w:cs="Calibri"/>
                  <w:color w:val="000000"/>
                  <w:sz w:val="20"/>
                  <w:szCs w:val="20"/>
                  <w:lang w:val="en-GB"/>
                  <w:rPrChange w:id="10861" w:author="Mario Ezequiel Scott" w:date="2019-12-29T19:14:00Z">
                    <w:rPr>
                      <w:rFonts w:ascii="Calibri" w:eastAsia="Times New Roman" w:hAnsi="Calibri" w:cs="Calibri"/>
                      <w:color w:val="000000"/>
                      <w:sz w:val="20"/>
                      <w:szCs w:val="20"/>
                    </w:rPr>
                  </w:rPrChange>
                </w:rPr>
                <w:delText>Understanding: sequential</w:delText>
              </w:r>
            </w:del>
          </w:p>
        </w:tc>
        <w:tc>
          <w:tcPr>
            <w:tcW w:w="1360" w:type="dxa"/>
            <w:tcBorders>
              <w:top w:val="nil"/>
              <w:left w:val="nil"/>
              <w:bottom w:val="single" w:sz="4" w:space="0" w:color="auto"/>
              <w:right w:val="single" w:sz="4" w:space="0" w:color="auto"/>
            </w:tcBorders>
            <w:shd w:val="clear" w:color="000000" w:fill="D9E1F2"/>
            <w:vAlign w:val="bottom"/>
            <w:hideMark/>
          </w:tcPr>
          <w:p w14:paraId="42D40A42" w14:textId="1E4C929C" w:rsidR="008D7226" w:rsidRPr="004A4B49" w:rsidDel="00DF5A99" w:rsidRDefault="008D7226" w:rsidP="00794694">
            <w:pPr>
              <w:spacing w:after="0"/>
              <w:rPr>
                <w:del w:id="10862" w:author="tedo gogoladze" w:date="2020-01-05T00:04:00Z"/>
                <w:rFonts w:ascii="Calibri" w:eastAsia="Times New Roman" w:hAnsi="Calibri" w:cs="Calibri"/>
                <w:color w:val="000000"/>
                <w:sz w:val="20"/>
                <w:szCs w:val="20"/>
                <w:lang w:val="en-GB"/>
                <w:rPrChange w:id="10863" w:author="Mario Ezequiel Scott" w:date="2019-12-29T19:14:00Z">
                  <w:rPr>
                    <w:del w:id="10864" w:author="tedo gogoladze" w:date="2020-01-05T00:04:00Z"/>
                    <w:rFonts w:ascii="Calibri" w:eastAsia="Times New Roman" w:hAnsi="Calibri" w:cs="Calibri"/>
                    <w:color w:val="000000"/>
                    <w:sz w:val="20"/>
                    <w:szCs w:val="20"/>
                  </w:rPr>
                </w:rPrChange>
              </w:rPr>
            </w:pPr>
            <w:del w:id="10865" w:author="tedo gogoladze" w:date="2020-01-05T00:04:00Z">
              <w:r w:rsidRPr="004A4B49" w:rsidDel="00DF5A99">
                <w:rPr>
                  <w:rFonts w:ascii="Calibri" w:eastAsia="Times New Roman" w:hAnsi="Calibri" w:cs="Calibri"/>
                  <w:color w:val="000000"/>
                  <w:sz w:val="20"/>
                  <w:szCs w:val="20"/>
                  <w:lang w:val="en-GB"/>
                  <w:rPrChange w:id="10866" w:author="Mario Ezequiel Scott" w:date="2019-12-29T19:14:00Z">
                    <w:rPr>
                      <w:rFonts w:ascii="Calibri" w:eastAsia="Times New Roman" w:hAnsi="Calibri" w:cs="Calibri"/>
                      <w:color w:val="000000"/>
                      <w:sz w:val="20"/>
                      <w:szCs w:val="20"/>
                    </w:rPr>
                  </w:rPrChange>
                </w:rPr>
                <w:delText>status: todo</w:delText>
              </w:r>
            </w:del>
          </w:p>
        </w:tc>
        <w:tc>
          <w:tcPr>
            <w:tcW w:w="1360" w:type="dxa"/>
            <w:tcBorders>
              <w:top w:val="nil"/>
              <w:left w:val="nil"/>
              <w:bottom w:val="single" w:sz="4" w:space="0" w:color="auto"/>
              <w:right w:val="single" w:sz="4" w:space="0" w:color="auto"/>
            </w:tcBorders>
            <w:shd w:val="clear" w:color="000000" w:fill="D9E1F2"/>
            <w:vAlign w:val="bottom"/>
            <w:hideMark/>
          </w:tcPr>
          <w:p w14:paraId="5B9A5C98" w14:textId="163039E3" w:rsidR="008D7226" w:rsidRPr="004A4B49" w:rsidDel="00DF5A99" w:rsidRDefault="008D7226" w:rsidP="00794694">
            <w:pPr>
              <w:spacing w:after="0"/>
              <w:rPr>
                <w:del w:id="10867" w:author="tedo gogoladze" w:date="2020-01-05T00:04:00Z"/>
                <w:rFonts w:ascii="Calibri" w:eastAsia="Times New Roman" w:hAnsi="Calibri" w:cs="Calibri"/>
                <w:color w:val="000000"/>
                <w:sz w:val="20"/>
                <w:szCs w:val="20"/>
                <w:lang w:val="en-GB"/>
                <w:rPrChange w:id="10868" w:author="Mario Ezequiel Scott" w:date="2019-12-29T19:14:00Z">
                  <w:rPr>
                    <w:del w:id="10869" w:author="tedo gogoladze" w:date="2020-01-05T00:04:00Z"/>
                    <w:rFonts w:ascii="Calibri" w:eastAsia="Times New Roman" w:hAnsi="Calibri" w:cs="Calibri"/>
                    <w:color w:val="000000"/>
                    <w:sz w:val="20"/>
                    <w:szCs w:val="20"/>
                  </w:rPr>
                </w:rPrChange>
              </w:rPr>
            </w:pPr>
            <w:del w:id="10870" w:author="tedo gogoladze" w:date="2020-01-05T00:04:00Z">
              <w:r w:rsidRPr="004A4B49" w:rsidDel="00DF5A99">
                <w:rPr>
                  <w:rFonts w:ascii="Calibri" w:eastAsia="Times New Roman" w:hAnsi="Calibri" w:cs="Calibri"/>
                  <w:color w:val="000000"/>
                  <w:sz w:val="20"/>
                  <w:szCs w:val="20"/>
                  <w:lang w:val="en-GB"/>
                  <w:rPrChange w:id="10871" w:author="Mario Ezequiel Scott" w:date="2019-12-29T19:14:00Z">
                    <w:rPr>
                      <w:rFonts w:ascii="Calibri" w:eastAsia="Times New Roman" w:hAnsi="Calibri" w:cs="Calibri"/>
                      <w:color w:val="000000"/>
                      <w:sz w:val="20"/>
                      <w:szCs w:val="20"/>
                    </w:rPr>
                  </w:rPrChange>
                </w:rPr>
                <w:delText>No: neuroticism</w:delText>
              </w:r>
            </w:del>
          </w:p>
        </w:tc>
        <w:tc>
          <w:tcPr>
            <w:tcW w:w="1780" w:type="dxa"/>
            <w:tcBorders>
              <w:top w:val="nil"/>
              <w:left w:val="nil"/>
              <w:bottom w:val="single" w:sz="4" w:space="0" w:color="auto"/>
              <w:right w:val="single" w:sz="4" w:space="0" w:color="auto"/>
            </w:tcBorders>
            <w:shd w:val="clear" w:color="000000" w:fill="D9E1F2"/>
            <w:vAlign w:val="bottom"/>
            <w:hideMark/>
          </w:tcPr>
          <w:p w14:paraId="4BDF0C29" w14:textId="79EB8CB3" w:rsidR="008D7226" w:rsidRPr="004A4B49" w:rsidDel="00DF5A99" w:rsidRDefault="008D7226" w:rsidP="00794694">
            <w:pPr>
              <w:spacing w:after="0"/>
              <w:rPr>
                <w:del w:id="10872" w:author="tedo gogoladze" w:date="2020-01-05T00:04:00Z"/>
                <w:rFonts w:ascii="Calibri" w:eastAsia="Times New Roman" w:hAnsi="Calibri" w:cs="Calibri"/>
                <w:color w:val="000000"/>
                <w:sz w:val="20"/>
                <w:szCs w:val="20"/>
                <w:lang w:val="en-GB"/>
                <w:rPrChange w:id="10873" w:author="Mario Ezequiel Scott" w:date="2019-12-29T19:14:00Z">
                  <w:rPr>
                    <w:del w:id="10874" w:author="tedo gogoladze" w:date="2020-01-05T00:04:00Z"/>
                    <w:rFonts w:ascii="Calibri" w:eastAsia="Times New Roman" w:hAnsi="Calibri" w:cs="Calibri"/>
                    <w:color w:val="000000"/>
                    <w:sz w:val="20"/>
                    <w:szCs w:val="20"/>
                  </w:rPr>
                </w:rPrChange>
              </w:rPr>
            </w:pPr>
            <w:del w:id="10875" w:author="tedo gogoladze" w:date="2020-01-05T00:04:00Z">
              <w:r w:rsidRPr="004A4B49" w:rsidDel="00DF5A99">
                <w:rPr>
                  <w:rFonts w:ascii="Calibri" w:eastAsia="Times New Roman" w:hAnsi="Calibri" w:cs="Calibri"/>
                  <w:color w:val="000000"/>
                  <w:sz w:val="20"/>
                  <w:szCs w:val="20"/>
                  <w:lang w:val="en-GB"/>
                  <w:rPrChange w:id="10876" w:author="Mario Ezequiel Scott" w:date="2019-12-29T19:14:00Z">
                    <w:rPr>
                      <w:rFonts w:ascii="Calibri" w:eastAsia="Times New Roman" w:hAnsi="Calibri" w:cs="Calibri"/>
                      <w:color w:val="000000"/>
                      <w:sz w:val="20"/>
                      <w:szCs w:val="20"/>
                    </w:rPr>
                  </w:rPrChange>
                </w:rPr>
                <w:delText> </w:delText>
              </w:r>
            </w:del>
          </w:p>
        </w:tc>
        <w:tc>
          <w:tcPr>
            <w:tcW w:w="1760" w:type="dxa"/>
            <w:tcBorders>
              <w:top w:val="nil"/>
              <w:left w:val="nil"/>
              <w:bottom w:val="single" w:sz="4" w:space="0" w:color="auto"/>
              <w:right w:val="single" w:sz="4" w:space="0" w:color="auto"/>
            </w:tcBorders>
            <w:shd w:val="clear" w:color="000000" w:fill="D9E1F2"/>
            <w:vAlign w:val="bottom"/>
            <w:hideMark/>
          </w:tcPr>
          <w:p w14:paraId="46E24BAC" w14:textId="7415943B" w:rsidR="008D7226" w:rsidRPr="004A4B49" w:rsidDel="00DF5A99" w:rsidRDefault="008D7226" w:rsidP="00794694">
            <w:pPr>
              <w:spacing w:after="0"/>
              <w:rPr>
                <w:del w:id="10877" w:author="tedo gogoladze" w:date="2020-01-05T00:04:00Z"/>
                <w:rFonts w:ascii="Calibri" w:eastAsia="Times New Roman" w:hAnsi="Calibri" w:cs="Calibri"/>
                <w:color w:val="000000"/>
                <w:sz w:val="20"/>
                <w:szCs w:val="20"/>
                <w:lang w:val="en-GB"/>
                <w:rPrChange w:id="10878" w:author="Mario Ezequiel Scott" w:date="2019-12-29T19:14:00Z">
                  <w:rPr>
                    <w:del w:id="10879" w:author="tedo gogoladze" w:date="2020-01-05T00:04:00Z"/>
                    <w:rFonts w:ascii="Calibri" w:eastAsia="Times New Roman" w:hAnsi="Calibri" w:cs="Calibri"/>
                    <w:color w:val="000000"/>
                    <w:sz w:val="20"/>
                    <w:szCs w:val="20"/>
                  </w:rPr>
                </w:rPrChange>
              </w:rPr>
            </w:pPr>
            <w:del w:id="10880" w:author="tedo gogoladze" w:date="2020-01-05T00:04:00Z">
              <w:r w:rsidRPr="004A4B49" w:rsidDel="00DF5A99">
                <w:rPr>
                  <w:rFonts w:ascii="Calibri" w:eastAsia="Times New Roman" w:hAnsi="Calibri" w:cs="Calibri"/>
                  <w:color w:val="000000"/>
                  <w:sz w:val="20"/>
                  <w:szCs w:val="20"/>
                  <w:lang w:val="en-GB"/>
                  <w:rPrChange w:id="10881" w:author="Mario Ezequiel Scott" w:date="2019-12-29T19:14:00Z">
                    <w:rPr>
                      <w:rFonts w:ascii="Calibri" w:eastAsia="Times New Roman" w:hAnsi="Calibri" w:cs="Calibri"/>
                      <w:color w:val="000000"/>
                      <w:sz w:val="20"/>
                      <w:szCs w:val="20"/>
                    </w:rPr>
                  </w:rPrChange>
                </w:rPr>
                <w:delText> </w:delText>
              </w:r>
            </w:del>
          </w:p>
        </w:tc>
      </w:tr>
      <w:tr w:rsidR="008D7226" w:rsidRPr="004A4B49" w:rsidDel="00DF5A99" w14:paraId="5804B6EA" w14:textId="2073017B" w:rsidTr="00794694">
        <w:trPr>
          <w:trHeight w:val="525"/>
          <w:del w:id="10882"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3857275" w14:textId="1304F083" w:rsidR="006B6F87" w:rsidRPr="004A4B49" w:rsidDel="00DF5A99" w:rsidRDefault="006B6F87" w:rsidP="006B6F87">
            <w:pPr>
              <w:spacing w:after="0"/>
              <w:jc w:val="right"/>
              <w:rPr>
                <w:del w:id="10883" w:author="tedo gogoladze" w:date="2020-01-05T00:04:00Z"/>
                <w:rFonts w:ascii="Calibri" w:eastAsia="Times New Roman" w:hAnsi="Calibri" w:cs="Calibri"/>
                <w:color w:val="000000"/>
                <w:sz w:val="20"/>
                <w:szCs w:val="20"/>
                <w:lang w:val="en-GB"/>
                <w:rPrChange w:id="10884" w:author="Mario Ezequiel Scott" w:date="2019-12-29T19:14:00Z">
                  <w:rPr>
                    <w:del w:id="10885" w:author="tedo gogoladze" w:date="2020-01-05T00:04:00Z"/>
                    <w:rFonts w:ascii="Calibri" w:eastAsia="Times New Roman" w:hAnsi="Calibri" w:cs="Calibri"/>
                    <w:color w:val="000000"/>
                    <w:sz w:val="20"/>
                    <w:szCs w:val="20"/>
                  </w:rPr>
                </w:rPrChange>
              </w:rPr>
            </w:pPr>
            <w:del w:id="10886" w:author="tedo gogoladze" w:date="2020-01-05T00:04:00Z">
              <w:r w:rsidRPr="004A4B49" w:rsidDel="00DF5A99">
                <w:rPr>
                  <w:rFonts w:ascii="Calibri" w:eastAsia="Times New Roman" w:hAnsi="Calibri" w:cs="Calibri"/>
                  <w:color w:val="000000"/>
                  <w:sz w:val="20"/>
                  <w:szCs w:val="20"/>
                  <w:lang w:val="en-GB"/>
                  <w:rPrChange w:id="10887" w:author="Mario Ezequiel Scott" w:date="2019-12-29T19:14:00Z">
                    <w:rPr>
                      <w:rFonts w:ascii="Calibri" w:eastAsia="Times New Roman" w:hAnsi="Calibri" w:cs="Calibri"/>
                      <w:color w:val="000000"/>
                      <w:sz w:val="20"/>
                      <w:szCs w:val="20"/>
                    </w:rPr>
                  </w:rPrChange>
                </w:rPr>
                <w:delText>No (0/1)</w:delText>
              </w:r>
            </w:del>
          </w:p>
        </w:tc>
        <w:tc>
          <w:tcPr>
            <w:tcW w:w="1380" w:type="dxa"/>
            <w:tcBorders>
              <w:top w:val="nil"/>
              <w:left w:val="nil"/>
              <w:bottom w:val="single" w:sz="4" w:space="0" w:color="auto"/>
              <w:right w:val="single" w:sz="4" w:space="0" w:color="auto"/>
            </w:tcBorders>
            <w:shd w:val="clear" w:color="000000" w:fill="F2F2F2"/>
            <w:vAlign w:val="bottom"/>
            <w:hideMark/>
          </w:tcPr>
          <w:p w14:paraId="1184E885" w14:textId="6A1D2513" w:rsidR="008D7226" w:rsidRPr="004A4B49" w:rsidDel="00DF5A99" w:rsidRDefault="008D7226" w:rsidP="00794694">
            <w:pPr>
              <w:spacing w:after="0"/>
              <w:rPr>
                <w:del w:id="10888" w:author="tedo gogoladze" w:date="2020-01-05T00:04:00Z"/>
                <w:rFonts w:ascii="Calibri" w:eastAsia="Times New Roman" w:hAnsi="Calibri" w:cs="Calibri"/>
                <w:color w:val="000000"/>
                <w:sz w:val="20"/>
                <w:szCs w:val="20"/>
                <w:lang w:val="en-GB"/>
                <w:rPrChange w:id="10889" w:author="Mario Ezequiel Scott" w:date="2019-12-29T19:14:00Z">
                  <w:rPr>
                    <w:del w:id="10890" w:author="tedo gogoladze" w:date="2020-01-05T00:04:00Z"/>
                    <w:rFonts w:ascii="Calibri" w:eastAsia="Times New Roman" w:hAnsi="Calibri" w:cs="Calibri"/>
                    <w:color w:val="000000"/>
                    <w:sz w:val="20"/>
                    <w:szCs w:val="20"/>
                  </w:rPr>
                </w:rPrChange>
              </w:rPr>
            </w:pPr>
            <w:del w:id="10891" w:author="tedo gogoladze" w:date="2020-01-05T00:04:00Z">
              <w:r w:rsidRPr="004A4B49" w:rsidDel="00DF5A99">
                <w:rPr>
                  <w:rFonts w:ascii="Calibri" w:eastAsia="Times New Roman" w:hAnsi="Calibri" w:cs="Calibri"/>
                  <w:color w:val="000000"/>
                  <w:sz w:val="20"/>
                  <w:szCs w:val="20"/>
                  <w:lang w:val="en-GB"/>
                  <w:rPrChange w:id="10892" w:author="Mario Ezequiel Scott" w:date="2019-12-29T19:14:00Z">
                    <w:rPr>
                      <w:rFonts w:ascii="Calibri" w:eastAsia="Times New Roman" w:hAnsi="Calibri" w:cs="Calibri"/>
                      <w:color w:val="000000"/>
                      <w:sz w:val="20"/>
                      <w:szCs w:val="20"/>
                    </w:rPr>
                  </w:rPrChange>
                </w:rPr>
                <w:delText>time: low</w:delText>
              </w:r>
            </w:del>
          </w:p>
        </w:tc>
        <w:tc>
          <w:tcPr>
            <w:tcW w:w="1400" w:type="dxa"/>
            <w:tcBorders>
              <w:top w:val="nil"/>
              <w:left w:val="nil"/>
              <w:bottom w:val="single" w:sz="4" w:space="0" w:color="auto"/>
              <w:right w:val="single" w:sz="4" w:space="0" w:color="auto"/>
            </w:tcBorders>
            <w:shd w:val="clear" w:color="000000" w:fill="F2F2F2"/>
            <w:vAlign w:val="bottom"/>
            <w:hideMark/>
          </w:tcPr>
          <w:p w14:paraId="32D8ED04" w14:textId="36284E6D" w:rsidR="008D7226" w:rsidRPr="004A4B49" w:rsidDel="00DF5A99" w:rsidRDefault="008D7226" w:rsidP="00794694">
            <w:pPr>
              <w:spacing w:after="0"/>
              <w:rPr>
                <w:del w:id="10893" w:author="tedo gogoladze" w:date="2020-01-05T00:04:00Z"/>
                <w:rFonts w:ascii="Calibri" w:eastAsia="Times New Roman" w:hAnsi="Calibri" w:cs="Calibri"/>
                <w:color w:val="000000"/>
                <w:sz w:val="20"/>
                <w:szCs w:val="20"/>
                <w:lang w:val="en-GB"/>
                <w:rPrChange w:id="10894" w:author="Mario Ezequiel Scott" w:date="2019-12-29T19:14:00Z">
                  <w:rPr>
                    <w:del w:id="10895" w:author="tedo gogoladze" w:date="2020-01-05T00:04:00Z"/>
                    <w:rFonts w:ascii="Calibri" w:eastAsia="Times New Roman" w:hAnsi="Calibri" w:cs="Calibri"/>
                    <w:color w:val="000000"/>
                    <w:sz w:val="20"/>
                    <w:szCs w:val="20"/>
                  </w:rPr>
                </w:rPrChange>
              </w:rPr>
            </w:pPr>
            <w:del w:id="10896" w:author="tedo gogoladze" w:date="2020-01-05T00:04:00Z">
              <w:r w:rsidRPr="004A4B49" w:rsidDel="00DF5A99">
                <w:rPr>
                  <w:rFonts w:ascii="Calibri" w:eastAsia="Times New Roman" w:hAnsi="Calibri" w:cs="Calibri"/>
                  <w:color w:val="000000"/>
                  <w:sz w:val="20"/>
                  <w:szCs w:val="20"/>
                  <w:lang w:val="en-GB"/>
                  <w:rPrChange w:id="10897" w:author="Mario Ezequiel Scott" w:date="2019-12-29T19:14:00Z">
                    <w:rPr>
                      <w:rFonts w:ascii="Calibri" w:eastAsia="Times New Roman" w:hAnsi="Calibri" w:cs="Calibri"/>
                      <w:color w:val="000000"/>
                      <w:sz w:val="20"/>
                      <w:szCs w:val="20"/>
                    </w:rPr>
                  </w:rPrChange>
                </w:rPr>
                <w:delText>Understanding: sequential</w:delText>
              </w:r>
            </w:del>
          </w:p>
        </w:tc>
        <w:tc>
          <w:tcPr>
            <w:tcW w:w="1360" w:type="dxa"/>
            <w:tcBorders>
              <w:top w:val="nil"/>
              <w:left w:val="nil"/>
              <w:bottom w:val="single" w:sz="4" w:space="0" w:color="auto"/>
              <w:right w:val="single" w:sz="4" w:space="0" w:color="auto"/>
            </w:tcBorders>
            <w:shd w:val="clear" w:color="000000" w:fill="D9E1F2"/>
            <w:vAlign w:val="bottom"/>
            <w:hideMark/>
          </w:tcPr>
          <w:p w14:paraId="47097CDB" w14:textId="42D5EC65" w:rsidR="008D7226" w:rsidRPr="004A4B49" w:rsidDel="00DF5A99" w:rsidRDefault="008D7226" w:rsidP="00794694">
            <w:pPr>
              <w:spacing w:after="0"/>
              <w:rPr>
                <w:del w:id="10898" w:author="tedo gogoladze" w:date="2020-01-05T00:04:00Z"/>
                <w:rFonts w:ascii="Calibri" w:eastAsia="Times New Roman" w:hAnsi="Calibri" w:cs="Calibri"/>
                <w:color w:val="000000"/>
                <w:sz w:val="20"/>
                <w:szCs w:val="20"/>
                <w:lang w:val="en-GB"/>
                <w:rPrChange w:id="10899" w:author="Mario Ezequiel Scott" w:date="2019-12-29T19:14:00Z">
                  <w:rPr>
                    <w:del w:id="10900" w:author="tedo gogoladze" w:date="2020-01-05T00:04:00Z"/>
                    <w:rFonts w:ascii="Calibri" w:eastAsia="Times New Roman" w:hAnsi="Calibri" w:cs="Calibri"/>
                    <w:color w:val="000000"/>
                    <w:sz w:val="20"/>
                    <w:szCs w:val="20"/>
                  </w:rPr>
                </w:rPrChange>
              </w:rPr>
            </w:pPr>
            <w:del w:id="10901" w:author="tedo gogoladze" w:date="2020-01-05T00:04:00Z">
              <w:r w:rsidRPr="004A4B49" w:rsidDel="00DF5A99">
                <w:rPr>
                  <w:rFonts w:ascii="Calibri" w:eastAsia="Times New Roman" w:hAnsi="Calibri" w:cs="Calibri"/>
                  <w:color w:val="000000"/>
                  <w:sz w:val="20"/>
                  <w:szCs w:val="20"/>
                  <w:lang w:val="en-GB"/>
                  <w:rPrChange w:id="10902" w:author="Mario Ezequiel Scott" w:date="2019-12-29T19:14:00Z">
                    <w:rPr>
                      <w:rFonts w:ascii="Calibri" w:eastAsia="Times New Roman" w:hAnsi="Calibri" w:cs="Calibri"/>
                      <w:color w:val="000000"/>
                      <w:sz w:val="20"/>
                      <w:szCs w:val="20"/>
                    </w:rPr>
                  </w:rPrChange>
                </w:rPr>
                <w:delText>No: neuroticism</w:delText>
              </w:r>
            </w:del>
          </w:p>
        </w:tc>
        <w:tc>
          <w:tcPr>
            <w:tcW w:w="1360" w:type="dxa"/>
            <w:tcBorders>
              <w:top w:val="nil"/>
              <w:left w:val="nil"/>
              <w:bottom w:val="single" w:sz="4" w:space="0" w:color="auto"/>
              <w:right w:val="single" w:sz="4" w:space="0" w:color="auto"/>
            </w:tcBorders>
            <w:shd w:val="clear" w:color="000000" w:fill="D9E1F2"/>
            <w:vAlign w:val="bottom"/>
            <w:hideMark/>
          </w:tcPr>
          <w:p w14:paraId="5207C58F" w14:textId="1805D52B" w:rsidR="008D7226" w:rsidRPr="004A4B49" w:rsidDel="00DF5A99" w:rsidRDefault="008D7226" w:rsidP="00794694">
            <w:pPr>
              <w:spacing w:after="0"/>
              <w:rPr>
                <w:del w:id="10903" w:author="tedo gogoladze" w:date="2020-01-05T00:04:00Z"/>
                <w:rFonts w:ascii="Calibri" w:eastAsia="Times New Roman" w:hAnsi="Calibri" w:cs="Calibri"/>
                <w:color w:val="000000"/>
                <w:sz w:val="20"/>
                <w:szCs w:val="20"/>
                <w:lang w:val="en-GB"/>
                <w:rPrChange w:id="10904" w:author="Mario Ezequiel Scott" w:date="2019-12-29T19:14:00Z">
                  <w:rPr>
                    <w:del w:id="10905" w:author="tedo gogoladze" w:date="2020-01-05T00:04:00Z"/>
                    <w:rFonts w:ascii="Calibri" w:eastAsia="Times New Roman" w:hAnsi="Calibri" w:cs="Calibri"/>
                    <w:color w:val="000000"/>
                    <w:sz w:val="20"/>
                    <w:szCs w:val="20"/>
                  </w:rPr>
                </w:rPrChange>
              </w:rPr>
            </w:pPr>
            <w:del w:id="10906" w:author="tedo gogoladze" w:date="2020-01-05T00:04:00Z">
              <w:r w:rsidRPr="004A4B49" w:rsidDel="00DF5A99">
                <w:rPr>
                  <w:rFonts w:ascii="Calibri" w:eastAsia="Times New Roman" w:hAnsi="Calibri" w:cs="Calibri"/>
                  <w:color w:val="000000"/>
                  <w:sz w:val="20"/>
                  <w:szCs w:val="20"/>
                  <w:lang w:val="en-GB"/>
                  <w:rPrChange w:id="10907" w:author="Mario Ezequiel Scott" w:date="2019-12-29T19:14:00Z">
                    <w:rPr>
                      <w:rFonts w:ascii="Calibri" w:eastAsia="Times New Roman" w:hAnsi="Calibri" w:cs="Calibri"/>
                      <w:color w:val="000000"/>
                      <w:sz w:val="20"/>
                      <w:szCs w:val="20"/>
                    </w:rPr>
                  </w:rPrChange>
                </w:rPr>
                <w:delText>sequential</w:delText>
              </w:r>
            </w:del>
          </w:p>
        </w:tc>
        <w:tc>
          <w:tcPr>
            <w:tcW w:w="1780" w:type="dxa"/>
            <w:tcBorders>
              <w:top w:val="nil"/>
              <w:left w:val="nil"/>
              <w:bottom w:val="single" w:sz="4" w:space="0" w:color="auto"/>
              <w:right w:val="single" w:sz="4" w:space="0" w:color="auto"/>
            </w:tcBorders>
            <w:shd w:val="clear" w:color="000000" w:fill="D9E1F2"/>
            <w:vAlign w:val="bottom"/>
            <w:hideMark/>
          </w:tcPr>
          <w:p w14:paraId="0F32DD4A" w14:textId="6074A670" w:rsidR="008D7226" w:rsidRPr="004A4B49" w:rsidDel="00DF5A99" w:rsidRDefault="008D7226" w:rsidP="00794694">
            <w:pPr>
              <w:spacing w:after="0"/>
              <w:rPr>
                <w:del w:id="10908" w:author="tedo gogoladze" w:date="2020-01-05T00:04:00Z"/>
                <w:rFonts w:ascii="Calibri" w:eastAsia="Times New Roman" w:hAnsi="Calibri" w:cs="Calibri"/>
                <w:color w:val="000000"/>
                <w:sz w:val="20"/>
                <w:szCs w:val="20"/>
                <w:lang w:val="en-GB"/>
                <w:rPrChange w:id="10909" w:author="Mario Ezequiel Scott" w:date="2019-12-29T19:14:00Z">
                  <w:rPr>
                    <w:del w:id="10910" w:author="tedo gogoladze" w:date="2020-01-05T00:04:00Z"/>
                    <w:rFonts w:ascii="Calibri" w:eastAsia="Times New Roman" w:hAnsi="Calibri" w:cs="Calibri"/>
                    <w:color w:val="000000"/>
                    <w:sz w:val="20"/>
                    <w:szCs w:val="20"/>
                  </w:rPr>
                </w:rPrChange>
              </w:rPr>
            </w:pPr>
            <w:del w:id="10911" w:author="tedo gogoladze" w:date="2020-01-05T00:04:00Z">
              <w:r w:rsidRPr="004A4B49" w:rsidDel="00DF5A99">
                <w:rPr>
                  <w:rFonts w:ascii="Calibri" w:eastAsia="Times New Roman" w:hAnsi="Calibri" w:cs="Calibri"/>
                  <w:color w:val="000000"/>
                  <w:sz w:val="20"/>
                  <w:szCs w:val="20"/>
                  <w:lang w:val="en-GB"/>
                  <w:rPrChange w:id="10912" w:author="Mario Ezequiel Scott" w:date="2019-12-29T19:14:00Z">
                    <w:rPr>
                      <w:rFonts w:ascii="Calibri" w:eastAsia="Times New Roman" w:hAnsi="Calibri" w:cs="Calibri"/>
                      <w:color w:val="000000"/>
                      <w:sz w:val="20"/>
                      <w:szCs w:val="20"/>
                    </w:rPr>
                  </w:rPrChange>
                </w:rPr>
                <w:delText> </w:delText>
              </w:r>
            </w:del>
          </w:p>
        </w:tc>
        <w:tc>
          <w:tcPr>
            <w:tcW w:w="1760" w:type="dxa"/>
            <w:tcBorders>
              <w:top w:val="nil"/>
              <w:left w:val="nil"/>
              <w:bottom w:val="single" w:sz="4" w:space="0" w:color="auto"/>
              <w:right w:val="single" w:sz="4" w:space="0" w:color="auto"/>
            </w:tcBorders>
            <w:shd w:val="clear" w:color="000000" w:fill="D9E1F2"/>
            <w:vAlign w:val="bottom"/>
            <w:hideMark/>
          </w:tcPr>
          <w:p w14:paraId="2D60074C" w14:textId="13A44836" w:rsidR="008D7226" w:rsidRPr="004A4B49" w:rsidDel="00DF5A99" w:rsidRDefault="008D7226" w:rsidP="00794694">
            <w:pPr>
              <w:spacing w:after="0"/>
              <w:rPr>
                <w:del w:id="10913" w:author="tedo gogoladze" w:date="2020-01-05T00:04:00Z"/>
                <w:rFonts w:ascii="Calibri" w:eastAsia="Times New Roman" w:hAnsi="Calibri" w:cs="Calibri"/>
                <w:color w:val="000000"/>
                <w:sz w:val="20"/>
                <w:szCs w:val="20"/>
                <w:lang w:val="en-GB"/>
                <w:rPrChange w:id="10914" w:author="Mario Ezequiel Scott" w:date="2019-12-29T19:14:00Z">
                  <w:rPr>
                    <w:del w:id="10915" w:author="tedo gogoladze" w:date="2020-01-05T00:04:00Z"/>
                    <w:rFonts w:ascii="Calibri" w:eastAsia="Times New Roman" w:hAnsi="Calibri" w:cs="Calibri"/>
                    <w:color w:val="000000"/>
                    <w:sz w:val="20"/>
                    <w:szCs w:val="20"/>
                  </w:rPr>
                </w:rPrChange>
              </w:rPr>
            </w:pPr>
            <w:del w:id="10916" w:author="tedo gogoladze" w:date="2020-01-05T00:04:00Z">
              <w:r w:rsidRPr="004A4B49" w:rsidDel="00DF5A99">
                <w:rPr>
                  <w:rFonts w:ascii="Calibri" w:eastAsia="Times New Roman" w:hAnsi="Calibri" w:cs="Calibri"/>
                  <w:color w:val="000000"/>
                  <w:sz w:val="20"/>
                  <w:szCs w:val="20"/>
                  <w:lang w:val="en-GB"/>
                  <w:rPrChange w:id="10917" w:author="Mario Ezequiel Scott" w:date="2019-12-29T19:14:00Z">
                    <w:rPr>
                      <w:rFonts w:ascii="Calibri" w:eastAsia="Times New Roman" w:hAnsi="Calibri" w:cs="Calibri"/>
                      <w:color w:val="000000"/>
                      <w:sz w:val="20"/>
                      <w:szCs w:val="20"/>
                    </w:rPr>
                  </w:rPrChange>
                </w:rPr>
                <w:delText> </w:delText>
              </w:r>
            </w:del>
          </w:p>
        </w:tc>
      </w:tr>
      <w:tr w:rsidR="008D7226" w:rsidRPr="004A4B49" w:rsidDel="00DF5A99" w14:paraId="37807ECC" w14:textId="3A196183" w:rsidTr="00794694">
        <w:trPr>
          <w:trHeight w:val="525"/>
          <w:del w:id="10918"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7EA13B6" w14:textId="39458DBA" w:rsidR="008D7226" w:rsidRPr="004A4B49" w:rsidDel="00DF5A99" w:rsidRDefault="006B6F87" w:rsidP="00794694">
            <w:pPr>
              <w:spacing w:after="0"/>
              <w:jc w:val="right"/>
              <w:rPr>
                <w:del w:id="10919" w:author="tedo gogoladze" w:date="2020-01-05T00:04:00Z"/>
                <w:rFonts w:ascii="Calibri" w:eastAsia="Times New Roman" w:hAnsi="Calibri" w:cs="Calibri"/>
                <w:color w:val="000000"/>
                <w:sz w:val="20"/>
                <w:szCs w:val="20"/>
                <w:lang w:val="en-GB"/>
                <w:rPrChange w:id="10920" w:author="Mario Ezequiel Scott" w:date="2019-12-29T19:14:00Z">
                  <w:rPr>
                    <w:del w:id="10921" w:author="tedo gogoladze" w:date="2020-01-05T00:04:00Z"/>
                    <w:rFonts w:ascii="Calibri" w:eastAsia="Times New Roman" w:hAnsi="Calibri" w:cs="Calibri"/>
                    <w:color w:val="000000"/>
                    <w:sz w:val="20"/>
                    <w:szCs w:val="20"/>
                  </w:rPr>
                </w:rPrChange>
              </w:rPr>
            </w:pPr>
            <w:del w:id="10922" w:author="tedo gogoladze" w:date="2020-01-05T00:04:00Z">
              <w:r w:rsidRPr="004A4B49" w:rsidDel="00DF5A99">
                <w:rPr>
                  <w:rFonts w:ascii="Calibri" w:eastAsia="Times New Roman" w:hAnsi="Calibri" w:cs="Calibri"/>
                  <w:color w:val="000000"/>
                  <w:sz w:val="20"/>
                  <w:szCs w:val="20"/>
                  <w:lang w:val="en-GB"/>
                  <w:rPrChange w:id="10923" w:author="Mario Ezequiel Scott" w:date="2019-12-29T19:14:00Z">
                    <w:rPr>
                      <w:rFonts w:ascii="Calibri" w:eastAsia="Times New Roman" w:hAnsi="Calibri" w:cs="Calibri"/>
                      <w:color w:val="000000"/>
                      <w:sz w:val="20"/>
                      <w:szCs w:val="20"/>
                    </w:rPr>
                  </w:rPrChange>
                </w:rPr>
                <w:delText>Yes (1/1)</w:delText>
              </w:r>
            </w:del>
          </w:p>
        </w:tc>
        <w:tc>
          <w:tcPr>
            <w:tcW w:w="1380" w:type="dxa"/>
            <w:tcBorders>
              <w:top w:val="nil"/>
              <w:left w:val="nil"/>
              <w:bottom w:val="single" w:sz="4" w:space="0" w:color="auto"/>
              <w:right w:val="single" w:sz="4" w:space="0" w:color="auto"/>
            </w:tcBorders>
            <w:shd w:val="clear" w:color="000000" w:fill="F2F2F2"/>
            <w:vAlign w:val="bottom"/>
            <w:hideMark/>
          </w:tcPr>
          <w:p w14:paraId="7A030BC0" w14:textId="059FD403" w:rsidR="008D7226" w:rsidRPr="004A4B49" w:rsidDel="00DF5A99" w:rsidRDefault="008D7226" w:rsidP="00794694">
            <w:pPr>
              <w:spacing w:after="0"/>
              <w:rPr>
                <w:del w:id="10924" w:author="tedo gogoladze" w:date="2020-01-05T00:04:00Z"/>
                <w:rFonts w:ascii="Calibri" w:eastAsia="Times New Roman" w:hAnsi="Calibri" w:cs="Calibri"/>
                <w:color w:val="000000"/>
                <w:sz w:val="20"/>
                <w:szCs w:val="20"/>
                <w:lang w:val="en-GB"/>
                <w:rPrChange w:id="10925" w:author="Mario Ezequiel Scott" w:date="2019-12-29T19:14:00Z">
                  <w:rPr>
                    <w:del w:id="10926" w:author="tedo gogoladze" w:date="2020-01-05T00:04:00Z"/>
                    <w:rFonts w:ascii="Calibri" w:eastAsia="Times New Roman" w:hAnsi="Calibri" w:cs="Calibri"/>
                    <w:color w:val="000000"/>
                    <w:sz w:val="20"/>
                    <w:szCs w:val="20"/>
                  </w:rPr>
                </w:rPrChange>
              </w:rPr>
            </w:pPr>
            <w:del w:id="10927" w:author="tedo gogoladze" w:date="2020-01-05T00:04:00Z">
              <w:r w:rsidRPr="004A4B49" w:rsidDel="00DF5A99">
                <w:rPr>
                  <w:rFonts w:ascii="Calibri" w:eastAsia="Times New Roman" w:hAnsi="Calibri" w:cs="Calibri"/>
                  <w:color w:val="000000"/>
                  <w:sz w:val="20"/>
                  <w:szCs w:val="20"/>
                  <w:lang w:val="en-GB"/>
                  <w:rPrChange w:id="10928" w:author="Mario Ezequiel Scott" w:date="2019-12-29T19:14:00Z">
                    <w:rPr>
                      <w:rFonts w:ascii="Calibri" w:eastAsia="Times New Roman" w:hAnsi="Calibri" w:cs="Calibri"/>
                      <w:color w:val="000000"/>
                      <w:sz w:val="20"/>
                      <w:szCs w:val="20"/>
                    </w:rPr>
                  </w:rPrChange>
                </w:rPr>
                <w:delText>Understanding: global</w:delText>
              </w:r>
            </w:del>
          </w:p>
        </w:tc>
        <w:tc>
          <w:tcPr>
            <w:tcW w:w="1400" w:type="dxa"/>
            <w:tcBorders>
              <w:top w:val="nil"/>
              <w:left w:val="nil"/>
              <w:bottom w:val="single" w:sz="4" w:space="0" w:color="auto"/>
              <w:right w:val="single" w:sz="4" w:space="0" w:color="auto"/>
            </w:tcBorders>
            <w:shd w:val="clear" w:color="000000" w:fill="F2F2F2"/>
            <w:vAlign w:val="bottom"/>
            <w:hideMark/>
          </w:tcPr>
          <w:p w14:paraId="61E6AE66" w14:textId="7AE4B372" w:rsidR="008D7226" w:rsidRPr="004A4B49" w:rsidDel="00DF5A99" w:rsidRDefault="008D7226" w:rsidP="00794694">
            <w:pPr>
              <w:spacing w:after="0"/>
              <w:rPr>
                <w:del w:id="10929" w:author="tedo gogoladze" w:date="2020-01-05T00:04:00Z"/>
                <w:rFonts w:ascii="Calibri" w:eastAsia="Times New Roman" w:hAnsi="Calibri" w:cs="Calibri"/>
                <w:color w:val="000000"/>
                <w:sz w:val="20"/>
                <w:szCs w:val="20"/>
                <w:lang w:val="en-GB"/>
                <w:rPrChange w:id="10930" w:author="Mario Ezequiel Scott" w:date="2019-12-29T19:14:00Z">
                  <w:rPr>
                    <w:del w:id="10931" w:author="tedo gogoladze" w:date="2020-01-05T00:04:00Z"/>
                    <w:rFonts w:ascii="Calibri" w:eastAsia="Times New Roman" w:hAnsi="Calibri" w:cs="Calibri"/>
                    <w:color w:val="000000"/>
                    <w:sz w:val="20"/>
                    <w:szCs w:val="20"/>
                  </w:rPr>
                </w:rPrChange>
              </w:rPr>
            </w:pPr>
            <w:del w:id="10932" w:author="tedo gogoladze" w:date="2020-01-05T00:04:00Z">
              <w:r w:rsidRPr="004A4B49" w:rsidDel="00DF5A99">
                <w:rPr>
                  <w:rFonts w:ascii="Calibri" w:eastAsia="Times New Roman" w:hAnsi="Calibri" w:cs="Calibri"/>
                  <w:color w:val="000000"/>
                  <w:sz w:val="20"/>
                  <w:szCs w:val="20"/>
                  <w:lang w:val="en-GB"/>
                  <w:rPrChange w:id="10933" w:author="Mario Ezequiel Scott" w:date="2019-12-29T19:14:00Z">
                    <w:rPr>
                      <w:rFonts w:ascii="Calibri" w:eastAsia="Times New Roman" w:hAnsi="Calibri" w:cs="Calibri"/>
                      <w:color w:val="000000"/>
                      <w:sz w:val="20"/>
                      <w:szCs w:val="20"/>
                    </w:rPr>
                  </w:rPrChange>
                </w:rPr>
                <w:delText>status: done</w:delText>
              </w:r>
            </w:del>
          </w:p>
        </w:tc>
        <w:tc>
          <w:tcPr>
            <w:tcW w:w="1360" w:type="dxa"/>
            <w:tcBorders>
              <w:top w:val="nil"/>
              <w:left w:val="nil"/>
              <w:bottom w:val="single" w:sz="4" w:space="0" w:color="auto"/>
              <w:right w:val="single" w:sz="4" w:space="0" w:color="auto"/>
            </w:tcBorders>
            <w:shd w:val="clear" w:color="000000" w:fill="D9E1F2"/>
            <w:vAlign w:val="bottom"/>
            <w:hideMark/>
          </w:tcPr>
          <w:p w14:paraId="69BD5D63" w14:textId="4CDC82AF" w:rsidR="008D7226" w:rsidRPr="004A4B49" w:rsidDel="00DF5A99" w:rsidRDefault="008D7226" w:rsidP="00794694">
            <w:pPr>
              <w:spacing w:after="0"/>
              <w:rPr>
                <w:del w:id="10934" w:author="tedo gogoladze" w:date="2020-01-05T00:04:00Z"/>
                <w:rFonts w:ascii="Calibri" w:eastAsia="Times New Roman" w:hAnsi="Calibri" w:cs="Calibri"/>
                <w:color w:val="000000"/>
                <w:sz w:val="20"/>
                <w:szCs w:val="20"/>
                <w:lang w:val="en-GB"/>
                <w:rPrChange w:id="10935" w:author="Mario Ezequiel Scott" w:date="2019-12-29T19:14:00Z">
                  <w:rPr>
                    <w:del w:id="10936" w:author="tedo gogoladze" w:date="2020-01-05T00:04:00Z"/>
                    <w:rFonts w:ascii="Calibri" w:eastAsia="Times New Roman" w:hAnsi="Calibri" w:cs="Calibri"/>
                    <w:color w:val="000000"/>
                    <w:sz w:val="20"/>
                    <w:szCs w:val="20"/>
                  </w:rPr>
                </w:rPrChange>
              </w:rPr>
            </w:pPr>
            <w:del w:id="10937" w:author="tedo gogoladze" w:date="2020-01-05T00:04:00Z">
              <w:r w:rsidRPr="004A4B49" w:rsidDel="00DF5A99">
                <w:rPr>
                  <w:rFonts w:ascii="Calibri" w:eastAsia="Times New Roman" w:hAnsi="Calibri" w:cs="Calibri"/>
                  <w:color w:val="000000"/>
                  <w:sz w:val="20"/>
                  <w:szCs w:val="20"/>
                  <w:lang w:val="en-GB"/>
                  <w:rPrChange w:id="10938" w:author="Mario Ezequiel Scott" w:date="2019-12-29T19:14:00Z">
                    <w:rPr>
                      <w:rFonts w:ascii="Calibri" w:eastAsia="Times New Roman" w:hAnsi="Calibri" w:cs="Calibri"/>
                      <w:color w:val="000000"/>
                      <w:sz w:val="20"/>
                      <w:szCs w:val="20"/>
                    </w:rPr>
                  </w:rPrChange>
                </w:rPr>
                <w:delText>Yes: neuroticism</w:delText>
              </w:r>
            </w:del>
          </w:p>
        </w:tc>
        <w:tc>
          <w:tcPr>
            <w:tcW w:w="1360" w:type="dxa"/>
            <w:tcBorders>
              <w:top w:val="nil"/>
              <w:left w:val="nil"/>
              <w:bottom w:val="single" w:sz="4" w:space="0" w:color="auto"/>
              <w:right w:val="single" w:sz="4" w:space="0" w:color="auto"/>
            </w:tcBorders>
            <w:shd w:val="clear" w:color="000000" w:fill="D9E1F2"/>
            <w:vAlign w:val="bottom"/>
            <w:hideMark/>
          </w:tcPr>
          <w:p w14:paraId="20B4931B" w14:textId="66A19FAC" w:rsidR="008D7226" w:rsidRPr="004A4B49" w:rsidDel="00DF5A99" w:rsidRDefault="008D7226" w:rsidP="00794694">
            <w:pPr>
              <w:spacing w:after="0"/>
              <w:rPr>
                <w:del w:id="10939" w:author="tedo gogoladze" w:date="2020-01-05T00:04:00Z"/>
                <w:rFonts w:ascii="Calibri" w:eastAsia="Times New Roman" w:hAnsi="Calibri" w:cs="Calibri"/>
                <w:color w:val="000000"/>
                <w:sz w:val="20"/>
                <w:szCs w:val="20"/>
                <w:lang w:val="en-GB"/>
                <w:rPrChange w:id="10940" w:author="Mario Ezequiel Scott" w:date="2019-12-29T19:14:00Z">
                  <w:rPr>
                    <w:del w:id="10941" w:author="tedo gogoladze" w:date="2020-01-05T00:04:00Z"/>
                    <w:rFonts w:ascii="Calibri" w:eastAsia="Times New Roman" w:hAnsi="Calibri" w:cs="Calibri"/>
                    <w:color w:val="000000"/>
                    <w:sz w:val="20"/>
                    <w:szCs w:val="20"/>
                  </w:rPr>
                </w:rPrChange>
              </w:rPr>
            </w:pPr>
            <w:del w:id="10942" w:author="tedo gogoladze" w:date="2020-01-05T00:04:00Z">
              <w:r w:rsidRPr="004A4B49" w:rsidDel="00DF5A99">
                <w:rPr>
                  <w:rFonts w:ascii="Calibri" w:eastAsia="Times New Roman" w:hAnsi="Calibri" w:cs="Calibri"/>
                  <w:color w:val="000000"/>
                  <w:sz w:val="20"/>
                  <w:szCs w:val="20"/>
                  <w:lang w:val="en-GB"/>
                  <w:rPrChange w:id="10943" w:author="Mario Ezequiel Scott" w:date="2019-12-29T19:14:00Z">
                    <w:rPr>
                      <w:rFonts w:ascii="Calibri" w:eastAsia="Times New Roman" w:hAnsi="Calibri" w:cs="Calibri"/>
                      <w:color w:val="000000"/>
                      <w:sz w:val="20"/>
                      <w:szCs w:val="20"/>
                    </w:rPr>
                  </w:rPrChange>
                </w:rPr>
                <w:delText>status: done</w:delText>
              </w:r>
            </w:del>
          </w:p>
        </w:tc>
        <w:tc>
          <w:tcPr>
            <w:tcW w:w="1780" w:type="dxa"/>
            <w:tcBorders>
              <w:top w:val="nil"/>
              <w:left w:val="nil"/>
              <w:bottom w:val="single" w:sz="4" w:space="0" w:color="auto"/>
              <w:right w:val="single" w:sz="4" w:space="0" w:color="auto"/>
            </w:tcBorders>
            <w:shd w:val="clear" w:color="000000" w:fill="D9E1F2"/>
            <w:vAlign w:val="bottom"/>
            <w:hideMark/>
          </w:tcPr>
          <w:p w14:paraId="4A7C3B1D" w14:textId="3E2CC1AD" w:rsidR="008D7226" w:rsidRPr="004A4B49" w:rsidDel="00DF5A99" w:rsidRDefault="008D7226" w:rsidP="00794694">
            <w:pPr>
              <w:spacing w:after="0"/>
              <w:rPr>
                <w:del w:id="10944" w:author="tedo gogoladze" w:date="2020-01-05T00:04:00Z"/>
                <w:rFonts w:ascii="Calibri" w:eastAsia="Times New Roman" w:hAnsi="Calibri" w:cs="Calibri"/>
                <w:color w:val="000000"/>
                <w:sz w:val="20"/>
                <w:szCs w:val="20"/>
                <w:lang w:val="en-GB"/>
                <w:rPrChange w:id="10945" w:author="Mario Ezequiel Scott" w:date="2019-12-29T19:14:00Z">
                  <w:rPr>
                    <w:del w:id="10946" w:author="tedo gogoladze" w:date="2020-01-05T00:04:00Z"/>
                    <w:rFonts w:ascii="Calibri" w:eastAsia="Times New Roman" w:hAnsi="Calibri" w:cs="Calibri"/>
                    <w:color w:val="000000"/>
                    <w:sz w:val="20"/>
                    <w:szCs w:val="20"/>
                  </w:rPr>
                </w:rPrChange>
              </w:rPr>
            </w:pPr>
            <w:del w:id="10947" w:author="tedo gogoladze" w:date="2020-01-05T00:04:00Z">
              <w:r w:rsidRPr="004A4B49" w:rsidDel="00DF5A99">
                <w:rPr>
                  <w:rFonts w:ascii="Calibri" w:eastAsia="Times New Roman" w:hAnsi="Calibri" w:cs="Calibri"/>
                  <w:color w:val="000000"/>
                  <w:sz w:val="20"/>
                  <w:szCs w:val="20"/>
                  <w:lang w:val="en-GB"/>
                  <w:rPrChange w:id="10948" w:author="Mario Ezequiel Scott" w:date="2019-12-29T19:14:00Z">
                    <w:rPr>
                      <w:rFonts w:ascii="Calibri" w:eastAsia="Times New Roman" w:hAnsi="Calibri" w:cs="Calibri"/>
                      <w:color w:val="000000"/>
                      <w:sz w:val="20"/>
                      <w:szCs w:val="20"/>
                    </w:rPr>
                  </w:rPrChange>
                </w:rPr>
                <w:delText> </w:delText>
              </w:r>
            </w:del>
          </w:p>
        </w:tc>
        <w:tc>
          <w:tcPr>
            <w:tcW w:w="1760" w:type="dxa"/>
            <w:tcBorders>
              <w:top w:val="nil"/>
              <w:left w:val="nil"/>
              <w:bottom w:val="single" w:sz="4" w:space="0" w:color="auto"/>
              <w:right w:val="single" w:sz="4" w:space="0" w:color="auto"/>
            </w:tcBorders>
            <w:shd w:val="clear" w:color="000000" w:fill="D9E1F2"/>
            <w:vAlign w:val="bottom"/>
            <w:hideMark/>
          </w:tcPr>
          <w:p w14:paraId="1AF4AC3E" w14:textId="12E01885" w:rsidR="008D7226" w:rsidRPr="004A4B49" w:rsidDel="00DF5A99" w:rsidRDefault="008D7226" w:rsidP="00794694">
            <w:pPr>
              <w:spacing w:after="0"/>
              <w:rPr>
                <w:del w:id="10949" w:author="tedo gogoladze" w:date="2020-01-05T00:04:00Z"/>
                <w:rFonts w:ascii="Calibri" w:eastAsia="Times New Roman" w:hAnsi="Calibri" w:cs="Calibri"/>
                <w:color w:val="000000"/>
                <w:sz w:val="20"/>
                <w:szCs w:val="20"/>
                <w:lang w:val="en-GB"/>
                <w:rPrChange w:id="10950" w:author="Mario Ezequiel Scott" w:date="2019-12-29T19:14:00Z">
                  <w:rPr>
                    <w:del w:id="10951" w:author="tedo gogoladze" w:date="2020-01-05T00:04:00Z"/>
                    <w:rFonts w:ascii="Calibri" w:eastAsia="Times New Roman" w:hAnsi="Calibri" w:cs="Calibri"/>
                    <w:color w:val="000000"/>
                    <w:sz w:val="20"/>
                    <w:szCs w:val="20"/>
                  </w:rPr>
                </w:rPrChange>
              </w:rPr>
            </w:pPr>
            <w:del w:id="10952" w:author="tedo gogoladze" w:date="2020-01-05T00:04:00Z">
              <w:r w:rsidRPr="004A4B49" w:rsidDel="00DF5A99">
                <w:rPr>
                  <w:rFonts w:ascii="Calibri" w:eastAsia="Times New Roman" w:hAnsi="Calibri" w:cs="Calibri"/>
                  <w:color w:val="000000"/>
                  <w:sz w:val="20"/>
                  <w:szCs w:val="20"/>
                  <w:lang w:val="en-GB"/>
                  <w:rPrChange w:id="10953" w:author="Mario Ezequiel Scott" w:date="2019-12-29T19:14:00Z">
                    <w:rPr>
                      <w:rFonts w:ascii="Calibri" w:eastAsia="Times New Roman" w:hAnsi="Calibri" w:cs="Calibri"/>
                      <w:color w:val="000000"/>
                      <w:sz w:val="20"/>
                      <w:szCs w:val="20"/>
                    </w:rPr>
                  </w:rPrChange>
                </w:rPr>
                <w:delText> </w:delText>
              </w:r>
            </w:del>
          </w:p>
        </w:tc>
      </w:tr>
      <w:tr w:rsidR="008D7226" w:rsidRPr="004A4B49" w:rsidDel="00DF5A99" w14:paraId="3E00F17C" w14:textId="3483C17B" w:rsidTr="00794694">
        <w:trPr>
          <w:trHeight w:val="525"/>
          <w:del w:id="10954"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578D1B65" w14:textId="7ED086FF" w:rsidR="008D7226" w:rsidRPr="004A4B49" w:rsidDel="00DF5A99" w:rsidRDefault="006B6F87" w:rsidP="00794694">
            <w:pPr>
              <w:spacing w:after="0"/>
              <w:jc w:val="right"/>
              <w:rPr>
                <w:del w:id="10955" w:author="tedo gogoladze" w:date="2020-01-05T00:04:00Z"/>
                <w:rFonts w:ascii="Calibri" w:eastAsia="Times New Roman" w:hAnsi="Calibri" w:cs="Calibri"/>
                <w:color w:val="000000"/>
                <w:sz w:val="20"/>
                <w:szCs w:val="20"/>
                <w:lang w:val="en-GB"/>
                <w:rPrChange w:id="10956" w:author="Mario Ezequiel Scott" w:date="2019-12-29T19:14:00Z">
                  <w:rPr>
                    <w:del w:id="10957" w:author="tedo gogoladze" w:date="2020-01-05T00:04:00Z"/>
                    <w:rFonts w:ascii="Calibri" w:eastAsia="Times New Roman" w:hAnsi="Calibri" w:cs="Calibri"/>
                    <w:color w:val="000000"/>
                    <w:sz w:val="20"/>
                    <w:szCs w:val="20"/>
                  </w:rPr>
                </w:rPrChange>
              </w:rPr>
            </w:pPr>
            <w:del w:id="10958" w:author="tedo gogoladze" w:date="2020-01-05T00:04:00Z">
              <w:r w:rsidRPr="004A4B49" w:rsidDel="00DF5A99">
                <w:rPr>
                  <w:rFonts w:ascii="Calibri" w:eastAsia="Times New Roman" w:hAnsi="Calibri" w:cs="Calibri"/>
                  <w:color w:val="000000"/>
                  <w:sz w:val="20"/>
                  <w:szCs w:val="20"/>
                  <w:lang w:val="en-GB"/>
                  <w:rPrChange w:id="10959" w:author="Mario Ezequiel Scott" w:date="2019-12-29T19:14:00Z">
                    <w:rPr>
                      <w:rFonts w:ascii="Calibri" w:eastAsia="Times New Roman" w:hAnsi="Calibri" w:cs="Calibri"/>
                      <w:color w:val="000000"/>
                      <w:sz w:val="20"/>
                      <w:szCs w:val="20"/>
                    </w:rPr>
                  </w:rPrChange>
                </w:rPr>
                <w:delText>No (0/1)</w:delText>
              </w:r>
            </w:del>
          </w:p>
        </w:tc>
        <w:tc>
          <w:tcPr>
            <w:tcW w:w="1380" w:type="dxa"/>
            <w:tcBorders>
              <w:top w:val="nil"/>
              <w:left w:val="nil"/>
              <w:bottom w:val="single" w:sz="4" w:space="0" w:color="auto"/>
              <w:right w:val="single" w:sz="4" w:space="0" w:color="auto"/>
            </w:tcBorders>
            <w:shd w:val="clear" w:color="000000" w:fill="F2F2F2"/>
            <w:vAlign w:val="bottom"/>
            <w:hideMark/>
          </w:tcPr>
          <w:p w14:paraId="5B60CFE0" w14:textId="78E6F52B" w:rsidR="008D7226" w:rsidRPr="004A4B49" w:rsidDel="00DF5A99" w:rsidRDefault="008D7226" w:rsidP="00794694">
            <w:pPr>
              <w:spacing w:after="0"/>
              <w:rPr>
                <w:del w:id="10960" w:author="tedo gogoladze" w:date="2020-01-05T00:04:00Z"/>
                <w:rFonts w:ascii="Calibri" w:eastAsia="Times New Roman" w:hAnsi="Calibri" w:cs="Calibri"/>
                <w:color w:val="000000"/>
                <w:sz w:val="20"/>
                <w:szCs w:val="20"/>
                <w:lang w:val="en-GB"/>
                <w:rPrChange w:id="10961" w:author="Mario Ezequiel Scott" w:date="2019-12-29T19:14:00Z">
                  <w:rPr>
                    <w:del w:id="10962" w:author="tedo gogoladze" w:date="2020-01-05T00:04:00Z"/>
                    <w:rFonts w:ascii="Calibri" w:eastAsia="Times New Roman" w:hAnsi="Calibri" w:cs="Calibri"/>
                    <w:color w:val="000000"/>
                    <w:sz w:val="20"/>
                    <w:szCs w:val="20"/>
                  </w:rPr>
                </w:rPrChange>
              </w:rPr>
            </w:pPr>
            <w:del w:id="10963" w:author="tedo gogoladze" w:date="2020-01-05T00:04:00Z">
              <w:r w:rsidRPr="004A4B49" w:rsidDel="00DF5A99">
                <w:rPr>
                  <w:rFonts w:ascii="Calibri" w:eastAsia="Times New Roman" w:hAnsi="Calibri" w:cs="Calibri"/>
                  <w:color w:val="000000"/>
                  <w:sz w:val="20"/>
                  <w:szCs w:val="20"/>
                  <w:lang w:val="en-GB"/>
                  <w:rPrChange w:id="10964" w:author="Mario Ezequiel Scott" w:date="2019-12-29T19:14:00Z">
                    <w:rPr>
                      <w:rFonts w:ascii="Calibri" w:eastAsia="Times New Roman" w:hAnsi="Calibri" w:cs="Calibri"/>
                      <w:color w:val="000000"/>
                      <w:sz w:val="20"/>
                      <w:szCs w:val="20"/>
                    </w:rPr>
                  </w:rPrChange>
                </w:rPr>
                <w:delText>Understanding: global</w:delText>
              </w:r>
            </w:del>
          </w:p>
        </w:tc>
        <w:tc>
          <w:tcPr>
            <w:tcW w:w="1400" w:type="dxa"/>
            <w:tcBorders>
              <w:top w:val="nil"/>
              <w:left w:val="nil"/>
              <w:bottom w:val="single" w:sz="4" w:space="0" w:color="auto"/>
              <w:right w:val="single" w:sz="4" w:space="0" w:color="auto"/>
            </w:tcBorders>
            <w:shd w:val="clear" w:color="000000" w:fill="F2F2F2"/>
            <w:vAlign w:val="bottom"/>
            <w:hideMark/>
          </w:tcPr>
          <w:p w14:paraId="2C13AA94" w14:textId="7C56B181" w:rsidR="008D7226" w:rsidRPr="004A4B49" w:rsidDel="00DF5A99" w:rsidRDefault="008D7226" w:rsidP="00794694">
            <w:pPr>
              <w:spacing w:after="0"/>
              <w:rPr>
                <w:del w:id="10965" w:author="tedo gogoladze" w:date="2020-01-05T00:04:00Z"/>
                <w:rFonts w:ascii="Calibri" w:eastAsia="Times New Roman" w:hAnsi="Calibri" w:cs="Calibri"/>
                <w:color w:val="000000"/>
                <w:sz w:val="20"/>
                <w:szCs w:val="20"/>
                <w:lang w:val="en-GB"/>
                <w:rPrChange w:id="10966" w:author="Mario Ezequiel Scott" w:date="2019-12-29T19:14:00Z">
                  <w:rPr>
                    <w:del w:id="10967" w:author="tedo gogoladze" w:date="2020-01-05T00:04:00Z"/>
                    <w:rFonts w:ascii="Calibri" w:eastAsia="Times New Roman" w:hAnsi="Calibri" w:cs="Calibri"/>
                    <w:color w:val="000000"/>
                    <w:sz w:val="20"/>
                    <w:szCs w:val="20"/>
                  </w:rPr>
                </w:rPrChange>
              </w:rPr>
            </w:pPr>
            <w:del w:id="10968" w:author="tedo gogoladze" w:date="2020-01-04T19:34:00Z">
              <w:r w:rsidRPr="004A4B49" w:rsidDel="00D5742E">
                <w:rPr>
                  <w:rFonts w:ascii="Calibri" w:eastAsia="Times New Roman" w:hAnsi="Calibri" w:cs="Calibri"/>
                  <w:color w:val="000000"/>
                  <w:sz w:val="20"/>
                  <w:szCs w:val="20"/>
                  <w:lang w:val="en-GB"/>
                  <w:rPrChange w:id="10969" w:author="Mario Ezequiel Scott" w:date="2019-12-29T19:14:00Z">
                    <w:rPr>
                      <w:rFonts w:ascii="Calibri" w:eastAsia="Times New Roman" w:hAnsi="Calibri" w:cs="Calibri"/>
                      <w:color w:val="000000"/>
                      <w:sz w:val="20"/>
                      <w:szCs w:val="20"/>
                    </w:rPr>
                  </w:rPrChange>
                </w:rPr>
                <w:delText>estimat</w:delText>
              </w:r>
            </w:del>
            <w:del w:id="10970" w:author="tedo gogoladze" w:date="2020-01-05T00:04:00Z">
              <w:r w:rsidRPr="004A4B49" w:rsidDel="00DF5A99">
                <w:rPr>
                  <w:rFonts w:ascii="Calibri" w:eastAsia="Times New Roman" w:hAnsi="Calibri" w:cs="Calibri"/>
                  <w:color w:val="000000"/>
                  <w:sz w:val="20"/>
                  <w:szCs w:val="20"/>
                  <w:lang w:val="en-GB"/>
                  <w:rPrChange w:id="10971" w:author="Mario Ezequiel Scott" w:date="2019-12-29T19:14:00Z">
                    <w:rPr>
                      <w:rFonts w:ascii="Calibri" w:eastAsia="Times New Roman" w:hAnsi="Calibri" w:cs="Calibri"/>
                      <w:color w:val="000000"/>
                      <w:sz w:val="20"/>
                      <w:szCs w:val="20"/>
                    </w:rPr>
                  </w:rPrChange>
                </w:rPr>
                <w:delText>ion: high</w:delText>
              </w:r>
            </w:del>
          </w:p>
        </w:tc>
        <w:tc>
          <w:tcPr>
            <w:tcW w:w="1360" w:type="dxa"/>
            <w:tcBorders>
              <w:top w:val="nil"/>
              <w:left w:val="nil"/>
              <w:bottom w:val="single" w:sz="4" w:space="0" w:color="auto"/>
              <w:right w:val="single" w:sz="4" w:space="0" w:color="auto"/>
            </w:tcBorders>
            <w:shd w:val="clear" w:color="000000" w:fill="D9E1F2"/>
            <w:vAlign w:val="bottom"/>
            <w:hideMark/>
          </w:tcPr>
          <w:p w14:paraId="0983C051" w14:textId="72D6B029" w:rsidR="008D7226" w:rsidRPr="004A4B49" w:rsidDel="00DF5A99" w:rsidRDefault="008D7226" w:rsidP="00794694">
            <w:pPr>
              <w:spacing w:after="0"/>
              <w:rPr>
                <w:del w:id="10972" w:author="tedo gogoladze" w:date="2020-01-05T00:04:00Z"/>
                <w:rFonts w:ascii="Calibri" w:eastAsia="Times New Roman" w:hAnsi="Calibri" w:cs="Calibri"/>
                <w:color w:val="000000"/>
                <w:sz w:val="20"/>
                <w:szCs w:val="20"/>
                <w:lang w:val="en-GB"/>
                <w:rPrChange w:id="10973" w:author="Mario Ezequiel Scott" w:date="2019-12-29T19:14:00Z">
                  <w:rPr>
                    <w:del w:id="10974" w:author="tedo gogoladze" w:date="2020-01-05T00:04:00Z"/>
                    <w:rFonts w:ascii="Calibri" w:eastAsia="Times New Roman" w:hAnsi="Calibri" w:cs="Calibri"/>
                    <w:color w:val="000000"/>
                    <w:sz w:val="20"/>
                    <w:szCs w:val="20"/>
                  </w:rPr>
                </w:rPrChange>
              </w:rPr>
            </w:pPr>
            <w:del w:id="10975" w:author="tedo gogoladze" w:date="2020-01-05T00:04:00Z">
              <w:r w:rsidRPr="004A4B49" w:rsidDel="00DF5A99">
                <w:rPr>
                  <w:rFonts w:ascii="Calibri" w:eastAsia="Times New Roman" w:hAnsi="Calibri" w:cs="Calibri"/>
                  <w:color w:val="000000"/>
                  <w:sz w:val="20"/>
                  <w:szCs w:val="20"/>
                  <w:lang w:val="en-GB"/>
                  <w:rPrChange w:id="10976" w:author="Mario Ezequiel Scott" w:date="2019-12-29T19:14:00Z">
                    <w:rPr>
                      <w:rFonts w:ascii="Calibri" w:eastAsia="Times New Roman" w:hAnsi="Calibri" w:cs="Calibri"/>
                      <w:color w:val="000000"/>
                      <w:sz w:val="20"/>
                      <w:szCs w:val="20"/>
                    </w:rPr>
                  </w:rPrChange>
                </w:rPr>
                <w:delText>Yes: neuroticism</w:delText>
              </w:r>
            </w:del>
          </w:p>
        </w:tc>
        <w:tc>
          <w:tcPr>
            <w:tcW w:w="1360" w:type="dxa"/>
            <w:tcBorders>
              <w:top w:val="nil"/>
              <w:left w:val="nil"/>
              <w:bottom w:val="single" w:sz="4" w:space="0" w:color="auto"/>
              <w:right w:val="single" w:sz="4" w:space="0" w:color="auto"/>
            </w:tcBorders>
            <w:shd w:val="clear" w:color="000000" w:fill="D9E1F2"/>
            <w:vAlign w:val="bottom"/>
            <w:hideMark/>
          </w:tcPr>
          <w:p w14:paraId="1E75A105" w14:textId="2FD5FFA9" w:rsidR="008D7226" w:rsidRPr="004A4B49" w:rsidDel="00DF5A99" w:rsidRDefault="008D7226" w:rsidP="00794694">
            <w:pPr>
              <w:spacing w:after="0"/>
              <w:rPr>
                <w:del w:id="10977" w:author="tedo gogoladze" w:date="2020-01-05T00:04:00Z"/>
                <w:rFonts w:ascii="Calibri" w:eastAsia="Times New Roman" w:hAnsi="Calibri" w:cs="Calibri"/>
                <w:color w:val="000000"/>
                <w:sz w:val="20"/>
                <w:szCs w:val="20"/>
                <w:lang w:val="en-GB"/>
                <w:rPrChange w:id="10978" w:author="Mario Ezequiel Scott" w:date="2019-12-29T19:14:00Z">
                  <w:rPr>
                    <w:del w:id="10979" w:author="tedo gogoladze" w:date="2020-01-05T00:04:00Z"/>
                    <w:rFonts w:ascii="Calibri" w:eastAsia="Times New Roman" w:hAnsi="Calibri" w:cs="Calibri"/>
                    <w:color w:val="000000"/>
                    <w:sz w:val="20"/>
                    <w:szCs w:val="20"/>
                  </w:rPr>
                </w:rPrChange>
              </w:rPr>
            </w:pPr>
            <w:del w:id="10980" w:author="tedo gogoladze" w:date="2020-01-04T19:34:00Z">
              <w:r w:rsidRPr="004A4B49" w:rsidDel="00D5742E">
                <w:rPr>
                  <w:rFonts w:ascii="Calibri" w:eastAsia="Times New Roman" w:hAnsi="Calibri" w:cs="Calibri"/>
                  <w:color w:val="000000"/>
                  <w:sz w:val="20"/>
                  <w:szCs w:val="20"/>
                  <w:lang w:val="en-GB"/>
                  <w:rPrChange w:id="10981" w:author="Mario Ezequiel Scott" w:date="2019-12-29T19:14:00Z">
                    <w:rPr>
                      <w:rFonts w:ascii="Calibri" w:eastAsia="Times New Roman" w:hAnsi="Calibri" w:cs="Calibri"/>
                      <w:color w:val="000000"/>
                      <w:sz w:val="20"/>
                      <w:szCs w:val="20"/>
                    </w:rPr>
                  </w:rPrChange>
                </w:rPr>
                <w:delText>estimat</w:delText>
              </w:r>
            </w:del>
            <w:del w:id="10982" w:author="tedo gogoladze" w:date="2020-01-05T00:04:00Z">
              <w:r w:rsidRPr="004A4B49" w:rsidDel="00DF5A99">
                <w:rPr>
                  <w:rFonts w:ascii="Calibri" w:eastAsia="Times New Roman" w:hAnsi="Calibri" w:cs="Calibri"/>
                  <w:color w:val="000000"/>
                  <w:sz w:val="20"/>
                  <w:szCs w:val="20"/>
                  <w:lang w:val="en-GB"/>
                  <w:rPrChange w:id="10983" w:author="Mario Ezequiel Scott" w:date="2019-12-29T19:14:00Z">
                    <w:rPr>
                      <w:rFonts w:ascii="Calibri" w:eastAsia="Times New Roman" w:hAnsi="Calibri" w:cs="Calibri"/>
                      <w:color w:val="000000"/>
                      <w:sz w:val="20"/>
                      <w:szCs w:val="20"/>
                    </w:rPr>
                  </w:rPrChange>
                </w:rPr>
                <w:delText>ion: high</w:delText>
              </w:r>
            </w:del>
          </w:p>
        </w:tc>
        <w:tc>
          <w:tcPr>
            <w:tcW w:w="1780" w:type="dxa"/>
            <w:tcBorders>
              <w:top w:val="nil"/>
              <w:left w:val="nil"/>
              <w:bottom w:val="single" w:sz="4" w:space="0" w:color="auto"/>
              <w:right w:val="single" w:sz="4" w:space="0" w:color="auto"/>
            </w:tcBorders>
            <w:shd w:val="clear" w:color="000000" w:fill="D9E1F2"/>
            <w:vAlign w:val="bottom"/>
            <w:hideMark/>
          </w:tcPr>
          <w:p w14:paraId="21AEFC22" w14:textId="7085987C" w:rsidR="008D7226" w:rsidRPr="004A4B49" w:rsidDel="00DF5A99" w:rsidRDefault="008D7226" w:rsidP="00794694">
            <w:pPr>
              <w:spacing w:after="0"/>
              <w:rPr>
                <w:del w:id="10984" w:author="tedo gogoladze" w:date="2020-01-05T00:04:00Z"/>
                <w:rFonts w:ascii="Calibri" w:eastAsia="Times New Roman" w:hAnsi="Calibri" w:cs="Calibri"/>
                <w:color w:val="000000"/>
                <w:sz w:val="20"/>
                <w:szCs w:val="20"/>
                <w:lang w:val="en-GB"/>
                <w:rPrChange w:id="10985" w:author="Mario Ezequiel Scott" w:date="2019-12-29T19:14:00Z">
                  <w:rPr>
                    <w:del w:id="10986" w:author="tedo gogoladze" w:date="2020-01-05T00:04:00Z"/>
                    <w:rFonts w:ascii="Calibri" w:eastAsia="Times New Roman" w:hAnsi="Calibri" w:cs="Calibri"/>
                    <w:color w:val="000000"/>
                    <w:sz w:val="20"/>
                    <w:szCs w:val="20"/>
                  </w:rPr>
                </w:rPrChange>
              </w:rPr>
            </w:pPr>
            <w:del w:id="10987" w:author="tedo gogoladze" w:date="2020-01-05T00:04:00Z">
              <w:r w:rsidRPr="004A4B49" w:rsidDel="00DF5A99">
                <w:rPr>
                  <w:rFonts w:ascii="Calibri" w:eastAsia="Times New Roman" w:hAnsi="Calibri" w:cs="Calibri"/>
                  <w:color w:val="000000"/>
                  <w:sz w:val="20"/>
                  <w:szCs w:val="20"/>
                  <w:lang w:val="en-GB"/>
                  <w:rPrChange w:id="10988" w:author="Mario Ezequiel Scott" w:date="2019-12-29T19:14:00Z">
                    <w:rPr>
                      <w:rFonts w:ascii="Calibri" w:eastAsia="Times New Roman" w:hAnsi="Calibri" w:cs="Calibri"/>
                      <w:color w:val="000000"/>
                      <w:sz w:val="20"/>
                      <w:szCs w:val="20"/>
                    </w:rPr>
                  </w:rPrChange>
                </w:rPr>
                <w:delText> </w:delText>
              </w:r>
            </w:del>
          </w:p>
        </w:tc>
        <w:tc>
          <w:tcPr>
            <w:tcW w:w="1760" w:type="dxa"/>
            <w:tcBorders>
              <w:top w:val="nil"/>
              <w:left w:val="nil"/>
              <w:bottom w:val="single" w:sz="4" w:space="0" w:color="auto"/>
              <w:right w:val="single" w:sz="4" w:space="0" w:color="auto"/>
            </w:tcBorders>
            <w:shd w:val="clear" w:color="000000" w:fill="D9E1F2"/>
            <w:vAlign w:val="bottom"/>
            <w:hideMark/>
          </w:tcPr>
          <w:p w14:paraId="510B6A7C" w14:textId="031E17CD" w:rsidR="008D7226" w:rsidRPr="004A4B49" w:rsidDel="00DF5A99" w:rsidRDefault="008D7226" w:rsidP="00794694">
            <w:pPr>
              <w:spacing w:after="0"/>
              <w:rPr>
                <w:del w:id="10989" w:author="tedo gogoladze" w:date="2020-01-05T00:04:00Z"/>
                <w:rFonts w:ascii="Calibri" w:eastAsia="Times New Roman" w:hAnsi="Calibri" w:cs="Calibri"/>
                <w:color w:val="000000"/>
                <w:sz w:val="20"/>
                <w:szCs w:val="20"/>
                <w:lang w:val="en-GB"/>
                <w:rPrChange w:id="10990" w:author="Mario Ezequiel Scott" w:date="2019-12-29T19:14:00Z">
                  <w:rPr>
                    <w:del w:id="10991" w:author="tedo gogoladze" w:date="2020-01-05T00:04:00Z"/>
                    <w:rFonts w:ascii="Calibri" w:eastAsia="Times New Roman" w:hAnsi="Calibri" w:cs="Calibri"/>
                    <w:color w:val="000000"/>
                    <w:sz w:val="20"/>
                    <w:szCs w:val="20"/>
                  </w:rPr>
                </w:rPrChange>
              </w:rPr>
            </w:pPr>
            <w:del w:id="10992" w:author="tedo gogoladze" w:date="2020-01-05T00:04:00Z">
              <w:r w:rsidRPr="004A4B49" w:rsidDel="00DF5A99">
                <w:rPr>
                  <w:rFonts w:ascii="Calibri" w:eastAsia="Times New Roman" w:hAnsi="Calibri" w:cs="Calibri"/>
                  <w:color w:val="000000"/>
                  <w:sz w:val="20"/>
                  <w:szCs w:val="20"/>
                  <w:lang w:val="en-GB"/>
                  <w:rPrChange w:id="10993" w:author="Mario Ezequiel Scott" w:date="2019-12-29T19:14:00Z">
                    <w:rPr>
                      <w:rFonts w:ascii="Calibri" w:eastAsia="Times New Roman" w:hAnsi="Calibri" w:cs="Calibri"/>
                      <w:color w:val="000000"/>
                      <w:sz w:val="20"/>
                      <w:szCs w:val="20"/>
                    </w:rPr>
                  </w:rPrChange>
                </w:rPr>
                <w:delText> </w:delText>
              </w:r>
            </w:del>
          </w:p>
        </w:tc>
      </w:tr>
      <w:tr w:rsidR="008D7226" w:rsidRPr="004A4B49" w:rsidDel="00DF5A99" w14:paraId="36B3F992" w14:textId="1EDD95DF" w:rsidTr="00794694">
        <w:trPr>
          <w:trHeight w:val="525"/>
          <w:del w:id="10994"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53D051A" w14:textId="17660DA7" w:rsidR="008D7226" w:rsidRPr="004A4B49" w:rsidDel="00DF5A99" w:rsidRDefault="006B6F87" w:rsidP="00794694">
            <w:pPr>
              <w:spacing w:after="0"/>
              <w:jc w:val="right"/>
              <w:rPr>
                <w:del w:id="10995" w:author="tedo gogoladze" w:date="2020-01-05T00:04:00Z"/>
                <w:rFonts w:ascii="Calibri" w:eastAsia="Times New Roman" w:hAnsi="Calibri" w:cs="Calibri"/>
                <w:color w:val="000000"/>
                <w:sz w:val="20"/>
                <w:szCs w:val="20"/>
                <w:lang w:val="en-GB"/>
                <w:rPrChange w:id="10996" w:author="Mario Ezequiel Scott" w:date="2019-12-29T19:14:00Z">
                  <w:rPr>
                    <w:del w:id="10997" w:author="tedo gogoladze" w:date="2020-01-05T00:04:00Z"/>
                    <w:rFonts w:ascii="Calibri" w:eastAsia="Times New Roman" w:hAnsi="Calibri" w:cs="Calibri"/>
                    <w:color w:val="000000"/>
                    <w:sz w:val="20"/>
                    <w:szCs w:val="20"/>
                  </w:rPr>
                </w:rPrChange>
              </w:rPr>
            </w:pPr>
            <w:del w:id="10998" w:author="tedo gogoladze" w:date="2020-01-05T00:04:00Z">
              <w:r w:rsidRPr="004A4B49" w:rsidDel="00DF5A99">
                <w:rPr>
                  <w:rFonts w:ascii="Calibri" w:eastAsia="Times New Roman" w:hAnsi="Calibri" w:cs="Calibri"/>
                  <w:color w:val="000000"/>
                  <w:sz w:val="20"/>
                  <w:szCs w:val="20"/>
                  <w:lang w:val="en-GB"/>
                  <w:rPrChange w:id="10999" w:author="Mario Ezequiel Scott" w:date="2019-12-29T19:14:00Z">
                    <w:rPr>
                      <w:rFonts w:ascii="Calibri" w:eastAsia="Times New Roman" w:hAnsi="Calibri" w:cs="Calibri"/>
                      <w:color w:val="000000"/>
                      <w:sz w:val="20"/>
                      <w:szCs w:val="20"/>
                    </w:rPr>
                  </w:rPrChange>
                </w:rPr>
                <w:delText>No (0/1)</w:delText>
              </w:r>
            </w:del>
          </w:p>
        </w:tc>
        <w:tc>
          <w:tcPr>
            <w:tcW w:w="1380" w:type="dxa"/>
            <w:tcBorders>
              <w:top w:val="nil"/>
              <w:left w:val="nil"/>
              <w:bottom w:val="single" w:sz="4" w:space="0" w:color="auto"/>
              <w:right w:val="single" w:sz="4" w:space="0" w:color="auto"/>
            </w:tcBorders>
            <w:shd w:val="clear" w:color="000000" w:fill="F2F2F2"/>
            <w:vAlign w:val="bottom"/>
            <w:hideMark/>
          </w:tcPr>
          <w:p w14:paraId="50F9953B" w14:textId="7F691294" w:rsidR="008D7226" w:rsidRPr="004A4B49" w:rsidDel="00DF5A99" w:rsidRDefault="008D7226" w:rsidP="00794694">
            <w:pPr>
              <w:spacing w:after="0"/>
              <w:rPr>
                <w:del w:id="11000" w:author="tedo gogoladze" w:date="2020-01-05T00:04:00Z"/>
                <w:rFonts w:ascii="Calibri" w:eastAsia="Times New Roman" w:hAnsi="Calibri" w:cs="Calibri"/>
                <w:color w:val="000000"/>
                <w:sz w:val="20"/>
                <w:szCs w:val="20"/>
                <w:lang w:val="en-GB"/>
                <w:rPrChange w:id="11001" w:author="Mario Ezequiel Scott" w:date="2019-12-29T19:14:00Z">
                  <w:rPr>
                    <w:del w:id="11002" w:author="tedo gogoladze" w:date="2020-01-05T00:04:00Z"/>
                    <w:rFonts w:ascii="Calibri" w:eastAsia="Times New Roman" w:hAnsi="Calibri" w:cs="Calibri"/>
                    <w:color w:val="000000"/>
                    <w:sz w:val="20"/>
                    <w:szCs w:val="20"/>
                  </w:rPr>
                </w:rPrChange>
              </w:rPr>
            </w:pPr>
            <w:del w:id="11003" w:author="tedo gogoladze" w:date="2020-01-05T00:04:00Z">
              <w:r w:rsidRPr="004A4B49" w:rsidDel="00DF5A99">
                <w:rPr>
                  <w:rFonts w:ascii="Calibri" w:eastAsia="Times New Roman" w:hAnsi="Calibri" w:cs="Calibri"/>
                  <w:color w:val="000000"/>
                  <w:sz w:val="20"/>
                  <w:szCs w:val="20"/>
                  <w:lang w:val="en-GB"/>
                  <w:rPrChange w:id="11004" w:author="Mario Ezequiel Scott" w:date="2019-12-29T19:14:00Z">
                    <w:rPr>
                      <w:rFonts w:ascii="Calibri" w:eastAsia="Times New Roman" w:hAnsi="Calibri" w:cs="Calibri"/>
                      <w:color w:val="000000"/>
                      <w:sz w:val="20"/>
                      <w:szCs w:val="20"/>
                    </w:rPr>
                  </w:rPrChange>
                </w:rPr>
                <w:delText>priority: low</w:delText>
              </w:r>
            </w:del>
          </w:p>
        </w:tc>
        <w:tc>
          <w:tcPr>
            <w:tcW w:w="1400" w:type="dxa"/>
            <w:tcBorders>
              <w:top w:val="nil"/>
              <w:left w:val="nil"/>
              <w:bottom w:val="single" w:sz="4" w:space="0" w:color="auto"/>
              <w:right w:val="single" w:sz="4" w:space="0" w:color="auto"/>
            </w:tcBorders>
            <w:shd w:val="clear" w:color="000000" w:fill="F2F2F2"/>
            <w:vAlign w:val="bottom"/>
            <w:hideMark/>
          </w:tcPr>
          <w:p w14:paraId="11DEC9A9" w14:textId="388D60FC" w:rsidR="008D7226" w:rsidRPr="004A4B49" w:rsidDel="00DF5A99" w:rsidRDefault="008D7226" w:rsidP="00794694">
            <w:pPr>
              <w:spacing w:after="0"/>
              <w:rPr>
                <w:del w:id="11005" w:author="tedo gogoladze" w:date="2020-01-05T00:04:00Z"/>
                <w:rFonts w:ascii="Calibri" w:eastAsia="Times New Roman" w:hAnsi="Calibri" w:cs="Calibri"/>
                <w:color w:val="000000"/>
                <w:sz w:val="20"/>
                <w:szCs w:val="20"/>
                <w:lang w:val="en-GB"/>
                <w:rPrChange w:id="11006" w:author="Mario Ezequiel Scott" w:date="2019-12-29T19:14:00Z">
                  <w:rPr>
                    <w:del w:id="11007" w:author="tedo gogoladze" w:date="2020-01-05T00:04:00Z"/>
                    <w:rFonts w:ascii="Calibri" w:eastAsia="Times New Roman" w:hAnsi="Calibri" w:cs="Calibri"/>
                    <w:color w:val="000000"/>
                    <w:sz w:val="20"/>
                    <w:szCs w:val="20"/>
                  </w:rPr>
                </w:rPrChange>
              </w:rPr>
            </w:pPr>
            <w:del w:id="11008" w:author="tedo gogoladze" w:date="2020-01-05T00:04:00Z">
              <w:r w:rsidRPr="004A4B49" w:rsidDel="00DF5A99">
                <w:rPr>
                  <w:rFonts w:ascii="Calibri" w:eastAsia="Times New Roman" w:hAnsi="Calibri" w:cs="Calibri"/>
                  <w:color w:val="000000"/>
                  <w:sz w:val="20"/>
                  <w:szCs w:val="20"/>
                  <w:lang w:val="en-GB"/>
                  <w:rPrChange w:id="11009" w:author="Mario Ezequiel Scott" w:date="2019-12-29T19:14:00Z">
                    <w:rPr>
                      <w:rFonts w:ascii="Calibri" w:eastAsia="Times New Roman" w:hAnsi="Calibri" w:cs="Calibri"/>
                      <w:color w:val="000000"/>
                      <w:sz w:val="20"/>
                      <w:szCs w:val="20"/>
                    </w:rPr>
                  </w:rPrChange>
                </w:rPr>
                <w:delText>Understanding: sequential</w:delText>
              </w:r>
            </w:del>
          </w:p>
        </w:tc>
        <w:tc>
          <w:tcPr>
            <w:tcW w:w="1360" w:type="dxa"/>
            <w:tcBorders>
              <w:top w:val="nil"/>
              <w:left w:val="nil"/>
              <w:bottom w:val="single" w:sz="4" w:space="0" w:color="auto"/>
              <w:right w:val="single" w:sz="4" w:space="0" w:color="auto"/>
            </w:tcBorders>
            <w:shd w:val="clear" w:color="000000" w:fill="D9E1F2"/>
            <w:vAlign w:val="bottom"/>
            <w:hideMark/>
          </w:tcPr>
          <w:p w14:paraId="2AEB07FA" w14:textId="63AAB34B" w:rsidR="008D7226" w:rsidRPr="004A4B49" w:rsidDel="00DF5A99" w:rsidRDefault="008D7226" w:rsidP="00794694">
            <w:pPr>
              <w:spacing w:after="0"/>
              <w:rPr>
                <w:del w:id="11010" w:author="tedo gogoladze" w:date="2020-01-05T00:04:00Z"/>
                <w:rFonts w:ascii="Calibri" w:eastAsia="Times New Roman" w:hAnsi="Calibri" w:cs="Calibri"/>
                <w:color w:val="000000"/>
                <w:sz w:val="20"/>
                <w:szCs w:val="20"/>
                <w:lang w:val="en-GB"/>
                <w:rPrChange w:id="11011" w:author="Mario Ezequiel Scott" w:date="2019-12-29T19:14:00Z">
                  <w:rPr>
                    <w:del w:id="11012" w:author="tedo gogoladze" w:date="2020-01-05T00:04:00Z"/>
                    <w:rFonts w:ascii="Calibri" w:eastAsia="Times New Roman" w:hAnsi="Calibri" w:cs="Calibri"/>
                    <w:color w:val="000000"/>
                    <w:sz w:val="20"/>
                    <w:szCs w:val="20"/>
                  </w:rPr>
                </w:rPrChange>
              </w:rPr>
            </w:pPr>
            <w:del w:id="11013" w:author="tedo gogoladze" w:date="2020-01-05T00:04:00Z">
              <w:r w:rsidRPr="004A4B49" w:rsidDel="00DF5A99">
                <w:rPr>
                  <w:rFonts w:ascii="Calibri" w:eastAsia="Times New Roman" w:hAnsi="Calibri" w:cs="Calibri"/>
                  <w:color w:val="000000"/>
                  <w:sz w:val="20"/>
                  <w:szCs w:val="20"/>
                  <w:lang w:val="en-GB"/>
                  <w:rPrChange w:id="11014" w:author="Mario Ezequiel Scott" w:date="2019-12-29T19:14:00Z">
                    <w:rPr>
                      <w:rFonts w:ascii="Calibri" w:eastAsia="Times New Roman" w:hAnsi="Calibri" w:cs="Calibri"/>
                      <w:color w:val="000000"/>
                      <w:sz w:val="20"/>
                      <w:szCs w:val="20"/>
                    </w:rPr>
                  </w:rPrChange>
                </w:rPr>
                <w:delText>priority: low</w:delText>
              </w:r>
            </w:del>
          </w:p>
        </w:tc>
        <w:tc>
          <w:tcPr>
            <w:tcW w:w="1360" w:type="dxa"/>
            <w:tcBorders>
              <w:top w:val="nil"/>
              <w:left w:val="nil"/>
              <w:bottom w:val="single" w:sz="4" w:space="0" w:color="auto"/>
              <w:right w:val="single" w:sz="4" w:space="0" w:color="auto"/>
            </w:tcBorders>
            <w:shd w:val="clear" w:color="000000" w:fill="D9E1F2"/>
            <w:vAlign w:val="bottom"/>
            <w:hideMark/>
          </w:tcPr>
          <w:p w14:paraId="159DC269" w14:textId="5EE01031" w:rsidR="008D7226" w:rsidRPr="004A4B49" w:rsidDel="00DF5A99" w:rsidRDefault="008D7226" w:rsidP="00794694">
            <w:pPr>
              <w:spacing w:after="0"/>
              <w:rPr>
                <w:del w:id="11015" w:author="tedo gogoladze" w:date="2020-01-05T00:04:00Z"/>
                <w:rFonts w:ascii="Calibri" w:eastAsia="Times New Roman" w:hAnsi="Calibri" w:cs="Calibri"/>
                <w:color w:val="000000"/>
                <w:sz w:val="20"/>
                <w:szCs w:val="20"/>
                <w:lang w:val="en-GB"/>
                <w:rPrChange w:id="11016" w:author="Mario Ezequiel Scott" w:date="2019-12-29T19:14:00Z">
                  <w:rPr>
                    <w:del w:id="11017" w:author="tedo gogoladze" w:date="2020-01-05T00:04:00Z"/>
                    <w:rFonts w:ascii="Calibri" w:eastAsia="Times New Roman" w:hAnsi="Calibri" w:cs="Calibri"/>
                    <w:color w:val="000000"/>
                    <w:sz w:val="20"/>
                    <w:szCs w:val="20"/>
                  </w:rPr>
                </w:rPrChange>
              </w:rPr>
            </w:pPr>
            <w:del w:id="11018" w:author="tedo gogoladze" w:date="2020-01-05T00:04:00Z">
              <w:r w:rsidRPr="004A4B49" w:rsidDel="00DF5A99">
                <w:rPr>
                  <w:rFonts w:ascii="Calibri" w:eastAsia="Times New Roman" w:hAnsi="Calibri" w:cs="Calibri"/>
                  <w:color w:val="000000"/>
                  <w:sz w:val="20"/>
                  <w:szCs w:val="20"/>
                  <w:lang w:val="en-GB"/>
                  <w:rPrChange w:id="11019" w:author="Mario Ezequiel Scott" w:date="2019-12-29T19:14:00Z">
                    <w:rPr>
                      <w:rFonts w:ascii="Calibri" w:eastAsia="Times New Roman" w:hAnsi="Calibri" w:cs="Calibri"/>
                      <w:color w:val="000000"/>
                      <w:sz w:val="20"/>
                      <w:szCs w:val="20"/>
                    </w:rPr>
                  </w:rPrChange>
                </w:rPr>
                <w:delText>No: neuroticism</w:delText>
              </w:r>
            </w:del>
          </w:p>
        </w:tc>
        <w:tc>
          <w:tcPr>
            <w:tcW w:w="1780" w:type="dxa"/>
            <w:tcBorders>
              <w:top w:val="nil"/>
              <w:left w:val="nil"/>
              <w:bottom w:val="single" w:sz="4" w:space="0" w:color="auto"/>
              <w:right w:val="single" w:sz="4" w:space="0" w:color="auto"/>
            </w:tcBorders>
            <w:shd w:val="clear" w:color="000000" w:fill="D9E1F2"/>
            <w:vAlign w:val="bottom"/>
            <w:hideMark/>
          </w:tcPr>
          <w:p w14:paraId="6037FFA6" w14:textId="4BD6B2BB" w:rsidR="008D7226" w:rsidRPr="004A4B49" w:rsidDel="00DF5A99" w:rsidRDefault="008D7226" w:rsidP="00794694">
            <w:pPr>
              <w:spacing w:after="0"/>
              <w:rPr>
                <w:del w:id="11020" w:author="tedo gogoladze" w:date="2020-01-05T00:04:00Z"/>
                <w:rFonts w:ascii="Calibri" w:eastAsia="Times New Roman" w:hAnsi="Calibri" w:cs="Calibri"/>
                <w:color w:val="000000"/>
                <w:sz w:val="20"/>
                <w:szCs w:val="20"/>
                <w:lang w:val="en-GB"/>
                <w:rPrChange w:id="11021" w:author="Mario Ezequiel Scott" w:date="2019-12-29T19:14:00Z">
                  <w:rPr>
                    <w:del w:id="11022" w:author="tedo gogoladze" w:date="2020-01-05T00:04:00Z"/>
                    <w:rFonts w:ascii="Calibri" w:eastAsia="Times New Roman" w:hAnsi="Calibri" w:cs="Calibri"/>
                    <w:color w:val="000000"/>
                    <w:sz w:val="20"/>
                    <w:szCs w:val="20"/>
                  </w:rPr>
                </w:rPrChange>
              </w:rPr>
            </w:pPr>
            <w:del w:id="11023" w:author="tedo gogoladze" w:date="2020-01-05T00:04:00Z">
              <w:r w:rsidRPr="004A4B49" w:rsidDel="00DF5A99">
                <w:rPr>
                  <w:rFonts w:ascii="Calibri" w:eastAsia="Times New Roman" w:hAnsi="Calibri" w:cs="Calibri"/>
                  <w:color w:val="000000"/>
                  <w:sz w:val="20"/>
                  <w:szCs w:val="20"/>
                  <w:lang w:val="en-GB"/>
                  <w:rPrChange w:id="11024" w:author="Mario Ezequiel Scott" w:date="2019-12-29T19:14:00Z">
                    <w:rPr>
                      <w:rFonts w:ascii="Calibri" w:eastAsia="Times New Roman" w:hAnsi="Calibri" w:cs="Calibri"/>
                      <w:color w:val="000000"/>
                      <w:sz w:val="20"/>
                      <w:szCs w:val="20"/>
                    </w:rPr>
                  </w:rPrChange>
                </w:rPr>
                <w:delText> </w:delText>
              </w:r>
            </w:del>
          </w:p>
        </w:tc>
        <w:tc>
          <w:tcPr>
            <w:tcW w:w="1760" w:type="dxa"/>
            <w:tcBorders>
              <w:top w:val="nil"/>
              <w:left w:val="nil"/>
              <w:bottom w:val="single" w:sz="4" w:space="0" w:color="auto"/>
              <w:right w:val="single" w:sz="4" w:space="0" w:color="auto"/>
            </w:tcBorders>
            <w:shd w:val="clear" w:color="000000" w:fill="D9E1F2"/>
            <w:vAlign w:val="bottom"/>
            <w:hideMark/>
          </w:tcPr>
          <w:p w14:paraId="5F576469" w14:textId="65A8FC22" w:rsidR="008D7226" w:rsidRPr="004A4B49" w:rsidDel="00DF5A99" w:rsidRDefault="008D7226" w:rsidP="00794694">
            <w:pPr>
              <w:spacing w:after="0"/>
              <w:rPr>
                <w:del w:id="11025" w:author="tedo gogoladze" w:date="2020-01-05T00:04:00Z"/>
                <w:rFonts w:ascii="Calibri" w:eastAsia="Times New Roman" w:hAnsi="Calibri" w:cs="Calibri"/>
                <w:color w:val="000000"/>
                <w:sz w:val="20"/>
                <w:szCs w:val="20"/>
                <w:lang w:val="en-GB"/>
                <w:rPrChange w:id="11026" w:author="Mario Ezequiel Scott" w:date="2019-12-29T19:14:00Z">
                  <w:rPr>
                    <w:del w:id="11027" w:author="tedo gogoladze" w:date="2020-01-05T00:04:00Z"/>
                    <w:rFonts w:ascii="Calibri" w:eastAsia="Times New Roman" w:hAnsi="Calibri" w:cs="Calibri"/>
                    <w:color w:val="000000"/>
                    <w:sz w:val="20"/>
                    <w:szCs w:val="20"/>
                  </w:rPr>
                </w:rPrChange>
              </w:rPr>
            </w:pPr>
            <w:del w:id="11028" w:author="tedo gogoladze" w:date="2020-01-05T00:04:00Z">
              <w:r w:rsidRPr="004A4B49" w:rsidDel="00DF5A99">
                <w:rPr>
                  <w:rFonts w:ascii="Calibri" w:eastAsia="Times New Roman" w:hAnsi="Calibri" w:cs="Calibri"/>
                  <w:color w:val="000000"/>
                  <w:sz w:val="20"/>
                  <w:szCs w:val="20"/>
                  <w:lang w:val="en-GB"/>
                  <w:rPrChange w:id="11029" w:author="Mario Ezequiel Scott" w:date="2019-12-29T19:14:00Z">
                    <w:rPr>
                      <w:rFonts w:ascii="Calibri" w:eastAsia="Times New Roman" w:hAnsi="Calibri" w:cs="Calibri"/>
                      <w:color w:val="000000"/>
                      <w:sz w:val="20"/>
                      <w:szCs w:val="20"/>
                    </w:rPr>
                  </w:rPrChange>
                </w:rPr>
                <w:delText> </w:delText>
              </w:r>
            </w:del>
          </w:p>
        </w:tc>
      </w:tr>
      <w:tr w:rsidR="008D7226" w:rsidRPr="004A4B49" w:rsidDel="00DF5A99" w14:paraId="2743F583" w14:textId="04BE42A2" w:rsidTr="00794694">
        <w:trPr>
          <w:trHeight w:val="525"/>
          <w:del w:id="11030"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17A1F52" w14:textId="526083CC" w:rsidR="008D7226" w:rsidRPr="004A4B49" w:rsidDel="00DF5A99" w:rsidRDefault="006B6F87" w:rsidP="00794694">
            <w:pPr>
              <w:spacing w:after="0"/>
              <w:jc w:val="right"/>
              <w:rPr>
                <w:del w:id="11031" w:author="tedo gogoladze" w:date="2020-01-05T00:04:00Z"/>
                <w:rFonts w:ascii="Calibri" w:eastAsia="Times New Roman" w:hAnsi="Calibri" w:cs="Calibri"/>
                <w:color w:val="000000"/>
                <w:sz w:val="20"/>
                <w:szCs w:val="20"/>
                <w:lang w:val="en-GB"/>
                <w:rPrChange w:id="11032" w:author="Mario Ezequiel Scott" w:date="2019-12-29T19:14:00Z">
                  <w:rPr>
                    <w:del w:id="11033" w:author="tedo gogoladze" w:date="2020-01-05T00:04:00Z"/>
                    <w:rFonts w:ascii="Calibri" w:eastAsia="Times New Roman" w:hAnsi="Calibri" w:cs="Calibri"/>
                    <w:color w:val="000000"/>
                    <w:sz w:val="20"/>
                    <w:szCs w:val="20"/>
                  </w:rPr>
                </w:rPrChange>
              </w:rPr>
            </w:pPr>
            <w:del w:id="11034" w:author="tedo gogoladze" w:date="2020-01-05T00:04:00Z">
              <w:r w:rsidRPr="004A4B49" w:rsidDel="00DF5A99">
                <w:rPr>
                  <w:rFonts w:ascii="Calibri" w:eastAsia="Times New Roman" w:hAnsi="Calibri" w:cs="Calibri"/>
                  <w:color w:val="000000"/>
                  <w:sz w:val="20"/>
                  <w:szCs w:val="20"/>
                  <w:lang w:val="en-GB"/>
                  <w:rPrChange w:id="11035" w:author="Mario Ezequiel Scott" w:date="2019-12-29T19:14:00Z">
                    <w:rPr>
                      <w:rFonts w:ascii="Calibri" w:eastAsia="Times New Roman" w:hAnsi="Calibri" w:cs="Calibri"/>
                      <w:color w:val="000000"/>
                      <w:sz w:val="20"/>
                      <w:szCs w:val="20"/>
                    </w:rPr>
                  </w:rPrChange>
                </w:rPr>
                <w:delText>Yes (1/1)</w:delText>
              </w:r>
            </w:del>
          </w:p>
        </w:tc>
        <w:tc>
          <w:tcPr>
            <w:tcW w:w="1380" w:type="dxa"/>
            <w:tcBorders>
              <w:top w:val="nil"/>
              <w:left w:val="nil"/>
              <w:bottom w:val="single" w:sz="4" w:space="0" w:color="auto"/>
              <w:right w:val="single" w:sz="4" w:space="0" w:color="auto"/>
            </w:tcBorders>
            <w:shd w:val="clear" w:color="000000" w:fill="F2F2F2"/>
            <w:vAlign w:val="bottom"/>
            <w:hideMark/>
          </w:tcPr>
          <w:p w14:paraId="351058FE" w14:textId="1617E44F" w:rsidR="008D7226" w:rsidRPr="004A4B49" w:rsidDel="00DF5A99" w:rsidRDefault="008D7226" w:rsidP="00794694">
            <w:pPr>
              <w:spacing w:after="0"/>
              <w:rPr>
                <w:del w:id="11036" w:author="tedo gogoladze" w:date="2020-01-05T00:04:00Z"/>
                <w:rFonts w:ascii="Calibri" w:eastAsia="Times New Roman" w:hAnsi="Calibri" w:cs="Calibri"/>
                <w:color w:val="000000"/>
                <w:sz w:val="20"/>
                <w:szCs w:val="20"/>
                <w:lang w:val="en-GB"/>
                <w:rPrChange w:id="11037" w:author="Mario Ezequiel Scott" w:date="2019-12-29T19:14:00Z">
                  <w:rPr>
                    <w:del w:id="11038" w:author="tedo gogoladze" w:date="2020-01-05T00:04:00Z"/>
                    <w:rFonts w:ascii="Calibri" w:eastAsia="Times New Roman" w:hAnsi="Calibri" w:cs="Calibri"/>
                    <w:color w:val="000000"/>
                    <w:sz w:val="20"/>
                    <w:szCs w:val="20"/>
                  </w:rPr>
                </w:rPrChange>
              </w:rPr>
            </w:pPr>
            <w:del w:id="11039" w:author="tedo gogoladze" w:date="2020-01-05T00:04:00Z">
              <w:r w:rsidRPr="004A4B49" w:rsidDel="00DF5A99">
                <w:rPr>
                  <w:rFonts w:ascii="Calibri" w:eastAsia="Times New Roman" w:hAnsi="Calibri" w:cs="Calibri"/>
                  <w:color w:val="000000"/>
                  <w:sz w:val="20"/>
                  <w:szCs w:val="20"/>
                  <w:lang w:val="en-GB"/>
                  <w:rPrChange w:id="11040" w:author="Mario Ezequiel Scott" w:date="2019-12-29T19:14:00Z">
                    <w:rPr>
                      <w:rFonts w:ascii="Calibri" w:eastAsia="Times New Roman" w:hAnsi="Calibri" w:cs="Calibri"/>
                      <w:color w:val="000000"/>
                      <w:sz w:val="20"/>
                      <w:szCs w:val="20"/>
                    </w:rPr>
                  </w:rPrChange>
                </w:rPr>
                <w:delText>Understanding: sequential</w:delText>
              </w:r>
            </w:del>
          </w:p>
        </w:tc>
        <w:tc>
          <w:tcPr>
            <w:tcW w:w="1400" w:type="dxa"/>
            <w:tcBorders>
              <w:top w:val="nil"/>
              <w:left w:val="nil"/>
              <w:bottom w:val="single" w:sz="4" w:space="0" w:color="auto"/>
              <w:right w:val="single" w:sz="4" w:space="0" w:color="auto"/>
            </w:tcBorders>
            <w:shd w:val="clear" w:color="000000" w:fill="F2F2F2"/>
            <w:vAlign w:val="bottom"/>
            <w:hideMark/>
          </w:tcPr>
          <w:p w14:paraId="4F32D7B2" w14:textId="2F0E5BD7" w:rsidR="008D7226" w:rsidRPr="004A4B49" w:rsidDel="00DF5A99" w:rsidRDefault="008D7226" w:rsidP="00794694">
            <w:pPr>
              <w:spacing w:after="0"/>
              <w:rPr>
                <w:del w:id="11041" w:author="tedo gogoladze" w:date="2020-01-05T00:04:00Z"/>
                <w:rFonts w:ascii="Calibri" w:eastAsia="Times New Roman" w:hAnsi="Calibri" w:cs="Calibri"/>
                <w:color w:val="000000"/>
                <w:sz w:val="20"/>
                <w:szCs w:val="20"/>
                <w:lang w:val="en-GB"/>
                <w:rPrChange w:id="11042" w:author="Mario Ezequiel Scott" w:date="2019-12-29T19:14:00Z">
                  <w:rPr>
                    <w:del w:id="11043" w:author="tedo gogoladze" w:date="2020-01-05T00:04:00Z"/>
                    <w:rFonts w:ascii="Calibri" w:eastAsia="Times New Roman" w:hAnsi="Calibri" w:cs="Calibri"/>
                    <w:color w:val="000000"/>
                    <w:sz w:val="20"/>
                    <w:szCs w:val="20"/>
                  </w:rPr>
                </w:rPrChange>
              </w:rPr>
            </w:pPr>
            <w:del w:id="11044" w:author="tedo gogoladze" w:date="2020-01-05T00:04:00Z">
              <w:r w:rsidRPr="004A4B49" w:rsidDel="00DF5A99">
                <w:rPr>
                  <w:rFonts w:ascii="Calibri" w:eastAsia="Times New Roman" w:hAnsi="Calibri" w:cs="Calibri"/>
                  <w:color w:val="000000"/>
                  <w:sz w:val="20"/>
                  <w:szCs w:val="20"/>
                  <w:lang w:val="en-GB"/>
                  <w:rPrChange w:id="11045" w:author="Mario Ezequiel Scott" w:date="2019-12-29T19:14:00Z">
                    <w:rPr>
                      <w:rFonts w:ascii="Calibri" w:eastAsia="Times New Roman" w:hAnsi="Calibri" w:cs="Calibri"/>
                      <w:color w:val="000000"/>
                      <w:sz w:val="20"/>
                      <w:szCs w:val="20"/>
                    </w:rPr>
                  </w:rPrChange>
                </w:rPr>
                <w:delText>status: todo</w:delText>
              </w:r>
            </w:del>
          </w:p>
        </w:tc>
        <w:tc>
          <w:tcPr>
            <w:tcW w:w="1360" w:type="dxa"/>
            <w:tcBorders>
              <w:top w:val="nil"/>
              <w:left w:val="nil"/>
              <w:bottom w:val="single" w:sz="4" w:space="0" w:color="auto"/>
              <w:right w:val="single" w:sz="4" w:space="0" w:color="auto"/>
            </w:tcBorders>
            <w:shd w:val="clear" w:color="000000" w:fill="D9E1F2"/>
            <w:vAlign w:val="bottom"/>
            <w:hideMark/>
          </w:tcPr>
          <w:p w14:paraId="6C89B62E" w14:textId="1A85215B" w:rsidR="008D7226" w:rsidRPr="004A4B49" w:rsidDel="00DF5A99" w:rsidRDefault="008D7226" w:rsidP="00794694">
            <w:pPr>
              <w:spacing w:after="0"/>
              <w:rPr>
                <w:del w:id="11046" w:author="tedo gogoladze" w:date="2020-01-05T00:04:00Z"/>
                <w:rFonts w:ascii="Calibri" w:eastAsia="Times New Roman" w:hAnsi="Calibri" w:cs="Calibri"/>
                <w:color w:val="000000"/>
                <w:sz w:val="20"/>
                <w:szCs w:val="20"/>
                <w:lang w:val="en-GB"/>
                <w:rPrChange w:id="11047" w:author="Mario Ezequiel Scott" w:date="2019-12-29T19:14:00Z">
                  <w:rPr>
                    <w:del w:id="11048" w:author="tedo gogoladze" w:date="2020-01-05T00:04:00Z"/>
                    <w:rFonts w:ascii="Calibri" w:eastAsia="Times New Roman" w:hAnsi="Calibri" w:cs="Calibri"/>
                    <w:color w:val="000000"/>
                    <w:sz w:val="20"/>
                    <w:szCs w:val="20"/>
                  </w:rPr>
                </w:rPrChange>
              </w:rPr>
            </w:pPr>
            <w:del w:id="11049" w:author="tedo gogoladze" w:date="2020-01-05T00:04:00Z">
              <w:r w:rsidRPr="004A4B49" w:rsidDel="00DF5A99">
                <w:rPr>
                  <w:rFonts w:ascii="Calibri" w:eastAsia="Times New Roman" w:hAnsi="Calibri" w:cs="Calibri"/>
                  <w:color w:val="000000"/>
                  <w:sz w:val="20"/>
                  <w:szCs w:val="20"/>
                  <w:lang w:val="en-GB"/>
                  <w:rPrChange w:id="11050" w:author="Mario Ezequiel Scott" w:date="2019-12-29T19:14:00Z">
                    <w:rPr>
                      <w:rFonts w:ascii="Calibri" w:eastAsia="Times New Roman" w:hAnsi="Calibri" w:cs="Calibri"/>
                      <w:color w:val="000000"/>
                      <w:sz w:val="20"/>
                      <w:szCs w:val="20"/>
                    </w:rPr>
                  </w:rPrChange>
                </w:rPr>
                <w:delText>No: neuroticism</w:delText>
              </w:r>
            </w:del>
          </w:p>
        </w:tc>
        <w:tc>
          <w:tcPr>
            <w:tcW w:w="1360" w:type="dxa"/>
            <w:tcBorders>
              <w:top w:val="nil"/>
              <w:left w:val="nil"/>
              <w:bottom w:val="single" w:sz="4" w:space="0" w:color="auto"/>
              <w:right w:val="single" w:sz="4" w:space="0" w:color="auto"/>
            </w:tcBorders>
            <w:shd w:val="clear" w:color="000000" w:fill="D9E1F2"/>
            <w:vAlign w:val="bottom"/>
            <w:hideMark/>
          </w:tcPr>
          <w:p w14:paraId="7A1EFFD7" w14:textId="738A03B0" w:rsidR="008D7226" w:rsidRPr="004A4B49" w:rsidDel="00DF5A99" w:rsidRDefault="008D7226" w:rsidP="00794694">
            <w:pPr>
              <w:spacing w:after="0"/>
              <w:rPr>
                <w:del w:id="11051" w:author="tedo gogoladze" w:date="2020-01-05T00:04:00Z"/>
                <w:rFonts w:ascii="Calibri" w:eastAsia="Times New Roman" w:hAnsi="Calibri" w:cs="Calibri"/>
                <w:color w:val="000000"/>
                <w:sz w:val="20"/>
                <w:szCs w:val="20"/>
                <w:lang w:val="en-GB"/>
                <w:rPrChange w:id="11052" w:author="Mario Ezequiel Scott" w:date="2019-12-29T19:14:00Z">
                  <w:rPr>
                    <w:del w:id="11053" w:author="tedo gogoladze" w:date="2020-01-05T00:04:00Z"/>
                    <w:rFonts w:ascii="Calibri" w:eastAsia="Times New Roman" w:hAnsi="Calibri" w:cs="Calibri"/>
                    <w:color w:val="000000"/>
                    <w:sz w:val="20"/>
                    <w:szCs w:val="20"/>
                  </w:rPr>
                </w:rPrChange>
              </w:rPr>
            </w:pPr>
            <w:del w:id="11054" w:author="tedo gogoladze" w:date="2020-01-05T00:04:00Z">
              <w:r w:rsidRPr="004A4B49" w:rsidDel="00DF5A99">
                <w:rPr>
                  <w:rFonts w:ascii="Calibri" w:eastAsia="Times New Roman" w:hAnsi="Calibri" w:cs="Calibri"/>
                  <w:color w:val="000000"/>
                  <w:sz w:val="20"/>
                  <w:szCs w:val="20"/>
                  <w:lang w:val="en-GB"/>
                  <w:rPrChange w:id="11055" w:author="Mario Ezequiel Scott" w:date="2019-12-29T19:14:00Z">
                    <w:rPr>
                      <w:rFonts w:ascii="Calibri" w:eastAsia="Times New Roman" w:hAnsi="Calibri" w:cs="Calibri"/>
                      <w:color w:val="000000"/>
                      <w:sz w:val="20"/>
                      <w:szCs w:val="20"/>
                    </w:rPr>
                  </w:rPrChange>
                </w:rPr>
                <w:delText>status: todo</w:delText>
              </w:r>
            </w:del>
          </w:p>
        </w:tc>
        <w:tc>
          <w:tcPr>
            <w:tcW w:w="1780" w:type="dxa"/>
            <w:tcBorders>
              <w:top w:val="nil"/>
              <w:left w:val="nil"/>
              <w:bottom w:val="single" w:sz="4" w:space="0" w:color="auto"/>
              <w:right w:val="single" w:sz="4" w:space="0" w:color="auto"/>
            </w:tcBorders>
            <w:shd w:val="clear" w:color="000000" w:fill="D9E1F2"/>
            <w:vAlign w:val="bottom"/>
            <w:hideMark/>
          </w:tcPr>
          <w:p w14:paraId="1249C223" w14:textId="28927912" w:rsidR="008D7226" w:rsidRPr="004A4B49" w:rsidDel="00DF5A99" w:rsidRDefault="008D7226" w:rsidP="00794694">
            <w:pPr>
              <w:spacing w:after="0"/>
              <w:rPr>
                <w:del w:id="11056" w:author="tedo gogoladze" w:date="2020-01-05T00:04:00Z"/>
                <w:rFonts w:ascii="Calibri" w:eastAsia="Times New Roman" w:hAnsi="Calibri" w:cs="Calibri"/>
                <w:color w:val="000000"/>
                <w:sz w:val="20"/>
                <w:szCs w:val="20"/>
                <w:lang w:val="en-GB"/>
                <w:rPrChange w:id="11057" w:author="Mario Ezequiel Scott" w:date="2019-12-29T19:14:00Z">
                  <w:rPr>
                    <w:del w:id="11058" w:author="tedo gogoladze" w:date="2020-01-05T00:04:00Z"/>
                    <w:rFonts w:ascii="Calibri" w:eastAsia="Times New Roman" w:hAnsi="Calibri" w:cs="Calibri"/>
                    <w:color w:val="000000"/>
                    <w:sz w:val="20"/>
                    <w:szCs w:val="20"/>
                  </w:rPr>
                </w:rPrChange>
              </w:rPr>
            </w:pPr>
            <w:del w:id="11059" w:author="tedo gogoladze" w:date="2020-01-05T00:04:00Z">
              <w:r w:rsidRPr="004A4B49" w:rsidDel="00DF5A99">
                <w:rPr>
                  <w:rFonts w:ascii="Calibri" w:eastAsia="Times New Roman" w:hAnsi="Calibri" w:cs="Calibri"/>
                  <w:color w:val="000000"/>
                  <w:sz w:val="20"/>
                  <w:szCs w:val="20"/>
                  <w:lang w:val="en-GB"/>
                  <w:rPrChange w:id="11060" w:author="Mario Ezequiel Scott" w:date="2019-12-29T19:14:00Z">
                    <w:rPr>
                      <w:rFonts w:ascii="Calibri" w:eastAsia="Times New Roman" w:hAnsi="Calibri" w:cs="Calibri"/>
                      <w:color w:val="000000"/>
                      <w:sz w:val="20"/>
                      <w:szCs w:val="20"/>
                    </w:rPr>
                  </w:rPrChange>
                </w:rPr>
                <w:delText> </w:delText>
              </w:r>
            </w:del>
          </w:p>
        </w:tc>
        <w:tc>
          <w:tcPr>
            <w:tcW w:w="1760" w:type="dxa"/>
            <w:tcBorders>
              <w:top w:val="nil"/>
              <w:left w:val="nil"/>
              <w:bottom w:val="single" w:sz="4" w:space="0" w:color="auto"/>
              <w:right w:val="single" w:sz="4" w:space="0" w:color="auto"/>
            </w:tcBorders>
            <w:shd w:val="clear" w:color="000000" w:fill="D9E1F2"/>
            <w:vAlign w:val="bottom"/>
            <w:hideMark/>
          </w:tcPr>
          <w:p w14:paraId="32A962E7" w14:textId="7F308DD6" w:rsidR="008D7226" w:rsidRPr="004A4B49" w:rsidDel="00DF5A99" w:rsidRDefault="008D7226" w:rsidP="00794694">
            <w:pPr>
              <w:spacing w:after="0"/>
              <w:rPr>
                <w:del w:id="11061" w:author="tedo gogoladze" w:date="2020-01-05T00:04:00Z"/>
                <w:rFonts w:ascii="Calibri" w:eastAsia="Times New Roman" w:hAnsi="Calibri" w:cs="Calibri"/>
                <w:color w:val="000000"/>
                <w:sz w:val="20"/>
                <w:szCs w:val="20"/>
                <w:lang w:val="en-GB"/>
                <w:rPrChange w:id="11062" w:author="Mario Ezequiel Scott" w:date="2019-12-29T19:14:00Z">
                  <w:rPr>
                    <w:del w:id="11063" w:author="tedo gogoladze" w:date="2020-01-05T00:04:00Z"/>
                    <w:rFonts w:ascii="Calibri" w:eastAsia="Times New Roman" w:hAnsi="Calibri" w:cs="Calibri"/>
                    <w:color w:val="000000"/>
                    <w:sz w:val="20"/>
                    <w:szCs w:val="20"/>
                  </w:rPr>
                </w:rPrChange>
              </w:rPr>
            </w:pPr>
            <w:del w:id="11064" w:author="tedo gogoladze" w:date="2020-01-05T00:04:00Z">
              <w:r w:rsidRPr="004A4B49" w:rsidDel="00DF5A99">
                <w:rPr>
                  <w:rFonts w:ascii="Calibri" w:eastAsia="Times New Roman" w:hAnsi="Calibri" w:cs="Calibri"/>
                  <w:color w:val="000000"/>
                  <w:sz w:val="20"/>
                  <w:szCs w:val="20"/>
                  <w:lang w:val="en-GB"/>
                  <w:rPrChange w:id="11065" w:author="Mario Ezequiel Scott" w:date="2019-12-29T19:14:00Z">
                    <w:rPr>
                      <w:rFonts w:ascii="Calibri" w:eastAsia="Times New Roman" w:hAnsi="Calibri" w:cs="Calibri"/>
                      <w:color w:val="000000"/>
                      <w:sz w:val="20"/>
                      <w:szCs w:val="20"/>
                    </w:rPr>
                  </w:rPrChange>
                </w:rPr>
                <w:delText> </w:delText>
              </w:r>
            </w:del>
          </w:p>
        </w:tc>
      </w:tr>
      <w:tr w:rsidR="008D7226" w:rsidRPr="004A4B49" w:rsidDel="00DF5A99" w14:paraId="587935A6" w14:textId="625C2D7E" w:rsidTr="00794694">
        <w:trPr>
          <w:trHeight w:val="525"/>
          <w:del w:id="11066"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752E61E7" w14:textId="60982504" w:rsidR="008D7226" w:rsidRPr="004A4B49" w:rsidDel="00DF5A99" w:rsidRDefault="006B6F87" w:rsidP="00794694">
            <w:pPr>
              <w:spacing w:after="0"/>
              <w:jc w:val="right"/>
              <w:rPr>
                <w:del w:id="11067" w:author="tedo gogoladze" w:date="2020-01-05T00:04:00Z"/>
                <w:rFonts w:ascii="Calibri" w:eastAsia="Times New Roman" w:hAnsi="Calibri" w:cs="Calibri"/>
                <w:color w:val="000000"/>
                <w:sz w:val="20"/>
                <w:szCs w:val="20"/>
                <w:lang w:val="en-GB"/>
                <w:rPrChange w:id="11068" w:author="Mario Ezequiel Scott" w:date="2019-12-29T19:14:00Z">
                  <w:rPr>
                    <w:del w:id="11069" w:author="tedo gogoladze" w:date="2020-01-05T00:04:00Z"/>
                    <w:rFonts w:ascii="Calibri" w:eastAsia="Times New Roman" w:hAnsi="Calibri" w:cs="Calibri"/>
                    <w:color w:val="000000"/>
                    <w:sz w:val="20"/>
                    <w:szCs w:val="20"/>
                  </w:rPr>
                </w:rPrChange>
              </w:rPr>
            </w:pPr>
            <w:del w:id="11070" w:author="tedo gogoladze" w:date="2020-01-05T00:04:00Z">
              <w:r w:rsidRPr="004A4B49" w:rsidDel="00DF5A99">
                <w:rPr>
                  <w:rFonts w:ascii="Calibri" w:eastAsia="Times New Roman" w:hAnsi="Calibri" w:cs="Calibri"/>
                  <w:color w:val="000000"/>
                  <w:sz w:val="20"/>
                  <w:szCs w:val="20"/>
                  <w:lang w:val="en-GB"/>
                  <w:rPrChange w:id="11071" w:author="Mario Ezequiel Scott" w:date="2019-12-29T19:14:00Z">
                    <w:rPr>
                      <w:rFonts w:ascii="Calibri" w:eastAsia="Times New Roman" w:hAnsi="Calibri" w:cs="Calibri"/>
                      <w:color w:val="000000"/>
                      <w:sz w:val="20"/>
                      <w:szCs w:val="20"/>
                    </w:rPr>
                  </w:rPrChange>
                </w:rPr>
                <w:delText>Yes (1/1)</w:delText>
              </w:r>
            </w:del>
          </w:p>
        </w:tc>
        <w:tc>
          <w:tcPr>
            <w:tcW w:w="1380" w:type="dxa"/>
            <w:tcBorders>
              <w:top w:val="nil"/>
              <w:left w:val="nil"/>
              <w:bottom w:val="single" w:sz="4" w:space="0" w:color="auto"/>
              <w:right w:val="single" w:sz="4" w:space="0" w:color="auto"/>
            </w:tcBorders>
            <w:shd w:val="clear" w:color="000000" w:fill="F2F2F2"/>
            <w:vAlign w:val="bottom"/>
            <w:hideMark/>
          </w:tcPr>
          <w:p w14:paraId="0F6EC76B" w14:textId="7EB60C6D" w:rsidR="008D7226" w:rsidRPr="004A4B49" w:rsidDel="00DF5A99" w:rsidRDefault="008D7226" w:rsidP="00794694">
            <w:pPr>
              <w:spacing w:after="0"/>
              <w:rPr>
                <w:del w:id="11072" w:author="tedo gogoladze" w:date="2020-01-05T00:04:00Z"/>
                <w:rFonts w:ascii="Calibri" w:eastAsia="Times New Roman" w:hAnsi="Calibri" w:cs="Calibri"/>
                <w:color w:val="000000"/>
                <w:sz w:val="20"/>
                <w:szCs w:val="20"/>
                <w:lang w:val="en-GB"/>
                <w:rPrChange w:id="11073" w:author="Mario Ezequiel Scott" w:date="2019-12-29T19:14:00Z">
                  <w:rPr>
                    <w:del w:id="11074" w:author="tedo gogoladze" w:date="2020-01-05T00:04:00Z"/>
                    <w:rFonts w:ascii="Calibri" w:eastAsia="Times New Roman" w:hAnsi="Calibri" w:cs="Calibri"/>
                    <w:color w:val="000000"/>
                    <w:sz w:val="20"/>
                    <w:szCs w:val="20"/>
                  </w:rPr>
                </w:rPrChange>
              </w:rPr>
            </w:pPr>
            <w:del w:id="11075" w:author="tedo gogoladze" w:date="2020-01-05T00:04:00Z">
              <w:r w:rsidRPr="004A4B49" w:rsidDel="00DF5A99">
                <w:rPr>
                  <w:rFonts w:ascii="Calibri" w:eastAsia="Times New Roman" w:hAnsi="Calibri" w:cs="Calibri"/>
                  <w:color w:val="000000"/>
                  <w:sz w:val="20"/>
                  <w:szCs w:val="20"/>
                  <w:lang w:val="en-GB"/>
                  <w:rPrChange w:id="11076" w:author="Mario Ezequiel Scott" w:date="2019-12-29T19:14:00Z">
                    <w:rPr>
                      <w:rFonts w:ascii="Calibri" w:eastAsia="Times New Roman" w:hAnsi="Calibri" w:cs="Calibri"/>
                      <w:color w:val="000000"/>
                      <w:sz w:val="20"/>
                      <w:szCs w:val="20"/>
                    </w:rPr>
                  </w:rPrChange>
                </w:rPr>
                <w:delText>Understanding: sequential</w:delText>
              </w:r>
            </w:del>
          </w:p>
        </w:tc>
        <w:tc>
          <w:tcPr>
            <w:tcW w:w="1400" w:type="dxa"/>
            <w:tcBorders>
              <w:top w:val="nil"/>
              <w:left w:val="nil"/>
              <w:bottom w:val="single" w:sz="4" w:space="0" w:color="auto"/>
              <w:right w:val="single" w:sz="4" w:space="0" w:color="auto"/>
            </w:tcBorders>
            <w:shd w:val="clear" w:color="000000" w:fill="F2F2F2"/>
            <w:vAlign w:val="bottom"/>
            <w:hideMark/>
          </w:tcPr>
          <w:p w14:paraId="27E507F3" w14:textId="25E106F2" w:rsidR="008D7226" w:rsidRPr="004A4B49" w:rsidDel="00DF5A99" w:rsidRDefault="008D7226" w:rsidP="00794694">
            <w:pPr>
              <w:spacing w:after="0"/>
              <w:rPr>
                <w:del w:id="11077" w:author="tedo gogoladze" w:date="2020-01-05T00:04:00Z"/>
                <w:rFonts w:ascii="Calibri" w:eastAsia="Times New Roman" w:hAnsi="Calibri" w:cs="Calibri"/>
                <w:color w:val="000000"/>
                <w:sz w:val="20"/>
                <w:szCs w:val="20"/>
                <w:lang w:val="en-GB"/>
                <w:rPrChange w:id="11078" w:author="Mario Ezequiel Scott" w:date="2019-12-29T19:14:00Z">
                  <w:rPr>
                    <w:del w:id="11079" w:author="tedo gogoladze" w:date="2020-01-05T00:04:00Z"/>
                    <w:rFonts w:ascii="Calibri" w:eastAsia="Times New Roman" w:hAnsi="Calibri" w:cs="Calibri"/>
                    <w:color w:val="000000"/>
                    <w:sz w:val="20"/>
                    <w:szCs w:val="20"/>
                  </w:rPr>
                </w:rPrChange>
              </w:rPr>
            </w:pPr>
            <w:del w:id="11080" w:author="tedo gogoladze" w:date="2020-01-05T00:04:00Z">
              <w:r w:rsidRPr="004A4B49" w:rsidDel="00DF5A99">
                <w:rPr>
                  <w:rFonts w:ascii="Calibri" w:eastAsia="Times New Roman" w:hAnsi="Calibri" w:cs="Calibri"/>
                  <w:color w:val="000000"/>
                  <w:sz w:val="20"/>
                  <w:szCs w:val="20"/>
                  <w:lang w:val="en-GB"/>
                  <w:rPrChange w:id="11081" w:author="Mario Ezequiel Scott" w:date="2019-12-29T19:14:00Z">
                    <w:rPr>
                      <w:rFonts w:ascii="Calibri" w:eastAsia="Times New Roman" w:hAnsi="Calibri" w:cs="Calibri"/>
                      <w:color w:val="000000"/>
                      <w:sz w:val="20"/>
                      <w:szCs w:val="20"/>
                    </w:rPr>
                  </w:rPrChange>
                </w:rPr>
                <w:delText>time: low</w:delText>
              </w:r>
            </w:del>
          </w:p>
        </w:tc>
        <w:tc>
          <w:tcPr>
            <w:tcW w:w="1360" w:type="dxa"/>
            <w:tcBorders>
              <w:top w:val="nil"/>
              <w:left w:val="nil"/>
              <w:bottom w:val="single" w:sz="4" w:space="0" w:color="auto"/>
              <w:right w:val="single" w:sz="4" w:space="0" w:color="auto"/>
            </w:tcBorders>
            <w:shd w:val="clear" w:color="000000" w:fill="D9E1F2"/>
            <w:vAlign w:val="bottom"/>
            <w:hideMark/>
          </w:tcPr>
          <w:p w14:paraId="186EB1F9" w14:textId="1BADC7DA" w:rsidR="008D7226" w:rsidRPr="004A4B49" w:rsidDel="00DF5A99" w:rsidRDefault="008D7226" w:rsidP="00794694">
            <w:pPr>
              <w:spacing w:after="0"/>
              <w:rPr>
                <w:del w:id="11082" w:author="tedo gogoladze" w:date="2020-01-05T00:04:00Z"/>
                <w:rFonts w:ascii="Calibri" w:eastAsia="Times New Roman" w:hAnsi="Calibri" w:cs="Calibri"/>
                <w:color w:val="000000"/>
                <w:sz w:val="20"/>
                <w:szCs w:val="20"/>
                <w:lang w:val="en-GB"/>
                <w:rPrChange w:id="11083" w:author="Mario Ezequiel Scott" w:date="2019-12-29T19:14:00Z">
                  <w:rPr>
                    <w:del w:id="11084" w:author="tedo gogoladze" w:date="2020-01-05T00:04:00Z"/>
                    <w:rFonts w:ascii="Calibri" w:eastAsia="Times New Roman" w:hAnsi="Calibri" w:cs="Calibri"/>
                    <w:color w:val="000000"/>
                    <w:sz w:val="20"/>
                    <w:szCs w:val="20"/>
                  </w:rPr>
                </w:rPrChange>
              </w:rPr>
            </w:pPr>
            <w:del w:id="11085" w:author="tedo gogoladze" w:date="2020-01-05T00:04:00Z">
              <w:r w:rsidRPr="004A4B49" w:rsidDel="00DF5A99">
                <w:rPr>
                  <w:rFonts w:ascii="Calibri" w:eastAsia="Times New Roman" w:hAnsi="Calibri" w:cs="Calibri"/>
                  <w:color w:val="000000"/>
                  <w:sz w:val="20"/>
                  <w:szCs w:val="20"/>
                  <w:lang w:val="en-GB"/>
                  <w:rPrChange w:id="11086" w:author="Mario Ezequiel Scott" w:date="2019-12-29T19:14:00Z">
                    <w:rPr>
                      <w:rFonts w:ascii="Calibri" w:eastAsia="Times New Roman" w:hAnsi="Calibri" w:cs="Calibri"/>
                      <w:color w:val="000000"/>
                      <w:sz w:val="20"/>
                      <w:szCs w:val="20"/>
                    </w:rPr>
                  </w:rPrChange>
                </w:rPr>
                <w:delText>No: neuroticism</w:delText>
              </w:r>
            </w:del>
          </w:p>
        </w:tc>
        <w:tc>
          <w:tcPr>
            <w:tcW w:w="1360" w:type="dxa"/>
            <w:tcBorders>
              <w:top w:val="nil"/>
              <w:left w:val="nil"/>
              <w:bottom w:val="single" w:sz="4" w:space="0" w:color="auto"/>
              <w:right w:val="single" w:sz="4" w:space="0" w:color="auto"/>
            </w:tcBorders>
            <w:shd w:val="clear" w:color="000000" w:fill="D9E1F2"/>
            <w:vAlign w:val="bottom"/>
            <w:hideMark/>
          </w:tcPr>
          <w:p w14:paraId="69AE55E0" w14:textId="3B502AD9" w:rsidR="008D7226" w:rsidRPr="004A4B49" w:rsidDel="00DF5A99" w:rsidRDefault="008D7226" w:rsidP="00794694">
            <w:pPr>
              <w:spacing w:after="0"/>
              <w:rPr>
                <w:del w:id="11087" w:author="tedo gogoladze" w:date="2020-01-05T00:04:00Z"/>
                <w:rFonts w:ascii="Calibri" w:eastAsia="Times New Roman" w:hAnsi="Calibri" w:cs="Calibri"/>
                <w:color w:val="000000"/>
                <w:sz w:val="20"/>
                <w:szCs w:val="20"/>
                <w:lang w:val="en-GB"/>
                <w:rPrChange w:id="11088" w:author="Mario Ezequiel Scott" w:date="2019-12-29T19:14:00Z">
                  <w:rPr>
                    <w:del w:id="11089" w:author="tedo gogoladze" w:date="2020-01-05T00:04:00Z"/>
                    <w:rFonts w:ascii="Calibri" w:eastAsia="Times New Roman" w:hAnsi="Calibri" w:cs="Calibri"/>
                    <w:color w:val="000000"/>
                    <w:sz w:val="20"/>
                    <w:szCs w:val="20"/>
                  </w:rPr>
                </w:rPrChange>
              </w:rPr>
            </w:pPr>
            <w:del w:id="11090" w:author="tedo gogoladze" w:date="2020-01-05T00:04:00Z">
              <w:r w:rsidRPr="004A4B49" w:rsidDel="00DF5A99">
                <w:rPr>
                  <w:rFonts w:ascii="Calibri" w:eastAsia="Times New Roman" w:hAnsi="Calibri" w:cs="Calibri"/>
                  <w:color w:val="000000"/>
                  <w:sz w:val="20"/>
                  <w:szCs w:val="20"/>
                  <w:lang w:val="en-GB"/>
                  <w:rPrChange w:id="11091" w:author="Mario Ezequiel Scott" w:date="2019-12-29T19:14:00Z">
                    <w:rPr>
                      <w:rFonts w:ascii="Calibri" w:eastAsia="Times New Roman" w:hAnsi="Calibri" w:cs="Calibri"/>
                      <w:color w:val="000000"/>
                      <w:sz w:val="20"/>
                      <w:szCs w:val="20"/>
                    </w:rPr>
                  </w:rPrChange>
                </w:rPr>
                <w:delText>time: low</w:delText>
              </w:r>
            </w:del>
          </w:p>
        </w:tc>
        <w:tc>
          <w:tcPr>
            <w:tcW w:w="1780" w:type="dxa"/>
            <w:tcBorders>
              <w:top w:val="nil"/>
              <w:left w:val="nil"/>
              <w:bottom w:val="single" w:sz="4" w:space="0" w:color="auto"/>
              <w:right w:val="single" w:sz="4" w:space="0" w:color="auto"/>
            </w:tcBorders>
            <w:shd w:val="clear" w:color="000000" w:fill="D9E1F2"/>
            <w:vAlign w:val="bottom"/>
            <w:hideMark/>
          </w:tcPr>
          <w:p w14:paraId="602169F5" w14:textId="4EB3AAB5" w:rsidR="008D7226" w:rsidRPr="004A4B49" w:rsidDel="00DF5A99" w:rsidRDefault="008D7226" w:rsidP="00794694">
            <w:pPr>
              <w:spacing w:after="0"/>
              <w:rPr>
                <w:del w:id="11092" w:author="tedo gogoladze" w:date="2020-01-05T00:04:00Z"/>
                <w:rFonts w:ascii="Calibri" w:eastAsia="Times New Roman" w:hAnsi="Calibri" w:cs="Calibri"/>
                <w:color w:val="000000"/>
                <w:sz w:val="20"/>
                <w:szCs w:val="20"/>
                <w:lang w:val="en-GB"/>
                <w:rPrChange w:id="11093" w:author="Mario Ezequiel Scott" w:date="2019-12-29T19:14:00Z">
                  <w:rPr>
                    <w:del w:id="11094" w:author="tedo gogoladze" w:date="2020-01-05T00:04:00Z"/>
                    <w:rFonts w:ascii="Calibri" w:eastAsia="Times New Roman" w:hAnsi="Calibri" w:cs="Calibri"/>
                    <w:color w:val="000000"/>
                    <w:sz w:val="20"/>
                    <w:szCs w:val="20"/>
                  </w:rPr>
                </w:rPrChange>
              </w:rPr>
            </w:pPr>
            <w:del w:id="11095" w:author="tedo gogoladze" w:date="2020-01-05T00:04:00Z">
              <w:r w:rsidRPr="004A4B49" w:rsidDel="00DF5A99">
                <w:rPr>
                  <w:rFonts w:ascii="Calibri" w:eastAsia="Times New Roman" w:hAnsi="Calibri" w:cs="Calibri"/>
                  <w:color w:val="000000"/>
                  <w:sz w:val="20"/>
                  <w:szCs w:val="20"/>
                  <w:lang w:val="en-GB"/>
                  <w:rPrChange w:id="11096" w:author="Mario Ezequiel Scott" w:date="2019-12-29T19:14:00Z">
                    <w:rPr>
                      <w:rFonts w:ascii="Calibri" w:eastAsia="Times New Roman" w:hAnsi="Calibri" w:cs="Calibri"/>
                      <w:color w:val="000000"/>
                      <w:sz w:val="20"/>
                      <w:szCs w:val="20"/>
                    </w:rPr>
                  </w:rPrChange>
                </w:rPr>
                <w:delText> </w:delText>
              </w:r>
            </w:del>
          </w:p>
        </w:tc>
        <w:tc>
          <w:tcPr>
            <w:tcW w:w="1760" w:type="dxa"/>
            <w:tcBorders>
              <w:top w:val="nil"/>
              <w:left w:val="nil"/>
              <w:bottom w:val="single" w:sz="4" w:space="0" w:color="auto"/>
              <w:right w:val="single" w:sz="4" w:space="0" w:color="auto"/>
            </w:tcBorders>
            <w:shd w:val="clear" w:color="000000" w:fill="D9E1F2"/>
            <w:vAlign w:val="bottom"/>
            <w:hideMark/>
          </w:tcPr>
          <w:p w14:paraId="7CEAD84E" w14:textId="2C23540C" w:rsidR="008D7226" w:rsidRPr="004A4B49" w:rsidDel="00DF5A99" w:rsidRDefault="008D7226" w:rsidP="00794694">
            <w:pPr>
              <w:spacing w:after="0"/>
              <w:rPr>
                <w:del w:id="11097" w:author="tedo gogoladze" w:date="2020-01-05T00:04:00Z"/>
                <w:rFonts w:ascii="Calibri" w:eastAsia="Times New Roman" w:hAnsi="Calibri" w:cs="Calibri"/>
                <w:color w:val="000000"/>
                <w:sz w:val="20"/>
                <w:szCs w:val="20"/>
                <w:lang w:val="en-GB"/>
                <w:rPrChange w:id="11098" w:author="Mario Ezequiel Scott" w:date="2019-12-29T19:14:00Z">
                  <w:rPr>
                    <w:del w:id="11099" w:author="tedo gogoladze" w:date="2020-01-05T00:04:00Z"/>
                    <w:rFonts w:ascii="Calibri" w:eastAsia="Times New Roman" w:hAnsi="Calibri" w:cs="Calibri"/>
                    <w:color w:val="000000"/>
                    <w:sz w:val="20"/>
                    <w:szCs w:val="20"/>
                  </w:rPr>
                </w:rPrChange>
              </w:rPr>
            </w:pPr>
            <w:del w:id="11100" w:author="tedo gogoladze" w:date="2020-01-05T00:04:00Z">
              <w:r w:rsidRPr="004A4B49" w:rsidDel="00DF5A99">
                <w:rPr>
                  <w:rFonts w:ascii="Calibri" w:eastAsia="Times New Roman" w:hAnsi="Calibri" w:cs="Calibri"/>
                  <w:color w:val="000000"/>
                  <w:sz w:val="20"/>
                  <w:szCs w:val="20"/>
                  <w:lang w:val="en-GB"/>
                  <w:rPrChange w:id="11101" w:author="Mario Ezequiel Scott" w:date="2019-12-29T19:14:00Z">
                    <w:rPr>
                      <w:rFonts w:ascii="Calibri" w:eastAsia="Times New Roman" w:hAnsi="Calibri" w:cs="Calibri"/>
                      <w:color w:val="000000"/>
                      <w:sz w:val="20"/>
                      <w:szCs w:val="20"/>
                    </w:rPr>
                  </w:rPrChange>
                </w:rPr>
                <w:delText> </w:delText>
              </w:r>
            </w:del>
          </w:p>
        </w:tc>
      </w:tr>
      <w:tr w:rsidR="008D7226" w:rsidRPr="004A4B49" w:rsidDel="00DF5A99" w14:paraId="46528DB8" w14:textId="5C0F3D52" w:rsidTr="00794694">
        <w:trPr>
          <w:trHeight w:val="525"/>
          <w:del w:id="11102"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D0C1153" w14:textId="0A80891C" w:rsidR="008D7226" w:rsidRPr="004A4B49" w:rsidDel="00DF5A99" w:rsidRDefault="006B6F87" w:rsidP="00794694">
            <w:pPr>
              <w:spacing w:after="0"/>
              <w:jc w:val="right"/>
              <w:rPr>
                <w:del w:id="11103" w:author="tedo gogoladze" w:date="2020-01-05T00:04:00Z"/>
                <w:rFonts w:ascii="Calibri" w:eastAsia="Times New Roman" w:hAnsi="Calibri" w:cs="Calibri"/>
                <w:color w:val="000000"/>
                <w:sz w:val="20"/>
                <w:szCs w:val="20"/>
                <w:lang w:val="en-GB"/>
                <w:rPrChange w:id="11104" w:author="Mario Ezequiel Scott" w:date="2019-12-29T19:14:00Z">
                  <w:rPr>
                    <w:del w:id="11105" w:author="tedo gogoladze" w:date="2020-01-05T00:04:00Z"/>
                    <w:rFonts w:ascii="Calibri" w:eastAsia="Times New Roman" w:hAnsi="Calibri" w:cs="Calibri"/>
                    <w:color w:val="000000"/>
                    <w:sz w:val="20"/>
                    <w:szCs w:val="20"/>
                  </w:rPr>
                </w:rPrChange>
              </w:rPr>
            </w:pPr>
            <w:del w:id="11106" w:author="tedo gogoladze" w:date="2020-01-05T00:04:00Z">
              <w:r w:rsidRPr="004A4B49" w:rsidDel="00DF5A99">
                <w:rPr>
                  <w:rFonts w:ascii="Calibri" w:eastAsia="Times New Roman" w:hAnsi="Calibri" w:cs="Calibri"/>
                  <w:color w:val="000000"/>
                  <w:sz w:val="20"/>
                  <w:szCs w:val="20"/>
                  <w:lang w:val="en-GB"/>
                  <w:rPrChange w:id="11107" w:author="Mario Ezequiel Scott" w:date="2019-12-29T19:14:00Z">
                    <w:rPr>
                      <w:rFonts w:ascii="Calibri" w:eastAsia="Times New Roman" w:hAnsi="Calibri" w:cs="Calibri"/>
                      <w:color w:val="000000"/>
                      <w:sz w:val="20"/>
                      <w:szCs w:val="20"/>
                    </w:rPr>
                  </w:rPrChange>
                </w:rPr>
                <w:delText>No (0/1)</w:delText>
              </w:r>
            </w:del>
          </w:p>
        </w:tc>
        <w:tc>
          <w:tcPr>
            <w:tcW w:w="1380" w:type="dxa"/>
            <w:tcBorders>
              <w:top w:val="nil"/>
              <w:left w:val="nil"/>
              <w:bottom w:val="single" w:sz="4" w:space="0" w:color="auto"/>
              <w:right w:val="single" w:sz="4" w:space="0" w:color="auto"/>
            </w:tcBorders>
            <w:shd w:val="clear" w:color="000000" w:fill="F2F2F2"/>
            <w:vAlign w:val="bottom"/>
            <w:hideMark/>
          </w:tcPr>
          <w:p w14:paraId="130165D6" w14:textId="4E124B92" w:rsidR="008D7226" w:rsidRPr="004A4B49" w:rsidDel="00DF5A99" w:rsidRDefault="008D7226" w:rsidP="00794694">
            <w:pPr>
              <w:spacing w:after="0"/>
              <w:rPr>
                <w:del w:id="11108" w:author="tedo gogoladze" w:date="2020-01-05T00:04:00Z"/>
                <w:rFonts w:ascii="Calibri" w:eastAsia="Times New Roman" w:hAnsi="Calibri" w:cs="Calibri"/>
                <w:color w:val="000000"/>
                <w:sz w:val="20"/>
                <w:szCs w:val="20"/>
                <w:lang w:val="en-GB"/>
                <w:rPrChange w:id="11109" w:author="Mario Ezequiel Scott" w:date="2019-12-29T19:14:00Z">
                  <w:rPr>
                    <w:del w:id="11110" w:author="tedo gogoladze" w:date="2020-01-05T00:04:00Z"/>
                    <w:rFonts w:ascii="Calibri" w:eastAsia="Times New Roman" w:hAnsi="Calibri" w:cs="Calibri"/>
                    <w:color w:val="000000"/>
                    <w:sz w:val="20"/>
                    <w:szCs w:val="20"/>
                  </w:rPr>
                </w:rPrChange>
              </w:rPr>
            </w:pPr>
            <w:del w:id="11111" w:author="tedo gogoladze" w:date="2020-01-05T00:04:00Z">
              <w:r w:rsidRPr="004A4B49" w:rsidDel="00DF5A99">
                <w:rPr>
                  <w:rFonts w:ascii="Calibri" w:eastAsia="Times New Roman" w:hAnsi="Calibri" w:cs="Calibri"/>
                  <w:color w:val="000000"/>
                  <w:sz w:val="20"/>
                  <w:szCs w:val="20"/>
                  <w:lang w:val="en-GB"/>
                  <w:rPrChange w:id="11112" w:author="Mario Ezequiel Scott" w:date="2019-12-29T19:14:00Z">
                    <w:rPr>
                      <w:rFonts w:ascii="Calibri" w:eastAsia="Times New Roman" w:hAnsi="Calibri" w:cs="Calibri"/>
                      <w:color w:val="000000"/>
                      <w:sz w:val="20"/>
                      <w:szCs w:val="20"/>
                    </w:rPr>
                  </w:rPrChange>
                </w:rPr>
                <w:delText>Understanding: sequential</w:delText>
              </w:r>
            </w:del>
          </w:p>
        </w:tc>
        <w:tc>
          <w:tcPr>
            <w:tcW w:w="1400" w:type="dxa"/>
            <w:tcBorders>
              <w:top w:val="nil"/>
              <w:left w:val="nil"/>
              <w:bottom w:val="single" w:sz="4" w:space="0" w:color="auto"/>
              <w:right w:val="single" w:sz="4" w:space="0" w:color="auto"/>
            </w:tcBorders>
            <w:shd w:val="clear" w:color="000000" w:fill="F2F2F2"/>
            <w:vAlign w:val="bottom"/>
            <w:hideMark/>
          </w:tcPr>
          <w:p w14:paraId="37AC7D90" w14:textId="09C241AC" w:rsidR="008D7226" w:rsidRPr="004A4B49" w:rsidDel="00DF5A99" w:rsidRDefault="008D7226" w:rsidP="00794694">
            <w:pPr>
              <w:spacing w:after="0"/>
              <w:rPr>
                <w:del w:id="11113" w:author="tedo gogoladze" w:date="2020-01-05T00:04:00Z"/>
                <w:rFonts w:ascii="Calibri" w:eastAsia="Times New Roman" w:hAnsi="Calibri" w:cs="Calibri"/>
                <w:color w:val="000000"/>
                <w:sz w:val="20"/>
                <w:szCs w:val="20"/>
                <w:lang w:val="en-GB"/>
                <w:rPrChange w:id="11114" w:author="Mario Ezequiel Scott" w:date="2019-12-29T19:14:00Z">
                  <w:rPr>
                    <w:del w:id="11115" w:author="tedo gogoladze" w:date="2020-01-05T00:04:00Z"/>
                    <w:rFonts w:ascii="Calibri" w:eastAsia="Times New Roman" w:hAnsi="Calibri" w:cs="Calibri"/>
                    <w:color w:val="000000"/>
                    <w:sz w:val="20"/>
                    <w:szCs w:val="20"/>
                  </w:rPr>
                </w:rPrChange>
              </w:rPr>
            </w:pPr>
            <w:del w:id="11116" w:author="tedo gogoladze" w:date="2020-01-04T19:34:00Z">
              <w:r w:rsidRPr="004A4B49" w:rsidDel="00D5742E">
                <w:rPr>
                  <w:rFonts w:ascii="Calibri" w:eastAsia="Times New Roman" w:hAnsi="Calibri" w:cs="Calibri"/>
                  <w:color w:val="000000"/>
                  <w:sz w:val="20"/>
                  <w:szCs w:val="20"/>
                  <w:lang w:val="en-GB"/>
                  <w:rPrChange w:id="11117" w:author="Mario Ezequiel Scott" w:date="2019-12-29T19:14:00Z">
                    <w:rPr>
                      <w:rFonts w:ascii="Calibri" w:eastAsia="Times New Roman" w:hAnsi="Calibri" w:cs="Calibri"/>
                      <w:color w:val="000000"/>
                      <w:sz w:val="20"/>
                      <w:szCs w:val="20"/>
                    </w:rPr>
                  </w:rPrChange>
                </w:rPr>
                <w:delText>estimat</w:delText>
              </w:r>
            </w:del>
            <w:del w:id="11118" w:author="tedo gogoladze" w:date="2020-01-05T00:04:00Z">
              <w:r w:rsidRPr="004A4B49" w:rsidDel="00DF5A99">
                <w:rPr>
                  <w:rFonts w:ascii="Calibri" w:eastAsia="Times New Roman" w:hAnsi="Calibri" w:cs="Calibri"/>
                  <w:color w:val="000000"/>
                  <w:sz w:val="20"/>
                  <w:szCs w:val="20"/>
                  <w:lang w:val="en-GB"/>
                  <w:rPrChange w:id="11119" w:author="Mario Ezequiel Scott" w:date="2019-12-29T19:14:00Z">
                    <w:rPr>
                      <w:rFonts w:ascii="Calibri" w:eastAsia="Times New Roman" w:hAnsi="Calibri" w:cs="Calibri"/>
                      <w:color w:val="000000"/>
                      <w:sz w:val="20"/>
                      <w:szCs w:val="20"/>
                    </w:rPr>
                  </w:rPrChange>
                </w:rPr>
                <w:delText>ion: high</w:delText>
              </w:r>
            </w:del>
          </w:p>
        </w:tc>
        <w:tc>
          <w:tcPr>
            <w:tcW w:w="1360" w:type="dxa"/>
            <w:tcBorders>
              <w:top w:val="nil"/>
              <w:left w:val="nil"/>
              <w:bottom w:val="single" w:sz="4" w:space="0" w:color="auto"/>
              <w:right w:val="single" w:sz="4" w:space="0" w:color="auto"/>
            </w:tcBorders>
            <w:shd w:val="clear" w:color="000000" w:fill="D9E1F2"/>
            <w:vAlign w:val="bottom"/>
            <w:hideMark/>
          </w:tcPr>
          <w:p w14:paraId="6F59C757" w14:textId="41A66166" w:rsidR="008D7226" w:rsidRPr="004A4B49" w:rsidDel="00DF5A99" w:rsidRDefault="008D7226" w:rsidP="00794694">
            <w:pPr>
              <w:spacing w:after="0"/>
              <w:rPr>
                <w:del w:id="11120" w:author="tedo gogoladze" w:date="2020-01-05T00:04:00Z"/>
                <w:rFonts w:ascii="Calibri" w:eastAsia="Times New Roman" w:hAnsi="Calibri" w:cs="Calibri"/>
                <w:color w:val="000000"/>
                <w:sz w:val="20"/>
                <w:szCs w:val="20"/>
                <w:lang w:val="en-GB"/>
                <w:rPrChange w:id="11121" w:author="Mario Ezequiel Scott" w:date="2019-12-29T19:14:00Z">
                  <w:rPr>
                    <w:del w:id="11122" w:author="tedo gogoladze" w:date="2020-01-05T00:04:00Z"/>
                    <w:rFonts w:ascii="Calibri" w:eastAsia="Times New Roman" w:hAnsi="Calibri" w:cs="Calibri"/>
                    <w:color w:val="000000"/>
                    <w:sz w:val="20"/>
                    <w:szCs w:val="20"/>
                  </w:rPr>
                </w:rPrChange>
              </w:rPr>
            </w:pPr>
            <w:del w:id="11123" w:author="tedo gogoladze" w:date="2020-01-05T00:04:00Z">
              <w:r w:rsidRPr="004A4B49" w:rsidDel="00DF5A99">
                <w:rPr>
                  <w:rFonts w:ascii="Calibri" w:eastAsia="Times New Roman" w:hAnsi="Calibri" w:cs="Calibri"/>
                  <w:color w:val="000000"/>
                  <w:sz w:val="20"/>
                  <w:szCs w:val="20"/>
                  <w:lang w:val="en-GB"/>
                  <w:rPrChange w:id="11124" w:author="Mario Ezequiel Scott" w:date="2019-12-29T19:14:00Z">
                    <w:rPr>
                      <w:rFonts w:ascii="Calibri" w:eastAsia="Times New Roman" w:hAnsi="Calibri" w:cs="Calibri"/>
                      <w:color w:val="000000"/>
                      <w:sz w:val="20"/>
                      <w:szCs w:val="20"/>
                    </w:rPr>
                  </w:rPrChange>
                </w:rPr>
                <w:delText>No: neuroticism</w:delText>
              </w:r>
            </w:del>
          </w:p>
        </w:tc>
        <w:tc>
          <w:tcPr>
            <w:tcW w:w="1360" w:type="dxa"/>
            <w:tcBorders>
              <w:top w:val="nil"/>
              <w:left w:val="nil"/>
              <w:bottom w:val="single" w:sz="4" w:space="0" w:color="auto"/>
              <w:right w:val="single" w:sz="4" w:space="0" w:color="auto"/>
            </w:tcBorders>
            <w:shd w:val="clear" w:color="000000" w:fill="D9E1F2"/>
            <w:vAlign w:val="bottom"/>
            <w:hideMark/>
          </w:tcPr>
          <w:p w14:paraId="62414020" w14:textId="42ADBEBE" w:rsidR="008D7226" w:rsidRPr="004A4B49" w:rsidDel="00DF5A99" w:rsidRDefault="008D7226" w:rsidP="00794694">
            <w:pPr>
              <w:spacing w:after="0"/>
              <w:rPr>
                <w:del w:id="11125" w:author="tedo gogoladze" w:date="2020-01-05T00:04:00Z"/>
                <w:rFonts w:ascii="Calibri" w:eastAsia="Times New Roman" w:hAnsi="Calibri" w:cs="Calibri"/>
                <w:color w:val="000000"/>
                <w:sz w:val="20"/>
                <w:szCs w:val="20"/>
                <w:lang w:val="en-GB"/>
                <w:rPrChange w:id="11126" w:author="Mario Ezequiel Scott" w:date="2019-12-29T19:14:00Z">
                  <w:rPr>
                    <w:del w:id="11127" w:author="tedo gogoladze" w:date="2020-01-05T00:04:00Z"/>
                    <w:rFonts w:ascii="Calibri" w:eastAsia="Times New Roman" w:hAnsi="Calibri" w:cs="Calibri"/>
                    <w:color w:val="000000"/>
                    <w:sz w:val="20"/>
                    <w:szCs w:val="20"/>
                  </w:rPr>
                </w:rPrChange>
              </w:rPr>
            </w:pPr>
            <w:del w:id="11128" w:author="tedo gogoladze" w:date="2020-01-04T19:34:00Z">
              <w:r w:rsidRPr="004A4B49" w:rsidDel="00D5742E">
                <w:rPr>
                  <w:rFonts w:ascii="Calibri" w:eastAsia="Times New Roman" w:hAnsi="Calibri" w:cs="Calibri"/>
                  <w:color w:val="000000"/>
                  <w:sz w:val="20"/>
                  <w:szCs w:val="20"/>
                  <w:lang w:val="en-GB"/>
                  <w:rPrChange w:id="11129" w:author="Mario Ezequiel Scott" w:date="2019-12-29T19:14:00Z">
                    <w:rPr>
                      <w:rFonts w:ascii="Calibri" w:eastAsia="Times New Roman" w:hAnsi="Calibri" w:cs="Calibri"/>
                      <w:color w:val="000000"/>
                      <w:sz w:val="20"/>
                      <w:szCs w:val="20"/>
                    </w:rPr>
                  </w:rPrChange>
                </w:rPr>
                <w:delText>estimat</w:delText>
              </w:r>
            </w:del>
            <w:del w:id="11130" w:author="tedo gogoladze" w:date="2020-01-05T00:04:00Z">
              <w:r w:rsidRPr="004A4B49" w:rsidDel="00DF5A99">
                <w:rPr>
                  <w:rFonts w:ascii="Calibri" w:eastAsia="Times New Roman" w:hAnsi="Calibri" w:cs="Calibri"/>
                  <w:color w:val="000000"/>
                  <w:sz w:val="20"/>
                  <w:szCs w:val="20"/>
                  <w:lang w:val="en-GB"/>
                  <w:rPrChange w:id="11131" w:author="Mario Ezequiel Scott" w:date="2019-12-29T19:14:00Z">
                    <w:rPr>
                      <w:rFonts w:ascii="Calibri" w:eastAsia="Times New Roman" w:hAnsi="Calibri" w:cs="Calibri"/>
                      <w:color w:val="000000"/>
                      <w:sz w:val="20"/>
                      <w:szCs w:val="20"/>
                    </w:rPr>
                  </w:rPrChange>
                </w:rPr>
                <w:delText>ion: high</w:delText>
              </w:r>
            </w:del>
          </w:p>
        </w:tc>
        <w:tc>
          <w:tcPr>
            <w:tcW w:w="1780" w:type="dxa"/>
            <w:tcBorders>
              <w:top w:val="nil"/>
              <w:left w:val="nil"/>
              <w:bottom w:val="single" w:sz="4" w:space="0" w:color="auto"/>
              <w:right w:val="single" w:sz="4" w:space="0" w:color="auto"/>
            </w:tcBorders>
            <w:shd w:val="clear" w:color="000000" w:fill="D9E1F2"/>
            <w:vAlign w:val="bottom"/>
            <w:hideMark/>
          </w:tcPr>
          <w:p w14:paraId="7C45FEA3" w14:textId="7EC4B42B" w:rsidR="008D7226" w:rsidRPr="004A4B49" w:rsidDel="00DF5A99" w:rsidRDefault="008D7226" w:rsidP="00794694">
            <w:pPr>
              <w:spacing w:after="0"/>
              <w:rPr>
                <w:del w:id="11132" w:author="tedo gogoladze" w:date="2020-01-05T00:04:00Z"/>
                <w:rFonts w:ascii="Calibri" w:eastAsia="Times New Roman" w:hAnsi="Calibri" w:cs="Calibri"/>
                <w:color w:val="000000"/>
                <w:sz w:val="20"/>
                <w:szCs w:val="20"/>
                <w:lang w:val="en-GB"/>
                <w:rPrChange w:id="11133" w:author="Mario Ezequiel Scott" w:date="2019-12-29T19:14:00Z">
                  <w:rPr>
                    <w:del w:id="11134" w:author="tedo gogoladze" w:date="2020-01-05T00:04:00Z"/>
                    <w:rFonts w:ascii="Calibri" w:eastAsia="Times New Roman" w:hAnsi="Calibri" w:cs="Calibri"/>
                    <w:color w:val="000000"/>
                    <w:sz w:val="20"/>
                    <w:szCs w:val="20"/>
                  </w:rPr>
                </w:rPrChange>
              </w:rPr>
            </w:pPr>
            <w:del w:id="11135" w:author="tedo gogoladze" w:date="2020-01-05T00:04:00Z">
              <w:r w:rsidRPr="004A4B49" w:rsidDel="00DF5A99">
                <w:rPr>
                  <w:rFonts w:ascii="Calibri" w:eastAsia="Times New Roman" w:hAnsi="Calibri" w:cs="Calibri"/>
                  <w:color w:val="000000"/>
                  <w:sz w:val="20"/>
                  <w:szCs w:val="20"/>
                  <w:lang w:val="en-GB"/>
                  <w:rPrChange w:id="11136" w:author="Mario Ezequiel Scott" w:date="2019-12-29T19:14:00Z">
                    <w:rPr>
                      <w:rFonts w:ascii="Calibri" w:eastAsia="Times New Roman" w:hAnsi="Calibri" w:cs="Calibri"/>
                      <w:color w:val="000000"/>
                      <w:sz w:val="20"/>
                      <w:szCs w:val="20"/>
                    </w:rPr>
                  </w:rPrChange>
                </w:rPr>
                <w:delText> </w:delText>
              </w:r>
            </w:del>
          </w:p>
        </w:tc>
        <w:tc>
          <w:tcPr>
            <w:tcW w:w="1760" w:type="dxa"/>
            <w:tcBorders>
              <w:top w:val="nil"/>
              <w:left w:val="nil"/>
              <w:bottom w:val="single" w:sz="4" w:space="0" w:color="auto"/>
              <w:right w:val="single" w:sz="4" w:space="0" w:color="auto"/>
            </w:tcBorders>
            <w:shd w:val="clear" w:color="000000" w:fill="D9E1F2"/>
            <w:vAlign w:val="bottom"/>
            <w:hideMark/>
          </w:tcPr>
          <w:p w14:paraId="2446AC73" w14:textId="5EC58F17" w:rsidR="008D7226" w:rsidRPr="004A4B49" w:rsidDel="00DF5A99" w:rsidRDefault="008D7226" w:rsidP="00794694">
            <w:pPr>
              <w:spacing w:after="0"/>
              <w:rPr>
                <w:del w:id="11137" w:author="tedo gogoladze" w:date="2020-01-05T00:04:00Z"/>
                <w:rFonts w:ascii="Calibri" w:eastAsia="Times New Roman" w:hAnsi="Calibri" w:cs="Calibri"/>
                <w:color w:val="000000"/>
                <w:sz w:val="20"/>
                <w:szCs w:val="20"/>
                <w:lang w:val="en-GB"/>
                <w:rPrChange w:id="11138" w:author="Mario Ezequiel Scott" w:date="2019-12-29T19:14:00Z">
                  <w:rPr>
                    <w:del w:id="11139" w:author="tedo gogoladze" w:date="2020-01-05T00:04:00Z"/>
                    <w:rFonts w:ascii="Calibri" w:eastAsia="Times New Roman" w:hAnsi="Calibri" w:cs="Calibri"/>
                    <w:color w:val="000000"/>
                    <w:sz w:val="20"/>
                    <w:szCs w:val="20"/>
                  </w:rPr>
                </w:rPrChange>
              </w:rPr>
            </w:pPr>
            <w:del w:id="11140" w:author="tedo gogoladze" w:date="2020-01-05T00:04:00Z">
              <w:r w:rsidRPr="004A4B49" w:rsidDel="00DF5A99">
                <w:rPr>
                  <w:rFonts w:ascii="Calibri" w:eastAsia="Times New Roman" w:hAnsi="Calibri" w:cs="Calibri"/>
                  <w:color w:val="000000"/>
                  <w:sz w:val="20"/>
                  <w:szCs w:val="20"/>
                  <w:lang w:val="en-GB"/>
                  <w:rPrChange w:id="11141" w:author="Mario Ezequiel Scott" w:date="2019-12-29T19:14:00Z">
                    <w:rPr>
                      <w:rFonts w:ascii="Calibri" w:eastAsia="Times New Roman" w:hAnsi="Calibri" w:cs="Calibri"/>
                      <w:color w:val="000000"/>
                      <w:sz w:val="20"/>
                      <w:szCs w:val="20"/>
                    </w:rPr>
                  </w:rPrChange>
                </w:rPr>
                <w:delText> </w:delText>
              </w:r>
            </w:del>
          </w:p>
        </w:tc>
      </w:tr>
      <w:tr w:rsidR="008D7226" w:rsidRPr="004A4B49" w:rsidDel="00DF5A99" w14:paraId="25370B40" w14:textId="2453903B" w:rsidTr="00794694">
        <w:trPr>
          <w:trHeight w:val="525"/>
          <w:del w:id="11142" w:author="tedo gogoladze" w:date="2020-01-05T00:04:00Z"/>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813B2CB" w14:textId="3AE2BDDE" w:rsidR="008D7226" w:rsidRPr="004A4B49" w:rsidDel="00DF5A99" w:rsidRDefault="006B6F87" w:rsidP="00794694">
            <w:pPr>
              <w:spacing w:after="0"/>
              <w:jc w:val="right"/>
              <w:rPr>
                <w:del w:id="11143" w:author="tedo gogoladze" w:date="2020-01-05T00:04:00Z"/>
                <w:rFonts w:ascii="Calibri" w:eastAsia="Times New Roman" w:hAnsi="Calibri" w:cs="Calibri"/>
                <w:color w:val="000000"/>
                <w:sz w:val="20"/>
                <w:szCs w:val="20"/>
                <w:lang w:val="en-GB"/>
                <w:rPrChange w:id="11144" w:author="Mario Ezequiel Scott" w:date="2019-12-29T19:14:00Z">
                  <w:rPr>
                    <w:del w:id="11145" w:author="tedo gogoladze" w:date="2020-01-05T00:04:00Z"/>
                    <w:rFonts w:ascii="Calibri" w:eastAsia="Times New Roman" w:hAnsi="Calibri" w:cs="Calibri"/>
                    <w:color w:val="000000"/>
                    <w:sz w:val="20"/>
                    <w:szCs w:val="20"/>
                  </w:rPr>
                </w:rPrChange>
              </w:rPr>
            </w:pPr>
            <w:del w:id="11146" w:author="tedo gogoladze" w:date="2020-01-05T00:04:00Z">
              <w:r w:rsidRPr="004A4B49" w:rsidDel="00DF5A99">
                <w:rPr>
                  <w:rFonts w:ascii="Calibri" w:eastAsia="Times New Roman" w:hAnsi="Calibri" w:cs="Calibri"/>
                  <w:color w:val="000000"/>
                  <w:sz w:val="20"/>
                  <w:szCs w:val="20"/>
                  <w:lang w:val="en-GB"/>
                  <w:rPrChange w:id="11147" w:author="Mario Ezequiel Scott" w:date="2019-12-29T19:14:00Z">
                    <w:rPr>
                      <w:rFonts w:ascii="Calibri" w:eastAsia="Times New Roman" w:hAnsi="Calibri" w:cs="Calibri"/>
                      <w:color w:val="000000"/>
                      <w:sz w:val="20"/>
                      <w:szCs w:val="20"/>
                    </w:rPr>
                  </w:rPrChange>
                </w:rPr>
                <w:delText>No (0/1)</w:delText>
              </w:r>
            </w:del>
          </w:p>
        </w:tc>
        <w:tc>
          <w:tcPr>
            <w:tcW w:w="1380" w:type="dxa"/>
            <w:tcBorders>
              <w:top w:val="nil"/>
              <w:left w:val="nil"/>
              <w:bottom w:val="single" w:sz="4" w:space="0" w:color="auto"/>
              <w:right w:val="single" w:sz="4" w:space="0" w:color="auto"/>
            </w:tcBorders>
            <w:shd w:val="clear" w:color="000000" w:fill="F2F2F2"/>
            <w:vAlign w:val="bottom"/>
            <w:hideMark/>
          </w:tcPr>
          <w:p w14:paraId="56BF059D" w14:textId="74BEFC4A" w:rsidR="008D7226" w:rsidRPr="004A4B49" w:rsidDel="00DF5A99" w:rsidRDefault="008D7226" w:rsidP="00794694">
            <w:pPr>
              <w:spacing w:after="0"/>
              <w:rPr>
                <w:del w:id="11148" w:author="tedo gogoladze" w:date="2020-01-05T00:04:00Z"/>
                <w:rFonts w:ascii="Calibri" w:eastAsia="Times New Roman" w:hAnsi="Calibri" w:cs="Calibri"/>
                <w:color w:val="000000"/>
                <w:sz w:val="20"/>
                <w:szCs w:val="20"/>
                <w:lang w:val="en-GB"/>
                <w:rPrChange w:id="11149" w:author="Mario Ezequiel Scott" w:date="2019-12-29T19:14:00Z">
                  <w:rPr>
                    <w:del w:id="11150" w:author="tedo gogoladze" w:date="2020-01-05T00:04:00Z"/>
                    <w:rFonts w:ascii="Calibri" w:eastAsia="Times New Roman" w:hAnsi="Calibri" w:cs="Calibri"/>
                    <w:color w:val="000000"/>
                    <w:sz w:val="20"/>
                    <w:szCs w:val="20"/>
                  </w:rPr>
                </w:rPrChange>
              </w:rPr>
            </w:pPr>
            <w:del w:id="11151" w:author="tedo gogoladze" w:date="2020-01-05T00:04:00Z">
              <w:r w:rsidRPr="004A4B49" w:rsidDel="00DF5A99">
                <w:rPr>
                  <w:rFonts w:ascii="Calibri" w:eastAsia="Times New Roman" w:hAnsi="Calibri" w:cs="Calibri"/>
                  <w:color w:val="000000"/>
                  <w:sz w:val="20"/>
                  <w:szCs w:val="20"/>
                  <w:lang w:val="en-GB"/>
                  <w:rPrChange w:id="11152" w:author="Mario Ezequiel Scott" w:date="2019-12-29T19:14:00Z">
                    <w:rPr>
                      <w:rFonts w:ascii="Calibri" w:eastAsia="Times New Roman" w:hAnsi="Calibri" w:cs="Calibri"/>
                      <w:color w:val="000000"/>
                      <w:sz w:val="20"/>
                      <w:szCs w:val="20"/>
                    </w:rPr>
                  </w:rPrChange>
                </w:rPr>
                <w:delText>priority: high</w:delText>
              </w:r>
            </w:del>
          </w:p>
        </w:tc>
        <w:tc>
          <w:tcPr>
            <w:tcW w:w="1400" w:type="dxa"/>
            <w:tcBorders>
              <w:top w:val="nil"/>
              <w:left w:val="nil"/>
              <w:bottom w:val="single" w:sz="4" w:space="0" w:color="auto"/>
              <w:right w:val="single" w:sz="4" w:space="0" w:color="auto"/>
            </w:tcBorders>
            <w:shd w:val="clear" w:color="000000" w:fill="F2F2F2"/>
            <w:vAlign w:val="bottom"/>
            <w:hideMark/>
          </w:tcPr>
          <w:p w14:paraId="79473924" w14:textId="622BC74C" w:rsidR="008D7226" w:rsidRPr="004A4B49" w:rsidDel="00DF5A99" w:rsidRDefault="008D7226" w:rsidP="00794694">
            <w:pPr>
              <w:spacing w:after="0"/>
              <w:rPr>
                <w:del w:id="11153" w:author="tedo gogoladze" w:date="2020-01-05T00:04:00Z"/>
                <w:rFonts w:ascii="Calibri" w:eastAsia="Times New Roman" w:hAnsi="Calibri" w:cs="Calibri"/>
                <w:color w:val="000000"/>
                <w:sz w:val="20"/>
                <w:szCs w:val="20"/>
                <w:lang w:val="en-GB"/>
                <w:rPrChange w:id="11154" w:author="Mario Ezequiel Scott" w:date="2019-12-29T19:14:00Z">
                  <w:rPr>
                    <w:del w:id="11155" w:author="tedo gogoladze" w:date="2020-01-05T00:04:00Z"/>
                    <w:rFonts w:ascii="Calibri" w:eastAsia="Times New Roman" w:hAnsi="Calibri" w:cs="Calibri"/>
                    <w:color w:val="000000"/>
                    <w:sz w:val="20"/>
                    <w:szCs w:val="20"/>
                  </w:rPr>
                </w:rPrChange>
              </w:rPr>
            </w:pPr>
            <w:del w:id="11156" w:author="tedo gogoladze" w:date="2020-01-05T00:04:00Z">
              <w:r w:rsidRPr="004A4B49" w:rsidDel="00DF5A99">
                <w:rPr>
                  <w:rFonts w:ascii="Calibri" w:eastAsia="Times New Roman" w:hAnsi="Calibri" w:cs="Calibri"/>
                  <w:color w:val="000000"/>
                  <w:sz w:val="20"/>
                  <w:szCs w:val="20"/>
                  <w:lang w:val="en-GB"/>
                  <w:rPrChange w:id="11157" w:author="Mario Ezequiel Scott" w:date="2019-12-29T19:14:00Z">
                    <w:rPr>
                      <w:rFonts w:ascii="Calibri" w:eastAsia="Times New Roman" w:hAnsi="Calibri" w:cs="Calibri"/>
                      <w:color w:val="000000"/>
                      <w:sz w:val="20"/>
                      <w:szCs w:val="20"/>
                    </w:rPr>
                  </w:rPrChange>
                </w:rPr>
                <w:delText>Understanding: sequential</w:delText>
              </w:r>
            </w:del>
          </w:p>
        </w:tc>
        <w:tc>
          <w:tcPr>
            <w:tcW w:w="1360" w:type="dxa"/>
            <w:tcBorders>
              <w:top w:val="nil"/>
              <w:left w:val="nil"/>
              <w:bottom w:val="single" w:sz="4" w:space="0" w:color="auto"/>
              <w:right w:val="single" w:sz="4" w:space="0" w:color="auto"/>
            </w:tcBorders>
            <w:shd w:val="clear" w:color="000000" w:fill="D9E1F2"/>
            <w:vAlign w:val="bottom"/>
            <w:hideMark/>
          </w:tcPr>
          <w:p w14:paraId="3C680381" w14:textId="70913868" w:rsidR="008D7226" w:rsidRPr="004A4B49" w:rsidDel="00DF5A99" w:rsidRDefault="008D7226" w:rsidP="00794694">
            <w:pPr>
              <w:spacing w:after="0"/>
              <w:rPr>
                <w:del w:id="11158" w:author="tedo gogoladze" w:date="2020-01-05T00:04:00Z"/>
                <w:rFonts w:ascii="Calibri" w:eastAsia="Times New Roman" w:hAnsi="Calibri" w:cs="Calibri"/>
                <w:color w:val="000000"/>
                <w:sz w:val="20"/>
                <w:szCs w:val="20"/>
                <w:lang w:val="en-GB"/>
                <w:rPrChange w:id="11159" w:author="Mario Ezequiel Scott" w:date="2019-12-29T19:14:00Z">
                  <w:rPr>
                    <w:del w:id="11160" w:author="tedo gogoladze" w:date="2020-01-05T00:04:00Z"/>
                    <w:rFonts w:ascii="Calibri" w:eastAsia="Times New Roman" w:hAnsi="Calibri" w:cs="Calibri"/>
                    <w:color w:val="000000"/>
                    <w:sz w:val="20"/>
                    <w:szCs w:val="20"/>
                  </w:rPr>
                </w:rPrChange>
              </w:rPr>
            </w:pPr>
            <w:del w:id="11161" w:author="tedo gogoladze" w:date="2020-01-05T00:04:00Z">
              <w:r w:rsidRPr="004A4B49" w:rsidDel="00DF5A99">
                <w:rPr>
                  <w:rFonts w:ascii="Calibri" w:eastAsia="Times New Roman" w:hAnsi="Calibri" w:cs="Calibri"/>
                  <w:color w:val="000000"/>
                  <w:sz w:val="20"/>
                  <w:szCs w:val="20"/>
                  <w:lang w:val="en-GB"/>
                  <w:rPrChange w:id="11162" w:author="Mario Ezequiel Scott" w:date="2019-12-29T19:14:00Z">
                    <w:rPr>
                      <w:rFonts w:ascii="Calibri" w:eastAsia="Times New Roman" w:hAnsi="Calibri" w:cs="Calibri"/>
                      <w:color w:val="000000"/>
                      <w:sz w:val="20"/>
                      <w:szCs w:val="20"/>
                    </w:rPr>
                  </w:rPrChange>
                </w:rPr>
                <w:delText>priority: high</w:delText>
              </w:r>
            </w:del>
          </w:p>
        </w:tc>
        <w:tc>
          <w:tcPr>
            <w:tcW w:w="1360" w:type="dxa"/>
            <w:tcBorders>
              <w:top w:val="nil"/>
              <w:left w:val="nil"/>
              <w:bottom w:val="single" w:sz="4" w:space="0" w:color="auto"/>
              <w:right w:val="single" w:sz="4" w:space="0" w:color="auto"/>
            </w:tcBorders>
            <w:shd w:val="clear" w:color="000000" w:fill="D9E1F2"/>
            <w:vAlign w:val="bottom"/>
            <w:hideMark/>
          </w:tcPr>
          <w:p w14:paraId="7D5B3537" w14:textId="0EF39DA1" w:rsidR="008D7226" w:rsidRPr="004A4B49" w:rsidDel="00DF5A99" w:rsidRDefault="008D7226" w:rsidP="00794694">
            <w:pPr>
              <w:spacing w:after="0"/>
              <w:rPr>
                <w:del w:id="11163" w:author="tedo gogoladze" w:date="2020-01-05T00:04:00Z"/>
                <w:rFonts w:ascii="Calibri" w:eastAsia="Times New Roman" w:hAnsi="Calibri" w:cs="Calibri"/>
                <w:color w:val="000000"/>
                <w:sz w:val="20"/>
                <w:szCs w:val="20"/>
                <w:lang w:val="en-GB"/>
                <w:rPrChange w:id="11164" w:author="Mario Ezequiel Scott" w:date="2019-12-29T19:14:00Z">
                  <w:rPr>
                    <w:del w:id="11165" w:author="tedo gogoladze" w:date="2020-01-05T00:04:00Z"/>
                    <w:rFonts w:ascii="Calibri" w:eastAsia="Times New Roman" w:hAnsi="Calibri" w:cs="Calibri"/>
                    <w:color w:val="000000"/>
                    <w:sz w:val="20"/>
                    <w:szCs w:val="20"/>
                  </w:rPr>
                </w:rPrChange>
              </w:rPr>
            </w:pPr>
            <w:del w:id="11166" w:author="tedo gogoladze" w:date="2020-01-05T00:04:00Z">
              <w:r w:rsidRPr="004A4B49" w:rsidDel="00DF5A99">
                <w:rPr>
                  <w:rFonts w:ascii="Calibri" w:eastAsia="Times New Roman" w:hAnsi="Calibri" w:cs="Calibri"/>
                  <w:color w:val="000000"/>
                  <w:sz w:val="20"/>
                  <w:szCs w:val="20"/>
                  <w:lang w:val="en-GB"/>
                  <w:rPrChange w:id="11167" w:author="Mario Ezequiel Scott" w:date="2019-12-29T19:14:00Z">
                    <w:rPr>
                      <w:rFonts w:ascii="Calibri" w:eastAsia="Times New Roman" w:hAnsi="Calibri" w:cs="Calibri"/>
                      <w:color w:val="000000"/>
                      <w:sz w:val="20"/>
                      <w:szCs w:val="20"/>
                    </w:rPr>
                  </w:rPrChange>
                </w:rPr>
                <w:delText>No: neuroticism</w:delText>
              </w:r>
            </w:del>
          </w:p>
        </w:tc>
        <w:tc>
          <w:tcPr>
            <w:tcW w:w="1780" w:type="dxa"/>
            <w:tcBorders>
              <w:top w:val="nil"/>
              <w:left w:val="nil"/>
              <w:bottom w:val="single" w:sz="4" w:space="0" w:color="auto"/>
              <w:right w:val="single" w:sz="4" w:space="0" w:color="auto"/>
            </w:tcBorders>
            <w:shd w:val="clear" w:color="000000" w:fill="D9E1F2"/>
            <w:vAlign w:val="bottom"/>
            <w:hideMark/>
          </w:tcPr>
          <w:p w14:paraId="2F157884" w14:textId="2CDF8134" w:rsidR="008D7226" w:rsidRPr="004A4B49" w:rsidDel="00DF5A99" w:rsidRDefault="008D7226" w:rsidP="00794694">
            <w:pPr>
              <w:spacing w:after="0"/>
              <w:rPr>
                <w:del w:id="11168" w:author="tedo gogoladze" w:date="2020-01-05T00:04:00Z"/>
                <w:rFonts w:ascii="Calibri" w:eastAsia="Times New Roman" w:hAnsi="Calibri" w:cs="Calibri"/>
                <w:color w:val="000000"/>
                <w:sz w:val="20"/>
                <w:szCs w:val="20"/>
                <w:lang w:val="en-GB"/>
                <w:rPrChange w:id="11169" w:author="Mario Ezequiel Scott" w:date="2019-12-29T19:14:00Z">
                  <w:rPr>
                    <w:del w:id="11170" w:author="tedo gogoladze" w:date="2020-01-05T00:04:00Z"/>
                    <w:rFonts w:ascii="Calibri" w:eastAsia="Times New Roman" w:hAnsi="Calibri" w:cs="Calibri"/>
                    <w:color w:val="000000"/>
                    <w:sz w:val="20"/>
                    <w:szCs w:val="20"/>
                  </w:rPr>
                </w:rPrChange>
              </w:rPr>
            </w:pPr>
            <w:del w:id="11171" w:author="tedo gogoladze" w:date="2020-01-05T00:04:00Z">
              <w:r w:rsidRPr="004A4B49" w:rsidDel="00DF5A99">
                <w:rPr>
                  <w:rFonts w:ascii="Calibri" w:eastAsia="Times New Roman" w:hAnsi="Calibri" w:cs="Calibri"/>
                  <w:color w:val="000000"/>
                  <w:sz w:val="20"/>
                  <w:szCs w:val="20"/>
                  <w:lang w:val="en-GB"/>
                  <w:rPrChange w:id="11172" w:author="Mario Ezequiel Scott" w:date="2019-12-29T19:14:00Z">
                    <w:rPr>
                      <w:rFonts w:ascii="Calibri" w:eastAsia="Times New Roman" w:hAnsi="Calibri" w:cs="Calibri"/>
                      <w:color w:val="000000"/>
                      <w:sz w:val="20"/>
                      <w:szCs w:val="20"/>
                    </w:rPr>
                  </w:rPrChange>
                </w:rPr>
                <w:delText> </w:delText>
              </w:r>
            </w:del>
          </w:p>
        </w:tc>
        <w:tc>
          <w:tcPr>
            <w:tcW w:w="1760" w:type="dxa"/>
            <w:tcBorders>
              <w:top w:val="nil"/>
              <w:left w:val="nil"/>
              <w:bottom w:val="single" w:sz="4" w:space="0" w:color="auto"/>
              <w:right w:val="single" w:sz="4" w:space="0" w:color="auto"/>
            </w:tcBorders>
            <w:shd w:val="clear" w:color="000000" w:fill="D9E1F2"/>
            <w:vAlign w:val="bottom"/>
            <w:hideMark/>
          </w:tcPr>
          <w:p w14:paraId="65BD2B67" w14:textId="7A5B86E9" w:rsidR="008D7226" w:rsidRPr="004A4B49" w:rsidDel="00DF5A99" w:rsidRDefault="008D7226" w:rsidP="00794694">
            <w:pPr>
              <w:spacing w:after="0"/>
              <w:rPr>
                <w:del w:id="11173" w:author="tedo gogoladze" w:date="2020-01-05T00:04:00Z"/>
                <w:rFonts w:ascii="Calibri" w:eastAsia="Times New Roman" w:hAnsi="Calibri" w:cs="Calibri"/>
                <w:color w:val="000000"/>
                <w:sz w:val="20"/>
                <w:szCs w:val="20"/>
                <w:lang w:val="en-GB"/>
                <w:rPrChange w:id="11174" w:author="Mario Ezequiel Scott" w:date="2019-12-29T19:14:00Z">
                  <w:rPr>
                    <w:del w:id="11175" w:author="tedo gogoladze" w:date="2020-01-05T00:04:00Z"/>
                    <w:rFonts w:ascii="Calibri" w:eastAsia="Times New Roman" w:hAnsi="Calibri" w:cs="Calibri"/>
                    <w:color w:val="000000"/>
                    <w:sz w:val="20"/>
                    <w:szCs w:val="20"/>
                  </w:rPr>
                </w:rPrChange>
              </w:rPr>
            </w:pPr>
            <w:del w:id="11176" w:author="tedo gogoladze" w:date="2020-01-05T00:04:00Z">
              <w:r w:rsidRPr="004A4B49" w:rsidDel="00DF5A99">
                <w:rPr>
                  <w:rFonts w:ascii="Calibri" w:eastAsia="Times New Roman" w:hAnsi="Calibri" w:cs="Calibri"/>
                  <w:color w:val="000000"/>
                  <w:sz w:val="20"/>
                  <w:szCs w:val="20"/>
                  <w:lang w:val="en-GB"/>
                  <w:rPrChange w:id="11177" w:author="Mario Ezequiel Scott" w:date="2019-12-29T19:14:00Z">
                    <w:rPr>
                      <w:rFonts w:ascii="Calibri" w:eastAsia="Times New Roman" w:hAnsi="Calibri" w:cs="Calibri"/>
                      <w:color w:val="000000"/>
                      <w:sz w:val="20"/>
                      <w:szCs w:val="20"/>
                    </w:rPr>
                  </w:rPrChange>
                </w:rPr>
                <w:delText> </w:delText>
              </w:r>
            </w:del>
          </w:p>
        </w:tc>
      </w:tr>
    </w:tbl>
    <w:p w14:paraId="4BB76141" w14:textId="598DC3A8" w:rsidR="008D7226" w:rsidRPr="004A4B49" w:rsidDel="00DF5A99" w:rsidRDefault="008D7226" w:rsidP="008D7226">
      <w:pPr>
        <w:rPr>
          <w:del w:id="11178" w:author="tedo gogoladze" w:date="2020-01-05T00:04:00Z"/>
          <w:rFonts w:cstheme="minorHAnsi"/>
          <w:lang w:val="en-GB"/>
          <w:rPrChange w:id="11179" w:author="Mario Ezequiel Scott" w:date="2019-12-29T19:14:00Z">
            <w:rPr>
              <w:del w:id="11180" w:author="tedo gogoladze" w:date="2020-01-05T00:04:00Z"/>
              <w:rFonts w:cstheme="minorHAnsi"/>
            </w:rPr>
          </w:rPrChange>
        </w:rPr>
      </w:pPr>
      <w:del w:id="11181" w:author="tedo gogoladze" w:date="2020-01-05T00:04:00Z">
        <w:r w:rsidRPr="004A4B49" w:rsidDel="00DF5A99">
          <w:rPr>
            <w:rFonts w:cstheme="minorHAnsi"/>
            <w:lang w:val="en-GB"/>
            <w:rPrChange w:id="11182" w:author="Mario Ezequiel Scott" w:date="2019-12-29T19:14:00Z">
              <w:rPr>
                <w:rFonts w:cstheme="minorHAnsi"/>
              </w:rPr>
            </w:rPrChange>
          </w:rPr>
          <w:delText xml:space="preserve">Table </w:delText>
        </w:r>
        <w:r w:rsidR="006344A5" w:rsidRPr="004A4B49" w:rsidDel="00DF5A99">
          <w:rPr>
            <w:rFonts w:cstheme="minorHAnsi"/>
            <w:lang w:val="en-GB"/>
            <w:rPrChange w:id="11183" w:author="Mario Ezequiel Scott" w:date="2019-12-29T19:14:00Z">
              <w:rPr>
                <w:rFonts w:cstheme="minorHAnsi"/>
              </w:rPr>
            </w:rPrChange>
          </w:rPr>
          <w:delText>22</w:delText>
        </w:r>
        <w:r w:rsidRPr="004A4B49" w:rsidDel="00DF5A99">
          <w:rPr>
            <w:rFonts w:cstheme="minorHAnsi"/>
            <w:lang w:val="en-GB"/>
            <w:rPrChange w:id="11184" w:author="Mario Ezequiel Scott" w:date="2019-12-29T19:14:00Z">
              <w:rPr>
                <w:rFonts w:cstheme="minorHAnsi"/>
              </w:rPr>
            </w:rPrChange>
          </w:rPr>
          <w:delText>. Combined association rules of E.Scott and correlated Big 5 Personality traits.</w:delText>
        </w:r>
      </w:del>
    </w:p>
    <w:p w14:paraId="5DA4B885" w14:textId="23F1976E" w:rsidR="00722016" w:rsidRPr="004A4B49" w:rsidRDefault="006F31BA" w:rsidP="00850B7B">
      <w:pPr>
        <w:rPr>
          <w:rFonts w:cstheme="minorHAnsi"/>
          <w:lang w:val="en-GB"/>
          <w:rPrChange w:id="11185" w:author="Mario Ezequiel Scott" w:date="2019-12-29T19:14:00Z">
            <w:rPr>
              <w:rFonts w:cstheme="minorHAnsi"/>
            </w:rPr>
          </w:rPrChange>
        </w:rPr>
      </w:pPr>
      <w:del w:id="11186" w:author="tedo gogoladze" w:date="2020-01-05T00:04:00Z">
        <w:r w:rsidRPr="004A4B49" w:rsidDel="00DF5A99">
          <w:rPr>
            <w:rFonts w:cstheme="minorHAnsi"/>
            <w:lang w:val="en-GB"/>
            <w:rPrChange w:id="11187" w:author="Mario Ezequiel Scott" w:date="2019-12-29T19:14:00Z">
              <w:rPr>
                <w:rFonts w:cstheme="minorHAnsi"/>
              </w:rPr>
            </w:rPrChange>
          </w:rPr>
          <w:delText xml:space="preserve">Within this research validation, </w:delText>
        </w:r>
        <w:r w:rsidR="00113342" w:rsidRPr="004A4B49" w:rsidDel="00DF5A99">
          <w:rPr>
            <w:rFonts w:cstheme="minorHAnsi"/>
            <w:lang w:val="en-GB"/>
            <w:rPrChange w:id="11188" w:author="Mario Ezequiel Scott" w:date="2019-12-29T19:14:00Z">
              <w:rPr>
                <w:rFonts w:cstheme="minorHAnsi"/>
              </w:rPr>
            </w:rPrChange>
          </w:rPr>
          <w:delText xml:space="preserve">the same association rules were used, as discussed in the previous chapter. Only difference is, that here, </w:delText>
        </w:r>
        <w:r w:rsidR="0024283D" w:rsidRPr="004A4B49" w:rsidDel="00DF5A99">
          <w:rPr>
            <w:rFonts w:cstheme="minorHAnsi"/>
            <w:lang w:val="en-GB"/>
            <w:rPrChange w:id="11189" w:author="Mario Ezequiel Scott" w:date="2019-12-29T19:14:00Z">
              <w:rPr>
                <w:rFonts w:cstheme="minorHAnsi"/>
              </w:rPr>
            </w:rPrChange>
          </w:rPr>
          <w:delText xml:space="preserve">for the proper data representation, </w:delText>
        </w:r>
        <w:r w:rsidR="00113342" w:rsidRPr="004A4B49" w:rsidDel="00DF5A99">
          <w:rPr>
            <w:rFonts w:cstheme="minorHAnsi"/>
            <w:lang w:val="en-GB"/>
            <w:rPrChange w:id="11190" w:author="Mario Ezequiel Scott" w:date="2019-12-29T19:14:00Z">
              <w:rPr>
                <w:rFonts w:cstheme="minorHAnsi"/>
              </w:rPr>
            </w:rPrChange>
          </w:rPr>
          <w:delText xml:space="preserve">minimum frequency threshold value has been decreased, due to the fact that more than half of the dataset records are related to only one specific metric (status). </w:delText>
        </w:r>
        <w:r w:rsidR="000A3D7E" w:rsidRPr="004A4B49" w:rsidDel="00DF5A99">
          <w:rPr>
            <w:rFonts w:cstheme="minorHAnsi"/>
            <w:lang w:val="en-GB"/>
            <w:rPrChange w:id="11191" w:author="Mario Ezequiel Scott" w:date="2019-12-29T19:14:00Z">
              <w:rPr>
                <w:rFonts w:cstheme="minorHAnsi"/>
              </w:rPr>
            </w:rPrChange>
          </w:rPr>
          <w:delText>Minimum value of s</w:delText>
        </w:r>
        <w:r w:rsidR="00113342" w:rsidRPr="004A4B49" w:rsidDel="00DF5A99">
          <w:rPr>
            <w:rFonts w:cstheme="minorHAnsi"/>
            <w:lang w:val="en-GB"/>
            <w:rPrChange w:id="11192" w:author="Mario Ezequiel Scott" w:date="2019-12-29T19:14:00Z">
              <w:rPr>
                <w:rFonts w:cstheme="minorHAnsi"/>
              </w:rPr>
            </w:rPrChange>
          </w:rPr>
          <w:delText>upport and confidence</w:delText>
        </w:r>
        <w:r w:rsidR="000A3D7E" w:rsidRPr="004A4B49" w:rsidDel="00DF5A99">
          <w:rPr>
            <w:rFonts w:cstheme="minorHAnsi"/>
            <w:lang w:val="en-GB"/>
            <w:rPrChange w:id="11193" w:author="Mario Ezequiel Scott" w:date="2019-12-29T19:14:00Z">
              <w:rPr>
                <w:rFonts w:cstheme="minorHAnsi"/>
              </w:rPr>
            </w:rPrChange>
          </w:rPr>
          <w:delText xml:space="preserve"> </w:delText>
        </w:r>
        <w:r w:rsidR="00113342" w:rsidRPr="004A4B49" w:rsidDel="00DF5A99">
          <w:rPr>
            <w:rFonts w:cstheme="minorHAnsi"/>
            <w:lang w:val="en-GB"/>
            <w:rPrChange w:id="11194" w:author="Mario Ezequiel Scott" w:date="2019-12-29T19:14:00Z">
              <w:rPr>
                <w:rFonts w:cstheme="minorHAnsi"/>
              </w:rPr>
            </w:rPrChange>
          </w:rPr>
          <w:delText>have been altered respectively</w:delText>
        </w:r>
        <w:r w:rsidR="000A3D7E" w:rsidRPr="004A4B49" w:rsidDel="00DF5A99">
          <w:rPr>
            <w:rFonts w:cstheme="minorHAnsi"/>
            <w:lang w:val="en-GB"/>
            <w:rPrChange w:id="11195" w:author="Mario Ezequiel Scott" w:date="2019-12-29T19:14:00Z">
              <w:rPr>
                <w:rFonts w:cstheme="minorHAnsi"/>
              </w:rPr>
            </w:rPrChange>
          </w:rPr>
          <w:delText xml:space="preserve">, and </w:delText>
        </w:r>
        <w:r w:rsidR="00411693" w:rsidRPr="004A4B49" w:rsidDel="00DF5A99">
          <w:rPr>
            <w:rFonts w:cstheme="minorHAnsi"/>
            <w:lang w:val="en-GB"/>
            <w:rPrChange w:id="11196" w:author="Mario Ezequiel Scott" w:date="2019-12-29T19:14:00Z">
              <w:rPr>
                <w:rFonts w:cstheme="minorHAnsi"/>
              </w:rPr>
            </w:rPrChange>
          </w:rPr>
          <w:delText>then performed the same association rules minimg techniques as in the previous chapters. A</w:delText>
        </w:r>
        <w:r w:rsidR="000A3D7E" w:rsidRPr="004A4B49" w:rsidDel="00DF5A99">
          <w:rPr>
            <w:rFonts w:cstheme="minorHAnsi"/>
            <w:lang w:val="en-GB"/>
            <w:rPrChange w:id="11197" w:author="Mario Ezequiel Scott" w:date="2019-12-29T19:14:00Z">
              <w:rPr>
                <w:rFonts w:cstheme="minorHAnsi"/>
              </w:rPr>
            </w:rPrChange>
          </w:rPr>
          <w:delText xml:space="preserve">s the result, </w:delText>
        </w:r>
        <w:r w:rsidR="00C0072F" w:rsidRPr="004A4B49" w:rsidDel="00DF5A99">
          <w:rPr>
            <w:rFonts w:cstheme="minorHAnsi"/>
            <w:lang w:val="en-GB"/>
            <w:rPrChange w:id="11198" w:author="Mario Ezequiel Scott" w:date="2019-12-29T19:14:00Z">
              <w:rPr>
                <w:rFonts w:cstheme="minorHAnsi"/>
              </w:rPr>
            </w:rPrChange>
          </w:rPr>
          <w:delText xml:space="preserve">the association rules function checks the association rules that was generated respectively from the original rules of E.Scott and E.Siddiquei. As the table 9 shows, there are 1 or 2 association rules respective to each of the original association rule. If at least one of these two or one rule is frequent on the base of the new defined threshold of support and reliable enough based on the confidence value provided, then the rule will be counted as Validated. If none of the rules respective of the original rule is frequent or reliable enough, then this rule will be labeled as Not Validated. The results of this association rules analysis is shown on Table 9. Apparently, more than the half of these research rules ahve been validated successfully (16), while the rest of the rules (14) found to be </w:delText>
        </w:r>
        <w:r w:rsidR="00F10D7F" w:rsidRPr="004A4B49" w:rsidDel="00DF5A99">
          <w:rPr>
            <w:rFonts w:cstheme="minorHAnsi"/>
            <w:lang w:val="en-GB"/>
            <w:rPrChange w:id="11199" w:author="Mario Ezequiel Scott" w:date="2019-12-29T19:14:00Z">
              <w:rPr>
                <w:rFonts w:cstheme="minorHAnsi"/>
              </w:rPr>
            </w:rPrChange>
          </w:rPr>
          <w:delText>not frequent or reliable based on the datasets used within this research.</w:delText>
        </w:r>
      </w:del>
    </w:p>
    <w:p w14:paraId="3D03C84E" w14:textId="0E88F8A8" w:rsidR="005268D3" w:rsidRPr="008A1EBF" w:rsidRDefault="00AE701F">
      <w:pPr>
        <w:pStyle w:val="Heading1"/>
      </w:pPr>
      <w:bookmarkStart w:id="11200" w:name="_Toc29215314"/>
      <w:r w:rsidRPr="009A4FA7">
        <w:lastRenderedPageBreak/>
        <w:t>Discussions</w:t>
      </w:r>
      <w:bookmarkEnd w:id="11200"/>
    </w:p>
    <w:p w14:paraId="4176CA62" w14:textId="45DC8E29" w:rsidR="00612697" w:rsidRDefault="004C46C8" w:rsidP="00EC6E62">
      <w:pPr>
        <w:rPr>
          <w:ins w:id="11201" w:author="tedo gogoladze" w:date="2020-01-05T01:14:00Z"/>
          <w:rFonts w:cs="Times New Roman"/>
          <w:lang w:val="en-GB"/>
        </w:rPr>
      </w:pPr>
      <w:ins w:id="11202" w:author="tedo gogoladze" w:date="2020-01-05T01:26:00Z">
        <w:r>
          <w:rPr>
            <w:rFonts w:cs="Times New Roman"/>
            <w:lang w:val="en-GB"/>
          </w:rPr>
          <w:t xml:space="preserve">In this chapter the results of the research </w:t>
        </w:r>
      </w:ins>
      <w:ins w:id="11203" w:author="tedo gogoladze" w:date="2020-01-05T01:28:00Z">
        <w:r>
          <w:rPr>
            <w:rFonts w:cs="Times New Roman"/>
            <w:lang w:val="en-GB"/>
          </w:rPr>
          <w:t xml:space="preserve">questions </w:t>
        </w:r>
      </w:ins>
      <w:ins w:id="11204" w:author="tedo gogoladze" w:date="2020-01-05T01:26:00Z">
        <w:r>
          <w:rPr>
            <w:rFonts w:cs="Times New Roman"/>
            <w:lang w:val="en-GB"/>
          </w:rPr>
          <w:t xml:space="preserve">are </w:t>
        </w:r>
      </w:ins>
      <w:ins w:id="11205" w:author="tedo gogoladze" w:date="2020-01-05T01:27:00Z">
        <w:r>
          <w:rPr>
            <w:rFonts w:cs="Times New Roman"/>
            <w:lang w:val="en-GB"/>
          </w:rPr>
          <w:t xml:space="preserve">explained in </w:t>
        </w:r>
      </w:ins>
      <w:ins w:id="11206" w:author="tedo gogoladze" w:date="2020-01-05T01:28:00Z">
        <w:r>
          <w:rPr>
            <w:rFonts w:cs="Times New Roman"/>
            <w:lang w:val="en-GB"/>
          </w:rPr>
          <w:t xml:space="preserve">more </w:t>
        </w:r>
      </w:ins>
      <w:ins w:id="11207" w:author="tedo gogoladze" w:date="2020-01-05T01:27:00Z">
        <w:r>
          <w:rPr>
            <w:rFonts w:cs="Times New Roman"/>
            <w:lang w:val="en-GB"/>
          </w:rPr>
          <w:t>detail</w:t>
        </w:r>
      </w:ins>
      <w:ins w:id="11208" w:author="tedo gogoladze" w:date="2020-01-05T01:28:00Z">
        <w:r>
          <w:rPr>
            <w:rFonts w:cs="Times New Roman"/>
            <w:lang w:val="en-GB"/>
          </w:rPr>
          <w:t xml:space="preserve"> and</w:t>
        </w:r>
      </w:ins>
      <w:ins w:id="11209" w:author="tedo gogoladze" w:date="2020-01-05T01:27:00Z">
        <w:r>
          <w:rPr>
            <w:rFonts w:cs="Times New Roman"/>
            <w:lang w:val="en-GB"/>
          </w:rPr>
          <w:t xml:space="preserve"> the perspectives </w:t>
        </w:r>
      </w:ins>
      <w:ins w:id="11210" w:author="tedo gogoladze" w:date="2020-01-05T01:28:00Z">
        <w:r>
          <w:rPr>
            <w:rFonts w:cs="Times New Roman"/>
            <w:lang w:val="en-GB"/>
          </w:rPr>
          <w:t>and</w:t>
        </w:r>
      </w:ins>
      <w:ins w:id="11211" w:author="tedo gogoladze" w:date="2020-01-05T01:27:00Z">
        <w:r>
          <w:rPr>
            <w:rFonts w:cs="Times New Roman"/>
            <w:lang w:val="en-GB"/>
          </w:rPr>
          <w:t xml:space="preserve"> the applications </w:t>
        </w:r>
      </w:ins>
      <w:ins w:id="11212" w:author="tedo gogoladze" w:date="2020-01-05T01:28:00Z">
        <w:r>
          <w:rPr>
            <w:rFonts w:cs="Times New Roman"/>
            <w:lang w:val="en-GB"/>
          </w:rPr>
          <w:t xml:space="preserve">of the research </w:t>
        </w:r>
      </w:ins>
      <w:ins w:id="11213" w:author="tedo gogoladze" w:date="2020-01-05T01:27:00Z">
        <w:r>
          <w:rPr>
            <w:rFonts w:cs="Times New Roman"/>
            <w:lang w:val="en-GB"/>
          </w:rPr>
          <w:t>are discussed</w:t>
        </w:r>
      </w:ins>
      <w:ins w:id="11214" w:author="tedo gogoladze" w:date="2020-01-05T01:28:00Z">
        <w:r>
          <w:rPr>
            <w:rFonts w:cs="Times New Roman"/>
            <w:lang w:val="en-GB"/>
          </w:rPr>
          <w:t>.</w:t>
        </w:r>
      </w:ins>
    </w:p>
    <w:p w14:paraId="52C6D948" w14:textId="572EEF6A" w:rsidR="00F77388" w:rsidRDefault="00924D00" w:rsidP="00EC6E62">
      <w:pPr>
        <w:rPr>
          <w:ins w:id="11215" w:author="tedo gogoladze" w:date="2020-01-06T11:55:00Z"/>
          <w:rFonts w:cs="Times New Roman"/>
          <w:lang w:val="en-GB"/>
        </w:rPr>
      </w:pPr>
      <w:r w:rsidRPr="004A4B49">
        <w:rPr>
          <w:rFonts w:cs="Times New Roman"/>
          <w:lang w:val="en-GB"/>
          <w:rPrChange w:id="11216" w:author="Mario Ezequiel Scott" w:date="2019-12-29T19:14:00Z">
            <w:rPr>
              <w:rFonts w:cs="Times New Roman"/>
              <w:lang w:val="en-US"/>
            </w:rPr>
          </w:rPrChange>
        </w:rPr>
        <w:t>This research aimed to study the relation of developers</w:t>
      </w:r>
      <w:r w:rsidR="00704395" w:rsidRPr="004A4B49">
        <w:rPr>
          <w:rFonts w:cs="Times New Roman"/>
          <w:lang w:val="en-GB"/>
          <w:rPrChange w:id="11217" w:author="Mario Ezequiel Scott" w:date="2019-12-29T19:14:00Z">
            <w:rPr>
              <w:rFonts w:cs="Times New Roman"/>
              <w:lang w:val="en-US"/>
            </w:rPr>
          </w:rPrChange>
        </w:rPr>
        <w:t>`</w:t>
      </w:r>
      <w:r w:rsidRPr="004A4B49">
        <w:rPr>
          <w:rFonts w:cs="Times New Roman"/>
          <w:lang w:val="en-GB"/>
          <w:rPrChange w:id="11218" w:author="Mario Ezequiel Scott" w:date="2019-12-29T19:14:00Z">
            <w:rPr>
              <w:rFonts w:cs="Times New Roman"/>
              <w:lang w:val="en-US"/>
            </w:rPr>
          </w:rPrChange>
        </w:rPr>
        <w:t xml:space="preserve"> personality </w:t>
      </w:r>
      <w:r w:rsidR="005C747D" w:rsidRPr="004A4B49">
        <w:rPr>
          <w:rFonts w:cs="Times New Roman"/>
          <w:lang w:val="en-GB"/>
          <w:rPrChange w:id="11219" w:author="Mario Ezequiel Scott" w:date="2019-12-29T19:14:00Z">
            <w:rPr>
              <w:rFonts w:cs="Times New Roman"/>
              <w:lang w:val="en-US"/>
            </w:rPr>
          </w:rPrChange>
        </w:rPr>
        <w:t xml:space="preserve">and the metrics of </w:t>
      </w:r>
      <w:del w:id="11220" w:author="tedo gogoladze" w:date="2020-01-06T13:35:00Z">
        <w:r w:rsidR="005C747D" w:rsidRPr="004A4B49" w:rsidDel="00623AD7">
          <w:rPr>
            <w:rFonts w:cs="Times New Roman"/>
            <w:lang w:val="en-GB"/>
            <w:rPrChange w:id="11221" w:author="Mario Ezequiel Scott" w:date="2019-12-29T19:14:00Z">
              <w:rPr>
                <w:rFonts w:cs="Times New Roman"/>
                <w:lang w:val="en-US"/>
              </w:rPr>
            </w:rPrChange>
          </w:rPr>
          <w:delText xml:space="preserve">agile </w:delText>
        </w:r>
      </w:del>
      <w:r w:rsidR="005C747D" w:rsidRPr="004A4B49">
        <w:rPr>
          <w:rFonts w:cs="Times New Roman"/>
          <w:lang w:val="en-GB"/>
          <w:rPrChange w:id="11222" w:author="Mario Ezequiel Scott" w:date="2019-12-29T19:14:00Z">
            <w:rPr>
              <w:rFonts w:cs="Times New Roman"/>
              <w:lang w:val="en-US"/>
            </w:rPr>
          </w:rPrChange>
        </w:rPr>
        <w:t>software development</w:t>
      </w:r>
      <w:r w:rsidR="009243F9" w:rsidRPr="004A4B49">
        <w:rPr>
          <w:rFonts w:cs="Times New Roman"/>
          <w:lang w:val="en-GB"/>
          <w:rPrChange w:id="11223" w:author="Mario Ezequiel Scott" w:date="2019-12-29T19:14:00Z">
            <w:rPr>
              <w:rFonts w:cs="Times New Roman"/>
              <w:lang w:val="en-US"/>
            </w:rPr>
          </w:rPrChange>
        </w:rPr>
        <w:t>. A</w:t>
      </w:r>
      <w:r w:rsidR="00893355" w:rsidRPr="004A4B49">
        <w:rPr>
          <w:rFonts w:cs="Times New Roman"/>
          <w:lang w:val="en-GB"/>
          <w:rPrChange w:id="11224" w:author="Mario Ezequiel Scott" w:date="2019-12-29T19:14:00Z">
            <w:rPr>
              <w:rFonts w:cs="Times New Roman"/>
              <w:lang w:val="en-US"/>
            </w:rPr>
          </w:rPrChange>
        </w:rPr>
        <w:t>s</w:t>
      </w:r>
      <w:r w:rsidR="009243F9" w:rsidRPr="004A4B49">
        <w:rPr>
          <w:rFonts w:cs="Times New Roman"/>
          <w:lang w:val="en-GB"/>
          <w:rPrChange w:id="11225" w:author="Mario Ezequiel Scott" w:date="2019-12-29T19:14:00Z">
            <w:rPr>
              <w:rFonts w:cs="Times New Roman"/>
              <w:lang w:val="en-US"/>
            </w:rPr>
          </w:rPrChange>
        </w:rPr>
        <w:t xml:space="preserve"> the results show, </w:t>
      </w:r>
      <w:r w:rsidR="008B0ED2" w:rsidRPr="004A4B49">
        <w:rPr>
          <w:rFonts w:cs="Times New Roman"/>
          <w:lang w:val="en-GB"/>
          <w:rPrChange w:id="11226" w:author="Mario Ezequiel Scott" w:date="2019-12-29T19:14:00Z">
            <w:rPr>
              <w:rFonts w:cs="Times New Roman"/>
              <w:lang w:val="en-US"/>
            </w:rPr>
          </w:rPrChange>
        </w:rPr>
        <w:t>there are some consistent patterns</w:t>
      </w:r>
      <w:r w:rsidR="00F77388" w:rsidRPr="004A4B49">
        <w:rPr>
          <w:rFonts w:cs="Times New Roman"/>
          <w:lang w:val="en-GB"/>
          <w:rPrChange w:id="11227" w:author="Mario Ezequiel Scott" w:date="2019-12-29T19:14:00Z">
            <w:rPr>
              <w:rFonts w:cs="Times New Roman"/>
              <w:lang w:val="en-US"/>
            </w:rPr>
          </w:rPrChange>
        </w:rPr>
        <w:t>.</w:t>
      </w:r>
    </w:p>
    <w:p w14:paraId="6E08484F" w14:textId="5C1260ED" w:rsidR="00E61499" w:rsidRPr="00E61499" w:rsidDel="00E61499" w:rsidRDefault="00E61499" w:rsidP="00EC6E62">
      <w:pPr>
        <w:rPr>
          <w:del w:id="11228" w:author="tedo gogoladze" w:date="2020-01-06T11:51:00Z"/>
          <w:lang w:val="en-GB"/>
          <w:rPrChange w:id="11229" w:author="tedo gogoladze" w:date="2020-01-06T11:49:00Z">
            <w:rPr>
              <w:del w:id="11230" w:author="tedo gogoladze" w:date="2020-01-06T11:51:00Z"/>
              <w:rFonts w:cs="Times New Roman"/>
              <w:lang w:val="en-US"/>
            </w:rPr>
          </w:rPrChange>
        </w:rPr>
      </w:pPr>
      <w:commentRangeStart w:id="11231"/>
      <w:commentRangeStart w:id="11232"/>
      <w:ins w:id="11233" w:author="tedo gogoladze" w:date="2020-01-06T11:55:00Z">
        <w:r>
          <w:rPr>
            <w:rFonts w:cs="Times New Roman"/>
            <w:noProof/>
            <w:lang w:val="en-GB"/>
          </w:rPr>
          <w:t>Notably,</w:t>
        </w:r>
        <w:commentRangeStart w:id="11234"/>
        <w:r w:rsidRPr="00862023">
          <w:rPr>
            <w:rFonts w:cs="Times New Roman"/>
            <w:noProof/>
            <w:lang w:val="en-GB"/>
          </w:rPr>
          <w:t xml:space="preserve"> the following personality traits association rules graphs is that the `status done` metric has the highest support due to the high availability of the respective data in the dataset, </w:t>
        </w:r>
        <w:r w:rsidRPr="009A4FA7">
          <w:rPr>
            <w:lang w:val="en-GB"/>
          </w:rPr>
          <w:t xml:space="preserve">more than half of the </w:t>
        </w:r>
        <w:proofErr w:type="spellStart"/>
        <w:r w:rsidRPr="009A4FA7">
          <w:rPr>
            <w:lang w:val="en-GB"/>
          </w:rPr>
          <w:t>jira</w:t>
        </w:r>
        <w:proofErr w:type="spellEnd"/>
        <w:r w:rsidRPr="009A4FA7">
          <w:rPr>
            <w:lang w:val="en-GB"/>
          </w:rPr>
          <w:t xml:space="preserve"> metrics observations are the `Task status`(~22k rows), and moreover, out of that ~22k rows, 17k are specifically with the `done` value.</w:t>
        </w:r>
        <w:commentRangeEnd w:id="11234"/>
        <w:r>
          <w:rPr>
            <w:rStyle w:val="CommentReference"/>
          </w:rPr>
          <w:commentReference w:id="11234"/>
        </w:r>
      </w:ins>
      <w:ins w:id="11235" w:author="tedo gogoladze" w:date="2020-01-06T11:51:00Z">
        <w:r>
          <w:rPr>
            <w:rFonts w:cs="Times New Roman"/>
            <w:lang w:val="en-GB"/>
          </w:rPr>
          <w:t xml:space="preserve"> </w:t>
        </w:r>
      </w:ins>
    </w:p>
    <w:p w14:paraId="0BF05586" w14:textId="08AE41DD" w:rsidR="00F77388" w:rsidRPr="004A4B49" w:rsidDel="00623AD7" w:rsidRDefault="00BB7091" w:rsidP="00623AD7">
      <w:pPr>
        <w:rPr>
          <w:del w:id="11236" w:author="tedo gogoladze" w:date="2020-01-06T13:42:00Z"/>
          <w:rFonts w:cs="Times New Roman"/>
          <w:lang w:val="en-GB"/>
          <w:rPrChange w:id="11237" w:author="Mario Ezequiel Scott" w:date="2019-12-29T19:14:00Z">
            <w:rPr>
              <w:del w:id="11238" w:author="tedo gogoladze" w:date="2020-01-06T13:42:00Z"/>
              <w:rFonts w:cs="Times New Roman"/>
              <w:lang w:val="en-US"/>
            </w:rPr>
          </w:rPrChange>
        </w:rPr>
        <w:pPrChange w:id="11239" w:author="tedo gogoladze" w:date="2020-01-06T13:42:00Z">
          <w:pPr/>
        </w:pPrChange>
      </w:pPr>
      <w:del w:id="11240" w:author="tedo gogoladze" w:date="2020-01-06T11:51:00Z">
        <w:r w:rsidRPr="004A4B49" w:rsidDel="00E61499">
          <w:rPr>
            <w:rFonts w:cs="Times New Roman"/>
            <w:lang w:val="en-GB"/>
            <w:rPrChange w:id="11241" w:author="Mario Ezequiel Scott" w:date="2019-12-29T19:14:00Z">
              <w:rPr>
                <w:rFonts w:cs="Times New Roman"/>
                <w:lang w:val="en-US"/>
              </w:rPr>
            </w:rPrChange>
          </w:rPr>
          <w:delText>First visible result of the analysis is that</w:delText>
        </w:r>
        <w:r w:rsidR="00452E76" w:rsidRPr="004A4B49" w:rsidDel="00E61499">
          <w:rPr>
            <w:rFonts w:cs="Times New Roman"/>
            <w:lang w:val="en-GB"/>
            <w:rPrChange w:id="11242" w:author="Mario Ezequiel Scott" w:date="2019-12-29T19:14:00Z">
              <w:rPr>
                <w:rFonts w:cs="Times New Roman"/>
                <w:lang w:val="en-US"/>
              </w:rPr>
            </w:rPrChange>
          </w:rPr>
          <w:delText xml:space="preserve"> </w:delText>
        </w:r>
        <w:r w:rsidR="00A92E50" w:rsidRPr="004A4B49" w:rsidDel="00E61499">
          <w:rPr>
            <w:rFonts w:cs="Times New Roman"/>
            <w:lang w:val="en-GB"/>
            <w:rPrChange w:id="11243" w:author="Mario Ezequiel Scott" w:date="2019-12-29T19:14:00Z">
              <w:rPr>
                <w:rFonts w:cs="Times New Roman"/>
                <w:lang w:val="en-US"/>
              </w:rPr>
            </w:rPrChange>
          </w:rPr>
          <w:delText>the developers tend to mark their tasks done</w:delText>
        </w:r>
        <w:r w:rsidR="00E22C66" w:rsidRPr="004A4B49" w:rsidDel="00E61499">
          <w:rPr>
            <w:rFonts w:cs="Times New Roman"/>
            <w:lang w:val="en-GB"/>
            <w:rPrChange w:id="11244" w:author="Mario Ezequiel Scott" w:date="2019-12-29T19:14:00Z">
              <w:rPr>
                <w:rFonts w:cs="Times New Roman"/>
                <w:lang w:val="en-US"/>
              </w:rPr>
            </w:rPrChange>
          </w:rPr>
          <w:delText xml:space="preserve"> within all the groups of the personality trait and the result.</w:delText>
        </w:r>
        <w:r w:rsidR="006163AD" w:rsidRPr="004A4B49" w:rsidDel="00E61499">
          <w:rPr>
            <w:rFonts w:cs="Times New Roman"/>
            <w:lang w:val="en-GB"/>
            <w:rPrChange w:id="11245" w:author="Mario Ezequiel Scott" w:date="2019-12-29T19:14:00Z">
              <w:rPr>
                <w:rFonts w:cs="Times New Roman"/>
                <w:lang w:val="en-US"/>
              </w:rPr>
            </w:rPrChange>
          </w:rPr>
          <w:delText xml:space="preserve"> </w:delText>
        </w:r>
      </w:del>
      <w:r w:rsidR="00742FC8" w:rsidRPr="004A4B49">
        <w:rPr>
          <w:rFonts w:cs="Times New Roman"/>
          <w:lang w:val="en-GB"/>
          <w:rPrChange w:id="11246" w:author="Mario Ezequiel Scott" w:date="2019-12-29T19:14:00Z">
            <w:rPr>
              <w:rFonts w:cs="Times New Roman"/>
              <w:lang w:val="en-US"/>
            </w:rPr>
          </w:rPrChange>
        </w:rPr>
        <w:t>Th</w:t>
      </w:r>
      <w:ins w:id="11247" w:author="tedo gogoladze" w:date="2020-01-06T11:51:00Z">
        <w:r w:rsidR="00E61499">
          <w:rPr>
            <w:rFonts w:cs="Times New Roman"/>
            <w:lang w:val="en-GB"/>
          </w:rPr>
          <w:t>is</w:t>
        </w:r>
      </w:ins>
      <w:del w:id="11248" w:author="tedo gogoladze" w:date="2020-01-06T11:51:00Z">
        <w:r w:rsidR="00742FC8" w:rsidRPr="004A4B49" w:rsidDel="00E61499">
          <w:rPr>
            <w:rFonts w:cs="Times New Roman"/>
            <w:lang w:val="en-GB"/>
            <w:rPrChange w:id="11249" w:author="Mario Ezequiel Scott" w:date="2019-12-29T19:14:00Z">
              <w:rPr>
                <w:rFonts w:cs="Times New Roman"/>
                <w:lang w:val="en-US"/>
              </w:rPr>
            </w:rPrChange>
          </w:rPr>
          <w:delText>at</w:delText>
        </w:r>
      </w:del>
      <w:r w:rsidR="00742FC8" w:rsidRPr="004A4B49">
        <w:rPr>
          <w:rFonts w:cs="Times New Roman"/>
          <w:lang w:val="en-GB"/>
          <w:rPrChange w:id="11250" w:author="Mario Ezequiel Scott" w:date="2019-12-29T19:14:00Z">
            <w:rPr>
              <w:rFonts w:cs="Times New Roman"/>
              <w:lang w:val="en-US"/>
            </w:rPr>
          </w:rPrChange>
        </w:rPr>
        <w:t xml:space="preserve"> </w:t>
      </w:r>
      <w:ins w:id="11251" w:author="tedo gogoladze" w:date="2020-01-06T11:51:00Z">
        <w:r w:rsidR="00E61499">
          <w:rPr>
            <w:rFonts w:cs="Times New Roman"/>
            <w:lang w:val="en-GB"/>
          </w:rPr>
          <w:t xml:space="preserve">can be </w:t>
        </w:r>
      </w:ins>
      <w:ins w:id="11252" w:author="tedo gogoladze" w:date="2020-01-06T11:52:00Z">
        <w:r w:rsidR="00E61499">
          <w:rPr>
            <w:rFonts w:cs="Times New Roman"/>
            <w:lang w:val="en-GB"/>
          </w:rPr>
          <w:t xml:space="preserve">interpreted as the </w:t>
        </w:r>
      </w:ins>
      <w:del w:id="11253" w:author="tedo gogoladze" w:date="2020-01-06T11:52:00Z">
        <w:r w:rsidR="00742FC8" w:rsidRPr="004A4B49" w:rsidDel="00E61499">
          <w:rPr>
            <w:rFonts w:cs="Times New Roman"/>
            <w:lang w:val="en-GB"/>
            <w:rPrChange w:id="11254" w:author="Mario Ezequiel Scott" w:date="2019-12-29T19:14:00Z">
              <w:rPr>
                <w:rFonts w:cs="Times New Roman"/>
                <w:lang w:val="en-US"/>
              </w:rPr>
            </w:rPrChange>
          </w:rPr>
          <w:delText xml:space="preserve">means they all share </w:delText>
        </w:r>
        <w:r w:rsidR="00527790" w:rsidRPr="004A4B49" w:rsidDel="00E61499">
          <w:rPr>
            <w:rFonts w:cs="Times New Roman"/>
            <w:lang w:val="en-GB"/>
            <w:rPrChange w:id="11255" w:author="Mario Ezequiel Scott" w:date="2019-12-29T19:14:00Z">
              <w:rPr>
                <w:rFonts w:cs="Times New Roman"/>
                <w:lang w:val="en-US"/>
              </w:rPr>
            </w:rPrChange>
          </w:rPr>
          <w:delText xml:space="preserve">in </w:delText>
        </w:r>
      </w:del>
      <w:r w:rsidR="00527790" w:rsidRPr="004A4B49">
        <w:rPr>
          <w:rFonts w:cs="Times New Roman"/>
          <w:lang w:val="en-GB"/>
          <w:rPrChange w:id="11256" w:author="Mario Ezequiel Scott" w:date="2019-12-29T19:14:00Z">
            <w:rPr>
              <w:rFonts w:cs="Times New Roman"/>
              <w:lang w:val="en-US"/>
            </w:rPr>
          </w:rPrChange>
        </w:rPr>
        <w:t xml:space="preserve">common </w:t>
      </w:r>
      <w:ins w:id="11257" w:author="tedo gogoladze" w:date="2020-01-06T11:52:00Z">
        <w:r w:rsidR="00E61499">
          <w:rPr>
            <w:rFonts w:cs="Times New Roman"/>
            <w:lang w:val="en-GB"/>
          </w:rPr>
          <w:t xml:space="preserve">habit of the developers </w:t>
        </w:r>
      </w:ins>
      <w:del w:id="11258" w:author="tedo gogoladze" w:date="2020-01-06T11:52:00Z">
        <w:r w:rsidR="00704395" w:rsidRPr="004A4B49" w:rsidDel="00E61499">
          <w:rPr>
            <w:rFonts w:cs="Times New Roman"/>
            <w:lang w:val="en-GB"/>
            <w:rPrChange w:id="11259" w:author="Mario Ezequiel Scott" w:date="2019-12-29T19:14:00Z">
              <w:rPr>
                <w:rFonts w:cs="Times New Roman"/>
                <w:lang w:val="en-US"/>
              </w:rPr>
            </w:rPrChange>
          </w:rPr>
          <w:delText>the</w:delText>
        </w:r>
        <w:r w:rsidR="004C138E" w:rsidRPr="004A4B49" w:rsidDel="00E61499">
          <w:rPr>
            <w:rFonts w:cs="Times New Roman"/>
            <w:lang w:val="en-GB"/>
            <w:rPrChange w:id="11260" w:author="Mario Ezequiel Scott" w:date="2019-12-29T19:14:00Z">
              <w:rPr>
                <w:rFonts w:cs="Times New Roman"/>
                <w:lang w:val="en-US"/>
              </w:rPr>
            </w:rPrChange>
          </w:rPr>
          <w:delText xml:space="preserve"> likelihood </w:delText>
        </w:r>
      </w:del>
      <w:ins w:id="11261" w:author="tedo gogoladze" w:date="2020-01-06T11:53:00Z">
        <w:r w:rsidR="00E61499">
          <w:rPr>
            <w:rFonts w:cs="Times New Roman"/>
            <w:lang w:val="en-GB"/>
          </w:rPr>
          <w:t xml:space="preserve">– </w:t>
        </w:r>
      </w:ins>
      <w:del w:id="11262" w:author="tedo gogoladze" w:date="2020-01-06T11:53:00Z">
        <w:r w:rsidR="004C138E" w:rsidRPr="004A4B49" w:rsidDel="00E61499">
          <w:rPr>
            <w:rFonts w:cs="Times New Roman"/>
            <w:lang w:val="en-GB"/>
            <w:rPrChange w:id="11263" w:author="Mario Ezequiel Scott" w:date="2019-12-29T19:14:00Z">
              <w:rPr>
                <w:rFonts w:cs="Times New Roman"/>
                <w:lang w:val="en-US"/>
              </w:rPr>
            </w:rPrChange>
          </w:rPr>
          <w:delText>o</w:delText>
        </w:r>
      </w:del>
      <w:del w:id="11264" w:author="tedo gogoladze" w:date="2020-01-06T11:52:00Z">
        <w:r w:rsidR="004C138E" w:rsidRPr="004A4B49" w:rsidDel="00E61499">
          <w:rPr>
            <w:rFonts w:cs="Times New Roman"/>
            <w:lang w:val="en-GB"/>
            <w:rPrChange w:id="11265" w:author="Mario Ezequiel Scott" w:date="2019-12-29T19:14:00Z">
              <w:rPr>
                <w:rFonts w:cs="Times New Roman"/>
                <w:lang w:val="en-US"/>
              </w:rPr>
            </w:rPrChange>
          </w:rPr>
          <w:delText xml:space="preserve">f </w:delText>
        </w:r>
      </w:del>
      <w:r w:rsidR="004C138E" w:rsidRPr="004A4B49">
        <w:rPr>
          <w:rFonts w:cs="Times New Roman"/>
          <w:lang w:val="en-GB"/>
          <w:rPrChange w:id="11266" w:author="Mario Ezequiel Scott" w:date="2019-12-29T19:14:00Z">
            <w:rPr>
              <w:rFonts w:cs="Times New Roman"/>
              <w:lang w:val="en-US"/>
            </w:rPr>
          </w:rPrChange>
        </w:rPr>
        <w:t>getting things</w:t>
      </w:r>
      <w:del w:id="11267" w:author="tedo gogoladze" w:date="2020-01-06T13:42:00Z">
        <w:r w:rsidR="004C138E" w:rsidRPr="004A4B49" w:rsidDel="00623AD7">
          <w:rPr>
            <w:rFonts w:cs="Times New Roman"/>
            <w:lang w:val="en-GB"/>
            <w:rPrChange w:id="11268" w:author="Mario Ezequiel Scott" w:date="2019-12-29T19:14:00Z">
              <w:rPr>
                <w:rFonts w:cs="Times New Roman"/>
                <w:lang w:val="en-US"/>
              </w:rPr>
            </w:rPrChange>
          </w:rPr>
          <w:delText xml:space="preserve"> done</w:delText>
        </w:r>
      </w:del>
      <w:r w:rsidR="009617DA" w:rsidRPr="004A4B49">
        <w:rPr>
          <w:rFonts w:cs="Times New Roman"/>
          <w:lang w:val="en-GB"/>
          <w:rPrChange w:id="11269" w:author="Mario Ezequiel Scott" w:date="2019-12-29T19:14:00Z">
            <w:rPr>
              <w:rFonts w:cs="Times New Roman"/>
              <w:lang w:val="en-US"/>
            </w:rPr>
          </w:rPrChange>
        </w:rPr>
        <w:t>.</w:t>
      </w:r>
      <w:del w:id="11270" w:author="tedo gogoladze" w:date="2020-01-06T13:42:00Z">
        <w:r w:rsidR="009617DA" w:rsidRPr="004A4B49" w:rsidDel="00623AD7">
          <w:rPr>
            <w:rFonts w:cs="Times New Roman"/>
            <w:lang w:val="en-GB"/>
            <w:rPrChange w:id="11271" w:author="Mario Ezequiel Scott" w:date="2019-12-29T19:14:00Z">
              <w:rPr>
                <w:rFonts w:cs="Times New Roman"/>
                <w:lang w:val="en-US"/>
              </w:rPr>
            </w:rPrChange>
          </w:rPr>
          <w:delText xml:space="preserve"> This should be </w:delText>
        </w:r>
        <w:r w:rsidR="004C138E" w:rsidRPr="004A4B49" w:rsidDel="00623AD7">
          <w:rPr>
            <w:rFonts w:cs="Times New Roman"/>
            <w:lang w:val="en-GB"/>
            <w:rPrChange w:id="11272" w:author="Mario Ezequiel Scott" w:date="2019-12-29T19:14:00Z">
              <w:rPr>
                <w:rFonts w:cs="Times New Roman"/>
                <w:lang w:val="en-US"/>
              </w:rPr>
            </w:rPrChange>
          </w:rPr>
          <w:delText>considered as the positive</w:delText>
        </w:r>
        <w:r w:rsidR="00C53A49" w:rsidRPr="004A4B49" w:rsidDel="00623AD7">
          <w:rPr>
            <w:rFonts w:cs="Times New Roman"/>
            <w:lang w:val="en-GB"/>
            <w:rPrChange w:id="11273" w:author="Mario Ezequiel Scott" w:date="2019-12-29T19:14:00Z">
              <w:rPr>
                <w:rFonts w:cs="Times New Roman"/>
                <w:lang w:val="en-US"/>
              </w:rPr>
            </w:rPrChange>
          </w:rPr>
          <w:delText>-</w:delText>
        </w:r>
        <w:r w:rsidR="009617DA" w:rsidRPr="004A4B49" w:rsidDel="00623AD7">
          <w:rPr>
            <w:rFonts w:cs="Times New Roman"/>
            <w:lang w:val="en-GB"/>
            <w:rPrChange w:id="11274" w:author="Mario Ezequiel Scott" w:date="2019-12-29T19:14:00Z">
              <w:rPr>
                <w:rFonts w:cs="Times New Roman"/>
                <w:lang w:val="en-US"/>
              </w:rPr>
            </w:rPrChange>
          </w:rPr>
          <w:delText xml:space="preserve">state </w:delText>
        </w:r>
        <w:r w:rsidR="00C53C57" w:rsidRPr="004A4B49" w:rsidDel="00623AD7">
          <w:rPr>
            <w:rFonts w:cs="Times New Roman"/>
            <w:lang w:val="en-GB"/>
            <w:rPrChange w:id="11275" w:author="Mario Ezequiel Scott" w:date="2019-12-29T19:14:00Z">
              <w:rPr>
                <w:rFonts w:cs="Times New Roman"/>
                <w:lang w:val="en-US"/>
              </w:rPr>
            </w:rPrChange>
          </w:rPr>
          <w:delText>finding</w:delText>
        </w:r>
        <w:r w:rsidR="00E60B4D" w:rsidRPr="004A4B49" w:rsidDel="00623AD7">
          <w:rPr>
            <w:rFonts w:cs="Times New Roman"/>
            <w:lang w:val="en-GB"/>
            <w:rPrChange w:id="11276" w:author="Mario Ezequiel Scott" w:date="2019-12-29T19:14:00Z">
              <w:rPr>
                <w:rFonts w:cs="Times New Roman"/>
                <w:lang w:val="en-US"/>
              </w:rPr>
            </w:rPrChange>
          </w:rPr>
          <w:delText xml:space="preserve">, </w:delText>
        </w:r>
        <w:r w:rsidR="00A4094C" w:rsidRPr="004A4B49" w:rsidDel="00623AD7">
          <w:rPr>
            <w:rFonts w:cs="Times New Roman"/>
            <w:lang w:val="en-GB"/>
            <w:rPrChange w:id="11277" w:author="Mario Ezequiel Scott" w:date="2019-12-29T19:14:00Z">
              <w:rPr>
                <w:rFonts w:cs="Times New Roman"/>
                <w:lang w:val="en-US"/>
              </w:rPr>
            </w:rPrChange>
          </w:rPr>
          <w:delText xml:space="preserve">that the developers </w:delText>
        </w:r>
        <w:r w:rsidR="009E6207" w:rsidRPr="004A4B49" w:rsidDel="00623AD7">
          <w:rPr>
            <w:rFonts w:cs="Times New Roman"/>
            <w:lang w:val="en-GB"/>
            <w:rPrChange w:id="11278" w:author="Mario Ezequiel Scott" w:date="2019-12-29T19:14:00Z">
              <w:rPr>
                <w:rFonts w:cs="Times New Roman"/>
                <w:lang w:val="en-US"/>
              </w:rPr>
            </w:rPrChange>
          </w:rPr>
          <w:delText>do not leave their tasks unfinished.</w:delText>
        </w:r>
        <w:r w:rsidR="00D115AD" w:rsidRPr="004A4B49" w:rsidDel="00623AD7">
          <w:rPr>
            <w:rFonts w:cs="Times New Roman"/>
            <w:lang w:val="en-GB"/>
            <w:rPrChange w:id="11279" w:author="Mario Ezequiel Scott" w:date="2019-12-29T19:14:00Z">
              <w:rPr>
                <w:rFonts w:cs="Times New Roman"/>
                <w:lang w:val="en-US"/>
              </w:rPr>
            </w:rPrChange>
          </w:rPr>
          <w:delText xml:space="preserve"> </w:delText>
        </w:r>
      </w:del>
    </w:p>
    <w:p w14:paraId="3A6DEB31" w14:textId="01B9F47D" w:rsidR="000955A9" w:rsidRPr="004A4B49" w:rsidRDefault="007E0BA3" w:rsidP="00623AD7">
      <w:pPr>
        <w:rPr>
          <w:rFonts w:cs="Times New Roman"/>
          <w:lang w:val="en-GB"/>
          <w:rPrChange w:id="11280" w:author="Mario Ezequiel Scott" w:date="2019-12-29T19:14:00Z">
            <w:rPr>
              <w:rFonts w:cs="Times New Roman"/>
              <w:lang w:val="en-US"/>
            </w:rPr>
          </w:rPrChange>
        </w:rPr>
        <w:pPrChange w:id="11281" w:author="tedo gogoladze" w:date="2020-01-06T13:42:00Z">
          <w:pPr/>
        </w:pPrChange>
      </w:pPr>
      <w:del w:id="11282" w:author="tedo gogoladze" w:date="2020-01-06T13:42:00Z">
        <w:r w:rsidRPr="004A4B49" w:rsidDel="00623AD7">
          <w:rPr>
            <w:rFonts w:cs="Times New Roman"/>
            <w:lang w:val="en-GB"/>
            <w:rPrChange w:id="11283" w:author="Mario Ezequiel Scott" w:date="2019-12-29T19:14:00Z">
              <w:rPr>
                <w:rFonts w:cs="Times New Roman"/>
                <w:lang w:val="en-US"/>
              </w:rPr>
            </w:rPrChange>
          </w:rPr>
          <w:delText>Business can benefit by this result, knowing that in the majority of the cases developers tend to complete their tasks</w:delText>
        </w:r>
        <w:r w:rsidR="00463DB3" w:rsidRPr="004A4B49" w:rsidDel="00623AD7">
          <w:rPr>
            <w:rFonts w:cs="Times New Roman"/>
            <w:lang w:val="en-GB"/>
            <w:rPrChange w:id="11284" w:author="Mario Ezequiel Scott" w:date="2019-12-29T19:14:00Z">
              <w:rPr>
                <w:rFonts w:cs="Times New Roman"/>
                <w:lang w:val="en-US"/>
              </w:rPr>
            </w:rPrChange>
          </w:rPr>
          <w:delText>, rather than leaving them un</w:delText>
        </w:r>
        <w:r w:rsidR="00214F83" w:rsidRPr="004A4B49" w:rsidDel="00623AD7">
          <w:rPr>
            <w:rFonts w:cs="Times New Roman"/>
            <w:lang w:val="en-GB"/>
            <w:rPrChange w:id="11285" w:author="Mario Ezequiel Scott" w:date="2019-12-29T19:14:00Z">
              <w:rPr>
                <w:rFonts w:cs="Times New Roman"/>
                <w:lang w:val="en-US"/>
              </w:rPr>
            </w:rPrChange>
          </w:rPr>
          <w:delText>finished – in progress or in todo list in backlog</w:delText>
        </w:r>
        <w:r w:rsidR="003E3DA4" w:rsidRPr="004A4B49" w:rsidDel="00623AD7">
          <w:rPr>
            <w:rFonts w:cs="Times New Roman"/>
            <w:lang w:val="en-GB"/>
            <w:rPrChange w:id="11286" w:author="Mario Ezequiel Scott" w:date="2019-12-29T19:14:00Z">
              <w:rPr>
                <w:rFonts w:cs="Times New Roman"/>
                <w:lang w:val="en-US"/>
              </w:rPr>
            </w:rPrChange>
          </w:rPr>
          <w:delText xml:space="preserve">. On one hand, being aware of the fact that there is less risk of leaving the task unattended can help to reduce the </w:delText>
        </w:r>
        <w:r w:rsidR="001C0880" w:rsidRPr="004A4B49" w:rsidDel="00623AD7">
          <w:rPr>
            <w:rFonts w:cs="Times New Roman"/>
            <w:lang w:val="en-GB"/>
            <w:rPrChange w:id="11287" w:author="Mario Ezequiel Scott" w:date="2019-12-29T19:14:00Z">
              <w:rPr>
                <w:rFonts w:cs="Times New Roman"/>
                <w:lang w:val="en-US"/>
              </w:rPr>
            </w:rPrChange>
          </w:rPr>
          <w:delText xml:space="preserve">focus and </w:delText>
        </w:r>
        <w:r w:rsidR="003E3DA4" w:rsidRPr="004A4B49" w:rsidDel="00623AD7">
          <w:rPr>
            <w:rFonts w:cs="Times New Roman"/>
            <w:lang w:val="en-GB"/>
            <w:rPrChange w:id="11288" w:author="Mario Ezequiel Scott" w:date="2019-12-29T19:14:00Z">
              <w:rPr>
                <w:rFonts w:cs="Times New Roman"/>
                <w:lang w:val="en-US"/>
              </w:rPr>
            </w:rPrChange>
          </w:rPr>
          <w:delText>concentration on that factor,</w:delText>
        </w:r>
      </w:del>
      <w:ins w:id="11289" w:author="tedo gogoladze" w:date="2020-01-06T13:42:00Z">
        <w:r w:rsidR="004F363A">
          <w:rPr>
            <w:rFonts w:cs="Times New Roman"/>
            <w:lang w:val="en-GB"/>
          </w:rPr>
          <w:t xml:space="preserve"> H</w:t>
        </w:r>
      </w:ins>
      <w:del w:id="11290" w:author="tedo gogoladze" w:date="2020-01-06T13:42:00Z">
        <w:r w:rsidR="003E3DA4" w:rsidRPr="004A4B49" w:rsidDel="004F363A">
          <w:rPr>
            <w:rFonts w:cs="Times New Roman"/>
            <w:lang w:val="en-GB"/>
            <w:rPrChange w:id="11291" w:author="Mario Ezequiel Scott" w:date="2019-12-29T19:14:00Z">
              <w:rPr>
                <w:rFonts w:cs="Times New Roman"/>
                <w:lang w:val="en-US"/>
              </w:rPr>
            </w:rPrChange>
          </w:rPr>
          <w:delText xml:space="preserve"> h</w:delText>
        </w:r>
      </w:del>
      <w:r w:rsidR="003E3DA4" w:rsidRPr="004A4B49">
        <w:rPr>
          <w:rFonts w:cs="Times New Roman"/>
          <w:lang w:val="en-GB"/>
          <w:rPrChange w:id="11292" w:author="Mario Ezequiel Scott" w:date="2019-12-29T19:14:00Z">
            <w:rPr>
              <w:rFonts w:cs="Times New Roman"/>
              <w:lang w:val="en-US"/>
            </w:rPr>
          </w:rPrChange>
        </w:rPr>
        <w:t>owever,</w:t>
      </w:r>
      <w:r w:rsidR="00B622DB" w:rsidRPr="004A4B49">
        <w:rPr>
          <w:rFonts w:cs="Times New Roman"/>
          <w:lang w:val="en-GB"/>
          <w:rPrChange w:id="11293" w:author="Mario Ezequiel Scott" w:date="2019-12-29T19:14:00Z">
            <w:rPr>
              <w:rFonts w:cs="Times New Roman"/>
              <w:lang w:val="en-US"/>
            </w:rPr>
          </w:rPrChange>
        </w:rPr>
        <w:t xml:space="preserve"> </w:t>
      </w:r>
      <w:r w:rsidR="006A65B5" w:rsidRPr="004A4B49">
        <w:rPr>
          <w:rFonts w:cs="Times New Roman"/>
          <w:lang w:val="en-GB"/>
          <w:rPrChange w:id="11294" w:author="Mario Ezequiel Scott" w:date="2019-12-29T19:14:00Z">
            <w:rPr>
              <w:rFonts w:cs="Times New Roman"/>
              <w:lang w:val="en-US"/>
            </w:rPr>
          </w:rPrChange>
        </w:rPr>
        <w:t>o</w:t>
      </w:r>
      <w:r w:rsidR="00B622DB" w:rsidRPr="004A4B49">
        <w:rPr>
          <w:rFonts w:cs="Times New Roman"/>
          <w:lang w:val="en-GB"/>
          <w:rPrChange w:id="11295" w:author="Mario Ezequiel Scott" w:date="2019-12-29T19:14:00Z">
            <w:rPr>
              <w:rFonts w:cs="Times New Roman"/>
              <w:lang w:val="en-US"/>
            </w:rPr>
          </w:rPrChange>
        </w:rPr>
        <w:t xml:space="preserve">n the other hand, </w:t>
      </w:r>
      <w:r w:rsidR="003E3DA4" w:rsidRPr="004A4B49">
        <w:rPr>
          <w:rFonts w:cs="Times New Roman"/>
          <w:lang w:val="en-GB"/>
          <w:rPrChange w:id="11296" w:author="Mario Ezequiel Scott" w:date="2019-12-29T19:14:00Z">
            <w:rPr>
              <w:rFonts w:cs="Times New Roman"/>
              <w:lang w:val="en-US"/>
            </w:rPr>
          </w:rPrChange>
        </w:rPr>
        <w:t>it is</w:t>
      </w:r>
      <w:r w:rsidR="00B622DB" w:rsidRPr="004A4B49">
        <w:rPr>
          <w:rFonts w:cs="Times New Roman"/>
          <w:lang w:val="en-GB"/>
          <w:rPrChange w:id="11297" w:author="Mario Ezequiel Scott" w:date="2019-12-29T19:14:00Z">
            <w:rPr>
              <w:rFonts w:cs="Times New Roman"/>
              <w:lang w:val="en-US"/>
            </w:rPr>
          </w:rPrChange>
        </w:rPr>
        <w:t xml:space="preserve"> interesting </w:t>
      </w:r>
      <w:r w:rsidR="003E3DA4" w:rsidRPr="004A4B49">
        <w:rPr>
          <w:rFonts w:cs="Times New Roman"/>
          <w:lang w:val="en-GB"/>
          <w:rPrChange w:id="11298" w:author="Mario Ezequiel Scott" w:date="2019-12-29T19:14:00Z">
            <w:rPr>
              <w:rFonts w:cs="Times New Roman"/>
              <w:lang w:val="en-US"/>
            </w:rPr>
          </w:rPrChange>
        </w:rPr>
        <w:t xml:space="preserve">to study </w:t>
      </w:r>
      <w:r w:rsidR="00B622DB" w:rsidRPr="004A4B49">
        <w:rPr>
          <w:rFonts w:cs="Times New Roman"/>
          <w:lang w:val="en-GB"/>
          <w:rPrChange w:id="11299" w:author="Mario Ezequiel Scott" w:date="2019-12-29T19:14:00Z">
            <w:rPr>
              <w:rFonts w:cs="Times New Roman"/>
              <w:lang w:val="en-US"/>
            </w:rPr>
          </w:rPrChange>
        </w:rPr>
        <w:t>the personality of the developers that tend to leave the task</w:t>
      </w:r>
      <w:r w:rsidR="006A65B5" w:rsidRPr="004A4B49">
        <w:rPr>
          <w:rFonts w:cs="Times New Roman"/>
          <w:lang w:val="en-GB"/>
          <w:rPrChange w:id="11300" w:author="Mario Ezequiel Scott" w:date="2019-12-29T19:14:00Z">
            <w:rPr>
              <w:rFonts w:cs="Times New Roman"/>
              <w:lang w:val="en-US"/>
            </w:rPr>
          </w:rPrChange>
        </w:rPr>
        <w:t>s</w:t>
      </w:r>
      <w:r w:rsidR="00B622DB" w:rsidRPr="004A4B49">
        <w:rPr>
          <w:rFonts w:cs="Times New Roman"/>
          <w:lang w:val="en-GB"/>
          <w:rPrChange w:id="11301" w:author="Mario Ezequiel Scott" w:date="2019-12-29T19:14:00Z">
            <w:rPr>
              <w:rFonts w:cs="Times New Roman"/>
              <w:lang w:val="en-US"/>
            </w:rPr>
          </w:rPrChange>
        </w:rPr>
        <w:t xml:space="preserve"> on </w:t>
      </w:r>
      <w:proofErr w:type="spellStart"/>
      <w:r w:rsidR="00B622DB" w:rsidRPr="004A4B49">
        <w:rPr>
          <w:rFonts w:cs="Times New Roman"/>
          <w:lang w:val="en-GB"/>
          <w:rPrChange w:id="11302" w:author="Mario Ezequiel Scott" w:date="2019-12-29T19:14:00Z">
            <w:rPr>
              <w:rFonts w:cs="Times New Roman"/>
              <w:lang w:val="en-US"/>
            </w:rPr>
          </w:rPrChange>
        </w:rPr>
        <w:t>todo</w:t>
      </w:r>
      <w:proofErr w:type="spellEnd"/>
      <w:r w:rsidR="00B622DB" w:rsidRPr="004A4B49">
        <w:rPr>
          <w:rFonts w:cs="Times New Roman"/>
          <w:lang w:val="en-GB"/>
          <w:rPrChange w:id="11303" w:author="Mario Ezequiel Scott" w:date="2019-12-29T19:14:00Z">
            <w:rPr>
              <w:rFonts w:cs="Times New Roman"/>
              <w:lang w:val="en-US"/>
            </w:rPr>
          </w:rPrChange>
        </w:rPr>
        <w:t xml:space="preserve"> or in progress state</w:t>
      </w:r>
      <w:r w:rsidR="006A65B5" w:rsidRPr="004A4B49">
        <w:rPr>
          <w:rFonts w:cs="Times New Roman"/>
          <w:lang w:val="en-GB"/>
          <w:rPrChange w:id="11304" w:author="Mario Ezequiel Scott" w:date="2019-12-29T19:14:00Z">
            <w:rPr>
              <w:rFonts w:cs="Times New Roman"/>
              <w:lang w:val="en-US"/>
            </w:rPr>
          </w:rPrChange>
        </w:rPr>
        <w:t xml:space="preserve">, although the number of such habitat-attributed developers and the respective cases is relatively low, </w:t>
      </w:r>
      <w:r w:rsidR="006C6A24" w:rsidRPr="004A4B49">
        <w:rPr>
          <w:rFonts w:cs="Times New Roman"/>
          <w:lang w:val="en-GB"/>
          <w:rPrChange w:id="11305" w:author="Mario Ezequiel Scott" w:date="2019-12-29T19:14:00Z">
            <w:rPr>
              <w:rFonts w:cs="Times New Roman"/>
              <w:lang w:val="en-US"/>
            </w:rPr>
          </w:rPrChange>
        </w:rPr>
        <w:t>it can be influential if such habitat is repetitive, or if the task is critical.</w:t>
      </w:r>
      <w:r w:rsidR="00556DDA" w:rsidRPr="004A4B49">
        <w:rPr>
          <w:rFonts w:cs="Times New Roman"/>
          <w:lang w:val="en-GB"/>
          <w:rPrChange w:id="11306" w:author="Mario Ezequiel Scott" w:date="2019-12-29T19:14:00Z">
            <w:rPr>
              <w:rFonts w:cs="Times New Roman"/>
              <w:lang w:val="en-US"/>
            </w:rPr>
          </w:rPrChange>
        </w:rPr>
        <w:t xml:space="preserve"> Knowing the </w:t>
      </w:r>
      <w:r w:rsidR="00F528D5" w:rsidRPr="004A4B49">
        <w:rPr>
          <w:rFonts w:cs="Times New Roman"/>
          <w:lang w:val="en-GB"/>
          <w:rPrChange w:id="11307" w:author="Mario Ezequiel Scott" w:date="2019-12-29T19:14:00Z">
            <w:rPr>
              <w:rFonts w:cs="Times New Roman"/>
              <w:lang w:val="en-US"/>
            </w:rPr>
          </w:rPrChange>
        </w:rPr>
        <w:t xml:space="preserve">personalities </w:t>
      </w:r>
      <w:r w:rsidR="006427E3" w:rsidRPr="004A4B49">
        <w:rPr>
          <w:rFonts w:cs="Times New Roman"/>
          <w:lang w:val="en-GB"/>
          <w:rPrChange w:id="11308" w:author="Mario Ezequiel Scott" w:date="2019-12-29T19:14:00Z">
            <w:rPr>
              <w:rFonts w:cs="Times New Roman"/>
              <w:lang w:val="en-US"/>
            </w:rPr>
          </w:rPrChange>
        </w:rPr>
        <w:t xml:space="preserve">of </w:t>
      </w:r>
      <w:r w:rsidR="00F528D5" w:rsidRPr="004A4B49">
        <w:rPr>
          <w:rFonts w:cs="Times New Roman"/>
          <w:lang w:val="en-GB"/>
          <w:rPrChange w:id="11309" w:author="Mario Ezequiel Scott" w:date="2019-12-29T19:14:00Z">
            <w:rPr>
              <w:rFonts w:cs="Times New Roman"/>
              <w:lang w:val="en-US"/>
            </w:rPr>
          </w:rPrChange>
        </w:rPr>
        <w:t xml:space="preserve">the </w:t>
      </w:r>
      <w:r w:rsidR="006427E3" w:rsidRPr="004A4B49">
        <w:rPr>
          <w:rFonts w:cs="Times New Roman"/>
          <w:lang w:val="en-GB"/>
          <w:rPrChange w:id="11310" w:author="Mario Ezequiel Scott" w:date="2019-12-29T19:14:00Z">
            <w:rPr>
              <w:rFonts w:cs="Times New Roman"/>
              <w:lang w:val="en-US"/>
            </w:rPr>
          </w:rPrChange>
        </w:rPr>
        <w:t>author - developers</w:t>
      </w:r>
      <w:r w:rsidR="003E6904" w:rsidRPr="004A4B49">
        <w:rPr>
          <w:rFonts w:cs="Times New Roman"/>
          <w:lang w:val="en-GB"/>
          <w:rPrChange w:id="11311" w:author="Mario Ezequiel Scott" w:date="2019-12-29T19:14:00Z">
            <w:rPr>
              <w:rFonts w:cs="Times New Roman"/>
              <w:lang w:val="en-US"/>
            </w:rPr>
          </w:rPrChange>
        </w:rPr>
        <w:t xml:space="preserve"> of </w:t>
      </w:r>
      <w:r w:rsidR="00AF215D" w:rsidRPr="004A4B49">
        <w:rPr>
          <w:rFonts w:cs="Times New Roman"/>
          <w:lang w:val="en-GB"/>
          <w:rPrChange w:id="11312" w:author="Mario Ezequiel Scott" w:date="2019-12-29T19:14:00Z">
            <w:rPr>
              <w:rFonts w:cs="Times New Roman"/>
              <w:lang w:val="en-US"/>
            </w:rPr>
          </w:rPrChange>
        </w:rPr>
        <w:t>un</w:t>
      </w:r>
      <w:r w:rsidR="00D62E04" w:rsidRPr="004A4B49">
        <w:rPr>
          <w:rFonts w:cs="Times New Roman"/>
          <w:lang w:val="en-GB"/>
          <w:rPrChange w:id="11313" w:author="Mario Ezequiel Scott" w:date="2019-12-29T19:14:00Z">
            <w:rPr>
              <w:rFonts w:cs="Times New Roman"/>
              <w:lang w:val="en-US"/>
            </w:rPr>
          </w:rPrChange>
        </w:rPr>
        <w:t>finished tasks</w:t>
      </w:r>
      <w:r w:rsidR="003E6904" w:rsidRPr="004A4B49">
        <w:rPr>
          <w:rFonts w:cs="Times New Roman"/>
          <w:lang w:val="en-GB"/>
          <w:rPrChange w:id="11314" w:author="Mario Ezequiel Scott" w:date="2019-12-29T19:14:00Z">
            <w:rPr>
              <w:rFonts w:cs="Times New Roman"/>
              <w:lang w:val="en-US"/>
            </w:rPr>
          </w:rPrChange>
        </w:rPr>
        <w:t xml:space="preserve"> could be crucial </w:t>
      </w:r>
      <w:r w:rsidR="00AF215D" w:rsidRPr="004A4B49">
        <w:rPr>
          <w:rFonts w:cs="Times New Roman"/>
          <w:lang w:val="en-GB"/>
          <w:rPrChange w:id="11315" w:author="Mario Ezequiel Scott" w:date="2019-12-29T19:14:00Z">
            <w:rPr>
              <w:rFonts w:cs="Times New Roman"/>
              <w:lang w:val="en-US"/>
            </w:rPr>
          </w:rPrChange>
        </w:rPr>
        <w:t>information</w:t>
      </w:r>
      <w:r w:rsidR="006427E3" w:rsidRPr="004A4B49">
        <w:rPr>
          <w:rFonts w:cs="Times New Roman"/>
          <w:lang w:val="en-GB"/>
          <w:rPrChange w:id="11316" w:author="Mario Ezequiel Scott" w:date="2019-12-29T19:14:00Z">
            <w:rPr>
              <w:rFonts w:cs="Times New Roman"/>
              <w:lang w:val="en-US"/>
            </w:rPr>
          </w:rPrChange>
        </w:rPr>
        <w:t xml:space="preserve"> – management </w:t>
      </w:r>
      <w:r w:rsidR="00353448" w:rsidRPr="004A4B49">
        <w:rPr>
          <w:rFonts w:cs="Times New Roman"/>
          <w:lang w:val="en-GB"/>
          <w:rPrChange w:id="11317" w:author="Mario Ezequiel Scott" w:date="2019-12-29T19:14:00Z">
            <w:rPr>
              <w:rFonts w:cs="Times New Roman"/>
              <w:lang w:val="en-US"/>
            </w:rPr>
          </w:rPrChange>
        </w:rPr>
        <w:t>should</w:t>
      </w:r>
      <w:r w:rsidR="006427E3" w:rsidRPr="004A4B49">
        <w:rPr>
          <w:rFonts w:cs="Times New Roman"/>
          <w:lang w:val="en-GB"/>
          <w:rPrChange w:id="11318" w:author="Mario Ezequiel Scott" w:date="2019-12-29T19:14:00Z">
            <w:rPr>
              <w:rFonts w:cs="Times New Roman"/>
              <w:lang w:val="en-US"/>
            </w:rPr>
          </w:rPrChange>
        </w:rPr>
        <w:t xml:space="preserve"> be more observant on the tasks of such developers when the completion </w:t>
      </w:r>
      <w:r w:rsidR="00353448" w:rsidRPr="004A4B49">
        <w:rPr>
          <w:rFonts w:cs="Times New Roman"/>
          <w:lang w:val="en-GB"/>
          <w:rPrChange w:id="11319" w:author="Mario Ezequiel Scott" w:date="2019-12-29T19:14:00Z">
            <w:rPr>
              <w:rFonts w:cs="Times New Roman"/>
              <w:lang w:val="en-US"/>
            </w:rPr>
          </w:rPrChange>
        </w:rPr>
        <w:t xml:space="preserve">of these tasks </w:t>
      </w:r>
      <w:r w:rsidR="00152A8B" w:rsidRPr="004A4B49">
        <w:rPr>
          <w:rFonts w:cs="Times New Roman"/>
          <w:lang w:val="en-GB"/>
          <w:rPrChange w:id="11320" w:author="Mario Ezequiel Scott" w:date="2019-12-29T19:14:00Z">
            <w:rPr>
              <w:rFonts w:cs="Times New Roman"/>
              <w:lang w:val="en-US"/>
            </w:rPr>
          </w:rPrChange>
        </w:rPr>
        <w:t>is</w:t>
      </w:r>
      <w:r w:rsidR="006427E3" w:rsidRPr="004A4B49">
        <w:rPr>
          <w:rFonts w:cs="Times New Roman"/>
          <w:lang w:val="en-GB"/>
          <w:rPrChange w:id="11321" w:author="Mario Ezequiel Scott" w:date="2019-12-29T19:14:00Z">
            <w:rPr>
              <w:rFonts w:cs="Times New Roman"/>
              <w:lang w:val="en-US"/>
            </w:rPr>
          </w:rPrChange>
        </w:rPr>
        <w:t xml:space="preserve"> vital. </w:t>
      </w:r>
      <w:commentRangeEnd w:id="11231"/>
      <w:r w:rsidR="004F363A">
        <w:rPr>
          <w:rStyle w:val="CommentReference"/>
        </w:rPr>
        <w:commentReference w:id="11231"/>
      </w:r>
      <w:commentRangeEnd w:id="11232"/>
      <w:r w:rsidR="004F363A">
        <w:rPr>
          <w:rStyle w:val="CommentReference"/>
        </w:rPr>
        <w:commentReference w:id="11232"/>
      </w:r>
    </w:p>
    <w:p w14:paraId="0347486E" w14:textId="7C14D898" w:rsidR="00315D7F" w:rsidRPr="004A4B49" w:rsidRDefault="004302A7" w:rsidP="00EC6E62">
      <w:pPr>
        <w:rPr>
          <w:rFonts w:ascii="Sylfaen" w:hAnsi="Sylfaen" w:cs="Times New Roman"/>
          <w:lang w:val="en-GB"/>
          <w:rPrChange w:id="11322" w:author="Mario Ezequiel Scott" w:date="2019-12-29T19:14:00Z">
            <w:rPr>
              <w:rFonts w:ascii="Sylfaen" w:hAnsi="Sylfaen" w:cs="Times New Roman"/>
              <w:lang w:val="ka-GE"/>
            </w:rPr>
          </w:rPrChange>
        </w:rPr>
      </w:pPr>
      <w:commentRangeStart w:id="11323"/>
      <w:commentRangeStart w:id="11324"/>
      <w:r w:rsidRPr="004A4B49">
        <w:rPr>
          <w:rFonts w:cs="Times New Roman"/>
          <w:lang w:val="en-GB"/>
          <w:rPrChange w:id="11325" w:author="Mario Ezequiel Scott" w:date="2019-12-29T19:14:00Z">
            <w:rPr>
              <w:rFonts w:cs="Times New Roman"/>
              <w:lang w:val="en-US"/>
            </w:rPr>
          </w:rPrChange>
        </w:rPr>
        <w:t xml:space="preserve">Based on this argument, </w:t>
      </w:r>
      <w:r w:rsidR="009F283C" w:rsidRPr="004A4B49">
        <w:rPr>
          <w:rFonts w:cs="Times New Roman"/>
          <w:lang w:val="en-GB"/>
          <w:rPrChange w:id="11326" w:author="Mario Ezequiel Scott" w:date="2019-12-29T19:14:00Z">
            <w:rPr>
              <w:rFonts w:cs="Times New Roman"/>
              <w:lang w:val="en-US"/>
            </w:rPr>
          </w:rPrChange>
        </w:rPr>
        <w:t xml:space="preserve">one more narrow-filtered frequent associations have been </w:t>
      </w:r>
      <w:proofErr w:type="spellStart"/>
      <w:r w:rsidR="009F283C" w:rsidRPr="004A4B49">
        <w:rPr>
          <w:rFonts w:cs="Times New Roman"/>
          <w:lang w:val="en-GB"/>
          <w:rPrChange w:id="11327" w:author="Mario Ezequiel Scott" w:date="2019-12-29T19:14:00Z">
            <w:rPr>
              <w:rFonts w:cs="Times New Roman"/>
              <w:lang w:val="en-US"/>
            </w:rPr>
          </w:rPrChange>
        </w:rPr>
        <w:t>analyzed</w:t>
      </w:r>
      <w:proofErr w:type="spellEnd"/>
      <w:r w:rsidR="009F283C" w:rsidRPr="004A4B49">
        <w:rPr>
          <w:rFonts w:cs="Times New Roman"/>
          <w:lang w:val="en-GB"/>
          <w:rPrChange w:id="11328" w:author="Mario Ezequiel Scott" w:date="2019-12-29T19:14:00Z">
            <w:rPr>
              <w:rFonts w:cs="Times New Roman"/>
              <w:lang w:val="en-US"/>
            </w:rPr>
          </w:rPrChange>
        </w:rPr>
        <w:t xml:space="preserve"> - </w:t>
      </w:r>
      <w:r w:rsidR="00315D7F" w:rsidRPr="004A4B49">
        <w:rPr>
          <w:rFonts w:cs="Times New Roman"/>
          <w:lang w:val="en-GB"/>
          <w:rPrChange w:id="11329" w:author="Mario Ezequiel Scott" w:date="2019-12-29T19:14:00Z">
            <w:rPr>
              <w:rFonts w:cs="Times New Roman"/>
              <w:lang w:val="en-US"/>
            </w:rPr>
          </w:rPrChange>
        </w:rPr>
        <w:t>rules within the task status `done` and `in progress`</w:t>
      </w:r>
      <w:r w:rsidR="009F283C" w:rsidRPr="004A4B49">
        <w:rPr>
          <w:rFonts w:cs="Times New Roman"/>
          <w:lang w:val="en-GB"/>
          <w:rPrChange w:id="11330" w:author="Mario Ezequiel Scott" w:date="2019-12-29T19:14:00Z">
            <w:rPr>
              <w:rFonts w:cs="Times New Roman"/>
              <w:lang w:val="en-US"/>
            </w:rPr>
          </w:rPrChange>
        </w:rPr>
        <w:t xml:space="preserve">, as shown on figure </w:t>
      </w:r>
      <w:r w:rsidR="009E4AE3" w:rsidRPr="004A4B49">
        <w:rPr>
          <w:rFonts w:cs="Times New Roman"/>
          <w:lang w:val="en-GB"/>
          <w:rPrChange w:id="11331" w:author="Mario Ezequiel Scott" w:date="2019-12-29T19:14:00Z">
            <w:rPr>
              <w:rFonts w:cs="Times New Roman"/>
              <w:lang w:val="en-US"/>
            </w:rPr>
          </w:rPrChange>
        </w:rPr>
        <w:t>14</w:t>
      </w:r>
      <w:r w:rsidR="00B26039" w:rsidRPr="004A4B49">
        <w:rPr>
          <w:rFonts w:cs="Times New Roman"/>
          <w:lang w:val="en-GB"/>
          <w:rPrChange w:id="11332" w:author="Mario Ezequiel Scott" w:date="2019-12-29T19:14:00Z">
            <w:rPr>
              <w:rFonts w:cs="Times New Roman"/>
              <w:lang w:val="en-US"/>
            </w:rPr>
          </w:rPrChange>
        </w:rPr>
        <w:t xml:space="preserve">. Circle size is the indicator of the confidence, more the support – greater the confidence. Similarly, </w:t>
      </w:r>
      <w:proofErr w:type="spellStart"/>
      <w:r w:rsidR="00B26039" w:rsidRPr="004A4B49">
        <w:rPr>
          <w:rFonts w:cs="Times New Roman"/>
          <w:lang w:val="en-GB"/>
          <w:rPrChange w:id="11333" w:author="Mario Ezequiel Scott" w:date="2019-12-29T19:14:00Z">
            <w:rPr>
              <w:rFonts w:cs="Times New Roman"/>
              <w:lang w:val="en-US"/>
            </w:rPr>
          </w:rPrChange>
        </w:rPr>
        <w:t>Color</w:t>
      </w:r>
      <w:proofErr w:type="spellEnd"/>
      <w:r w:rsidR="00B26039" w:rsidRPr="004A4B49">
        <w:rPr>
          <w:rFonts w:cs="Times New Roman"/>
          <w:lang w:val="en-GB"/>
          <w:rPrChange w:id="11334" w:author="Mario Ezequiel Scott" w:date="2019-12-29T19:14:00Z">
            <w:rPr>
              <w:rFonts w:cs="Times New Roman"/>
              <w:lang w:val="en-US"/>
            </w:rPr>
          </w:rPrChange>
        </w:rPr>
        <w:t xml:space="preserve"> variable shows support value, darker the </w:t>
      </w:r>
      <w:proofErr w:type="spellStart"/>
      <w:r w:rsidR="00B26039" w:rsidRPr="004A4B49">
        <w:rPr>
          <w:rFonts w:cs="Times New Roman"/>
          <w:lang w:val="en-GB"/>
          <w:rPrChange w:id="11335" w:author="Mario Ezequiel Scott" w:date="2019-12-29T19:14:00Z">
            <w:rPr>
              <w:rFonts w:cs="Times New Roman"/>
              <w:lang w:val="en-US"/>
            </w:rPr>
          </w:rPrChange>
        </w:rPr>
        <w:t>color</w:t>
      </w:r>
      <w:proofErr w:type="spellEnd"/>
      <w:r w:rsidR="00B26039" w:rsidRPr="004A4B49">
        <w:rPr>
          <w:rFonts w:cs="Times New Roman"/>
          <w:lang w:val="en-GB"/>
          <w:rPrChange w:id="11336" w:author="Mario Ezequiel Scott" w:date="2019-12-29T19:14:00Z">
            <w:rPr>
              <w:rFonts w:cs="Times New Roman"/>
              <w:lang w:val="en-US"/>
            </w:rPr>
          </w:rPrChange>
        </w:rPr>
        <w:t xml:space="preserve"> – greater the value of support. </w:t>
      </w:r>
      <w:r w:rsidR="00615A84" w:rsidRPr="004A4B49">
        <w:rPr>
          <w:rFonts w:cs="Times New Roman"/>
          <w:lang w:val="en-GB"/>
          <w:rPrChange w:id="11337" w:author="Mario Ezequiel Scott" w:date="2019-12-29T19:14:00Z">
            <w:rPr>
              <w:rFonts w:cs="Times New Roman"/>
              <w:lang w:val="en-US"/>
            </w:rPr>
          </w:rPrChange>
        </w:rPr>
        <w:t xml:space="preserve">It appears, that </w:t>
      </w:r>
      <w:r w:rsidR="008B369F" w:rsidRPr="004A4B49">
        <w:rPr>
          <w:rFonts w:cs="Times New Roman"/>
          <w:lang w:val="en-GB"/>
          <w:rPrChange w:id="11338" w:author="Mario Ezequiel Scott" w:date="2019-12-29T19:14:00Z">
            <w:rPr>
              <w:rFonts w:cs="Times New Roman"/>
              <w:lang w:val="en-US"/>
            </w:rPr>
          </w:rPrChange>
        </w:rPr>
        <w:t>having the status in `to do` status in most frequent within the developers with less neuroticism personality</w:t>
      </w:r>
      <w:r w:rsidR="00615A84" w:rsidRPr="004A4B49">
        <w:rPr>
          <w:rFonts w:cs="Times New Roman"/>
          <w:lang w:val="en-GB"/>
          <w:rPrChange w:id="11339" w:author="Mario Ezequiel Scott" w:date="2019-12-29T19:14:00Z">
            <w:rPr>
              <w:rFonts w:cs="Times New Roman"/>
              <w:lang w:val="en-US"/>
            </w:rPr>
          </w:rPrChange>
        </w:rPr>
        <w:t xml:space="preserve"> – one way of understanding this association rule is that developers which do not suffer from anxiety or immoderation, have also more patience and can have the multiple tasks assigned themselves without being oppressed to proceed with all of them. </w:t>
      </w:r>
      <w:r w:rsidR="00F03F30" w:rsidRPr="004A4B49">
        <w:rPr>
          <w:rFonts w:cs="Times New Roman"/>
          <w:lang w:val="en-GB"/>
          <w:rPrChange w:id="11340" w:author="Mario Ezequiel Scott" w:date="2019-12-29T19:14:00Z">
            <w:rPr>
              <w:rFonts w:cs="Times New Roman"/>
              <w:lang w:val="en-US"/>
            </w:rPr>
          </w:rPrChange>
        </w:rPr>
        <w:t>Furthermore, t</w:t>
      </w:r>
      <w:r w:rsidR="005E1E7D" w:rsidRPr="004A4B49">
        <w:rPr>
          <w:rFonts w:cs="Times New Roman"/>
          <w:lang w:val="en-GB"/>
          <w:rPrChange w:id="11341" w:author="Mario Ezequiel Scott" w:date="2019-12-29T19:14:00Z">
            <w:rPr>
              <w:rFonts w:cs="Times New Roman"/>
              <w:lang w:val="en-US"/>
            </w:rPr>
          </w:rPrChange>
        </w:rPr>
        <w:t xml:space="preserve">he </w:t>
      </w:r>
      <w:r w:rsidR="00F03F30" w:rsidRPr="004A4B49">
        <w:rPr>
          <w:rFonts w:cs="Times New Roman"/>
          <w:lang w:val="en-GB"/>
          <w:rPrChange w:id="11342" w:author="Mario Ezequiel Scott" w:date="2019-12-29T19:14:00Z">
            <w:rPr>
              <w:rFonts w:cs="Times New Roman"/>
              <w:lang w:val="en-US"/>
            </w:rPr>
          </w:rPrChange>
        </w:rPr>
        <w:t xml:space="preserve">association rules also show that </w:t>
      </w:r>
      <w:r w:rsidR="005E1E7D" w:rsidRPr="004A4B49">
        <w:rPr>
          <w:rFonts w:cs="Times New Roman"/>
          <w:lang w:val="en-GB"/>
          <w:rPrChange w:id="11343" w:author="Mario Ezequiel Scott" w:date="2019-12-29T19:14:00Z">
            <w:rPr>
              <w:rFonts w:cs="Times New Roman"/>
              <w:lang w:val="en-US"/>
            </w:rPr>
          </w:rPrChange>
        </w:rPr>
        <w:t>status `in progress` is common among the more extravert and less open developers</w:t>
      </w:r>
      <w:r w:rsidR="00742EC8" w:rsidRPr="004A4B49">
        <w:rPr>
          <w:rFonts w:cs="Times New Roman"/>
          <w:lang w:val="en-GB"/>
          <w:rPrChange w:id="11344" w:author="Mario Ezequiel Scott" w:date="2019-12-29T19:14:00Z">
            <w:rPr>
              <w:rFonts w:cs="Times New Roman"/>
              <w:lang w:val="en-US"/>
            </w:rPr>
          </w:rPrChange>
        </w:rPr>
        <w:t xml:space="preserve"> </w:t>
      </w:r>
      <w:r w:rsidR="005E1E7D" w:rsidRPr="004A4B49">
        <w:rPr>
          <w:rFonts w:cs="Times New Roman"/>
          <w:lang w:val="en-GB"/>
          <w:rPrChange w:id="11345" w:author="Mario Ezequiel Scott" w:date="2019-12-29T19:14:00Z">
            <w:rPr>
              <w:rFonts w:cs="Times New Roman"/>
              <w:lang w:val="en-US"/>
            </w:rPr>
          </w:rPrChange>
        </w:rPr>
        <w:t>(</w:t>
      </w:r>
      <w:proofErr w:type="spellStart"/>
      <w:r w:rsidR="004E5ED1" w:rsidRPr="004A4B49">
        <w:rPr>
          <w:rFonts w:cs="Times New Roman"/>
          <w:lang w:val="en-GB"/>
          <w:rPrChange w:id="11346" w:author="Mario Ezequiel Scott" w:date="2019-12-29T19:14:00Z">
            <w:rPr>
              <w:rFonts w:cs="Times New Roman"/>
              <w:lang w:val="en-US"/>
            </w:rPr>
          </w:rPrChange>
        </w:rPr>
        <w:t>status:inprogress</w:t>
      </w:r>
      <w:proofErr w:type="spellEnd"/>
      <w:r w:rsidR="004E5ED1" w:rsidRPr="004A4B49">
        <w:rPr>
          <w:rFonts w:cs="Times New Roman"/>
          <w:lang w:val="en-GB"/>
          <w:rPrChange w:id="11347" w:author="Mario Ezequiel Scott" w:date="2019-12-29T19:14:00Z">
            <w:rPr>
              <w:rFonts w:cs="Times New Roman"/>
              <w:lang w:val="en-US"/>
            </w:rPr>
          </w:rPrChange>
        </w:rPr>
        <w:t xml:space="preserve"> =&gt; </w:t>
      </w:r>
      <w:r w:rsidR="00B26039" w:rsidRPr="004A4B49">
        <w:rPr>
          <w:rFonts w:cs="Times New Roman"/>
          <w:lang w:val="en-GB"/>
          <w:rPrChange w:id="11348" w:author="Mario Ezequiel Scott" w:date="2019-12-29T19:14:00Z">
            <w:rPr>
              <w:rFonts w:cs="Times New Roman"/>
              <w:lang w:val="en-US"/>
            </w:rPr>
          </w:rPrChange>
        </w:rPr>
        <w:t xml:space="preserve"> </w:t>
      </w:r>
      <w:del w:id="11349" w:author="tedo gogoladze" w:date="2020-01-05T00:48:00Z">
        <w:r w:rsidR="004E5ED1" w:rsidRPr="004A4B49" w:rsidDel="0000772F">
          <w:rPr>
            <w:rFonts w:cs="Times New Roman"/>
            <w:lang w:val="en-GB"/>
            <w:rPrChange w:id="11350" w:author="Mario Ezequiel Scott" w:date="2019-12-29T19:14:00Z">
              <w:rPr>
                <w:rFonts w:cs="Times New Roman"/>
                <w:lang w:val="en-US"/>
              </w:rPr>
            </w:rPrChange>
          </w:rPr>
          <w:delText>extraversion:Yes</w:delText>
        </w:r>
      </w:del>
      <w:proofErr w:type="spellStart"/>
      <w:ins w:id="11351" w:author="tedo gogoladze" w:date="2020-01-05T00:48:00Z">
        <w:r w:rsidR="0000772F">
          <w:rPr>
            <w:rFonts w:cs="Times New Roman"/>
            <w:lang w:val="en-GB"/>
          </w:rPr>
          <w:t>extraversion:Positive</w:t>
        </w:r>
      </w:ins>
      <w:proofErr w:type="spellEnd"/>
      <w:r w:rsidR="004E5ED1" w:rsidRPr="004A4B49">
        <w:rPr>
          <w:rFonts w:cs="Times New Roman"/>
          <w:lang w:val="en-GB"/>
          <w:rPrChange w:id="11352" w:author="Mario Ezequiel Scott" w:date="2019-12-29T19:14:00Z">
            <w:rPr>
              <w:rFonts w:cs="Times New Roman"/>
              <w:lang w:val="en-US"/>
            </w:rPr>
          </w:rPrChange>
        </w:rPr>
        <w:t xml:space="preserve">, </w:t>
      </w:r>
      <w:proofErr w:type="spellStart"/>
      <w:r w:rsidR="004E5ED1" w:rsidRPr="004A4B49">
        <w:rPr>
          <w:rFonts w:cs="Times New Roman"/>
          <w:lang w:val="en-GB"/>
          <w:rPrChange w:id="11353" w:author="Mario Ezequiel Scott" w:date="2019-12-29T19:14:00Z">
            <w:rPr>
              <w:rFonts w:cs="Times New Roman"/>
              <w:lang w:val="en-US"/>
            </w:rPr>
          </w:rPrChange>
        </w:rPr>
        <w:t>status:inprogress</w:t>
      </w:r>
      <w:proofErr w:type="spellEnd"/>
      <w:r w:rsidR="004E5ED1" w:rsidRPr="004A4B49">
        <w:rPr>
          <w:rFonts w:cs="Times New Roman"/>
          <w:lang w:val="en-GB"/>
          <w:rPrChange w:id="11354" w:author="Mario Ezequiel Scott" w:date="2019-12-29T19:14:00Z">
            <w:rPr>
              <w:rFonts w:cs="Times New Roman"/>
              <w:lang w:val="en-US"/>
            </w:rPr>
          </w:rPrChange>
        </w:rPr>
        <w:t xml:space="preserve"> =&gt; </w:t>
      </w:r>
      <w:del w:id="11355" w:author="tedo gogoladze" w:date="2020-01-05T00:33:00Z">
        <w:r w:rsidR="004E5ED1" w:rsidRPr="004A4B49" w:rsidDel="003B7784">
          <w:rPr>
            <w:rFonts w:cs="Times New Roman"/>
            <w:lang w:val="en-GB"/>
            <w:rPrChange w:id="11356" w:author="Mario Ezequiel Scott" w:date="2019-12-29T19:14:00Z">
              <w:rPr>
                <w:rFonts w:cs="Times New Roman"/>
                <w:lang w:val="en-US"/>
              </w:rPr>
            </w:rPrChange>
          </w:rPr>
          <w:delText>openness</w:delText>
        </w:r>
        <w:r w:rsidR="00437443" w:rsidRPr="004A4B49" w:rsidDel="003B7784">
          <w:rPr>
            <w:rFonts w:cs="Times New Roman"/>
            <w:lang w:val="en-GB"/>
            <w:rPrChange w:id="11357" w:author="Mario Ezequiel Scott" w:date="2019-12-29T19:14:00Z">
              <w:rPr>
                <w:rFonts w:cs="Times New Roman"/>
                <w:lang w:val="en-US"/>
              </w:rPr>
            </w:rPrChange>
          </w:rPr>
          <w:delText>:No</w:delText>
        </w:r>
      </w:del>
      <w:proofErr w:type="spellStart"/>
      <w:ins w:id="11358" w:author="tedo gogoladze" w:date="2020-01-05T00:33:00Z">
        <w:r w:rsidR="003B7784">
          <w:rPr>
            <w:rFonts w:cs="Times New Roman"/>
            <w:lang w:val="en-GB"/>
          </w:rPr>
          <w:t>openness:Negative</w:t>
        </w:r>
      </w:ins>
      <w:proofErr w:type="spellEnd"/>
      <w:r w:rsidR="005E1E7D" w:rsidRPr="004A4B49">
        <w:rPr>
          <w:rFonts w:cs="Times New Roman"/>
          <w:lang w:val="en-GB"/>
          <w:rPrChange w:id="11359" w:author="Mario Ezequiel Scott" w:date="2019-12-29T19:14:00Z">
            <w:rPr>
              <w:rFonts w:cs="Times New Roman"/>
              <w:lang w:val="en-US"/>
            </w:rPr>
          </w:rPrChange>
        </w:rPr>
        <w:t xml:space="preserve">, </w:t>
      </w:r>
      <w:proofErr w:type="spellStart"/>
      <w:r w:rsidR="00437443" w:rsidRPr="004A4B49">
        <w:rPr>
          <w:rFonts w:cs="Times New Roman"/>
          <w:lang w:val="en-GB"/>
          <w:rPrChange w:id="11360" w:author="Mario Ezequiel Scott" w:date="2019-12-29T19:14:00Z">
            <w:rPr>
              <w:rFonts w:cs="Times New Roman"/>
              <w:lang w:val="en-US"/>
            </w:rPr>
          </w:rPrChange>
        </w:rPr>
        <w:t>status:todo</w:t>
      </w:r>
      <w:proofErr w:type="spellEnd"/>
      <w:r w:rsidR="00437443" w:rsidRPr="004A4B49">
        <w:rPr>
          <w:rFonts w:cs="Times New Roman"/>
          <w:lang w:val="en-GB"/>
          <w:rPrChange w:id="11361" w:author="Mario Ezequiel Scott" w:date="2019-12-29T19:14:00Z">
            <w:rPr>
              <w:rFonts w:cs="Times New Roman"/>
              <w:lang w:val="en-US"/>
            </w:rPr>
          </w:rPrChange>
        </w:rPr>
        <w:t xml:space="preserve"> =&gt; </w:t>
      </w:r>
      <w:del w:id="11362" w:author="tedo gogoladze" w:date="2020-01-05T00:50:00Z">
        <w:r w:rsidR="00437443" w:rsidRPr="004A4B49" w:rsidDel="0000772F">
          <w:rPr>
            <w:rFonts w:cs="Times New Roman"/>
            <w:lang w:val="en-GB"/>
            <w:rPrChange w:id="11363" w:author="Mario Ezequiel Scott" w:date="2019-12-29T19:14:00Z">
              <w:rPr>
                <w:rFonts w:cs="Times New Roman"/>
                <w:lang w:val="en-US"/>
              </w:rPr>
            </w:rPrChange>
          </w:rPr>
          <w:delText>neuroticism:Yes</w:delText>
        </w:r>
      </w:del>
      <w:proofErr w:type="spellStart"/>
      <w:ins w:id="11364" w:author="tedo gogoladze" w:date="2020-01-05T00:50:00Z">
        <w:r w:rsidR="0000772F">
          <w:rPr>
            <w:rFonts w:cs="Times New Roman"/>
            <w:lang w:val="en-GB"/>
          </w:rPr>
          <w:t>neuroticism:Positive</w:t>
        </w:r>
      </w:ins>
      <w:proofErr w:type="spellEnd"/>
      <w:r w:rsidR="00437443" w:rsidRPr="004A4B49">
        <w:rPr>
          <w:rFonts w:cs="Times New Roman"/>
          <w:lang w:val="en-GB"/>
          <w:rPrChange w:id="11365" w:author="Mario Ezequiel Scott" w:date="2019-12-29T19:14:00Z">
            <w:rPr>
              <w:rFonts w:cs="Times New Roman"/>
              <w:lang w:val="en-US"/>
            </w:rPr>
          </w:rPrChange>
        </w:rPr>
        <w:t xml:space="preserve"> and</w:t>
      </w:r>
      <w:r w:rsidR="005E1E7D" w:rsidRPr="004A4B49">
        <w:rPr>
          <w:rFonts w:cs="Times New Roman"/>
          <w:lang w:val="en-GB"/>
          <w:rPrChange w:id="11366" w:author="Mario Ezequiel Scott" w:date="2019-12-29T19:14:00Z">
            <w:rPr>
              <w:rFonts w:cs="Times New Roman"/>
              <w:lang w:val="en-US"/>
            </w:rPr>
          </w:rPrChange>
        </w:rPr>
        <w:t xml:space="preserve"> their respective inverse rules)</w:t>
      </w:r>
      <w:r w:rsidR="00437443" w:rsidRPr="004A4B49">
        <w:rPr>
          <w:rFonts w:cs="Times New Roman"/>
          <w:lang w:val="en-GB"/>
          <w:rPrChange w:id="11367" w:author="Mario Ezequiel Scott" w:date="2019-12-29T19:14:00Z">
            <w:rPr>
              <w:rFonts w:cs="Times New Roman"/>
              <w:lang w:val="en-US"/>
            </w:rPr>
          </w:rPrChange>
        </w:rPr>
        <w:t>.</w:t>
      </w:r>
      <w:r w:rsidR="00615A84" w:rsidRPr="004A4B49">
        <w:rPr>
          <w:rFonts w:cs="Times New Roman"/>
          <w:lang w:val="en-GB"/>
          <w:rPrChange w:id="11368" w:author="Mario Ezequiel Scott" w:date="2019-12-29T19:14:00Z">
            <w:rPr>
              <w:rFonts w:cs="Times New Roman"/>
              <w:lang w:val="en-US"/>
            </w:rPr>
          </w:rPrChange>
        </w:rPr>
        <w:t xml:space="preserve"> </w:t>
      </w:r>
      <w:r w:rsidR="00B745F5" w:rsidRPr="004A4B49">
        <w:rPr>
          <w:rFonts w:cs="Times New Roman"/>
          <w:lang w:val="en-GB"/>
          <w:rPrChange w:id="11369" w:author="Mario Ezequiel Scott" w:date="2019-12-29T19:14:00Z">
            <w:rPr>
              <w:rFonts w:cs="Times New Roman"/>
              <w:lang w:val="en-US"/>
            </w:rPr>
          </w:rPrChange>
        </w:rPr>
        <w:t>The knowledge about this very specific type of metric and the respective associated personalities can greatly benefit the software company</w:t>
      </w:r>
      <w:r w:rsidR="00D1293C" w:rsidRPr="004A4B49">
        <w:rPr>
          <w:rFonts w:cs="Times New Roman"/>
          <w:lang w:val="en-GB"/>
          <w:rPrChange w:id="11370" w:author="Mario Ezequiel Scott" w:date="2019-12-29T19:14:00Z">
            <w:rPr>
              <w:rFonts w:cs="Times New Roman"/>
              <w:lang w:val="en-US"/>
            </w:rPr>
          </w:rPrChange>
        </w:rPr>
        <w:t xml:space="preserve">, letting them lower </w:t>
      </w:r>
      <w:r w:rsidR="00FD4A20" w:rsidRPr="004A4B49">
        <w:rPr>
          <w:rFonts w:cs="Times New Roman"/>
          <w:lang w:val="en-GB"/>
          <w:rPrChange w:id="11371" w:author="Mario Ezequiel Scott" w:date="2019-12-29T19:14:00Z">
            <w:rPr>
              <w:rFonts w:cs="Times New Roman"/>
              <w:lang w:val="en-US"/>
            </w:rPr>
          </w:rPrChange>
        </w:rPr>
        <w:t xml:space="preserve">down </w:t>
      </w:r>
      <w:r w:rsidR="00D1293C" w:rsidRPr="004A4B49">
        <w:rPr>
          <w:rFonts w:cs="Times New Roman"/>
          <w:lang w:val="en-GB"/>
          <w:rPrChange w:id="11372" w:author="Mario Ezequiel Scott" w:date="2019-12-29T19:14:00Z">
            <w:rPr>
              <w:rFonts w:cs="Times New Roman"/>
              <w:lang w:val="en-US"/>
            </w:rPr>
          </w:rPrChange>
        </w:rPr>
        <w:t xml:space="preserve">the </w:t>
      </w:r>
      <w:r w:rsidR="00F67146" w:rsidRPr="004A4B49">
        <w:rPr>
          <w:rFonts w:cs="Times New Roman"/>
          <w:lang w:val="en-GB"/>
          <w:rPrChange w:id="11373" w:author="Mario Ezequiel Scott" w:date="2019-12-29T19:14:00Z">
            <w:rPr>
              <w:rFonts w:cs="Times New Roman"/>
              <w:lang w:val="en-US"/>
            </w:rPr>
          </w:rPrChange>
        </w:rPr>
        <w:t xml:space="preserve">scope of the possible causalities </w:t>
      </w:r>
      <w:r w:rsidR="00CB5917" w:rsidRPr="004A4B49">
        <w:rPr>
          <w:rFonts w:cs="Times New Roman"/>
          <w:lang w:val="en-GB"/>
          <w:rPrChange w:id="11374" w:author="Mario Ezequiel Scott" w:date="2019-12-29T19:14:00Z">
            <w:rPr>
              <w:rFonts w:cs="Times New Roman"/>
              <w:lang w:val="en-US"/>
            </w:rPr>
          </w:rPrChange>
        </w:rPr>
        <w:t xml:space="preserve">of the </w:t>
      </w:r>
      <w:r w:rsidR="00824FC3" w:rsidRPr="004A4B49">
        <w:rPr>
          <w:rFonts w:cs="Times New Roman"/>
          <w:lang w:val="en-GB"/>
          <w:rPrChange w:id="11375" w:author="Mario Ezequiel Scott" w:date="2019-12-29T19:14:00Z">
            <w:rPr>
              <w:rFonts w:cs="Times New Roman"/>
              <w:lang w:val="en-US"/>
            </w:rPr>
          </w:rPrChange>
        </w:rPr>
        <w:t xml:space="preserve">certain result of the </w:t>
      </w:r>
      <w:r w:rsidR="00CB5917" w:rsidRPr="004A4B49">
        <w:rPr>
          <w:rFonts w:cs="Times New Roman"/>
          <w:lang w:val="en-GB"/>
          <w:rPrChange w:id="11376" w:author="Mario Ezequiel Scott" w:date="2019-12-29T19:14:00Z">
            <w:rPr>
              <w:rFonts w:cs="Times New Roman"/>
              <w:lang w:val="en-US"/>
            </w:rPr>
          </w:rPrChange>
        </w:rPr>
        <w:t>respective metric.</w:t>
      </w:r>
      <w:commentRangeEnd w:id="11323"/>
      <w:r w:rsidR="004F363A">
        <w:rPr>
          <w:rStyle w:val="CommentReference"/>
        </w:rPr>
        <w:commentReference w:id="11323"/>
      </w:r>
      <w:commentRangeEnd w:id="11324"/>
      <w:r w:rsidR="004F363A">
        <w:rPr>
          <w:rStyle w:val="CommentReference"/>
        </w:rPr>
        <w:commentReference w:id="11324"/>
      </w:r>
    </w:p>
    <w:p w14:paraId="553DDA1E" w14:textId="77777777" w:rsidR="00AE3C75" w:rsidRPr="004A4B49" w:rsidRDefault="00AE3C75" w:rsidP="00EC6E62">
      <w:pPr>
        <w:rPr>
          <w:rFonts w:cs="Times New Roman"/>
          <w:noProof/>
          <w:lang w:val="en-GB"/>
          <w:rPrChange w:id="11377" w:author="Mario Ezequiel Scott" w:date="2019-12-29T19:14:00Z">
            <w:rPr>
              <w:rFonts w:cs="Times New Roman"/>
              <w:noProof/>
              <w:lang w:val="en-US"/>
            </w:rPr>
          </w:rPrChange>
        </w:rPr>
      </w:pPr>
    </w:p>
    <w:p w14:paraId="1691CBFD" w14:textId="77777777" w:rsidR="00437443" w:rsidRPr="004A4B49" w:rsidRDefault="00437443" w:rsidP="00EC6E62">
      <w:pPr>
        <w:rPr>
          <w:rFonts w:cs="Times New Roman"/>
          <w:noProof/>
          <w:lang w:val="en-GB"/>
          <w:rPrChange w:id="11378" w:author="Mario Ezequiel Scott" w:date="2019-12-29T19:14:00Z">
            <w:rPr>
              <w:rFonts w:cs="Times New Roman"/>
              <w:noProof/>
              <w:lang w:val="en-US"/>
            </w:rPr>
          </w:rPrChange>
        </w:rPr>
      </w:pPr>
    </w:p>
    <w:p w14:paraId="58D021FF" w14:textId="3E3BC8C4" w:rsidR="007E0BA3" w:rsidRPr="004A4B49" w:rsidRDefault="00437443" w:rsidP="00EC6E62">
      <w:pPr>
        <w:rPr>
          <w:rFonts w:cs="Times New Roman"/>
          <w:lang w:val="en-GB"/>
          <w:rPrChange w:id="11379" w:author="Mario Ezequiel Scott" w:date="2019-12-29T19:14:00Z">
            <w:rPr>
              <w:rFonts w:cs="Times New Roman"/>
              <w:lang w:val="en-US"/>
            </w:rPr>
          </w:rPrChange>
        </w:rPr>
      </w:pPr>
      <w:r w:rsidRPr="004A4B49">
        <w:rPr>
          <w:rFonts w:cs="Times New Roman"/>
          <w:noProof/>
          <w:lang w:val="en-GB"/>
          <w:rPrChange w:id="11380" w:author="Mario Ezequiel Scott" w:date="2019-12-29T19:14:00Z">
            <w:rPr>
              <w:rFonts w:cs="Times New Roman"/>
              <w:noProof/>
              <w:lang w:val="en-US"/>
            </w:rPr>
          </w:rPrChange>
        </w:rPr>
        <w:lastRenderedPageBreak/>
        <w:drawing>
          <wp:inline distT="0" distB="0" distL="0" distR="0" wp14:anchorId="7FF7C200" wp14:editId="0CA8F662">
            <wp:extent cx="5524500" cy="460566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l="2577" t="10817" r="14776" b="662"/>
                    <a:stretch/>
                  </pic:blipFill>
                  <pic:spPr bwMode="auto">
                    <a:xfrm>
                      <a:off x="0" y="0"/>
                      <a:ext cx="5544599" cy="4622420"/>
                    </a:xfrm>
                    <a:prstGeom prst="rect">
                      <a:avLst/>
                    </a:prstGeom>
                    <a:noFill/>
                    <a:ln>
                      <a:noFill/>
                    </a:ln>
                    <a:extLst>
                      <a:ext uri="{53640926-AAD7-44D8-BBD7-CCE9431645EC}">
                        <a14:shadowObscured xmlns:a14="http://schemas.microsoft.com/office/drawing/2010/main"/>
                      </a:ext>
                    </a:extLst>
                  </pic:spPr>
                </pic:pic>
              </a:graphicData>
            </a:graphic>
          </wp:inline>
        </w:drawing>
      </w:r>
    </w:p>
    <w:p w14:paraId="34D546E5" w14:textId="44E7AA0A" w:rsidR="00AE3C75" w:rsidRPr="004A4B49" w:rsidRDefault="00AE3C75" w:rsidP="00EC6E62">
      <w:pPr>
        <w:rPr>
          <w:rFonts w:cs="Times New Roman"/>
          <w:lang w:val="en-GB"/>
          <w:rPrChange w:id="11381" w:author="Mario Ezequiel Scott" w:date="2019-12-29T19:14:00Z">
            <w:rPr>
              <w:rFonts w:cs="Times New Roman"/>
              <w:lang w:val="en-US"/>
            </w:rPr>
          </w:rPrChange>
        </w:rPr>
      </w:pPr>
      <w:r w:rsidRPr="004A4B49">
        <w:rPr>
          <w:rFonts w:cs="Times New Roman"/>
          <w:lang w:val="en-GB"/>
          <w:rPrChange w:id="11382" w:author="Mario Ezequiel Scott" w:date="2019-12-29T19:14:00Z">
            <w:rPr>
              <w:rFonts w:cs="Times New Roman"/>
              <w:lang w:val="en-US"/>
            </w:rPr>
          </w:rPrChange>
        </w:rPr>
        <w:t xml:space="preserve">Figure </w:t>
      </w:r>
      <w:r w:rsidR="009E4AE3" w:rsidRPr="004A4B49">
        <w:rPr>
          <w:rFonts w:cs="Times New Roman"/>
          <w:lang w:val="en-GB"/>
          <w:rPrChange w:id="11383" w:author="Mario Ezequiel Scott" w:date="2019-12-29T19:14:00Z">
            <w:rPr>
              <w:rFonts w:cs="Times New Roman"/>
              <w:lang w:val="en-US"/>
            </w:rPr>
          </w:rPrChange>
        </w:rPr>
        <w:t>14</w:t>
      </w:r>
      <w:r w:rsidRPr="004A4B49">
        <w:rPr>
          <w:rFonts w:cs="Times New Roman"/>
          <w:lang w:val="en-GB"/>
          <w:rPrChange w:id="11384" w:author="Mario Ezequiel Scott" w:date="2019-12-29T19:14:00Z">
            <w:rPr>
              <w:rFonts w:cs="Times New Roman"/>
              <w:lang w:val="en-US"/>
            </w:rPr>
          </w:rPrChange>
        </w:rPr>
        <w:t>: association rules for task status `done` and `in progress`</w:t>
      </w:r>
    </w:p>
    <w:p w14:paraId="0F8C1946" w14:textId="26953C6B" w:rsidR="00F77388" w:rsidRPr="004A4B49" w:rsidRDefault="00D115AD" w:rsidP="00EC6E62">
      <w:pPr>
        <w:rPr>
          <w:rFonts w:cs="Times New Roman"/>
          <w:lang w:val="en-GB"/>
          <w:rPrChange w:id="11385" w:author="Mario Ezequiel Scott" w:date="2019-12-29T19:14:00Z">
            <w:rPr>
              <w:rFonts w:cs="Times New Roman"/>
              <w:lang w:val="en-US"/>
            </w:rPr>
          </w:rPrChange>
        </w:rPr>
      </w:pPr>
      <w:r w:rsidRPr="004A4B49">
        <w:rPr>
          <w:rFonts w:cs="Times New Roman"/>
          <w:lang w:val="en-GB"/>
          <w:rPrChange w:id="11386" w:author="Mario Ezequiel Scott" w:date="2019-12-29T19:14:00Z">
            <w:rPr>
              <w:rFonts w:cs="Times New Roman"/>
              <w:lang w:val="en-US"/>
            </w:rPr>
          </w:rPrChange>
        </w:rPr>
        <w:t xml:space="preserve">Secondly, developers </w:t>
      </w:r>
      <w:r w:rsidR="00D67585" w:rsidRPr="004A4B49">
        <w:rPr>
          <w:rFonts w:cs="Times New Roman"/>
          <w:lang w:val="en-GB"/>
          <w:rPrChange w:id="11387" w:author="Mario Ezequiel Scott" w:date="2019-12-29T19:14:00Z">
            <w:rPr>
              <w:rFonts w:cs="Times New Roman"/>
              <w:lang w:val="en-US"/>
            </w:rPr>
          </w:rPrChange>
        </w:rPr>
        <w:t xml:space="preserve">within </w:t>
      </w:r>
      <w:r w:rsidR="00DD0B96" w:rsidRPr="004A4B49">
        <w:rPr>
          <w:rFonts w:cs="Times New Roman"/>
          <w:lang w:val="en-GB"/>
          <w:rPrChange w:id="11388" w:author="Mario Ezequiel Scott" w:date="2019-12-29T19:14:00Z">
            <w:rPr>
              <w:rFonts w:cs="Times New Roman"/>
              <w:lang w:val="en-US"/>
            </w:rPr>
          </w:rPrChange>
        </w:rPr>
        <w:t xml:space="preserve">the </w:t>
      </w:r>
      <w:r w:rsidR="005F3897" w:rsidRPr="004A4B49">
        <w:rPr>
          <w:rFonts w:cs="Times New Roman"/>
          <w:lang w:val="en-GB"/>
          <w:rPrChange w:id="11389" w:author="Mario Ezequiel Scott" w:date="2019-12-29T19:14:00Z">
            <w:rPr>
              <w:rFonts w:cs="Times New Roman"/>
              <w:lang w:val="en-US"/>
            </w:rPr>
          </w:rPrChange>
        </w:rPr>
        <w:t xml:space="preserve">number of </w:t>
      </w:r>
      <w:r w:rsidR="00DD0B96" w:rsidRPr="004A4B49">
        <w:rPr>
          <w:rFonts w:cs="Times New Roman"/>
          <w:lang w:val="en-GB"/>
          <w:rPrChange w:id="11390" w:author="Mario Ezequiel Scott" w:date="2019-12-29T19:14:00Z">
            <w:rPr>
              <w:rFonts w:cs="Times New Roman"/>
              <w:lang w:val="en-US"/>
            </w:rPr>
          </w:rPrChange>
        </w:rPr>
        <w:t xml:space="preserve">personalities </w:t>
      </w:r>
      <w:proofErr w:type="spellStart"/>
      <w:r w:rsidR="00F641B0" w:rsidRPr="004A4B49">
        <w:rPr>
          <w:rFonts w:cs="Times New Roman"/>
          <w:lang w:val="en-GB"/>
          <w:rPrChange w:id="11391" w:author="Mario Ezequiel Scott" w:date="2019-12-29T19:14:00Z">
            <w:rPr>
              <w:rFonts w:cs="Times New Roman"/>
              <w:lang w:val="en-US"/>
            </w:rPr>
          </w:rPrChange>
        </w:rPr>
        <w:t>favor</w:t>
      </w:r>
      <w:proofErr w:type="spellEnd"/>
      <w:r w:rsidR="00D67585" w:rsidRPr="004A4B49">
        <w:rPr>
          <w:rFonts w:cs="Times New Roman"/>
          <w:lang w:val="en-GB"/>
          <w:rPrChange w:id="11392" w:author="Mario Ezequiel Scott" w:date="2019-12-29T19:14:00Z">
            <w:rPr>
              <w:rFonts w:cs="Times New Roman"/>
              <w:lang w:val="en-US"/>
            </w:rPr>
          </w:rPrChange>
        </w:rPr>
        <w:t xml:space="preserve"> estimating the task</w:t>
      </w:r>
      <w:ins w:id="11393" w:author="tedo gogoladze" w:date="2020-01-04T19:34:00Z">
        <w:r w:rsidR="00D5742E">
          <w:rPr>
            <w:rFonts w:cs="Times New Roman"/>
            <w:lang w:val="en-GB"/>
          </w:rPr>
          <w:t xml:space="preserve"> efforts</w:t>
        </w:r>
      </w:ins>
      <w:r w:rsidR="00D67585" w:rsidRPr="004A4B49">
        <w:rPr>
          <w:rFonts w:cs="Times New Roman"/>
          <w:lang w:val="en-GB"/>
          <w:rPrChange w:id="11394" w:author="Mario Ezequiel Scott" w:date="2019-12-29T19:14:00Z">
            <w:rPr>
              <w:rFonts w:cs="Times New Roman"/>
              <w:lang w:val="en-US"/>
            </w:rPr>
          </w:rPrChange>
        </w:rPr>
        <w:t xml:space="preserve"> as `low`. As the association rules were showing, </w:t>
      </w:r>
      <w:r w:rsidR="00957D3E" w:rsidRPr="004A4B49">
        <w:rPr>
          <w:rFonts w:cs="Times New Roman"/>
          <w:lang w:val="en-GB"/>
          <w:rPrChange w:id="11395" w:author="Mario Ezequiel Scott" w:date="2019-12-29T19:14:00Z">
            <w:rPr>
              <w:rFonts w:cs="Times New Roman"/>
              <w:lang w:val="en-US"/>
            </w:rPr>
          </w:rPrChange>
        </w:rPr>
        <w:t xml:space="preserve">developers with </w:t>
      </w:r>
      <w:r w:rsidR="00D67585" w:rsidRPr="004A4B49">
        <w:rPr>
          <w:rFonts w:cs="Times New Roman"/>
          <w:lang w:val="en-GB"/>
          <w:rPrChange w:id="11396" w:author="Mario Ezequiel Scott" w:date="2019-12-29T19:14:00Z">
            <w:rPr>
              <w:rFonts w:cs="Times New Roman"/>
              <w:lang w:val="en-US"/>
            </w:rPr>
          </w:rPrChange>
        </w:rPr>
        <w:t>positive values of Openness, Conscientiousness, Extraversion, Agreeableness and the negative value of Neuroticism</w:t>
      </w:r>
      <w:r w:rsidR="00957D3E" w:rsidRPr="004A4B49">
        <w:rPr>
          <w:rFonts w:cs="Times New Roman"/>
          <w:lang w:val="en-GB"/>
          <w:rPrChange w:id="11397" w:author="Mario Ezequiel Scott" w:date="2019-12-29T19:14:00Z">
            <w:rPr>
              <w:rFonts w:cs="Times New Roman"/>
              <w:lang w:val="en-US"/>
            </w:rPr>
          </w:rPrChange>
        </w:rPr>
        <w:t xml:space="preserve"> – share the tendency of assigning low number of story points to their tasks.</w:t>
      </w:r>
    </w:p>
    <w:p w14:paraId="220E1CB5" w14:textId="4D95504F" w:rsidR="004D4F0A" w:rsidRPr="004A4B49" w:rsidRDefault="004D4F0A" w:rsidP="00EC6E62">
      <w:pPr>
        <w:rPr>
          <w:rFonts w:cs="Times New Roman"/>
          <w:lang w:val="en-GB"/>
          <w:rPrChange w:id="11398" w:author="Mario Ezequiel Scott" w:date="2019-12-29T19:14:00Z">
            <w:rPr>
              <w:rFonts w:cs="Times New Roman"/>
              <w:lang w:val="en-US"/>
            </w:rPr>
          </w:rPrChange>
        </w:rPr>
      </w:pPr>
      <w:r w:rsidRPr="004A4B49">
        <w:rPr>
          <w:rFonts w:cs="Times New Roman"/>
          <w:lang w:val="en-GB"/>
          <w:rPrChange w:id="11399" w:author="Mario Ezequiel Scott" w:date="2019-12-29T19:14:00Z">
            <w:rPr>
              <w:rFonts w:cs="Times New Roman"/>
              <w:lang w:val="en-US"/>
            </w:rPr>
          </w:rPrChange>
        </w:rPr>
        <w:t>On one hand, developers are assigning story points to the task by themselves to assess the estimation</w:t>
      </w:r>
      <w:r w:rsidR="00692A8B" w:rsidRPr="004A4B49">
        <w:rPr>
          <w:rFonts w:cs="Times New Roman"/>
          <w:lang w:val="en-GB"/>
          <w:rPrChange w:id="11400" w:author="Mario Ezequiel Scott" w:date="2019-12-29T19:14:00Z">
            <w:rPr>
              <w:rFonts w:cs="Times New Roman"/>
              <w:lang w:val="en-US"/>
            </w:rPr>
          </w:rPrChange>
        </w:rPr>
        <w:t xml:space="preserve"> of </w:t>
      </w:r>
      <w:r w:rsidR="008E6D79" w:rsidRPr="004A4B49">
        <w:rPr>
          <w:rFonts w:cs="Times New Roman"/>
          <w:lang w:val="en-GB"/>
          <w:rPrChange w:id="11401" w:author="Mario Ezequiel Scott" w:date="2019-12-29T19:14:00Z">
            <w:rPr>
              <w:rFonts w:cs="Times New Roman"/>
              <w:lang w:val="en-US"/>
            </w:rPr>
          </w:rPrChange>
        </w:rPr>
        <w:t xml:space="preserve">task </w:t>
      </w:r>
      <w:r w:rsidR="00692A8B" w:rsidRPr="004A4B49">
        <w:rPr>
          <w:rFonts w:cs="Times New Roman"/>
          <w:lang w:val="en-GB"/>
          <w:rPrChange w:id="11402" w:author="Mario Ezequiel Scott" w:date="2019-12-29T19:14:00Z">
            <w:rPr>
              <w:rFonts w:cs="Times New Roman"/>
              <w:lang w:val="en-US"/>
            </w:rPr>
          </w:rPrChange>
        </w:rPr>
        <w:t xml:space="preserve">complexity. </w:t>
      </w:r>
      <w:r w:rsidR="0044290E" w:rsidRPr="004A4B49">
        <w:rPr>
          <w:rFonts w:cs="Times New Roman"/>
          <w:lang w:val="en-GB"/>
          <w:rPrChange w:id="11403" w:author="Mario Ezequiel Scott" w:date="2019-12-29T19:14:00Z">
            <w:rPr>
              <w:rFonts w:cs="Times New Roman"/>
              <w:lang w:val="en-US"/>
            </w:rPr>
          </w:rPrChange>
        </w:rPr>
        <w:t>This is purely predictive process, since there can be the complications or ease within the tasks that is not possible to foresee in advance.</w:t>
      </w:r>
      <w:r w:rsidR="00616DE2" w:rsidRPr="004A4B49">
        <w:rPr>
          <w:rFonts w:cs="Times New Roman"/>
          <w:lang w:val="en-GB"/>
          <w:rPrChange w:id="11404" w:author="Mario Ezequiel Scott" w:date="2019-12-29T19:14:00Z">
            <w:rPr>
              <w:rFonts w:cs="Times New Roman"/>
              <w:lang w:val="en-US"/>
            </w:rPr>
          </w:rPrChange>
        </w:rPr>
        <w:t xml:space="preserve"> On the other hand, there is an `actual story points` or `actual estimate` term, that describes the actual complexity of the issue, however it can be measured only after the completion of the task (although, this metric requires existence of the additional attributes that were not possible to obtain within this research</w:t>
      </w:r>
      <w:r w:rsidR="00B41DCA" w:rsidRPr="004A4B49">
        <w:rPr>
          <w:rFonts w:cs="Times New Roman"/>
          <w:lang w:val="en-GB"/>
          <w:rPrChange w:id="11405" w:author="Mario Ezequiel Scott" w:date="2019-12-29T19:14:00Z">
            <w:rPr>
              <w:rFonts w:cs="Times New Roman"/>
              <w:lang w:val="en-US"/>
            </w:rPr>
          </w:rPrChange>
        </w:rPr>
        <w:t xml:space="preserve"> dataset</w:t>
      </w:r>
      <w:r w:rsidR="00616DE2" w:rsidRPr="004A4B49">
        <w:rPr>
          <w:rFonts w:cs="Times New Roman"/>
          <w:lang w:val="en-GB"/>
          <w:rPrChange w:id="11406" w:author="Mario Ezequiel Scott" w:date="2019-12-29T19:14:00Z">
            <w:rPr>
              <w:rFonts w:cs="Times New Roman"/>
              <w:lang w:val="en-US"/>
            </w:rPr>
          </w:rPrChange>
        </w:rPr>
        <w:t>)</w:t>
      </w:r>
      <w:r w:rsidR="00882CBE" w:rsidRPr="004A4B49">
        <w:rPr>
          <w:rFonts w:cs="Times New Roman"/>
          <w:lang w:val="en-GB"/>
          <w:rPrChange w:id="11407" w:author="Mario Ezequiel Scott" w:date="2019-12-29T19:14:00Z">
            <w:rPr>
              <w:rFonts w:cs="Times New Roman"/>
              <w:lang w:val="en-US"/>
            </w:rPr>
          </w:rPrChange>
        </w:rPr>
        <w:t xml:space="preserve">, and this leads to the outcome, that the pre-estimation of the </w:t>
      </w:r>
      <w:ins w:id="11408" w:author="tedo gogoladze" w:date="2020-01-04T19:35:00Z">
        <w:r w:rsidR="00D5742E">
          <w:rPr>
            <w:rFonts w:cs="Times New Roman"/>
            <w:lang w:val="en-GB"/>
          </w:rPr>
          <w:t xml:space="preserve">efforts </w:t>
        </w:r>
      </w:ins>
      <w:del w:id="11409" w:author="tedo gogoladze" w:date="2020-01-04T19:35:00Z">
        <w:r w:rsidR="00882CBE" w:rsidRPr="004A4B49" w:rsidDel="00D5742E">
          <w:rPr>
            <w:rFonts w:cs="Times New Roman"/>
            <w:lang w:val="en-GB"/>
            <w:rPrChange w:id="11410" w:author="Mario Ezequiel Scott" w:date="2019-12-29T19:14:00Z">
              <w:rPr>
                <w:rFonts w:cs="Times New Roman"/>
                <w:lang w:val="en-US"/>
              </w:rPr>
            </w:rPrChange>
          </w:rPr>
          <w:delText xml:space="preserve">task </w:delText>
        </w:r>
      </w:del>
      <w:r w:rsidR="00882CBE" w:rsidRPr="004A4B49">
        <w:rPr>
          <w:rFonts w:cs="Times New Roman"/>
          <w:lang w:val="en-GB"/>
          <w:rPrChange w:id="11411" w:author="Mario Ezequiel Scott" w:date="2019-12-29T19:14:00Z">
            <w:rPr>
              <w:rFonts w:cs="Times New Roman"/>
              <w:lang w:val="en-US"/>
            </w:rPr>
          </w:rPrChange>
        </w:rPr>
        <w:t>can be varied from the actual complexity</w:t>
      </w:r>
      <w:r w:rsidR="00904391" w:rsidRPr="004A4B49">
        <w:rPr>
          <w:rFonts w:cs="Times New Roman"/>
          <w:lang w:val="en-GB"/>
          <w:rPrChange w:id="11412" w:author="Mario Ezequiel Scott" w:date="2019-12-29T19:14:00Z">
            <w:rPr>
              <w:rFonts w:cs="Times New Roman"/>
              <w:lang w:val="en-US"/>
            </w:rPr>
          </w:rPrChange>
        </w:rPr>
        <w:t xml:space="preserve"> </w:t>
      </w:r>
      <w:r w:rsidR="00882CBE" w:rsidRPr="004A4B49">
        <w:rPr>
          <w:rFonts w:cs="Times New Roman"/>
          <w:lang w:val="en-GB"/>
          <w:rPrChange w:id="11413" w:author="Mario Ezequiel Scott" w:date="2019-12-29T19:14:00Z">
            <w:rPr>
              <w:rFonts w:cs="Times New Roman"/>
              <w:lang w:val="en-US"/>
            </w:rPr>
          </w:rPrChange>
        </w:rPr>
        <w:t xml:space="preserve">of the task. </w:t>
      </w:r>
      <w:r w:rsidR="00BE0DB0" w:rsidRPr="004A4B49">
        <w:rPr>
          <w:rFonts w:cs="Times New Roman"/>
          <w:lang w:val="en-GB"/>
          <w:rPrChange w:id="11414" w:author="Mario Ezequiel Scott" w:date="2019-12-29T19:14:00Z">
            <w:rPr>
              <w:rFonts w:cs="Times New Roman"/>
              <w:lang w:val="en-US"/>
            </w:rPr>
          </w:rPrChange>
        </w:rPr>
        <w:t xml:space="preserve">The </w:t>
      </w:r>
      <w:r w:rsidR="0034371B" w:rsidRPr="004A4B49">
        <w:rPr>
          <w:rFonts w:cs="Times New Roman"/>
          <w:lang w:val="en-GB"/>
          <w:rPrChange w:id="11415" w:author="Mario Ezequiel Scott" w:date="2019-12-29T19:14:00Z">
            <w:rPr>
              <w:rFonts w:cs="Times New Roman"/>
              <w:lang w:val="en-US"/>
            </w:rPr>
          </w:rPrChange>
        </w:rPr>
        <w:t>value</w:t>
      </w:r>
      <w:r w:rsidR="0057612E" w:rsidRPr="004A4B49">
        <w:rPr>
          <w:rFonts w:cs="Times New Roman"/>
          <w:lang w:val="en-GB"/>
          <w:rPrChange w:id="11416" w:author="Mario Ezequiel Scott" w:date="2019-12-29T19:14:00Z">
            <w:rPr>
              <w:rFonts w:cs="Times New Roman"/>
              <w:lang w:val="en-US"/>
            </w:rPr>
          </w:rPrChange>
        </w:rPr>
        <w:t xml:space="preserve"> </w:t>
      </w:r>
      <w:r w:rsidR="009B54BD" w:rsidRPr="004A4B49">
        <w:rPr>
          <w:rFonts w:cs="Times New Roman"/>
          <w:lang w:val="en-GB"/>
          <w:rPrChange w:id="11417" w:author="Mario Ezequiel Scott" w:date="2019-12-29T19:14:00Z">
            <w:rPr>
              <w:rFonts w:cs="Times New Roman"/>
              <w:lang w:val="en-US"/>
            </w:rPr>
          </w:rPrChange>
        </w:rPr>
        <w:t xml:space="preserve">that </w:t>
      </w:r>
      <w:r w:rsidR="00BE0DB0" w:rsidRPr="004A4B49">
        <w:rPr>
          <w:rFonts w:cs="Times New Roman"/>
          <w:lang w:val="en-GB"/>
          <w:rPrChange w:id="11418" w:author="Mario Ezequiel Scott" w:date="2019-12-29T19:14:00Z">
            <w:rPr>
              <w:rFonts w:cs="Times New Roman"/>
              <w:lang w:val="en-US"/>
            </w:rPr>
          </w:rPrChange>
        </w:rPr>
        <w:t xml:space="preserve">the </w:t>
      </w:r>
      <w:r w:rsidR="009B54BD" w:rsidRPr="004A4B49">
        <w:rPr>
          <w:rFonts w:cs="Times New Roman"/>
          <w:lang w:val="en-GB"/>
          <w:rPrChange w:id="11419" w:author="Mario Ezequiel Scott" w:date="2019-12-29T19:14:00Z">
            <w:rPr>
              <w:rFonts w:cs="Times New Roman"/>
              <w:lang w:val="en-US"/>
            </w:rPr>
          </w:rPrChange>
        </w:rPr>
        <w:t xml:space="preserve">business should </w:t>
      </w:r>
      <w:r w:rsidR="0034371B" w:rsidRPr="004A4B49">
        <w:rPr>
          <w:rFonts w:cs="Times New Roman"/>
          <w:lang w:val="en-GB"/>
          <w:rPrChange w:id="11420" w:author="Mario Ezequiel Scott" w:date="2019-12-29T19:14:00Z">
            <w:rPr>
              <w:rFonts w:cs="Times New Roman"/>
              <w:lang w:val="en-US"/>
            </w:rPr>
          </w:rPrChange>
        </w:rPr>
        <w:t xml:space="preserve">pursue </w:t>
      </w:r>
      <w:r w:rsidR="00696255" w:rsidRPr="004A4B49">
        <w:rPr>
          <w:rFonts w:cs="Times New Roman"/>
          <w:lang w:val="en-GB"/>
          <w:rPrChange w:id="11421" w:author="Mario Ezequiel Scott" w:date="2019-12-29T19:14:00Z">
            <w:rPr>
              <w:rFonts w:cs="Times New Roman"/>
              <w:lang w:val="en-US"/>
            </w:rPr>
          </w:rPrChange>
        </w:rPr>
        <w:t xml:space="preserve">regarding this metric </w:t>
      </w:r>
      <w:r w:rsidR="00BE0DB0" w:rsidRPr="004A4B49">
        <w:rPr>
          <w:rFonts w:cs="Times New Roman"/>
          <w:lang w:val="en-GB"/>
          <w:rPrChange w:id="11422" w:author="Mario Ezequiel Scott" w:date="2019-12-29T19:14:00Z">
            <w:rPr>
              <w:rFonts w:cs="Times New Roman"/>
              <w:lang w:val="en-US"/>
            </w:rPr>
          </w:rPrChange>
        </w:rPr>
        <w:t xml:space="preserve">is </w:t>
      </w:r>
      <w:r w:rsidR="009B54BD" w:rsidRPr="004A4B49">
        <w:rPr>
          <w:rFonts w:cs="Times New Roman"/>
          <w:lang w:val="en-GB"/>
          <w:rPrChange w:id="11423" w:author="Mario Ezequiel Scott" w:date="2019-12-29T19:14:00Z">
            <w:rPr>
              <w:rFonts w:cs="Times New Roman"/>
              <w:lang w:val="en-US"/>
            </w:rPr>
          </w:rPrChange>
        </w:rPr>
        <w:t>to reduce the difference between the estimated</w:t>
      </w:r>
      <w:ins w:id="11424" w:author="tedo gogoladze" w:date="2020-01-04T19:35:00Z">
        <w:r w:rsidR="00D5742E">
          <w:rPr>
            <w:rFonts w:cs="Times New Roman"/>
            <w:lang w:val="en-GB"/>
          </w:rPr>
          <w:t xml:space="preserve"> effort</w:t>
        </w:r>
      </w:ins>
      <w:r w:rsidR="009B54BD" w:rsidRPr="004A4B49">
        <w:rPr>
          <w:rFonts w:cs="Times New Roman"/>
          <w:lang w:val="en-GB"/>
          <w:rPrChange w:id="11425" w:author="Mario Ezequiel Scott" w:date="2019-12-29T19:14:00Z">
            <w:rPr>
              <w:rFonts w:cs="Times New Roman"/>
              <w:lang w:val="en-US"/>
            </w:rPr>
          </w:rPrChange>
        </w:rPr>
        <w:t xml:space="preserve"> and actual complexity of the task</w:t>
      </w:r>
      <w:r w:rsidR="00BE0DB0" w:rsidRPr="004A4B49">
        <w:rPr>
          <w:rFonts w:cs="Times New Roman"/>
          <w:lang w:val="en-GB"/>
          <w:rPrChange w:id="11426" w:author="Mario Ezequiel Scott" w:date="2019-12-29T19:14:00Z">
            <w:rPr>
              <w:rFonts w:cs="Times New Roman"/>
              <w:lang w:val="en-US"/>
            </w:rPr>
          </w:rPrChange>
        </w:rPr>
        <w:t xml:space="preserve">, </w:t>
      </w:r>
      <w:r w:rsidR="0034371B" w:rsidRPr="004A4B49">
        <w:rPr>
          <w:rFonts w:cs="Times New Roman"/>
          <w:lang w:val="en-GB"/>
          <w:rPrChange w:id="11427" w:author="Mario Ezequiel Scott" w:date="2019-12-29T19:14:00Z">
            <w:rPr>
              <w:rFonts w:cs="Times New Roman"/>
              <w:lang w:val="en-US"/>
            </w:rPr>
          </w:rPrChange>
        </w:rPr>
        <w:t xml:space="preserve">while </w:t>
      </w:r>
      <w:r w:rsidR="00BE0DB0" w:rsidRPr="004A4B49">
        <w:rPr>
          <w:rFonts w:cs="Times New Roman"/>
          <w:lang w:val="en-GB"/>
          <w:rPrChange w:id="11428" w:author="Mario Ezequiel Scott" w:date="2019-12-29T19:14:00Z">
            <w:rPr>
              <w:rFonts w:cs="Times New Roman"/>
              <w:lang w:val="en-US"/>
            </w:rPr>
          </w:rPrChange>
        </w:rPr>
        <w:t xml:space="preserve">the result of this research can greatly </w:t>
      </w:r>
      <w:r w:rsidR="0034371B" w:rsidRPr="004A4B49">
        <w:rPr>
          <w:rFonts w:cs="Times New Roman"/>
          <w:lang w:val="en-GB"/>
          <w:rPrChange w:id="11429" w:author="Mario Ezequiel Scott" w:date="2019-12-29T19:14:00Z">
            <w:rPr>
              <w:rFonts w:cs="Times New Roman"/>
              <w:lang w:val="en-US"/>
            </w:rPr>
          </w:rPrChange>
        </w:rPr>
        <w:t xml:space="preserve">contribute </w:t>
      </w:r>
      <w:r w:rsidR="007B4F26" w:rsidRPr="004A4B49">
        <w:rPr>
          <w:rFonts w:cs="Times New Roman"/>
          <w:lang w:val="en-GB"/>
          <w:rPrChange w:id="11430" w:author="Mario Ezequiel Scott" w:date="2019-12-29T19:14:00Z">
            <w:rPr>
              <w:rFonts w:cs="Times New Roman"/>
              <w:lang w:val="en-US"/>
            </w:rPr>
          </w:rPrChange>
        </w:rPr>
        <w:t>this idea</w:t>
      </w:r>
      <w:r w:rsidR="0034371B" w:rsidRPr="004A4B49">
        <w:rPr>
          <w:rFonts w:cs="Times New Roman"/>
          <w:lang w:val="en-GB"/>
          <w:rPrChange w:id="11431" w:author="Mario Ezequiel Scott" w:date="2019-12-29T19:14:00Z">
            <w:rPr>
              <w:rFonts w:cs="Times New Roman"/>
              <w:lang w:val="en-US"/>
            </w:rPr>
          </w:rPrChange>
        </w:rPr>
        <w:t xml:space="preserve"> by providing the group of personalities of developers, that </w:t>
      </w:r>
      <w:r w:rsidR="00823216" w:rsidRPr="004A4B49">
        <w:rPr>
          <w:rFonts w:cs="Times New Roman"/>
          <w:lang w:val="en-GB"/>
          <w:rPrChange w:id="11432" w:author="Mario Ezequiel Scott" w:date="2019-12-29T19:14:00Z">
            <w:rPr>
              <w:rFonts w:cs="Times New Roman"/>
              <w:lang w:val="en-US"/>
            </w:rPr>
          </w:rPrChange>
        </w:rPr>
        <w:t>are consistent with task estimation</w:t>
      </w:r>
      <w:r w:rsidR="00C71E8E" w:rsidRPr="004A4B49">
        <w:rPr>
          <w:rFonts w:cs="Times New Roman"/>
          <w:lang w:val="en-GB"/>
          <w:rPrChange w:id="11433" w:author="Mario Ezequiel Scott" w:date="2019-12-29T19:14:00Z">
            <w:rPr>
              <w:rFonts w:cs="Times New Roman"/>
              <w:lang w:val="en-US"/>
            </w:rPr>
          </w:rPrChange>
        </w:rPr>
        <w:t>.</w:t>
      </w:r>
      <w:r w:rsidR="00BE0DB0" w:rsidRPr="004A4B49">
        <w:rPr>
          <w:rFonts w:cs="Times New Roman"/>
          <w:lang w:val="en-GB"/>
          <w:rPrChange w:id="11434" w:author="Mario Ezequiel Scott" w:date="2019-12-29T19:14:00Z">
            <w:rPr>
              <w:rFonts w:cs="Times New Roman"/>
              <w:lang w:val="en-US"/>
            </w:rPr>
          </w:rPrChange>
        </w:rPr>
        <w:t xml:space="preserve"> </w:t>
      </w:r>
      <w:r w:rsidR="00E6634D" w:rsidRPr="004A4B49">
        <w:rPr>
          <w:rFonts w:cs="Times New Roman"/>
          <w:lang w:val="en-GB"/>
          <w:rPrChange w:id="11435" w:author="Mario Ezequiel Scott" w:date="2019-12-29T19:14:00Z">
            <w:rPr>
              <w:rFonts w:cs="Times New Roman"/>
              <w:lang w:val="en-US"/>
            </w:rPr>
          </w:rPrChange>
        </w:rPr>
        <w:t xml:space="preserve">Seeing that the personality traits, like strong Openness, Conscientiousness, Extraversion, Agreeableness and less Neuroticism are associated with low task </w:t>
      </w:r>
      <w:del w:id="11436" w:author="tedo gogoladze" w:date="2020-01-04T19:36:00Z">
        <w:r w:rsidR="00E6634D" w:rsidRPr="004A4B49" w:rsidDel="00D5742E">
          <w:rPr>
            <w:rFonts w:cs="Times New Roman"/>
            <w:lang w:val="en-GB"/>
            <w:rPrChange w:id="11437" w:author="Mario Ezequiel Scott" w:date="2019-12-29T19:14:00Z">
              <w:rPr>
                <w:rFonts w:cs="Times New Roman"/>
                <w:lang w:val="en-US"/>
              </w:rPr>
            </w:rPrChange>
          </w:rPr>
          <w:delText xml:space="preserve">complexity </w:delText>
        </w:r>
      </w:del>
      <w:ins w:id="11438" w:author="tedo gogoladze" w:date="2020-01-04T19:36:00Z">
        <w:r w:rsidR="00D5742E">
          <w:rPr>
            <w:rFonts w:cs="Times New Roman"/>
            <w:lang w:val="en-GB"/>
          </w:rPr>
          <w:t>effort</w:t>
        </w:r>
        <w:r w:rsidR="00D5742E" w:rsidRPr="004A4B49">
          <w:rPr>
            <w:rFonts w:cs="Times New Roman"/>
            <w:lang w:val="en-GB"/>
            <w:rPrChange w:id="11439" w:author="Mario Ezequiel Scott" w:date="2019-12-29T19:14:00Z">
              <w:rPr>
                <w:rFonts w:cs="Times New Roman"/>
                <w:lang w:val="en-US"/>
              </w:rPr>
            </w:rPrChange>
          </w:rPr>
          <w:t xml:space="preserve"> </w:t>
        </w:r>
      </w:ins>
      <w:r w:rsidR="00E6634D" w:rsidRPr="004A4B49">
        <w:rPr>
          <w:rFonts w:cs="Times New Roman"/>
          <w:lang w:val="en-GB"/>
          <w:rPrChange w:id="11440" w:author="Mario Ezequiel Scott" w:date="2019-12-29T19:14:00Z">
            <w:rPr>
              <w:rFonts w:cs="Times New Roman"/>
              <w:lang w:val="en-US"/>
            </w:rPr>
          </w:rPrChange>
        </w:rPr>
        <w:t xml:space="preserve">estimation, </w:t>
      </w:r>
      <w:r w:rsidR="001808E0" w:rsidRPr="004A4B49">
        <w:rPr>
          <w:rFonts w:cs="Times New Roman"/>
          <w:lang w:val="en-GB"/>
          <w:rPrChange w:id="11441" w:author="Mario Ezequiel Scott" w:date="2019-12-29T19:14:00Z">
            <w:rPr>
              <w:rFonts w:cs="Times New Roman"/>
              <w:lang w:val="en-US"/>
            </w:rPr>
          </w:rPrChange>
        </w:rPr>
        <w:t xml:space="preserve">can point </w:t>
      </w:r>
      <w:r w:rsidR="00FF68B4" w:rsidRPr="004A4B49">
        <w:rPr>
          <w:rFonts w:cs="Times New Roman"/>
          <w:lang w:val="en-GB"/>
          <w:rPrChange w:id="11442" w:author="Mario Ezequiel Scott" w:date="2019-12-29T19:14:00Z">
            <w:rPr>
              <w:rFonts w:cs="Times New Roman"/>
              <w:lang w:val="en-US"/>
            </w:rPr>
          </w:rPrChange>
        </w:rPr>
        <w:t xml:space="preserve">out </w:t>
      </w:r>
      <w:r w:rsidR="001808E0" w:rsidRPr="004A4B49">
        <w:rPr>
          <w:rFonts w:cs="Times New Roman"/>
          <w:lang w:val="en-GB"/>
          <w:rPrChange w:id="11443" w:author="Mario Ezequiel Scott" w:date="2019-12-29T19:14:00Z">
            <w:rPr>
              <w:rFonts w:cs="Times New Roman"/>
              <w:lang w:val="en-US"/>
            </w:rPr>
          </w:rPrChange>
        </w:rPr>
        <w:t xml:space="preserve">the </w:t>
      </w:r>
      <w:r w:rsidR="00FF68B4" w:rsidRPr="004A4B49">
        <w:rPr>
          <w:rFonts w:cs="Times New Roman"/>
          <w:lang w:val="en-GB"/>
          <w:rPrChange w:id="11444" w:author="Mario Ezequiel Scott" w:date="2019-12-29T19:14:00Z">
            <w:rPr>
              <w:rFonts w:cs="Times New Roman"/>
              <w:lang w:val="en-US"/>
            </w:rPr>
          </w:rPrChange>
        </w:rPr>
        <w:t xml:space="preserve">following </w:t>
      </w:r>
      <w:r w:rsidR="001808E0" w:rsidRPr="004A4B49">
        <w:rPr>
          <w:rFonts w:cs="Times New Roman"/>
          <w:lang w:val="en-GB"/>
          <w:rPrChange w:id="11445" w:author="Mario Ezequiel Scott" w:date="2019-12-29T19:14:00Z">
            <w:rPr>
              <w:rFonts w:cs="Times New Roman"/>
              <w:lang w:val="en-US"/>
            </w:rPr>
          </w:rPrChange>
        </w:rPr>
        <w:t>tendenc</w:t>
      </w:r>
      <w:r w:rsidR="003217A1" w:rsidRPr="004A4B49">
        <w:rPr>
          <w:rFonts w:cs="Times New Roman"/>
          <w:lang w:val="en-GB"/>
          <w:rPrChange w:id="11446" w:author="Mario Ezequiel Scott" w:date="2019-12-29T19:14:00Z">
            <w:rPr>
              <w:rFonts w:cs="Times New Roman"/>
              <w:lang w:val="en-US"/>
            </w:rPr>
          </w:rPrChange>
        </w:rPr>
        <w:t xml:space="preserve">y: </w:t>
      </w:r>
      <w:r w:rsidR="00FF68B4" w:rsidRPr="004A4B49">
        <w:rPr>
          <w:rFonts w:cs="Times New Roman"/>
          <w:lang w:val="en-GB"/>
          <w:rPrChange w:id="11447" w:author="Mario Ezequiel Scott" w:date="2019-12-29T19:14:00Z">
            <w:rPr>
              <w:rFonts w:cs="Times New Roman"/>
              <w:lang w:val="en-US"/>
            </w:rPr>
          </w:rPrChange>
        </w:rPr>
        <w:t xml:space="preserve">these traits are associated with personality facets, like calmness, friendliness, trust, altruism, dutifulness, liberalism etc. These personalities apparently give developers confidence, letting them feel in control of their responsibilities and usually considering their tasks </w:t>
      </w:r>
      <w:r w:rsidR="007E0047" w:rsidRPr="004A4B49">
        <w:rPr>
          <w:rFonts w:cs="Times New Roman"/>
          <w:lang w:val="en-GB"/>
          <w:rPrChange w:id="11448" w:author="Mario Ezequiel Scott" w:date="2019-12-29T19:14:00Z">
            <w:rPr>
              <w:rFonts w:cs="Times New Roman"/>
              <w:lang w:val="en-US"/>
            </w:rPr>
          </w:rPrChange>
        </w:rPr>
        <w:t xml:space="preserve">as </w:t>
      </w:r>
      <w:r w:rsidR="00FF68B4" w:rsidRPr="004A4B49">
        <w:rPr>
          <w:rFonts w:cs="Times New Roman"/>
          <w:lang w:val="en-GB"/>
          <w:rPrChange w:id="11449" w:author="Mario Ezequiel Scott" w:date="2019-12-29T19:14:00Z">
            <w:rPr>
              <w:rFonts w:cs="Times New Roman"/>
              <w:lang w:val="en-US"/>
            </w:rPr>
          </w:rPrChange>
        </w:rPr>
        <w:t>eas</w:t>
      </w:r>
      <w:r w:rsidR="008842A1" w:rsidRPr="004A4B49">
        <w:rPr>
          <w:rFonts w:cs="Times New Roman"/>
          <w:lang w:val="en-GB"/>
          <w:rPrChange w:id="11450" w:author="Mario Ezequiel Scott" w:date="2019-12-29T19:14:00Z">
            <w:rPr>
              <w:rFonts w:cs="Times New Roman"/>
              <w:lang w:val="en-US"/>
            </w:rPr>
          </w:rPrChange>
        </w:rPr>
        <w:t>ily</w:t>
      </w:r>
      <w:r w:rsidR="00FF68B4" w:rsidRPr="004A4B49">
        <w:rPr>
          <w:rFonts w:cs="Times New Roman"/>
          <w:lang w:val="en-GB"/>
          <w:rPrChange w:id="11451" w:author="Mario Ezequiel Scott" w:date="2019-12-29T19:14:00Z">
            <w:rPr>
              <w:rFonts w:cs="Times New Roman"/>
              <w:lang w:val="en-US"/>
            </w:rPr>
          </w:rPrChange>
        </w:rPr>
        <w:t xml:space="preserve"> solvable.</w:t>
      </w:r>
      <w:r w:rsidR="001833C1" w:rsidRPr="004A4B49">
        <w:rPr>
          <w:rFonts w:cs="Times New Roman"/>
          <w:lang w:val="en-GB"/>
          <w:rPrChange w:id="11452" w:author="Mario Ezequiel Scott" w:date="2019-12-29T19:14:00Z">
            <w:rPr>
              <w:rFonts w:cs="Times New Roman"/>
              <w:lang w:val="en-US"/>
            </w:rPr>
          </w:rPrChange>
        </w:rPr>
        <w:t xml:space="preserve"> </w:t>
      </w:r>
      <w:r w:rsidR="002B1552" w:rsidRPr="004A4B49">
        <w:rPr>
          <w:rFonts w:cs="Times New Roman"/>
          <w:lang w:val="en-GB"/>
          <w:rPrChange w:id="11453" w:author="Mario Ezequiel Scott" w:date="2019-12-29T19:14:00Z">
            <w:rPr>
              <w:rFonts w:cs="Times New Roman"/>
              <w:lang w:val="en-US"/>
            </w:rPr>
          </w:rPrChange>
        </w:rPr>
        <w:t xml:space="preserve">How accurate they are – this </w:t>
      </w:r>
      <w:r w:rsidR="002B1552" w:rsidRPr="004A4B49">
        <w:rPr>
          <w:rFonts w:cs="Times New Roman"/>
          <w:lang w:val="en-GB"/>
          <w:rPrChange w:id="11454" w:author="Mario Ezequiel Scott" w:date="2019-12-29T19:14:00Z">
            <w:rPr>
              <w:rFonts w:cs="Times New Roman"/>
              <w:lang w:val="en-US"/>
            </w:rPr>
          </w:rPrChange>
        </w:rPr>
        <w:lastRenderedPageBreak/>
        <w:t xml:space="preserve">is another question, and possibly the topic of further research, </w:t>
      </w:r>
      <w:r w:rsidR="00CA3B10" w:rsidRPr="004A4B49">
        <w:rPr>
          <w:rFonts w:cs="Times New Roman"/>
          <w:lang w:val="en-GB"/>
          <w:rPrChange w:id="11455" w:author="Mario Ezequiel Scott" w:date="2019-12-29T19:14:00Z">
            <w:rPr>
              <w:rFonts w:cs="Times New Roman"/>
              <w:lang w:val="en-US"/>
            </w:rPr>
          </w:rPrChange>
        </w:rPr>
        <w:t xml:space="preserve">but even without knowing that – it already lets the software project manager </w:t>
      </w:r>
      <w:r w:rsidR="00963876" w:rsidRPr="004A4B49">
        <w:rPr>
          <w:rFonts w:cs="Times New Roman"/>
          <w:lang w:val="en-GB"/>
          <w:rPrChange w:id="11456" w:author="Mario Ezequiel Scott" w:date="2019-12-29T19:14:00Z">
            <w:rPr>
              <w:rFonts w:cs="Times New Roman"/>
              <w:lang w:val="en-US"/>
            </w:rPr>
          </w:rPrChange>
        </w:rPr>
        <w:t xml:space="preserve">to narrow down the analysis and have answers </w:t>
      </w:r>
      <w:r w:rsidR="0070091C" w:rsidRPr="004A4B49">
        <w:rPr>
          <w:rFonts w:cs="Times New Roman"/>
          <w:lang w:val="en-GB"/>
          <w:rPrChange w:id="11457" w:author="Mario Ezequiel Scott" w:date="2019-12-29T19:14:00Z">
            <w:rPr>
              <w:rFonts w:cs="Times New Roman"/>
              <w:lang w:val="en-US"/>
            </w:rPr>
          </w:rPrChange>
        </w:rPr>
        <w:t>to</w:t>
      </w:r>
      <w:r w:rsidR="00963876" w:rsidRPr="004A4B49">
        <w:rPr>
          <w:rFonts w:cs="Times New Roman"/>
          <w:lang w:val="en-GB"/>
          <w:rPrChange w:id="11458" w:author="Mario Ezequiel Scott" w:date="2019-12-29T19:14:00Z">
            <w:rPr>
              <w:rFonts w:cs="Times New Roman"/>
              <w:lang w:val="en-US"/>
            </w:rPr>
          </w:rPrChange>
        </w:rPr>
        <w:t xml:space="preserve"> </w:t>
      </w:r>
      <w:r w:rsidR="00431A93" w:rsidRPr="004A4B49">
        <w:rPr>
          <w:rFonts w:cs="Times New Roman"/>
          <w:lang w:val="en-GB"/>
          <w:rPrChange w:id="11459" w:author="Mario Ezequiel Scott" w:date="2019-12-29T19:14:00Z">
            <w:rPr>
              <w:rFonts w:cs="Times New Roman"/>
              <w:lang w:val="en-US"/>
            </w:rPr>
          </w:rPrChange>
        </w:rPr>
        <w:t xml:space="preserve">actions of </w:t>
      </w:r>
      <w:r w:rsidR="00F65525" w:rsidRPr="004A4B49">
        <w:rPr>
          <w:rFonts w:cs="Times New Roman"/>
          <w:lang w:val="en-GB"/>
          <w:rPrChange w:id="11460" w:author="Mario Ezequiel Scott" w:date="2019-12-29T19:14:00Z">
            <w:rPr>
              <w:rFonts w:cs="Times New Roman"/>
              <w:lang w:val="en-US"/>
            </w:rPr>
          </w:rPrChange>
        </w:rPr>
        <w:t>certain personality developers.</w:t>
      </w:r>
    </w:p>
    <w:p w14:paraId="37B7EC72" w14:textId="477FA97E" w:rsidR="00EC6E62" w:rsidRPr="004A4B49" w:rsidRDefault="003B4D2C" w:rsidP="00EC6E62">
      <w:pPr>
        <w:rPr>
          <w:rFonts w:ascii="Sylfaen" w:hAnsi="Sylfaen" w:cs="Times New Roman"/>
          <w:lang w:val="en-GB"/>
          <w:rPrChange w:id="11461" w:author="Mario Ezequiel Scott" w:date="2019-12-29T19:14:00Z">
            <w:rPr>
              <w:rFonts w:ascii="Sylfaen" w:hAnsi="Sylfaen" w:cs="Times New Roman"/>
              <w:lang w:val="ka-GE"/>
            </w:rPr>
          </w:rPrChange>
        </w:rPr>
      </w:pPr>
      <w:r w:rsidRPr="004A4B49">
        <w:rPr>
          <w:rFonts w:cs="Times New Roman"/>
          <w:lang w:val="en-GB"/>
          <w:rPrChange w:id="11462" w:author="Mario Ezequiel Scott" w:date="2019-12-29T19:14:00Z">
            <w:rPr>
              <w:rFonts w:cs="Times New Roman"/>
              <w:lang w:val="en-US"/>
            </w:rPr>
          </w:rPrChange>
        </w:rPr>
        <w:t>On the opposite side of these traits – the developers with less Openness, Conscientiousness, Extraversion, Agreeableness and the ones with more Neuroticism also share a trend of spending low time on development.</w:t>
      </w:r>
      <w:r w:rsidR="00F77388" w:rsidRPr="004A4B49">
        <w:rPr>
          <w:rFonts w:cs="Times New Roman"/>
          <w:lang w:val="en-GB"/>
          <w:rPrChange w:id="11463" w:author="Mario Ezequiel Scott" w:date="2019-12-29T19:14:00Z">
            <w:rPr>
              <w:rFonts w:cs="Times New Roman"/>
              <w:lang w:val="en-US"/>
            </w:rPr>
          </w:rPrChange>
        </w:rPr>
        <w:t xml:space="preserve"> This can be explained by the common facets these traits have, that the people with more neuroticism are anxious and try to complete the tasks faster, and less conscientiousness</w:t>
      </w:r>
      <w:r w:rsidRPr="004A4B49">
        <w:rPr>
          <w:rFonts w:cs="Times New Roman"/>
          <w:lang w:val="en-GB"/>
          <w:rPrChange w:id="11464" w:author="Mario Ezequiel Scott" w:date="2019-12-29T19:14:00Z">
            <w:rPr>
              <w:rFonts w:cs="Times New Roman"/>
              <w:lang w:val="en-US"/>
            </w:rPr>
          </w:rPrChange>
        </w:rPr>
        <w:t xml:space="preserve"> </w:t>
      </w:r>
      <w:r w:rsidR="00F77388" w:rsidRPr="004A4B49">
        <w:rPr>
          <w:rFonts w:cs="Times New Roman"/>
          <w:lang w:val="en-GB"/>
          <w:rPrChange w:id="11465" w:author="Mario Ezequiel Scott" w:date="2019-12-29T19:14:00Z">
            <w:rPr>
              <w:rFonts w:cs="Times New Roman"/>
              <w:lang w:val="en-US"/>
            </w:rPr>
          </w:rPrChange>
        </w:rPr>
        <w:t xml:space="preserve">people are less </w:t>
      </w:r>
      <w:r w:rsidR="00054DB9" w:rsidRPr="004A4B49">
        <w:rPr>
          <w:rFonts w:cs="Times New Roman"/>
          <w:lang w:val="en-GB"/>
          <w:rPrChange w:id="11466" w:author="Mario Ezequiel Scott" w:date="2019-12-29T19:14:00Z">
            <w:rPr>
              <w:rFonts w:cs="Times New Roman"/>
              <w:lang w:val="en-US"/>
            </w:rPr>
          </w:rPrChange>
        </w:rPr>
        <w:t>organized</w:t>
      </w:r>
      <w:r w:rsidR="003C79B4" w:rsidRPr="004A4B49">
        <w:rPr>
          <w:rFonts w:cs="Times New Roman"/>
          <w:lang w:val="en-GB"/>
          <w:rPrChange w:id="11467" w:author="Mario Ezequiel Scott" w:date="2019-12-29T19:14:00Z">
            <w:rPr>
              <w:rFonts w:cs="Times New Roman"/>
              <w:lang w:val="en-US"/>
            </w:rPr>
          </w:rPrChange>
        </w:rPr>
        <w:t xml:space="preserve">, not fully disciplined </w:t>
      </w:r>
      <w:r w:rsidR="00054DB9" w:rsidRPr="004A4B49">
        <w:rPr>
          <w:rFonts w:cs="Times New Roman"/>
          <w:lang w:val="en-GB"/>
          <w:rPrChange w:id="11468" w:author="Mario Ezequiel Scott" w:date="2019-12-29T19:14:00Z">
            <w:rPr>
              <w:rFonts w:cs="Times New Roman"/>
              <w:lang w:val="en-US"/>
            </w:rPr>
          </w:rPrChange>
        </w:rPr>
        <w:t xml:space="preserve">and </w:t>
      </w:r>
      <w:r w:rsidR="0000625D" w:rsidRPr="004A4B49">
        <w:rPr>
          <w:rFonts w:cs="Times New Roman"/>
          <w:lang w:val="en-GB"/>
          <w:rPrChange w:id="11469" w:author="Mario Ezequiel Scott" w:date="2019-12-29T19:14:00Z">
            <w:rPr>
              <w:rFonts w:cs="Times New Roman"/>
              <w:lang w:val="en-US"/>
            </w:rPr>
          </w:rPrChange>
        </w:rPr>
        <w:t>more chaotic</w:t>
      </w:r>
      <w:r w:rsidR="0060758A" w:rsidRPr="004A4B49">
        <w:rPr>
          <w:rFonts w:cs="Times New Roman"/>
          <w:lang w:val="en-GB"/>
          <w:rPrChange w:id="11470" w:author="Mario Ezequiel Scott" w:date="2019-12-29T19:14:00Z">
            <w:rPr>
              <w:rFonts w:cs="Times New Roman"/>
              <w:lang w:val="en-US"/>
            </w:rPr>
          </w:rPrChange>
        </w:rPr>
        <w:t xml:space="preserve">, they may not be </w:t>
      </w:r>
      <w:r w:rsidR="00016158" w:rsidRPr="004A4B49">
        <w:rPr>
          <w:rFonts w:cs="Times New Roman"/>
          <w:lang w:val="en-GB"/>
          <w:rPrChange w:id="11471" w:author="Mario Ezequiel Scott" w:date="2019-12-29T19:14:00Z">
            <w:rPr>
              <w:rFonts w:cs="Times New Roman"/>
              <w:lang w:val="en-US"/>
            </w:rPr>
          </w:rPrChange>
        </w:rPr>
        <w:t xml:space="preserve">fully </w:t>
      </w:r>
      <w:r w:rsidR="001239B0" w:rsidRPr="004A4B49">
        <w:rPr>
          <w:rFonts w:cs="Times New Roman"/>
          <w:lang w:val="en-GB"/>
          <w:rPrChange w:id="11472" w:author="Mario Ezequiel Scott" w:date="2019-12-29T19:14:00Z">
            <w:rPr>
              <w:rFonts w:cs="Times New Roman"/>
              <w:lang w:val="en-US"/>
            </w:rPr>
          </w:rPrChange>
        </w:rPr>
        <w:t>realizing the impact and dependences of the task,</w:t>
      </w:r>
      <w:r w:rsidR="00C01698" w:rsidRPr="004A4B49">
        <w:rPr>
          <w:rFonts w:cs="Times New Roman"/>
          <w:lang w:val="en-GB"/>
          <w:rPrChange w:id="11473" w:author="Mario Ezequiel Scott" w:date="2019-12-29T19:14:00Z">
            <w:rPr>
              <w:rFonts w:cs="Times New Roman"/>
              <w:lang w:val="en-US"/>
            </w:rPr>
          </w:rPrChange>
        </w:rPr>
        <w:t xml:space="preserve"> </w:t>
      </w:r>
      <w:r w:rsidR="00016158" w:rsidRPr="004A4B49">
        <w:rPr>
          <w:rFonts w:cs="Times New Roman"/>
          <w:lang w:val="en-GB"/>
          <w:rPrChange w:id="11474" w:author="Mario Ezequiel Scott" w:date="2019-12-29T19:14:00Z">
            <w:rPr>
              <w:rFonts w:cs="Times New Roman"/>
              <w:lang w:val="en-US"/>
            </w:rPr>
          </w:rPrChange>
        </w:rPr>
        <w:t xml:space="preserve">and only </w:t>
      </w:r>
      <w:r w:rsidR="00D563D5" w:rsidRPr="004A4B49">
        <w:rPr>
          <w:rFonts w:cs="Times New Roman"/>
          <w:lang w:val="en-GB"/>
          <w:rPrChange w:id="11475" w:author="Mario Ezequiel Scott" w:date="2019-12-29T19:14:00Z">
            <w:rPr>
              <w:rFonts w:cs="Times New Roman"/>
              <w:lang w:val="en-US"/>
            </w:rPr>
          </w:rPrChange>
        </w:rPr>
        <w:t xml:space="preserve">working on the core idea of the </w:t>
      </w:r>
      <w:r w:rsidR="001239B0" w:rsidRPr="004A4B49">
        <w:rPr>
          <w:rFonts w:cs="Times New Roman"/>
          <w:lang w:val="en-GB"/>
          <w:rPrChange w:id="11476" w:author="Mario Ezequiel Scott" w:date="2019-12-29T19:14:00Z">
            <w:rPr>
              <w:rFonts w:cs="Times New Roman"/>
              <w:lang w:val="en-US"/>
            </w:rPr>
          </w:rPrChange>
        </w:rPr>
        <w:t>issue without realizing the other aspects of the task</w:t>
      </w:r>
      <w:r w:rsidR="00D563D5" w:rsidRPr="004A4B49">
        <w:rPr>
          <w:rFonts w:cs="Times New Roman"/>
          <w:lang w:val="en-GB"/>
          <w:rPrChange w:id="11477" w:author="Mario Ezequiel Scott" w:date="2019-12-29T19:14:00Z">
            <w:rPr>
              <w:rFonts w:cs="Times New Roman"/>
              <w:lang w:val="en-US"/>
            </w:rPr>
          </w:rPrChange>
        </w:rPr>
        <w:t>.</w:t>
      </w:r>
      <w:r w:rsidR="00352640" w:rsidRPr="004A4B49">
        <w:rPr>
          <w:rFonts w:cs="Times New Roman"/>
          <w:lang w:val="en-GB"/>
          <w:rPrChange w:id="11478" w:author="Mario Ezequiel Scott" w:date="2019-12-29T19:14:00Z">
            <w:rPr>
              <w:rFonts w:cs="Times New Roman"/>
              <w:lang w:val="en-US"/>
            </w:rPr>
          </w:rPrChange>
        </w:rPr>
        <w:t xml:space="preserve"> Similarly, </w:t>
      </w:r>
      <w:r w:rsidR="003C79B4" w:rsidRPr="004A4B49">
        <w:rPr>
          <w:rFonts w:cs="Times New Roman"/>
          <w:lang w:val="en-GB"/>
          <w:rPrChange w:id="11479" w:author="Mario Ezequiel Scott" w:date="2019-12-29T19:14:00Z">
            <w:rPr>
              <w:rFonts w:cs="Times New Roman"/>
              <w:lang w:val="en-US"/>
            </w:rPr>
          </w:rPrChange>
        </w:rPr>
        <w:t xml:space="preserve">the </w:t>
      </w:r>
      <w:r w:rsidR="00892341" w:rsidRPr="004A4B49">
        <w:rPr>
          <w:rFonts w:cs="Times New Roman"/>
          <w:lang w:val="en-GB"/>
          <w:rPrChange w:id="11480" w:author="Mario Ezequiel Scott" w:date="2019-12-29T19:14:00Z">
            <w:rPr>
              <w:rFonts w:cs="Times New Roman"/>
              <w:lang w:val="en-US"/>
            </w:rPr>
          </w:rPrChange>
        </w:rPr>
        <w:t xml:space="preserve">developers with less </w:t>
      </w:r>
      <w:r w:rsidR="003C79B4" w:rsidRPr="004A4B49">
        <w:rPr>
          <w:rFonts w:cs="Times New Roman"/>
          <w:lang w:val="en-GB"/>
          <w:rPrChange w:id="11481" w:author="Mario Ezequiel Scott" w:date="2019-12-29T19:14:00Z">
            <w:rPr>
              <w:rFonts w:cs="Times New Roman"/>
              <w:lang w:val="en-US"/>
            </w:rPr>
          </w:rPrChange>
        </w:rPr>
        <w:t>open</w:t>
      </w:r>
      <w:r w:rsidR="00892341" w:rsidRPr="004A4B49">
        <w:rPr>
          <w:rFonts w:cs="Times New Roman"/>
          <w:lang w:val="en-GB"/>
          <w:rPrChange w:id="11482" w:author="Mario Ezequiel Scott" w:date="2019-12-29T19:14:00Z">
            <w:rPr>
              <w:rFonts w:cs="Times New Roman"/>
              <w:lang w:val="en-US"/>
            </w:rPr>
          </w:rPrChange>
        </w:rPr>
        <w:t>ness</w:t>
      </w:r>
      <w:r w:rsidR="00FD40F9" w:rsidRPr="004A4B49">
        <w:rPr>
          <w:rFonts w:cs="Times New Roman"/>
          <w:lang w:val="en-GB"/>
          <w:rPrChange w:id="11483" w:author="Mario Ezequiel Scott" w:date="2019-12-29T19:14:00Z">
            <w:rPr>
              <w:rFonts w:cs="Times New Roman"/>
              <w:lang w:val="en-US"/>
            </w:rPr>
          </w:rPrChange>
        </w:rPr>
        <w:t xml:space="preserve"> and less extraversion</w:t>
      </w:r>
      <w:r w:rsidR="003C79B4" w:rsidRPr="004A4B49">
        <w:rPr>
          <w:rFonts w:cs="Times New Roman"/>
          <w:lang w:val="en-GB"/>
          <w:rPrChange w:id="11484" w:author="Mario Ezequiel Scott" w:date="2019-12-29T19:14:00Z">
            <w:rPr>
              <w:rFonts w:cs="Times New Roman"/>
              <w:lang w:val="en-US"/>
            </w:rPr>
          </w:rPrChange>
        </w:rPr>
        <w:t xml:space="preserve"> are the ones that are closed to the </w:t>
      </w:r>
      <w:r w:rsidR="00BD16C7" w:rsidRPr="004A4B49">
        <w:rPr>
          <w:rFonts w:cs="Times New Roman"/>
          <w:lang w:val="en-GB"/>
          <w:rPrChange w:id="11485" w:author="Mario Ezequiel Scott" w:date="2019-12-29T19:14:00Z">
            <w:rPr>
              <w:rFonts w:cs="Times New Roman"/>
              <w:lang w:val="en-US"/>
            </w:rPr>
          </w:rPrChange>
        </w:rPr>
        <w:t>experiences, like imagination, adventurousness</w:t>
      </w:r>
      <w:r w:rsidR="00FD40F9" w:rsidRPr="004A4B49">
        <w:rPr>
          <w:rFonts w:cs="Times New Roman"/>
          <w:lang w:val="en-GB"/>
          <w:rPrChange w:id="11486" w:author="Mario Ezequiel Scott" w:date="2019-12-29T19:14:00Z">
            <w:rPr>
              <w:rFonts w:cs="Times New Roman"/>
              <w:lang w:val="en-US"/>
            </w:rPr>
          </w:rPrChange>
        </w:rPr>
        <w:t>, excitement-seeking</w:t>
      </w:r>
      <w:r w:rsidR="00BD16C7" w:rsidRPr="004A4B49">
        <w:rPr>
          <w:rFonts w:cs="Times New Roman"/>
          <w:lang w:val="en-GB"/>
          <w:rPrChange w:id="11487" w:author="Mario Ezequiel Scott" w:date="2019-12-29T19:14:00Z">
            <w:rPr>
              <w:rFonts w:cs="Times New Roman"/>
              <w:lang w:val="en-US"/>
            </w:rPr>
          </w:rPrChange>
        </w:rPr>
        <w:t xml:space="preserve">, and likewise the previous trait – they </w:t>
      </w:r>
      <w:r w:rsidR="00024711" w:rsidRPr="004A4B49">
        <w:rPr>
          <w:rFonts w:cs="Times New Roman"/>
          <w:lang w:val="en-GB"/>
          <w:rPrChange w:id="11488" w:author="Mario Ezequiel Scott" w:date="2019-12-29T19:14:00Z">
            <w:rPr>
              <w:rFonts w:cs="Times New Roman"/>
              <w:lang w:val="en-US"/>
            </w:rPr>
          </w:rPrChange>
        </w:rPr>
        <w:t xml:space="preserve">will likely only focus </w:t>
      </w:r>
      <w:r w:rsidR="00B81F14" w:rsidRPr="004A4B49">
        <w:rPr>
          <w:rFonts w:cs="Times New Roman"/>
          <w:lang w:val="en-GB"/>
          <w:rPrChange w:id="11489" w:author="Mario Ezequiel Scott" w:date="2019-12-29T19:14:00Z">
            <w:rPr>
              <w:rFonts w:cs="Times New Roman"/>
              <w:lang w:val="en-US"/>
            </w:rPr>
          </w:rPrChange>
        </w:rPr>
        <w:t xml:space="preserve">narrowly </w:t>
      </w:r>
      <w:r w:rsidR="00024711" w:rsidRPr="004A4B49">
        <w:rPr>
          <w:rFonts w:cs="Times New Roman"/>
          <w:lang w:val="en-GB"/>
          <w:rPrChange w:id="11490" w:author="Mario Ezequiel Scott" w:date="2019-12-29T19:14:00Z">
            <w:rPr>
              <w:rFonts w:cs="Times New Roman"/>
              <w:lang w:val="en-US"/>
            </w:rPr>
          </w:rPrChange>
        </w:rPr>
        <w:t xml:space="preserve">on </w:t>
      </w:r>
      <w:r w:rsidR="00B81F14" w:rsidRPr="004A4B49">
        <w:rPr>
          <w:rFonts w:cs="Times New Roman"/>
          <w:lang w:val="en-GB"/>
          <w:rPrChange w:id="11491" w:author="Mario Ezequiel Scott" w:date="2019-12-29T19:14:00Z">
            <w:rPr>
              <w:rFonts w:cs="Times New Roman"/>
              <w:lang w:val="en-US"/>
            </w:rPr>
          </w:rPrChange>
        </w:rPr>
        <w:t xml:space="preserve">the core idea of the task without exploring </w:t>
      </w:r>
      <w:r w:rsidR="00DF7F54" w:rsidRPr="004A4B49">
        <w:rPr>
          <w:rFonts w:cs="Times New Roman"/>
          <w:lang w:val="en-GB"/>
          <w:rPrChange w:id="11492" w:author="Mario Ezequiel Scott" w:date="2019-12-29T19:14:00Z">
            <w:rPr>
              <w:rFonts w:cs="Times New Roman"/>
              <w:lang w:val="en-US"/>
            </w:rPr>
          </w:rPrChange>
        </w:rPr>
        <w:t>the further results.</w:t>
      </w:r>
      <w:r w:rsidR="008C5657" w:rsidRPr="004A4B49">
        <w:rPr>
          <w:rFonts w:cs="Times New Roman"/>
          <w:lang w:val="en-GB"/>
          <w:rPrChange w:id="11493" w:author="Mario Ezequiel Scott" w:date="2019-12-29T19:14:00Z">
            <w:rPr>
              <w:rFonts w:cs="Times New Roman"/>
              <w:lang w:val="en-US"/>
            </w:rPr>
          </w:rPrChange>
        </w:rPr>
        <w:t xml:space="preserve"> The same way can be explanation of the </w:t>
      </w:r>
      <w:proofErr w:type="spellStart"/>
      <w:r w:rsidR="008C5657" w:rsidRPr="004A4B49">
        <w:rPr>
          <w:rFonts w:cs="Times New Roman"/>
          <w:lang w:val="en-GB"/>
          <w:rPrChange w:id="11494" w:author="Mario Ezequiel Scott" w:date="2019-12-29T19:14:00Z">
            <w:rPr>
              <w:rFonts w:cs="Times New Roman"/>
              <w:lang w:val="en-US"/>
            </w:rPr>
          </w:rPrChange>
        </w:rPr>
        <w:t>behavior</w:t>
      </w:r>
      <w:proofErr w:type="spellEnd"/>
      <w:r w:rsidR="008C5657" w:rsidRPr="004A4B49">
        <w:rPr>
          <w:rFonts w:cs="Times New Roman"/>
          <w:lang w:val="en-GB"/>
          <w:rPrChange w:id="11495" w:author="Mario Ezequiel Scott" w:date="2019-12-29T19:14:00Z">
            <w:rPr>
              <w:rFonts w:cs="Times New Roman"/>
              <w:lang w:val="en-US"/>
            </w:rPr>
          </w:rPrChange>
        </w:rPr>
        <w:t xml:space="preserve"> of the less agreeable people who </w:t>
      </w:r>
      <w:r w:rsidR="001F05D0" w:rsidRPr="004A4B49">
        <w:rPr>
          <w:rFonts w:cs="Times New Roman"/>
          <w:lang w:val="en-GB"/>
          <w:rPrChange w:id="11496" w:author="Mario Ezequiel Scott" w:date="2019-12-29T19:14:00Z">
            <w:rPr>
              <w:rFonts w:cs="Times New Roman"/>
              <w:lang w:val="en-US"/>
            </w:rPr>
          </w:rPrChange>
        </w:rPr>
        <w:t xml:space="preserve">lack </w:t>
      </w:r>
      <w:r w:rsidR="008C5657" w:rsidRPr="004A4B49">
        <w:rPr>
          <w:rFonts w:cs="Times New Roman"/>
          <w:lang w:val="en-GB"/>
          <w:rPrChange w:id="11497" w:author="Mario Ezequiel Scott" w:date="2019-12-29T19:14:00Z">
            <w:rPr>
              <w:rFonts w:cs="Times New Roman"/>
              <w:lang w:val="en-US"/>
            </w:rPr>
          </w:rPrChange>
        </w:rPr>
        <w:t>altruism, morality and modesty</w:t>
      </w:r>
      <w:r w:rsidR="007E0E0C" w:rsidRPr="004A4B49">
        <w:rPr>
          <w:rFonts w:cs="Times New Roman"/>
          <w:lang w:val="en-GB"/>
          <w:rPrChange w:id="11498" w:author="Mario Ezequiel Scott" w:date="2019-12-29T19:14:00Z">
            <w:rPr>
              <w:rFonts w:cs="Times New Roman"/>
              <w:lang w:val="en-US"/>
            </w:rPr>
          </w:rPrChange>
        </w:rPr>
        <w:t>.</w:t>
      </w:r>
    </w:p>
    <w:p w14:paraId="5B151EA2" w14:textId="038C70B0" w:rsidR="00AD6AC0" w:rsidRPr="004A4B49" w:rsidRDefault="004F363A" w:rsidP="00EC6E62">
      <w:pPr>
        <w:rPr>
          <w:rFonts w:cs="Times New Roman"/>
          <w:lang w:val="en-GB"/>
          <w:rPrChange w:id="11499" w:author="Mario Ezequiel Scott" w:date="2019-12-29T19:14:00Z">
            <w:rPr>
              <w:rFonts w:cs="Times New Roman"/>
              <w:lang w:val="en-US"/>
            </w:rPr>
          </w:rPrChange>
        </w:rPr>
      </w:pPr>
      <w:commentRangeStart w:id="11500"/>
      <w:commentRangeStart w:id="11501"/>
      <w:ins w:id="11502" w:author="tedo gogoladze" w:date="2020-01-06T13:48:00Z">
        <w:r>
          <w:rPr>
            <w:rFonts w:cs="Times New Roman"/>
            <w:lang w:val="en-GB"/>
          </w:rPr>
          <w:t xml:space="preserve">One more common </w:t>
        </w:r>
      </w:ins>
      <w:del w:id="11503" w:author="tedo gogoladze" w:date="2020-01-06T13:47:00Z">
        <w:r w:rsidR="00AD6AC0" w:rsidRPr="004A4B49" w:rsidDel="004F363A">
          <w:rPr>
            <w:rFonts w:cs="Times New Roman"/>
            <w:lang w:val="en-GB"/>
            <w:rPrChange w:id="11504" w:author="Mario Ezequiel Scott" w:date="2019-12-29T19:14:00Z">
              <w:rPr>
                <w:rFonts w:cs="Times New Roman"/>
                <w:lang w:val="en-US"/>
              </w:rPr>
            </w:rPrChange>
          </w:rPr>
          <w:delText xml:space="preserve">One more </w:delText>
        </w:r>
        <w:r w:rsidR="00435049" w:rsidRPr="004A4B49" w:rsidDel="004F363A">
          <w:rPr>
            <w:rFonts w:cs="Times New Roman"/>
            <w:lang w:val="en-GB"/>
            <w:rPrChange w:id="11505" w:author="Mario Ezequiel Scott" w:date="2019-12-29T19:14:00Z">
              <w:rPr>
                <w:rFonts w:cs="Times New Roman"/>
                <w:lang w:val="en-US"/>
              </w:rPr>
            </w:rPrChange>
          </w:rPr>
          <w:delText xml:space="preserve">evident </w:delText>
        </w:r>
      </w:del>
      <w:r w:rsidR="00AD6AC0" w:rsidRPr="004A4B49">
        <w:rPr>
          <w:rFonts w:cs="Times New Roman"/>
          <w:lang w:val="en-GB"/>
          <w:rPrChange w:id="11506" w:author="Mario Ezequiel Scott" w:date="2019-12-29T19:14:00Z">
            <w:rPr>
              <w:rFonts w:cs="Times New Roman"/>
              <w:lang w:val="en-US"/>
            </w:rPr>
          </w:rPrChange>
        </w:rPr>
        <w:t xml:space="preserve">association rule </w:t>
      </w:r>
      <w:ins w:id="11507" w:author="tedo gogoladze" w:date="2020-01-06T13:48:00Z">
        <w:r>
          <w:rPr>
            <w:rFonts w:cs="Times New Roman"/>
            <w:lang w:val="en-GB"/>
          </w:rPr>
          <w:t xml:space="preserve">with the sufficient support and </w:t>
        </w:r>
      </w:ins>
      <w:ins w:id="11508" w:author="tedo gogoladze" w:date="2020-01-06T13:49:00Z">
        <w:r>
          <w:rPr>
            <w:rFonts w:cs="Times New Roman"/>
            <w:lang w:val="en-GB"/>
          </w:rPr>
          <w:t>confidence</w:t>
        </w:r>
      </w:ins>
      <w:ins w:id="11509" w:author="tedo gogoladze" w:date="2020-01-06T13:48:00Z">
        <w:r>
          <w:rPr>
            <w:rFonts w:cs="Times New Roman"/>
            <w:lang w:val="en-GB"/>
          </w:rPr>
          <w:t xml:space="preserve"> </w:t>
        </w:r>
      </w:ins>
      <w:del w:id="11510" w:author="tedo gogoladze" w:date="2020-01-06T13:49:00Z">
        <w:r w:rsidR="00AD6AC0" w:rsidRPr="004A4B49" w:rsidDel="004F363A">
          <w:rPr>
            <w:rFonts w:cs="Times New Roman"/>
            <w:lang w:val="en-GB"/>
            <w:rPrChange w:id="11511" w:author="Mario Ezequiel Scott" w:date="2019-12-29T19:14:00Z">
              <w:rPr>
                <w:rFonts w:cs="Times New Roman"/>
                <w:lang w:val="en-US"/>
              </w:rPr>
            </w:rPrChange>
          </w:rPr>
          <w:delText xml:space="preserve">that </w:delText>
        </w:r>
      </w:del>
      <w:del w:id="11512" w:author="tedo gogoladze" w:date="2020-01-06T13:47:00Z">
        <w:r w:rsidR="00AD6AC0" w:rsidRPr="004A4B49" w:rsidDel="004F363A">
          <w:rPr>
            <w:rFonts w:cs="Times New Roman"/>
            <w:lang w:val="en-GB"/>
            <w:rPrChange w:id="11513" w:author="Mario Ezequiel Scott" w:date="2019-12-29T19:14:00Z">
              <w:rPr>
                <w:rFonts w:cs="Times New Roman"/>
                <w:lang w:val="en-US"/>
              </w:rPr>
            </w:rPrChange>
          </w:rPr>
          <w:delText xml:space="preserve">is </w:delText>
        </w:r>
      </w:del>
      <w:del w:id="11514" w:author="tedo gogoladze" w:date="2020-01-06T13:49:00Z">
        <w:r w:rsidR="00AD6AC0" w:rsidRPr="004A4B49" w:rsidDel="004F363A">
          <w:rPr>
            <w:rFonts w:cs="Times New Roman"/>
            <w:lang w:val="en-GB"/>
            <w:rPrChange w:id="11515" w:author="Mario Ezequiel Scott" w:date="2019-12-29T19:14:00Z">
              <w:rPr>
                <w:rFonts w:cs="Times New Roman"/>
                <w:lang w:val="en-US"/>
              </w:rPr>
            </w:rPrChange>
          </w:rPr>
          <w:delText xml:space="preserve">common within </w:delText>
        </w:r>
      </w:del>
      <w:ins w:id="11516" w:author="tedo gogoladze" w:date="2020-01-06T13:49:00Z">
        <w:r>
          <w:rPr>
            <w:rFonts w:cs="Times New Roman"/>
            <w:lang w:val="en-GB"/>
          </w:rPr>
          <w:t xml:space="preserve">among </w:t>
        </w:r>
      </w:ins>
      <w:r w:rsidR="00AD6AC0" w:rsidRPr="004A4B49">
        <w:rPr>
          <w:rFonts w:cs="Times New Roman"/>
          <w:lang w:val="en-GB"/>
          <w:rPrChange w:id="11517" w:author="Mario Ezequiel Scott" w:date="2019-12-29T19:14:00Z">
            <w:rPr>
              <w:rFonts w:cs="Times New Roman"/>
              <w:lang w:val="en-US"/>
            </w:rPr>
          </w:rPrChange>
        </w:rPr>
        <w:t>the developers with the less scores of Conscientiousness, Extraversion, Agreeableness and more score of Neuroticism</w:t>
      </w:r>
      <w:r w:rsidR="00A14D33" w:rsidRPr="004A4B49">
        <w:rPr>
          <w:rFonts w:cs="Times New Roman"/>
          <w:lang w:val="en-GB"/>
          <w:rPrChange w:id="11518" w:author="Mario Ezequiel Scott" w:date="2019-12-29T19:14:00Z">
            <w:rPr>
              <w:rFonts w:cs="Times New Roman"/>
              <w:lang w:val="en-US"/>
            </w:rPr>
          </w:rPrChange>
        </w:rPr>
        <w:t xml:space="preserve"> is </w:t>
      </w:r>
      <w:r w:rsidR="00CB1BED" w:rsidRPr="004A4B49">
        <w:rPr>
          <w:rFonts w:cs="Times New Roman"/>
          <w:lang w:val="en-GB"/>
          <w:rPrChange w:id="11519" w:author="Mario Ezequiel Scott" w:date="2019-12-29T19:14:00Z">
            <w:rPr>
              <w:rFonts w:cs="Times New Roman"/>
              <w:lang w:val="en-US"/>
            </w:rPr>
          </w:rPrChange>
        </w:rPr>
        <w:t xml:space="preserve">that they </w:t>
      </w:r>
      <w:r w:rsidR="00D31699" w:rsidRPr="004A4B49">
        <w:rPr>
          <w:rFonts w:cs="Times New Roman"/>
          <w:lang w:val="en-GB"/>
          <w:rPrChange w:id="11520" w:author="Mario Ezequiel Scott" w:date="2019-12-29T19:14:00Z">
            <w:rPr>
              <w:rFonts w:cs="Times New Roman"/>
              <w:lang w:val="en-US"/>
            </w:rPr>
          </w:rPrChange>
        </w:rPr>
        <w:t xml:space="preserve">frequently </w:t>
      </w:r>
      <w:r w:rsidR="00CB1BED" w:rsidRPr="004A4B49">
        <w:rPr>
          <w:rFonts w:cs="Times New Roman"/>
          <w:lang w:val="en-GB"/>
          <w:rPrChange w:id="11521" w:author="Mario Ezequiel Scott" w:date="2019-12-29T19:14:00Z">
            <w:rPr>
              <w:rFonts w:cs="Times New Roman"/>
              <w:lang w:val="en-US"/>
            </w:rPr>
          </w:rPrChange>
        </w:rPr>
        <w:t>set the task priority to high</w:t>
      </w:r>
      <w:commentRangeEnd w:id="11500"/>
      <w:r>
        <w:rPr>
          <w:rStyle w:val="CommentReference"/>
        </w:rPr>
        <w:commentReference w:id="11500"/>
      </w:r>
      <w:commentRangeEnd w:id="11501"/>
      <w:r>
        <w:rPr>
          <w:rStyle w:val="CommentReference"/>
        </w:rPr>
        <w:commentReference w:id="11501"/>
      </w:r>
      <w:r w:rsidR="00CB1BED" w:rsidRPr="004A4B49">
        <w:rPr>
          <w:rFonts w:cs="Times New Roman"/>
          <w:lang w:val="en-GB"/>
          <w:rPrChange w:id="11522" w:author="Mario Ezequiel Scott" w:date="2019-12-29T19:14:00Z">
            <w:rPr>
              <w:rFonts w:cs="Times New Roman"/>
              <w:lang w:val="en-US"/>
            </w:rPr>
          </w:rPrChange>
        </w:rPr>
        <w:t>.</w:t>
      </w:r>
      <w:r w:rsidR="00435049" w:rsidRPr="004A4B49">
        <w:rPr>
          <w:rFonts w:cs="Times New Roman"/>
          <w:lang w:val="en-GB"/>
          <w:rPrChange w:id="11523" w:author="Mario Ezequiel Scott" w:date="2019-12-29T19:14:00Z">
            <w:rPr>
              <w:rFonts w:cs="Times New Roman"/>
              <w:lang w:val="en-US"/>
            </w:rPr>
          </w:rPrChange>
        </w:rPr>
        <w:t xml:space="preserve"> </w:t>
      </w:r>
      <w:r w:rsidR="00580445" w:rsidRPr="004A4B49">
        <w:rPr>
          <w:rFonts w:cs="Times New Roman"/>
          <w:lang w:val="en-GB"/>
          <w:rPrChange w:id="11524" w:author="Mario Ezequiel Scott" w:date="2019-12-29T19:14:00Z">
            <w:rPr>
              <w:rFonts w:cs="Times New Roman"/>
              <w:lang w:val="en-US"/>
            </w:rPr>
          </w:rPrChange>
        </w:rPr>
        <w:t>Since the trait conscientiousness is associated with the facets – orderliness and dutifulness, this relation can be considered to be a logical</w:t>
      </w:r>
      <w:r w:rsidR="00E14BCC" w:rsidRPr="004A4B49">
        <w:rPr>
          <w:rFonts w:cs="Times New Roman"/>
          <w:lang w:val="en-GB"/>
          <w:rPrChange w:id="11525" w:author="Mario Ezequiel Scott" w:date="2019-12-29T19:14:00Z">
            <w:rPr>
              <w:rFonts w:cs="Times New Roman"/>
              <w:lang w:val="en-US"/>
            </w:rPr>
          </w:rPrChange>
        </w:rPr>
        <w:t>.</w:t>
      </w:r>
      <w:r w:rsidR="00174471" w:rsidRPr="004A4B49">
        <w:rPr>
          <w:rFonts w:cs="Times New Roman"/>
          <w:lang w:val="en-GB"/>
          <w:rPrChange w:id="11526" w:author="Mario Ezequiel Scott" w:date="2019-12-29T19:14:00Z">
            <w:rPr>
              <w:rFonts w:cs="Times New Roman"/>
              <w:lang w:val="en-US"/>
            </w:rPr>
          </w:rPrChange>
        </w:rPr>
        <w:t xml:space="preserve"> It is also notable, that Extraverted people are more friendly, cheerful and active, apparently, less these traits are in </w:t>
      </w:r>
      <w:r w:rsidR="004F7934" w:rsidRPr="004A4B49">
        <w:rPr>
          <w:rFonts w:cs="Times New Roman"/>
          <w:lang w:val="en-GB"/>
          <w:rPrChange w:id="11527" w:author="Mario Ezequiel Scott" w:date="2019-12-29T19:14:00Z">
            <w:rPr>
              <w:rFonts w:cs="Times New Roman"/>
              <w:lang w:val="en-US"/>
            </w:rPr>
          </w:rPrChange>
        </w:rPr>
        <w:t xml:space="preserve">people </w:t>
      </w:r>
      <w:r w:rsidR="00174471" w:rsidRPr="004A4B49">
        <w:rPr>
          <w:rFonts w:cs="Times New Roman"/>
          <w:lang w:val="en-GB"/>
          <w:rPrChange w:id="11528" w:author="Mario Ezequiel Scott" w:date="2019-12-29T19:14:00Z">
            <w:rPr>
              <w:rFonts w:cs="Times New Roman"/>
              <w:lang w:val="en-US"/>
            </w:rPr>
          </w:rPrChange>
        </w:rPr>
        <w:t>– more likely th</w:t>
      </w:r>
      <w:r w:rsidR="00D86BCE" w:rsidRPr="004A4B49">
        <w:rPr>
          <w:rFonts w:cs="Times New Roman"/>
          <w:lang w:val="en-GB"/>
          <w:rPrChange w:id="11529" w:author="Mario Ezequiel Scott" w:date="2019-12-29T19:14:00Z">
            <w:rPr>
              <w:rFonts w:cs="Times New Roman"/>
              <w:lang w:val="en-US"/>
            </w:rPr>
          </w:rPrChange>
        </w:rPr>
        <w:t>e</w:t>
      </w:r>
      <w:r w:rsidR="00174471" w:rsidRPr="004A4B49">
        <w:rPr>
          <w:rFonts w:cs="Times New Roman"/>
          <w:lang w:val="en-GB"/>
          <w:rPrChange w:id="11530" w:author="Mario Ezequiel Scott" w:date="2019-12-29T19:14:00Z">
            <w:rPr>
              <w:rFonts w:cs="Times New Roman"/>
              <w:lang w:val="en-US"/>
            </w:rPr>
          </w:rPrChange>
        </w:rPr>
        <w:t>s</w:t>
      </w:r>
      <w:r w:rsidR="00D86BCE" w:rsidRPr="004A4B49">
        <w:rPr>
          <w:rFonts w:cs="Times New Roman"/>
          <w:lang w:val="en-GB"/>
          <w:rPrChange w:id="11531" w:author="Mario Ezequiel Scott" w:date="2019-12-29T19:14:00Z">
            <w:rPr>
              <w:rFonts w:cs="Times New Roman"/>
              <w:lang w:val="en-US"/>
            </w:rPr>
          </w:rPrChange>
        </w:rPr>
        <w:t>e</w:t>
      </w:r>
      <w:r w:rsidR="00174471" w:rsidRPr="004A4B49">
        <w:rPr>
          <w:rFonts w:cs="Times New Roman"/>
          <w:lang w:val="en-GB"/>
          <w:rPrChange w:id="11532" w:author="Mario Ezequiel Scott" w:date="2019-12-29T19:14:00Z">
            <w:rPr>
              <w:rFonts w:cs="Times New Roman"/>
              <w:lang w:val="en-US"/>
            </w:rPr>
          </w:rPrChange>
        </w:rPr>
        <w:t xml:space="preserve"> </w:t>
      </w:r>
      <w:r w:rsidR="00A676B8" w:rsidRPr="004A4B49">
        <w:rPr>
          <w:rFonts w:cs="Times New Roman"/>
          <w:lang w:val="en-GB"/>
          <w:rPrChange w:id="11533" w:author="Mario Ezequiel Scott" w:date="2019-12-29T19:14:00Z">
            <w:rPr>
              <w:rFonts w:cs="Times New Roman"/>
              <w:lang w:val="en-US"/>
            </w:rPr>
          </w:rPrChange>
        </w:rPr>
        <w:t xml:space="preserve">people </w:t>
      </w:r>
      <w:r w:rsidR="00D86BCE" w:rsidRPr="004A4B49">
        <w:rPr>
          <w:rFonts w:cs="Times New Roman"/>
          <w:lang w:val="en-GB"/>
          <w:rPrChange w:id="11534" w:author="Mario Ezequiel Scott" w:date="2019-12-29T19:14:00Z">
            <w:rPr>
              <w:rFonts w:cs="Times New Roman"/>
              <w:lang w:val="en-US"/>
            </w:rPr>
          </w:rPrChange>
        </w:rPr>
        <w:t>are</w:t>
      </w:r>
      <w:r w:rsidR="00174471" w:rsidRPr="004A4B49">
        <w:rPr>
          <w:rFonts w:cs="Times New Roman"/>
          <w:lang w:val="en-GB"/>
          <w:rPrChange w:id="11535" w:author="Mario Ezequiel Scott" w:date="2019-12-29T19:14:00Z">
            <w:rPr>
              <w:rFonts w:cs="Times New Roman"/>
              <w:lang w:val="en-US"/>
            </w:rPr>
          </w:rPrChange>
        </w:rPr>
        <w:t xml:space="preserve"> to </w:t>
      </w:r>
      <w:r w:rsidR="00D86BCE" w:rsidRPr="004A4B49">
        <w:rPr>
          <w:rFonts w:cs="Times New Roman"/>
          <w:lang w:val="en-GB"/>
          <w:rPrChange w:id="11536" w:author="Mario Ezequiel Scott" w:date="2019-12-29T19:14:00Z">
            <w:rPr>
              <w:rFonts w:cs="Times New Roman"/>
              <w:lang w:val="en-US"/>
            </w:rPr>
          </w:rPrChange>
        </w:rPr>
        <w:t>consider their tasks as the highest priority.</w:t>
      </w:r>
      <w:r w:rsidR="004F7934" w:rsidRPr="004A4B49">
        <w:rPr>
          <w:rFonts w:cs="Times New Roman"/>
          <w:lang w:val="en-GB"/>
          <w:rPrChange w:id="11537" w:author="Mario Ezequiel Scott" w:date="2019-12-29T19:14:00Z">
            <w:rPr>
              <w:rFonts w:cs="Times New Roman"/>
              <w:lang w:val="en-US"/>
            </w:rPr>
          </w:rPrChange>
        </w:rPr>
        <w:t xml:space="preserve"> Regarding the </w:t>
      </w:r>
      <w:r w:rsidR="005174C0" w:rsidRPr="004A4B49">
        <w:rPr>
          <w:rFonts w:cs="Times New Roman"/>
          <w:lang w:val="en-GB"/>
          <w:rPrChange w:id="11538" w:author="Mario Ezequiel Scott" w:date="2019-12-29T19:14:00Z">
            <w:rPr>
              <w:rFonts w:cs="Times New Roman"/>
              <w:lang w:val="en-US"/>
            </w:rPr>
          </w:rPrChange>
        </w:rPr>
        <w:t xml:space="preserve">low agreeable developers </w:t>
      </w:r>
      <w:r w:rsidR="00ED1EB4" w:rsidRPr="004A4B49">
        <w:rPr>
          <w:rFonts w:cs="Times New Roman"/>
          <w:lang w:val="en-GB"/>
          <w:rPrChange w:id="11539" w:author="Mario Ezequiel Scott" w:date="2019-12-29T19:14:00Z">
            <w:rPr>
              <w:rFonts w:cs="Times New Roman"/>
              <w:lang w:val="en-US"/>
            </w:rPr>
          </w:rPrChange>
        </w:rPr>
        <w:t>–</w:t>
      </w:r>
      <w:r w:rsidR="005174C0" w:rsidRPr="004A4B49">
        <w:rPr>
          <w:rFonts w:cs="Times New Roman"/>
          <w:lang w:val="en-GB"/>
          <w:rPrChange w:id="11540" w:author="Mario Ezequiel Scott" w:date="2019-12-29T19:14:00Z">
            <w:rPr>
              <w:rFonts w:cs="Times New Roman"/>
              <w:lang w:val="en-US"/>
            </w:rPr>
          </w:rPrChange>
        </w:rPr>
        <w:t xml:space="preserve"> </w:t>
      </w:r>
      <w:r w:rsidR="00ED1EB4" w:rsidRPr="004A4B49">
        <w:rPr>
          <w:rFonts w:cs="Times New Roman"/>
          <w:lang w:val="en-GB"/>
          <w:rPrChange w:id="11541" w:author="Mario Ezequiel Scott" w:date="2019-12-29T19:14:00Z">
            <w:rPr>
              <w:rFonts w:cs="Times New Roman"/>
              <w:lang w:val="en-US"/>
            </w:rPr>
          </w:rPrChange>
        </w:rPr>
        <w:t xml:space="preserve">the rule </w:t>
      </w:r>
      <w:r w:rsidR="00820CF5" w:rsidRPr="004A4B49">
        <w:rPr>
          <w:rFonts w:cs="Times New Roman"/>
          <w:lang w:val="en-GB"/>
          <w:rPrChange w:id="11542" w:author="Mario Ezequiel Scott" w:date="2019-12-29T19:14:00Z">
            <w:rPr>
              <w:rFonts w:cs="Times New Roman"/>
              <w:lang w:val="en-US"/>
            </w:rPr>
          </w:rPrChange>
        </w:rPr>
        <w:t xml:space="preserve">show quite interesting, yet </w:t>
      </w:r>
      <w:r w:rsidR="00ED1EB4" w:rsidRPr="004A4B49">
        <w:rPr>
          <w:rFonts w:cs="Times New Roman"/>
          <w:lang w:val="en-GB"/>
          <w:rPrChange w:id="11543" w:author="Mario Ezequiel Scott" w:date="2019-12-29T19:14:00Z">
            <w:rPr>
              <w:rFonts w:cs="Times New Roman"/>
              <w:lang w:val="en-US"/>
            </w:rPr>
          </w:rPrChange>
        </w:rPr>
        <w:t xml:space="preserve">intuitive </w:t>
      </w:r>
      <w:r w:rsidR="00820CF5" w:rsidRPr="004A4B49">
        <w:rPr>
          <w:rFonts w:cs="Times New Roman"/>
          <w:lang w:val="en-GB"/>
          <w:rPrChange w:id="11544" w:author="Mario Ezequiel Scott" w:date="2019-12-29T19:14:00Z">
            <w:rPr>
              <w:rFonts w:cs="Times New Roman"/>
              <w:lang w:val="en-US"/>
            </w:rPr>
          </w:rPrChange>
        </w:rPr>
        <w:t>pattern:</w:t>
      </w:r>
      <w:r w:rsidR="00ED1EB4" w:rsidRPr="004A4B49">
        <w:rPr>
          <w:rFonts w:cs="Times New Roman"/>
          <w:lang w:val="en-GB"/>
          <w:rPrChange w:id="11545" w:author="Mario Ezequiel Scott" w:date="2019-12-29T19:14:00Z">
            <w:rPr>
              <w:rFonts w:cs="Times New Roman"/>
              <w:lang w:val="en-US"/>
            </w:rPr>
          </w:rPrChange>
        </w:rPr>
        <w:t xml:space="preserve"> The less agreeable, altruistic and cooperative the person is </w:t>
      </w:r>
      <w:r w:rsidR="00BD7565" w:rsidRPr="004A4B49">
        <w:rPr>
          <w:rFonts w:cs="Times New Roman"/>
          <w:lang w:val="en-GB"/>
          <w:rPrChange w:id="11546" w:author="Mario Ezequiel Scott" w:date="2019-12-29T19:14:00Z">
            <w:rPr>
              <w:rFonts w:cs="Times New Roman"/>
              <w:lang w:val="en-US"/>
            </w:rPr>
          </w:rPrChange>
        </w:rPr>
        <w:t>–</w:t>
      </w:r>
      <w:r w:rsidR="00ED1EB4" w:rsidRPr="004A4B49">
        <w:rPr>
          <w:rFonts w:cs="Times New Roman"/>
          <w:lang w:val="en-GB"/>
          <w:rPrChange w:id="11547" w:author="Mario Ezequiel Scott" w:date="2019-12-29T19:14:00Z">
            <w:rPr>
              <w:rFonts w:cs="Times New Roman"/>
              <w:lang w:val="en-US"/>
            </w:rPr>
          </w:rPrChange>
        </w:rPr>
        <w:t xml:space="preserve"> </w:t>
      </w:r>
      <w:r w:rsidR="00BD7565" w:rsidRPr="004A4B49">
        <w:rPr>
          <w:rFonts w:cs="Times New Roman"/>
          <w:lang w:val="en-GB"/>
          <w:rPrChange w:id="11548" w:author="Mario Ezequiel Scott" w:date="2019-12-29T19:14:00Z">
            <w:rPr>
              <w:rFonts w:cs="Times New Roman"/>
              <w:lang w:val="en-US"/>
            </w:rPr>
          </w:rPrChange>
        </w:rPr>
        <w:t xml:space="preserve">more is the likelihood that person will </w:t>
      </w:r>
      <w:r w:rsidR="005F6A15" w:rsidRPr="004A4B49">
        <w:rPr>
          <w:rFonts w:cs="Times New Roman"/>
          <w:lang w:val="en-GB"/>
          <w:rPrChange w:id="11549" w:author="Mario Ezequiel Scott" w:date="2019-12-29T19:14:00Z">
            <w:rPr>
              <w:rFonts w:cs="Times New Roman"/>
              <w:lang w:val="en-US"/>
            </w:rPr>
          </w:rPrChange>
        </w:rPr>
        <w:t xml:space="preserve">consider their tasks </w:t>
      </w:r>
      <w:r w:rsidR="000E56D4" w:rsidRPr="004A4B49">
        <w:rPr>
          <w:rFonts w:cs="Times New Roman"/>
          <w:lang w:val="en-GB"/>
          <w:rPrChange w:id="11550" w:author="Mario Ezequiel Scott" w:date="2019-12-29T19:14:00Z">
            <w:rPr>
              <w:rFonts w:cs="Times New Roman"/>
              <w:lang w:val="en-US"/>
            </w:rPr>
          </w:rPrChange>
        </w:rPr>
        <w:t>as the most important ones in the sprint</w:t>
      </w:r>
      <w:r w:rsidR="00980D98" w:rsidRPr="004A4B49">
        <w:rPr>
          <w:rFonts w:cs="Times New Roman"/>
          <w:lang w:val="en-GB"/>
          <w:rPrChange w:id="11551" w:author="Mario Ezequiel Scott" w:date="2019-12-29T19:14:00Z">
            <w:rPr>
              <w:rFonts w:cs="Times New Roman"/>
              <w:lang w:val="en-US"/>
            </w:rPr>
          </w:rPrChange>
        </w:rPr>
        <w:t xml:space="preserve"> and therefore, put the highest priority to them</w:t>
      </w:r>
      <w:r w:rsidR="003C3AC3" w:rsidRPr="004A4B49">
        <w:rPr>
          <w:rFonts w:cs="Times New Roman"/>
          <w:lang w:val="en-GB"/>
          <w:rPrChange w:id="11552" w:author="Mario Ezequiel Scott" w:date="2019-12-29T19:14:00Z">
            <w:rPr>
              <w:rFonts w:cs="Times New Roman"/>
              <w:lang w:val="en-US"/>
            </w:rPr>
          </w:rPrChange>
        </w:rPr>
        <w:t>.</w:t>
      </w:r>
      <w:r w:rsidR="00284309" w:rsidRPr="004A4B49">
        <w:rPr>
          <w:rFonts w:cs="Times New Roman"/>
          <w:lang w:val="en-GB"/>
          <w:rPrChange w:id="11553" w:author="Mario Ezequiel Scott" w:date="2019-12-29T19:14:00Z">
            <w:rPr>
              <w:rFonts w:cs="Times New Roman"/>
              <w:lang w:val="en-US"/>
            </w:rPr>
          </w:rPrChange>
        </w:rPr>
        <w:t xml:space="preserve"> It is pragmatic to be aware of this tendency when the software product owner or manager is taking care of the prioritization of the tasks assigned to the developers.</w:t>
      </w:r>
    </w:p>
    <w:p w14:paraId="5610DC9F" w14:textId="6BAF46EB" w:rsidR="007F63CC" w:rsidRPr="004A4B49" w:rsidDel="00713433" w:rsidRDefault="001C25A2" w:rsidP="00EC6E62">
      <w:pPr>
        <w:rPr>
          <w:del w:id="11554" w:author="tedo gogoladze" w:date="2020-01-06T13:50:00Z"/>
          <w:rFonts w:cs="Times New Roman"/>
          <w:lang w:val="en-GB"/>
          <w:rPrChange w:id="11555" w:author="Mario Ezequiel Scott" w:date="2019-12-29T19:14:00Z">
            <w:rPr>
              <w:del w:id="11556" w:author="tedo gogoladze" w:date="2020-01-06T13:50:00Z"/>
              <w:rFonts w:cs="Times New Roman"/>
              <w:lang w:val="en-US"/>
            </w:rPr>
          </w:rPrChange>
        </w:rPr>
      </w:pPr>
      <w:r w:rsidRPr="004A4B49">
        <w:rPr>
          <w:rFonts w:cs="Times New Roman"/>
          <w:lang w:val="en-GB"/>
          <w:rPrChange w:id="11557" w:author="Mario Ezequiel Scott" w:date="2019-12-29T19:14:00Z">
            <w:rPr>
              <w:rFonts w:cs="Times New Roman"/>
              <w:lang w:val="en-US"/>
            </w:rPr>
          </w:rPrChange>
        </w:rPr>
        <w:t xml:space="preserve">As the majority of the results of the association rules show, </w:t>
      </w:r>
      <w:ins w:id="11558" w:author="tedo gogoladze" w:date="2020-01-06T13:57:00Z">
        <w:r w:rsidR="005B07E5">
          <w:rPr>
            <w:rFonts w:cs="Times New Roman"/>
            <w:lang w:val="en-GB"/>
          </w:rPr>
          <w:t xml:space="preserve">the </w:t>
        </w:r>
      </w:ins>
      <w:del w:id="11559" w:author="tedo gogoladze" w:date="2020-01-06T13:57:00Z">
        <w:r w:rsidR="00AD554B" w:rsidRPr="004A4B49" w:rsidDel="005B07E5">
          <w:rPr>
            <w:rFonts w:cs="Times New Roman"/>
            <w:lang w:val="en-GB"/>
            <w:rPrChange w:id="11560" w:author="Mario Ezequiel Scott" w:date="2019-12-29T19:14:00Z">
              <w:rPr>
                <w:rFonts w:cs="Times New Roman"/>
                <w:lang w:val="en-US"/>
              </w:rPr>
            </w:rPrChange>
          </w:rPr>
          <w:delText xml:space="preserve">it is evident that </w:delText>
        </w:r>
        <w:r w:rsidRPr="004A4B49" w:rsidDel="005B07E5">
          <w:rPr>
            <w:rFonts w:cs="Times New Roman"/>
            <w:lang w:val="en-GB"/>
            <w:rPrChange w:id="11561" w:author="Mario Ezequiel Scott" w:date="2019-12-29T19:14:00Z">
              <w:rPr>
                <w:rFonts w:cs="Times New Roman"/>
                <w:lang w:val="en-US"/>
              </w:rPr>
            </w:rPrChange>
          </w:rPr>
          <w:delText xml:space="preserve">the </w:delText>
        </w:r>
      </w:del>
      <w:r w:rsidR="00AD554B" w:rsidRPr="004A4B49">
        <w:rPr>
          <w:rFonts w:cs="Times New Roman"/>
          <w:lang w:val="en-GB"/>
          <w:rPrChange w:id="11562" w:author="Mario Ezequiel Scott" w:date="2019-12-29T19:14:00Z">
            <w:rPr>
              <w:rFonts w:cs="Times New Roman"/>
              <w:lang w:val="en-US"/>
            </w:rPr>
          </w:rPrChange>
        </w:rPr>
        <w:t xml:space="preserve">developers with the </w:t>
      </w:r>
      <w:r w:rsidRPr="004A4B49">
        <w:rPr>
          <w:rFonts w:cs="Times New Roman"/>
          <w:lang w:val="en-GB"/>
          <w:rPrChange w:id="11563" w:author="Mario Ezequiel Scott" w:date="2019-12-29T19:14:00Z">
            <w:rPr>
              <w:rFonts w:cs="Times New Roman"/>
              <w:lang w:val="en-US"/>
            </w:rPr>
          </w:rPrChange>
        </w:rPr>
        <w:t xml:space="preserve">four traits – Openness, Conscientiousness, Extraversion, Agreeableness </w:t>
      </w:r>
      <w:r w:rsidR="00367F17" w:rsidRPr="004A4B49">
        <w:rPr>
          <w:rFonts w:cs="Times New Roman"/>
          <w:lang w:val="en-GB"/>
          <w:rPrChange w:id="11564" w:author="Mario Ezequiel Scott" w:date="2019-12-29T19:14:00Z">
            <w:rPr>
              <w:rFonts w:cs="Times New Roman"/>
              <w:lang w:val="en-US"/>
            </w:rPr>
          </w:rPrChange>
        </w:rPr>
        <w:t>share the similarities</w:t>
      </w:r>
      <w:r w:rsidR="00AD554B" w:rsidRPr="004A4B49">
        <w:rPr>
          <w:rFonts w:cs="Times New Roman"/>
          <w:lang w:val="en-GB"/>
          <w:rPrChange w:id="11565" w:author="Mario Ezequiel Scott" w:date="2019-12-29T19:14:00Z">
            <w:rPr>
              <w:rFonts w:cs="Times New Roman"/>
              <w:lang w:val="en-US"/>
            </w:rPr>
          </w:rPrChange>
        </w:rPr>
        <w:t xml:space="preserve"> in their</w:t>
      </w:r>
      <w:r w:rsidR="009128FF" w:rsidRPr="004A4B49">
        <w:rPr>
          <w:rFonts w:cs="Times New Roman"/>
          <w:lang w:val="en-GB"/>
          <w:rPrChange w:id="11566" w:author="Mario Ezequiel Scott" w:date="2019-12-29T19:14:00Z">
            <w:rPr>
              <w:rFonts w:cs="Times New Roman"/>
              <w:lang w:val="en-US"/>
            </w:rPr>
          </w:rPrChange>
        </w:rPr>
        <w:t xml:space="preserve"> performance </w:t>
      </w:r>
      <w:r w:rsidR="00ED0D07" w:rsidRPr="004A4B49">
        <w:rPr>
          <w:rFonts w:cs="Times New Roman"/>
          <w:lang w:val="en-GB"/>
          <w:rPrChange w:id="11567" w:author="Mario Ezequiel Scott" w:date="2019-12-29T19:14:00Z">
            <w:rPr>
              <w:rFonts w:cs="Times New Roman"/>
              <w:lang w:val="en-US"/>
            </w:rPr>
          </w:rPrChange>
        </w:rPr>
        <w:t xml:space="preserve">in </w:t>
      </w:r>
      <w:r w:rsidR="009128FF" w:rsidRPr="004A4B49">
        <w:rPr>
          <w:rFonts w:cs="Times New Roman"/>
          <w:lang w:val="en-GB"/>
          <w:rPrChange w:id="11568" w:author="Mario Ezequiel Scott" w:date="2019-12-29T19:14:00Z">
            <w:rPr>
              <w:rFonts w:cs="Times New Roman"/>
              <w:lang w:val="en-US"/>
            </w:rPr>
          </w:rPrChange>
        </w:rPr>
        <w:t xml:space="preserve">Agile </w:t>
      </w:r>
      <w:r w:rsidR="00ED0D07" w:rsidRPr="004A4B49">
        <w:rPr>
          <w:rFonts w:cs="Times New Roman"/>
          <w:lang w:val="en-GB"/>
          <w:rPrChange w:id="11569" w:author="Mario Ezequiel Scott" w:date="2019-12-29T19:14:00Z">
            <w:rPr>
              <w:rFonts w:cs="Times New Roman"/>
              <w:lang w:val="en-US"/>
            </w:rPr>
          </w:rPrChange>
        </w:rPr>
        <w:t>software development.</w:t>
      </w:r>
      <w:r w:rsidR="00830AEE" w:rsidRPr="004A4B49">
        <w:rPr>
          <w:rFonts w:cs="Times New Roman"/>
          <w:lang w:val="en-GB"/>
          <w:rPrChange w:id="11570" w:author="Mario Ezequiel Scott" w:date="2019-12-29T19:14:00Z">
            <w:rPr>
              <w:rFonts w:cs="Times New Roman"/>
              <w:lang w:val="en-US"/>
            </w:rPr>
          </w:rPrChange>
        </w:rPr>
        <w:t xml:space="preserve"> There is also sufficient indication of the negative relationship of these personality traits with the Neuroticism trait</w:t>
      </w:r>
      <w:r w:rsidR="005D0A32" w:rsidRPr="004A4B49">
        <w:rPr>
          <w:rFonts w:cs="Times New Roman"/>
          <w:lang w:val="en-GB"/>
          <w:rPrChange w:id="11571" w:author="Mario Ezequiel Scott" w:date="2019-12-29T19:14:00Z">
            <w:rPr>
              <w:rFonts w:cs="Times New Roman"/>
              <w:lang w:val="en-US"/>
            </w:rPr>
          </w:rPrChange>
        </w:rPr>
        <w:t>. Considering the facets of Neuroticism</w:t>
      </w:r>
      <w:r w:rsidR="00AA1CDC" w:rsidRPr="004A4B49">
        <w:rPr>
          <w:rFonts w:cs="Times New Roman"/>
          <w:lang w:val="en-GB"/>
          <w:rPrChange w:id="11572" w:author="Mario Ezequiel Scott" w:date="2019-12-29T19:14:00Z">
            <w:rPr>
              <w:rFonts w:cs="Times New Roman"/>
              <w:lang w:val="en-US"/>
            </w:rPr>
          </w:rPrChange>
        </w:rPr>
        <w:t xml:space="preserve">, </w:t>
      </w:r>
      <w:r w:rsidR="00D00906" w:rsidRPr="004A4B49">
        <w:rPr>
          <w:rFonts w:cs="Times New Roman"/>
          <w:lang w:val="en-GB"/>
          <w:rPrChange w:id="11573" w:author="Mario Ezequiel Scott" w:date="2019-12-29T19:14:00Z">
            <w:rPr>
              <w:rFonts w:cs="Times New Roman"/>
              <w:lang w:val="en-US"/>
            </w:rPr>
          </w:rPrChange>
        </w:rPr>
        <w:t>the anxious</w:t>
      </w:r>
      <w:r w:rsidR="00156D0F" w:rsidRPr="004A4B49">
        <w:rPr>
          <w:rFonts w:cs="Times New Roman"/>
          <w:lang w:val="en-GB"/>
          <w:rPrChange w:id="11574" w:author="Mario Ezequiel Scott" w:date="2019-12-29T19:14:00Z">
            <w:rPr>
              <w:rFonts w:cs="Times New Roman"/>
              <w:lang w:val="en-US"/>
            </w:rPr>
          </w:rPrChange>
        </w:rPr>
        <w:t xml:space="preserve"> traits of the personality </w:t>
      </w:r>
      <w:r w:rsidR="00A61394" w:rsidRPr="004A4B49">
        <w:rPr>
          <w:rFonts w:cs="Times New Roman"/>
          <w:lang w:val="en-GB"/>
          <w:rPrChange w:id="11575" w:author="Mario Ezequiel Scott" w:date="2019-12-29T19:14:00Z">
            <w:rPr>
              <w:rFonts w:cs="Times New Roman"/>
              <w:lang w:val="en-US"/>
            </w:rPr>
          </w:rPrChange>
        </w:rPr>
        <w:t>are yielding</w:t>
      </w:r>
      <w:r w:rsidR="00156D0F" w:rsidRPr="004A4B49">
        <w:rPr>
          <w:rFonts w:cs="Times New Roman"/>
          <w:lang w:val="en-GB"/>
          <w:rPrChange w:id="11576" w:author="Mario Ezequiel Scott" w:date="2019-12-29T19:14:00Z">
            <w:rPr>
              <w:rFonts w:cs="Times New Roman"/>
              <w:lang w:val="en-US"/>
            </w:rPr>
          </w:rPrChange>
        </w:rPr>
        <w:t xml:space="preserve"> the </w:t>
      </w:r>
      <w:r w:rsidR="00A61394" w:rsidRPr="004A4B49">
        <w:rPr>
          <w:rFonts w:cs="Times New Roman"/>
          <w:lang w:val="en-GB"/>
          <w:rPrChange w:id="11577" w:author="Mario Ezequiel Scott" w:date="2019-12-29T19:14:00Z">
            <w:rPr>
              <w:rFonts w:cs="Times New Roman"/>
              <w:lang w:val="en-US"/>
            </w:rPr>
          </w:rPrChange>
        </w:rPr>
        <w:t xml:space="preserve">opposite results </w:t>
      </w:r>
      <w:r w:rsidR="00AF1C22" w:rsidRPr="004A4B49">
        <w:rPr>
          <w:rFonts w:cs="Times New Roman"/>
          <w:lang w:val="en-GB"/>
          <w:rPrChange w:id="11578" w:author="Mario Ezequiel Scott" w:date="2019-12-29T19:14:00Z">
            <w:rPr>
              <w:rFonts w:cs="Times New Roman"/>
              <w:lang w:val="en-US"/>
            </w:rPr>
          </w:rPrChange>
        </w:rPr>
        <w:t xml:space="preserve">comparing to the </w:t>
      </w:r>
      <w:r w:rsidR="004D319B" w:rsidRPr="004A4B49">
        <w:rPr>
          <w:rFonts w:cs="Times New Roman"/>
          <w:lang w:val="en-GB"/>
          <w:rPrChange w:id="11579" w:author="Mario Ezequiel Scott" w:date="2019-12-29T19:14:00Z">
            <w:rPr>
              <w:rFonts w:cs="Times New Roman"/>
              <w:lang w:val="en-US"/>
            </w:rPr>
          </w:rPrChange>
        </w:rPr>
        <w:t>more constructive personality traits.</w:t>
      </w:r>
      <w:r w:rsidR="007F63CC" w:rsidRPr="004A4B49">
        <w:rPr>
          <w:rFonts w:cs="Times New Roman"/>
          <w:lang w:val="en-GB"/>
          <w:rPrChange w:id="11580" w:author="Mario Ezequiel Scott" w:date="2019-12-29T19:14:00Z">
            <w:rPr>
              <w:rFonts w:cs="Times New Roman"/>
              <w:lang w:val="en-US"/>
            </w:rPr>
          </w:rPrChange>
        </w:rPr>
        <w:t xml:space="preserve"> </w:t>
      </w:r>
      <w:commentRangeStart w:id="11581"/>
      <w:commentRangeStart w:id="11582"/>
    </w:p>
    <w:p w14:paraId="20F27324" w14:textId="4EE13C38" w:rsidR="001F05D0" w:rsidRPr="004A4B49" w:rsidDel="00713433" w:rsidRDefault="007F63CC" w:rsidP="00EC6E62">
      <w:pPr>
        <w:rPr>
          <w:del w:id="11583" w:author="tedo gogoladze" w:date="2020-01-06T13:50:00Z"/>
          <w:rFonts w:cs="Times New Roman"/>
          <w:lang w:val="en-GB"/>
          <w:rPrChange w:id="11584" w:author="Mario Ezequiel Scott" w:date="2019-12-29T19:14:00Z">
            <w:rPr>
              <w:del w:id="11585" w:author="tedo gogoladze" w:date="2020-01-06T13:50:00Z"/>
              <w:rFonts w:cs="Times New Roman"/>
              <w:lang w:val="en-US"/>
            </w:rPr>
          </w:rPrChange>
        </w:rPr>
      </w:pPr>
      <w:r w:rsidRPr="004A4B49">
        <w:rPr>
          <w:rFonts w:cs="Times New Roman"/>
          <w:lang w:val="en-GB"/>
          <w:rPrChange w:id="11586" w:author="Mario Ezequiel Scott" w:date="2019-12-29T19:14:00Z">
            <w:rPr>
              <w:rFonts w:cs="Times New Roman"/>
              <w:lang w:val="en-US"/>
            </w:rPr>
          </w:rPrChange>
        </w:rPr>
        <w:t>The former statement is also backed in the correlation matrix of the developers</w:t>
      </w:r>
      <w:r w:rsidR="00880267" w:rsidRPr="004A4B49">
        <w:rPr>
          <w:rFonts w:cs="Times New Roman"/>
          <w:lang w:val="en-GB"/>
          <w:rPrChange w:id="11587" w:author="Mario Ezequiel Scott" w:date="2019-12-29T19:14:00Z">
            <w:rPr>
              <w:rFonts w:cs="Times New Roman"/>
              <w:lang w:val="en-US"/>
            </w:rPr>
          </w:rPrChange>
        </w:rPr>
        <w:t>`</w:t>
      </w:r>
      <w:r w:rsidRPr="004A4B49">
        <w:rPr>
          <w:rFonts w:cs="Times New Roman"/>
          <w:lang w:val="en-GB"/>
          <w:rPrChange w:id="11588" w:author="Mario Ezequiel Scott" w:date="2019-12-29T19:14:00Z">
            <w:rPr>
              <w:rFonts w:cs="Times New Roman"/>
              <w:lang w:val="en-US"/>
            </w:rPr>
          </w:rPrChange>
        </w:rPr>
        <w:t xml:space="preserve"> personalities, </w:t>
      </w:r>
      <w:del w:id="11589" w:author="tedo gogoladze" w:date="2020-01-06T13:53:00Z">
        <w:r w:rsidRPr="004A4B49" w:rsidDel="004303A7">
          <w:rPr>
            <w:rFonts w:cs="Times New Roman"/>
            <w:lang w:val="en-GB"/>
            <w:rPrChange w:id="11590" w:author="Mario Ezequiel Scott" w:date="2019-12-29T19:14:00Z">
              <w:rPr>
                <w:rFonts w:cs="Times New Roman"/>
                <w:lang w:val="en-US"/>
              </w:rPr>
            </w:rPrChange>
          </w:rPr>
          <w:delText>as</w:delText>
        </w:r>
        <w:r w:rsidR="0057472E" w:rsidRPr="004A4B49" w:rsidDel="004303A7">
          <w:rPr>
            <w:rFonts w:cs="Times New Roman"/>
            <w:lang w:val="en-GB"/>
            <w:rPrChange w:id="11591" w:author="Mario Ezequiel Scott" w:date="2019-12-29T19:14:00Z">
              <w:rPr>
                <w:rFonts w:cs="Times New Roman"/>
                <w:lang w:val="en-US"/>
              </w:rPr>
            </w:rPrChange>
          </w:rPr>
          <w:delText xml:space="preserve"> discussed in the respective chapter within this research</w:delText>
        </w:r>
      </w:del>
      <w:ins w:id="11592" w:author="tedo gogoladze" w:date="2020-01-06T13:53:00Z">
        <w:r w:rsidR="004303A7">
          <w:rPr>
            <w:rFonts w:cs="Times New Roman"/>
            <w:lang w:val="en-GB"/>
          </w:rPr>
          <w:t>as presented on the Table 19</w:t>
        </w:r>
      </w:ins>
      <w:r w:rsidR="0057472E" w:rsidRPr="004A4B49">
        <w:rPr>
          <w:rFonts w:cs="Times New Roman"/>
          <w:lang w:val="en-GB"/>
          <w:rPrChange w:id="11593" w:author="Mario Ezequiel Scott" w:date="2019-12-29T19:14:00Z">
            <w:rPr>
              <w:rFonts w:cs="Times New Roman"/>
              <w:lang w:val="en-US"/>
            </w:rPr>
          </w:rPrChange>
        </w:rPr>
        <w:t xml:space="preserve">. </w:t>
      </w:r>
      <w:r w:rsidR="00880267" w:rsidRPr="004A4B49">
        <w:rPr>
          <w:rFonts w:cs="Times New Roman"/>
          <w:lang w:val="en-GB"/>
          <w:rPrChange w:id="11594" w:author="Mario Ezequiel Scott" w:date="2019-12-29T19:14:00Z">
            <w:rPr>
              <w:rFonts w:cs="Times New Roman"/>
              <w:lang w:val="en-US"/>
            </w:rPr>
          </w:rPrChange>
        </w:rPr>
        <w:t xml:space="preserve">As the matrix </w:t>
      </w:r>
      <w:r w:rsidR="008105AA" w:rsidRPr="004A4B49">
        <w:rPr>
          <w:rFonts w:cs="Times New Roman"/>
          <w:lang w:val="en-GB"/>
          <w:rPrChange w:id="11595" w:author="Mario Ezequiel Scott" w:date="2019-12-29T19:14:00Z">
            <w:rPr>
              <w:rFonts w:cs="Times New Roman"/>
              <w:lang w:val="en-US"/>
            </w:rPr>
          </w:rPrChange>
        </w:rPr>
        <w:t xml:space="preserve">show, </w:t>
      </w:r>
      <w:r w:rsidR="00D33AA2" w:rsidRPr="004A4B49">
        <w:rPr>
          <w:rFonts w:cs="Times New Roman"/>
          <w:lang w:val="en-GB"/>
          <w:rPrChange w:id="11596" w:author="Mario Ezequiel Scott" w:date="2019-12-29T19:14:00Z">
            <w:rPr>
              <w:rFonts w:cs="Times New Roman"/>
              <w:lang w:val="en-US"/>
            </w:rPr>
          </w:rPrChange>
        </w:rPr>
        <w:t>the same four personalities have positive correlation with each other, while neuroticism has the negative correlation with all the other traits</w:t>
      </w:r>
      <w:commentRangeEnd w:id="11581"/>
      <w:r w:rsidR="004303A7">
        <w:rPr>
          <w:rStyle w:val="CommentReference"/>
        </w:rPr>
        <w:commentReference w:id="11581"/>
      </w:r>
      <w:commentRangeEnd w:id="11582"/>
      <w:r w:rsidR="004303A7">
        <w:rPr>
          <w:rStyle w:val="CommentReference"/>
        </w:rPr>
        <w:commentReference w:id="11582"/>
      </w:r>
      <w:r w:rsidR="00D33AA2" w:rsidRPr="004A4B49">
        <w:rPr>
          <w:rFonts w:cs="Times New Roman"/>
          <w:lang w:val="en-GB"/>
          <w:rPrChange w:id="11597" w:author="Mario Ezequiel Scott" w:date="2019-12-29T19:14:00Z">
            <w:rPr>
              <w:rFonts w:cs="Times New Roman"/>
              <w:lang w:val="en-US"/>
            </w:rPr>
          </w:rPrChange>
        </w:rPr>
        <w:t>.</w:t>
      </w:r>
    </w:p>
    <w:p w14:paraId="12B8EFF4" w14:textId="336D2425" w:rsidR="00D11D6E" w:rsidRDefault="00713433" w:rsidP="00EC6E62">
      <w:pPr>
        <w:rPr>
          <w:ins w:id="11598" w:author="tedo gogoladze" w:date="2020-01-06T13:52:00Z"/>
          <w:rFonts w:cs="Times New Roman"/>
          <w:lang w:val="en-GB"/>
        </w:rPr>
      </w:pPr>
      <w:ins w:id="11599" w:author="tedo gogoladze" w:date="2020-01-06T13:50:00Z">
        <w:r>
          <w:rPr>
            <w:rFonts w:cs="Times New Roman"/>
            <w:lang w:val="en-GB"/>
          </w:rPr>
          <w:t xml:space="preserve"> </w:t>
        </w:r>
      </w:ins>
      <w:r w:rsidR="00D11D6E" w:rsidRPr="004A4B49">
        <w:rPr>
          <w:rFonts w:cs="Times New Roman"/>
          <w:lang w:val="en-GB"/>
          <w:rPrChange w:id="11600" w:author="Mario Ezequiel Scott" w:date="2019-12-29T19:14:00Z">
            <w:rPr>
              <w:rFonts w:cs="Times New Roman"/>
              <w:lang w:val="en-US"/>
            </w:rPr>
          </w:rPrChange>
        </w:rPr>
        <w:t>Software project manage</w:t>
      </w:r>
      <w:r w:rsidR="00951CBF" w:rsidRPr="004A4B49">
        <w:rPr>
          <w:rFonts w:cs="Times New Roman"/>
          <w:lang w:val="en-GB"/>
          <w:rPrChange w:id="11601" w:author="Mario Ezequiel Scott" w:date="2019-12-29T19:14:00Z">
            <w:rPr>
              <w:rFonts w:cs="Times New Roman"/>
              <w:lang w:val="en-US"/>
            </w:rPr>
          </w:rPrChange>
        </w:rPr>
        <w:t>ment</w:t>
      </w:r>
      <w:r w:rsidR="00D11D6E" w:rsidRPr="004A4B49">
        <w:rPr>
          <w:rFonts w:cs="Times New Roman"/>
          <w:lang w:val="en-GB"/>
          <w:rPrChange w:id="11602" w:author="Mario Ezequiel Scott" w:date="2019-12-29T19:14:00Z">
            <w:rPr>
              <w:rFonts w:cs="Times New Roman"/>
              <w:lang w:val="en-US"/>
            </w:rPr>
          </w:rPrChange>
        </w:rPr>
        <w:t xml:space="preserve"> can </w:t>
      </w:r>
      <w:r w:rsidR="00020E12" w:rsidRPr="004A4B49">
        <w:rPr>
          <w:rFonts w:cs="Times New Roman"/>
          <w:lang w:val="en-GB"/>
          <w:rPrChange w:id="11603" w:author="Mario Ezequiel Scott" w:date="2019-12-29T19:14:00Z">
            <w:rPr>
              <w:rFonts w:cs="Times New Roman"/>
              <w:lang w:val="en-US"/>
            </w:rPr>
          </w:rPrChange>
        </w:rPr>
        <w:t xml:space="preserve">take an advantage with the formerly mentioned relationship as well </w:t>
      </w:r>
      <w:r w:rsidR="00E911A5" w:rsidRPr="004A4B49">
        <w:rPr>
          <w:rFonts w:cs="Times New Roman"/>
          <w:lang w:val="en-GB"/>
          <w:rPrChange w:id="11604" w:author="Mario Ezequiel Scott" w:date="2019-12-29T19:14:00Z">
            <w:rPr>
              <w:rFonts w:cs="Times New Roman"/>
              <w:lang w:val="en-US"/>
            </w:rPr>
          </w:rPrChange>
        </w:rPr>
        <w:t xml:space="preserve">– knowing the patterns of the </w:t>
      </w:r>
      <w:proofErr w:type="spellStart"/>
      <w:r w:rsidR="00E911A5" w:rsidRPr="004A4B49">
        <w:rPr>
          <w:rFonts w:cs="Times New Roman"/>
          <w:lang w:val="en-GB"/>
          <w:rPrChange w:id="11605" w:author="Mario Ezequiel Scott" w:date="2019-12-29T19:14:00Z">
            <w:rPr>
              <w:rFonts w:cs="Times New Roman"/>
              <w:lang w:val="en-US"/>
            </w:rPr>
          </w:rPrChange>
        </w:rPr>
        <w:t>behavior</w:t>
      </w:r>
      <w:proofErr w:type="spellEnd"/>
      <w:r w:rsidR="00E911A5" w:rsidRPr="004A4B49">
        <w:rPr>
          <w:rFonts w:cs="Times New Roman"/>
          <w:lang w:val="en-GB"/>
          <w:rPrChange w:id="11606" w:author="Mario Ezequiel Scott" w:date="2019-12-29T19:14:00Z">
            <w:rPr>
              <w:rFonts w:cs="Times New Roman"/>
              <w:lang w:val="en-US"/>
            </w:rPr>
          </w:rPrChange>
        </w:rPr>
        <w:t xml:space="preserve"> of the specific personality</w:t>
      </w:r>
      <w:r w:rsidR="00F30D9F" w:rsidRPr="004A4B49">
        <w:rPr>
          <w:rFonts w:cs="Times New Roman"/>
          <w:lang w:val="en-GB"/>
          <w:rPrChange w:id="11607" w:author="Mario Ezequiel Scott" w:date="2019-12-29T19:14:00Z">
            <w:rPr>
              <w:rFonts w:cs="Times New Roman"/>
              <w:lang w:val="en-US"/>
            </w:rPr>
          </w:rPrChange>
        </w:rPr>
        <w:t xml:space="preserve"> </w:t>
      </w:r>
      <w:r w:rsidR="004D3A13" w:rsidRPr="004A4B49">
        <w:rPr>
          <w:rFonts w:cs="Times New Roman"/>
          <w:lang w:val="en-GB"/>
          <w:rPrChange w:id="11608" w:author="Mario Ezequiel Scott" w:date="2019-12-29T19:14:00Z">
            <w:rPr>
              <w:rFonts w:cs="Times New Roman"/>
              <w:lang w:val="en-US"/>
            </w:rPr>
          </w:rPrChange>
        </w:rPr>
        <w:t xml:space="preserve">they can </w:t>
      </w:r>
      <w:r w:rsidR="00020E12" w:rsidRPr="004A4B49">
        <w:rPr>
          <w:rFonts w:cs="Times New Roman"/>
          <w:lang w:val="en-GB"/>
          <w:rPrChange w:id="11609" w:author="Mario Ezequiel Scott" w:date="2019-12-29T19:14:00Z">
            <w:rPr>
              <w:rFonts w:cs="Times New Roman"/>
              <w:lang w:val="en-US"/>
            </w:rPr>
          </w:rPrChange>
        </w:rPr>
        <w:t xml:space="preserve">identify in advance some general tendencies within these specific characteristics attributed developer, </w:t>
      </w:r>
      <w:r w:rsidR="00183CD3" w:rsidRPr="004A4B49">
        <w:rPr>
          <w:rFonts w:cs="Times New Roman"/>
          <w:lang w:val="en-GB"/>
          <w:rPrChange w:id="11610" w:author="Mario Ezequiel Scott" w:date="2019-12-29T19:14:00Z">
            <w:rPr>
              <w:rFonts w:cs="Times New Roman"/>
              <w:lang w:val="en-US"/>
            </w:rPr>
          </w:rPrChange>
        </w:rPr>
        <w:t>implement</w:t>
      </w:r>
      <w:r w:rsidR="00020E12" w:rsidRPr="004A4B49">
        <w:rPr>
          <w:rFonts w:cs="Times New Roman"/>
          <w:lang w:val="en-GB"/>
          <w:rPrChange w:id="11611" w:author="Mario Ezequiel Scott" w:date="2019-12-29T19:14:00Z">
            <w:rPr>
              <w:rFonts w:cs="Times New Roman"/>
              <w:lang w:val="en-US"/>
            </w:rPr>
          </w:rPrChange>
        </w:rPr>
        <w:t xml:space="preserve"> the better forecasting of the performance on the individual or team level.</w:t>
      </w:r>
      <w:r w:rsidR="004D3A13" w:rsidRPr="004A4B49">
        <w:rPr>
          <w:rFonts w:cs="Times New Roman"/>
          <w:lang w:val="en-GB"/>
          <w:rPrChange w:id="11612" w:author="Mario Ezequiel Scott" w:date="2019-12-29T19:14:00Z">
            <w:rPr>
              <w:rFonts w:cs="Times New Roman"/>
              <w:lang w:val="en-US"/>
            </w:rPr>
          </w:rPrChange>
        </w:rPr>
        <w:t xml:space="preserve"> </w:t>
      </w:r>
    </w:p>
    <w:tbl>
      <w:tblPr>
        <w:tblW w:w="8635" w:type="dxa"/>
        <w:tblLayout w:type="fixed"/>
        <w:tblLook w:val="04A0" w:firstRow="1" w:lastRow="0" w:firstColumn="1" w:lastColumn="0" w:noHBand="0" w:noVBand="1"/>
        <w:tblPrChange w:id="11613" w:author="tedo gogoladze" w:date="2020-01-06T13:52:00Z">
          <w:tblPr>
            <w:tblW w:w="5935" w:type="dxa"/>
            <w:tblLayout w:type="fixed"/>
            <w:tblLook w:val="04A0" w:firstRow="1" w:lastRow="0" w:firstColumn="1" w:lastColumn="0" w:noHBand="0" w:noVBand="1"/>
          </w:tblPr>
        </w:tblPrChange>
      </w:tblPr>
      <w:tblGrid>
        <w:gridCol w:w="1615"/>
        <w:gridCol w:w="1170"/>
        <w:gridCol w:w="1620"/>
        <w:gridCol w:w="1440"/>
        <w:gridCol w:w="1440"/>
        <w:gridCol w:w="1350"/>
        <w:tblGridChange w:id="11614">
          <w:tblGrid>
            <w:gridCol w:w="1615"/>
            <w:gridCol w:w="720"/>
            <w:gridCol w:w="990"/>
            <w:gridCol w:w="900"/>
            <w:gridCol w:w="900"/>
            <w:gridCol w:w="810"/>
          </w:tblGrid>
        </w:tblGridChange>
      </w:tblGrid>
      <w:tr w:rsidR="00713433" w:rsidRPr="004A4B49" w14:paraId="61294224" w14:textId="77777777" w:rsidTr="004303A7">
        <w:trPr>
          <w:trHeight w:val="675"/>
          <w:ins w:id="11615" w:author="tedo gogoladze" w:date="2020-01-06T13:52:00Z"/>
          <w:trPrChange w:id="11616" w:author="tedo gogoladze" w:date="2020-01-06T13:52:00Z">
            <w:trPr>
              <w:trHeight w:val="675"/>
            </w:trPr>
          </w:trPrChange>
        </w:trPr>
        <w:tc>
          <w:tcPr>
            <w:tcW w:w="1615" w:type="dxa"/>
            <w:tcBorders>
              <w:top w:val="single" w:sz="4" w:space="0" w:color="auto"/>
              <w:left w:val="single" w:sz="4" w:space="0" w:color="auto"/>
              <w:bottom w:val="single" w:sz="4" w:space="0" w:color="auto"/>
              <w:right w:val="single" w:sz="4" w:space="0" w:color="auto"/>
            </w:tcBorders>
            <w:shd w:val="clear" w:color="000000" w:fill="FFFFFF"/>
            <w:vAlign w:val="center"/>
            <w:hideMark/>
            <w:tcPrChange w:id="11617" w:author="tedo gogoladze" w:date="2020-01-06T13:52:00Z">
              <w:tcPr>
                <w:tcW w:w="1615" w:type="dxa"/>
                <w:tcBorders>
                  <w:top w:val="single" w:sz="4" w:space="0" w:color="auto"/>
                  <w:left w:val="single" w:sz="4" w:space="0" w:color="auto"/>
                  <w:bottom w:val="single" w:sz="4" w:space="0" w:color="auto"/>
                  <w:right w:val="single" w:sz="4" w:space="0" w:color="auto"/>
                </w:tcBorders>
                <w:shd w:val="clear" w:color="000000" w:fill="FFFFFF"/>
                <w:vAlign w:val="center"/>
                <w:hideMark/>
              </w:tcPr>
            </w:tcPrChange>
          </w:tcPr>
          <w:p w14:paraId="7C8DCAE0" w14:textId="77777777" w:rsidR="00713433" w:rsidRPr="00862023" w:rsidRDefault="00713433" w:rsidP="00D50DD0">
            <w:pPr>
              <w:spacing w:after="0"/>
              <w:jc w:val="right"/>
              <w:rPr>
                <w:ins w:id="11618" w:author="tedo gogoladze" w:date="2020-01-06T13:52:00Z"/>
                <w:rFonts w:ascii="Arial" w:eastAsia="Times New Roman" w:hAnsi="Arial" w:cs="Arial"/>
                <w:b/>
                <w:bCs/>
                <w:color w:val="000000"/>
                <w:sz w:val="16"/>
                <w:szCs w:val="16"/>
                <w:lang w:val="en-GB"/>
              </w:rPr>
            </w:pPr>
            <w:ins w:id="11619" w:author="tedo gogoladze" w:date="2020-01-06T13:52:00Z">
              <w:r w:rsidRPr="00862023">
                <w:rPr>
                  <w:rFonts w:ascii="Arial" w:eastAsia="Times New Roman" w:hAnsi="Arial" w:cs="Arial"/>
                  <w:b/>
                  <w:bCs/>
                  <w:color w:val="000000"/>
                  <w:sz w:val="16"/>
                  <w:szCs w:val="16"/>
                  <w:lang w:val="en-GB"/>
                </w:rPr>
                <w:t> </w:t>
              </w:r>
            </w:ins>
          </w:p>
        </w:tc>
        <w:tc>
          <w:tcPr>
            <w:tcW w:w="1170" w:type="dxa"/>
            <w:tcBorders>
              <w:top w:val="single" w:sz="4" w:space="0" w:color="auto"/>
              <w:left w:val="nil"/>
              <w:bottom w:val="single" w:sz="4" w:space="0" w:color="auto"/>
              <w:right w:val="single" w:sz="4" w:space="0" w:color="auto"/>
            </w:tcBorders>
            <w:shd w:val="clear" w:color="000000" w:fill="F5F5F5"/>
            <w:vAlign w:val="center"/>
            <w:hideMark/>
            <w:tcPrChange w:id="11620" w:author="tedo gogoladze" w:date="2020-01-06T13:52:00Z">
              <w:tcPr>
                <w:tcW w:w="720" w:type="dxa"/>
                <w:tcBorders>
                  <w:top w:val="single" w:sz="4" w:space="0" w:color="auto"/>
                  <w:left w:val="nil"/>
                  <w:bottom w:val="single" w:sz="4" w:space="0" w:color="auto"/>
                  <w:right w:val="single" w:sz="4" w:space="0" w:color="auto"/>
                </w:tcBorders>
                <w:shd w:val="clear" w:color="000000" w:fill="F5F5F5"/>
                <w:vAlign w:val="center"/>
                <w:hideMark/>
              </w:tcPr>
            </w:tcPrChange>
          </w:tcPr>
          <w:p w14:paraId="66ACF560" w14:textId="77777777" w:rsidR="00713433" w:rsidRPr="00862023" w:rsidRDefault="00713433" w:rsidP="00D50DD0">
            <w:pPr>
              <w:spacing w:after="0"/>
              <w:jc w:val="right"/>
              <w:rPr>
                <w:ins w:id="11621" w:author="tedo gogoladze" w:date="2020-01-06T13:52:00Z"/>
                <w:rFonts w:ascii="Arial" w:eastAsia="Times New Roman" w:hAnsi="Arial" w:cs="Arial"/>
                <w:b/>
                <w:bCs/>
                <w:color w:val="000000"/>
                <w:sz w:val="16"/>
                <w:szCs w:val="16"/>
                <w:lang w:val="en-GB"/>
              </w:rPr>
            </w:pPr>
            <w:ins w:id="11622" w:author="tedo gogoladze" w:date="2020-01-06T13:52:00Z">
              <w:r w:rsidRPr="00862023">
                <w:rPr>
                  <w:rFonts w:ascii="Arial" w:eastAsia="Times New Roman" w:hAnsi="Arial" w:cs="Arial"/>
                  <w:b/>
                  <w:bCs/>
                  <w:color w:val="000000"/>
                  <w:sz w:val="16"/>
                  <w:szCs w:val="16"/>
                  <w:lang w:val="en-GB"/>
                </w:rPr>
                <w:t>openness</w:t>
              </w:r>
            </w:ins>
          </w:p>
        </w:tc>
        <w:tc>
          <w:tcPr>
            <w:tcW w:w="1620" w:type="dxa"/>
            <w:tcBorders>
              <w:top w:val="single" w:sz="4" w:space="0" w:color="auto"/>
              <w:left w:val="nil"/>
              <w:bottom w:val="single" w:sz="4" w:space="0" w:color="auto"/>
              <w:right w:val="single" w:sz="4" w:space="0" w:color="auto"/>
            </w:tcBorders>
            <w:shd w:val="clear" w:color="000000" w:fill="FFFFFF"/>
            <w:vAlign w:val="center"/>
            <w:hideMark/>
            <w:tcPrChange w:id="11623" w:author="tedo gogoladze" w:date="2020-01-06T13:52:00Z">
              <w:tcPr>
                <w:tcW w:w="990" w:type="dxa"/>
                <w:tcBorders>
                  <w:top w:val="single" w:sz="4" w:space="0" w:color="auto"/>
                  <w:left w:val="nil"/>
                  <w:bottom w:val="single" w:sz="4" w:space="0" w:color="auto"/>
                  <w:right w:val="single" w:sz="4" w:space="0" w:color="auto"/>
                </w:tcBorders>
                <w:shd w:val="clear" w:color="000000" w:fill="FFFFFF"/>
                <w:vAlign w:val="center"/>
                <w:hideMark/>
              </w:tcPr>
            </w:tcPrChange>
          </w:tcPr>
          <w:p w14:paraId="144E4369" w14:textId="77777777" w:rsidR="00713433" w:rsidRPr="00862023" w:rsidRDefault="00713433" w:rsidP="00D50DD0">
            <w:pPr>
              <w:spacing w:after="0"/>
              <w:jc w:val="right"/>
              <w:rPr>
                <w:ins w:id="11624" w:author="tedo gogoladze" w:date="2020-01-06T13:52:00Z"/>
                <w:rFonts w:ascii="Arial" w:eastAsia="Times New Roman" w:hAnsi="Arial" w:cs="Arial"/>
                <w:b/>
                <w:bCs/>
                <w:color w:val="000000"/>
                <w:sz w:val="16"/>
                <w:szCs w:val="16"/>
                <w:lang w:val="en-GB"/>
              </w:rPr>
            </w:pPr>
            <w:proofErr w:type="spellStart"/>
            <w:ins w:id="11625" w:author="tedo gogoladze" w:date="2020-01-06T13:52:00Z">
              <w:r w:rsidRPr="00862023">
                <w:rPr>
                  <w:rFonts w:ascii="Arial" w:eastAsia="Times New Roman" w:hAnsi="Arial" w:cs="Arial"/>
                  <w:b/>
                  <w:bCs/>
                  <w:color w:val="000000"/>
                  <w:sz w:val="16"/>
                  <w:szCs w:val="16"/>
                  <w:lang w:val="en-GB"/>
                </w:rPr>
                <w:t>conscietiousness</w:t>
              </w:r>
              <w:proofErr w:type="spellEnd"/>
            </w:ins>
          </w:p>
        </w:tc>
        <w:tc>
          <w:tcPr>
            <w:tcW w:w="1440" w:type="dxa"/>
            <w:tcBorders>
              <w:top w:val="single" w:sz="4" w:space="0" w:color="auto"/>
              <w:left w:val="nil"/>
              <w:bottom w:val="single" w:sz="4" w:space="0" w:color="auto"/>
              <w:right w:val="single" w:sz="4" w:space="0" w:color="auto"/>
            </w:tcBorders>
            <w:shd w:val="clear" w:color="000000" w:fill="F5F5F5"/>
            <w:vAlign w:val="center"/>
            <w:hideMark/>
            <w:tcPrChange w:id="11626" w:author="tedo gogoladze" w:date="2020-01-06T13:52:00Z">
              <w:tcPr>
                <w:tcW w:w="900" w:type="dxa"/>
                <w:tcBorders>
                  <w:top w:val="single" w:sz="4" w:space="0" w:color="auto"/>
                  <w:left w:val="nil"/>
                  <w:bottom w:val="single" w:sz="4" w:space="0" w:color="auto"/>
                  <w:right w:val="single" w:sz="4" w:space="0" w:color="auto"/>
                </w:tcBorders>
                <w:shd w:val="clear" w:color="000000" w:fill="F5F5F5"/>
                <w:vAlign w:val="center"/>
                <w:hideMark/>
              </w:tcPr>
            </w:tcPrChange>
          </w:tcPr>
          <w:p w14:paraId="197CDD54" w14:textId="77777777" w:rsidR="00713433" w:rsidRPr="00862023" w:rsidRDefault="00713433" w:rsidP="00D50DD0">
            <w:pPr>
              <w:spacing w:after="0"/>
              <w:jc w:val="right"/>
              <w:rPr>
                <w:ins w:id="11627" w:author="tedo gogoladze" w:date="2020-01-06T13:52:00Z"/>
                <w:rFonts w:ascii="Arial" w:eastAsia="Times New Roman" w:hAnsi="Arial" w:cs="Arial"/>
                <w:b/>
                <w:bCs/>
                <w:color w:val="000000"/>
                <w:sz w:val="16"/>
                <w:szCs w:val="16"/>
                <w:lang w:val="en-GB"/>
              </w:rPr>
            </w:pPr>
            <w:ins w:id="11628" w:author="tedo gogoladze" w:date="2020-01-06T13:52:00Z">
              <w:r w:rsidRPr="00862023">
                <w:rPr>
                  <w:rFonts w:ascii="Arial" w:eastAsia="Times New Roman" w:hAnsi="Arial" w:cs="Arial"/>
                  <w:b/>
                  <w:bCs/>
                  <w:color w:val="000000"/>
                  <w:sz w:val="16"/>
                  <w:szCs w:val="16"/>
                  <w:lang w:val="en-GB"/>
                </w:rPr>
                <w:t>extraversion</w:t>
              </w:r>
            </w:ins>
          </w:p>
        </w:tc>
        <w:tc>
          <w:tcPr>
            <w:tcW w:w="1440" w:type="dxa"/>
            <w:tcBorders>
              <w:top w:val="single" w:sz="4" w:space="0" w:color="auto"/>
              <w:left w:val="nil"/>
              <w:bottom w:val="single" w:sz="4" w:space="0" w:color="auto"/>
              <w:right w:val="single" w:sz="4" w:space="0" w:color="auto"/>
            </w:tcBorders>
            <w:shd w:val="clear" w:color="000000" w:fill="FFFFFF"/>
            <w:vAlign w:val="center"/>
            <w:hideMark/>
            <w:tcPrChange w:id="11629" w:author="tedo gogoladze" w:date="2020-01-06T13:52:00Z">
              <w:tcPr>
                <w:tcW w:w="900" w:type="dxa"/>
                <w:tcBorders>
                  <w:top w:val="single" w:sz="4" w:space="0" w:color="auto"/>
                  <w:left w:val="nil"/>
                  <w:bottom w:val="single" w:sz="4" w:space="0" w:color="auto"/>
                  <w:right w:val="single" w:sz="4" w:space="0" w:color="auto"/>
                </w:tcBorders>
                <w:shd w:val="clear" w:color="000000" w:fill="FFFFFF"/>
                <w:vAlign w:val="center"/>
                <w:hideMark/>
              </w:tcPr>
            </w:tcPrChange>
          </w:tcPr>
          <w:p w14:paraId="66438C3F" w14:textId="77777777" w:rsidR="00713433" w:rsidRPr="00862023" w:rsidRDefault="00713433" w:rsidP="00D50DD0">
            <w:pPr>
              <w:spacing w:after="0"/>
              <w:jc w:val="right"/>
              <w:rPr>
                <w:ins w:id="11630" w:author="tedo gogoladze" w:date="2020-01-06T13:52:00Z"/>
                <w:rFonts w:ascii="Arial" w:eastAsia="Times New Roman" w:hAnsi="Arial" w:cs="Arial"/>
                <w:b/>
                <w:bCs/>
                <w:color w:val="000000"/>
                <w:sz w:val="16"/>
                <w:szCs w:val="16"/>
                <w:lang w:val="en-GB"/>
              </w:rPr>
            </w:pPr>
            <w:ins w:id="11631" w:author="tedo gogoladze" w:date="2020-01-06T13:52:00Z">
              <w:r w:rsidRPr="00862023">
                <w:rPr>
                  <w:rFonts w:ascii="Arial" w:eastAsia="Times New Roman" w:hAnsi="Arial" w:cs="Arial"/>
                  <w:b/>
                  <w:bCs/>
                  <w:color w:val="000000"/>
                  <w:sz w:val="16"/>
                  <w:szCs w:val="16"/>
                  <w:lang w:val="en-GB"/>
                </w:rPr>
                <w:t>agreeableness</w:t>
              </w:r>
            </w:ins>
          </w:p>
        </w:tc>
        <w:tc>
          <w:tcPr>
            <w:tcW w:w="1350" w:type="dxa"/>
            <w:tcBorders>
              <w:top w:val="single" w:sz="4" w:space="0" w:color="auto"/>
              <w:left w:val="nil"/>
              <w:bottom w:val="single" w:sz="4" w:space="0" w:color="auto"/>
              <w:right w:val="single" w:sz="4" w:space="0" w:color="auto"/>
            </w:tcBorders>
            <w:shd w:val="clear" w:color="000000" w:fill="F5F5F5"/>
            <w:vAlign w:val="center"/>
            <w:hideMark/>
            <w:tcPrChange w:id="11632" w:author="tedo gogoladze" w:date="2020-01-06T13:52:00Z">
              <w:tcPr>
                <w:tcW w:w="810" w:type="dxa"/>
                <w:tcBorders>
                  <w:top w:val="single" w:sz="4" w:space="0" w:color="auto"/>
                  <w:left w:val="nil"/>
                  <w:bottom w:val="single" w:sz="4" w:space="0" w:color="auto"/>
                  <w:right w:val="single" w:sz="4" w:space="0" w:color="auto"/>
                </w:tcBorders>
                <w:shd w:val="clear" w:color="000000" w:fill="F5F5F5"/>
                <w:vAlign w:val="center"/>
                <w:hideMark/>
              </w:tcPr>
            </w:tcPrChange>
          </w:tcPr>
          <w:p w14:paraId="48683796" w14:textId="77777777" w:rsidR="00713433" w:rsidRPr="00862023" w:rsidRDefault="00713433" w:rsidP="00D50DD0">
            <w:pPr>
              <w:spacing w:after="0"/>
              <w:jc w:val="right"/>
              <w:rPr>
                <w:ins w:id="11633" w:author="tedo gogoladze" w:date="2020-01-06T13:52:00Z"/>
                <w:rFonts w:ascii="Arial" w:eastAsia="Times New Roman" w:hAnsi="Arial" w:cs="Arial"/>
                <w:b/>
                <w:bCs/>
                <w:color w:val="000000"/>
                <w:sz w:val="16"/>
                <w:szCs w:val="16"/>
                <w:lang w:val="en-GB"/>
              </w:rPr>
            </w:pPr>
            <w:ins w:id="11634" w:author="tedo gogoladze" w:date="2020-01-06T13:52:00Z">
              <w:r w:rsidRPr="00862023">
                <w:rPr>
                  <w:rFonts w:ascii="Arial" w:eastAsia="Times New Roman" w:hAnsi="Arial" w:cs="Arial"/>
                  <w:b/>
                  <w:bCs/>
                  <w:color w:val="000000"/>
                  <w:sz w:val="16"/>
                  <w:szCs w:val="16"/>
                  <w:lang w:val="en-GB"/>
                </w:rPr>
                <w:t>neuroticism</w:t>
              </w:r>
            </w:ins>
          </w:p>
        </w:tc>
      </w:tr>
      <w:tr w:rsidR="00713433" w:rsidRPr="004A4B49" w14:paraId="3E8807EA" w14:textId="77777777" w:rsidTr="004303A7">
        <w:trPr>
          <w:trHeight w:val="300"/>
          <w:ins w:id="11635" w:author="tedo gogoladze" w:date="2020-01-06T13:52:00Z"/>
          <w:trPrChange w:id="11636" w:author="tedo gogoladze" w:date="2020-01-06T13:52:00Z">
            <w:trPr>
              <w:trHeight w:val="300"/>
            </w:trPr>
          </w:trPrChange>
        </w:trPr>
        <w:tc>
          <w:tcPr>
            <w:tcW w:w="1615" w:type="dxa"/>
            <w:tcBorders>
              <w:top w:val="nil"/>
              <w:left w:val="single" w:sz="4" w:space="0" w:color="auto"/>
              <w:bottom w:val="single" w:sz="4" w:space="0" w:color="auto"/>
              <w:right w:val="single" w:sz="4" w:space="0" w:color="auto"/>
            </w:tcBorders>
            <w:shd w:val="clear" w:color="000000" w:fill="F5F5F5"/>
            <w:vAlign w:val="center"/>
            <w:hideMark/>
            <w:tcPrChange w:id="11637" w:author="tedo gogoladze" w:date="2020-01-06T13:52:00Z">
              <w:tcPr>
                <w:tcW w:w="1615" w:type="dxa"/>
                <w:tcBorders>
                  <w:top w:val="nil"/>
                  <w:left w:val="single" w:sz="4" w:space="0" w:color="auto"/>
                  <w:bottom w:val="single" w:sz="4" w:space="0" w:color="auto"/>
                  <w:right w:val="single" w:sz="4" w:space="0" w:color="auto"/>
                </w:tcBorders>
                <w:shd w:val="clear" w:color="000000" w:fill="F5F5F5"/>
                <w:vAlign w:val="center"/>
                <w:hideMark/>
              </w:tcPr>
            </w:tcPrChange>
          </w:tcPr>
          <w:p w14:paraId="06DB5851" w14:textId="77777777" w:rsidR="00713433" w:rsidRPr="00862023" w:rsidRDefault="00713433" w:rsidP="00D50DD0">
            <w:pPr>
              <w:spacing w:after="0"/>
              <w:jc w:val="right"/>
              <w:rPr>
                <w:ins w:id="11638" w:author="tedo gogoladze" w:date="2020-01-06T13:52:00Z"/>
                <w:rFonts w:ascii="Arial" w:eastAsia="Times New Roman" w:hAnsi="Arial" w:cs="Arial"/>
                <w:b/>
                <w:bCs/>
                <w:color w:val="000000"/>
                <w:sz w:val="16"/>
                <w:szCs w:val="16"/>
                <w:lang w:val="en-GB"/>
              </w:rPr>
            </w:pPr>
            <w:ins w:id="11639" w:author="tedo gogoladze" w:date="2020-01-06T13:52:00Z">
              <w:r w:rsidRPr="00862023">
                <w:rPr>
                  <w:rFonts w:ascii="Arial" w:eastAsia="Times New Roman" w:hAnsi="Arial" w:cs="Arial"/>
                  <w:b/>
                  <w:bCs/>
                  <w:color w:val="000000"/>
                  <w:sz w:val="16"/>
                  <w:szCs w:val="16"/>
                  <w:lang w:val="en-GB"/>
                </w:rPr>
                <w:t>openness</w:t>
              </w:r>
            </w:ins>
          </w:p>
        </w:tc>
        <w:tc>
          <w:tcPr>
            <w:tcW w:w="1170" w:type="dxa"/>
            <w:tcBorders>
              <w:top w:val="nil"/>
              <w:left w:val="nil"/>
              <w:bottom w:val="nil"/>
              <w:right w:val="nil"/>
            </w:tcBorders>
            <w:shd w:val="clear" w:color="000000" w:fill="F5F5F5"/>
            <w:vAlign w:val="center"/>
            <w:hideMark/>
            <w:tcPrChange w:id="11640" w:author="tedo gogoladze" w:date="2020-01-06T13:52:00Z">
              <w:tcPr>
                <w:tcW w:w="720" w:type="dxa"/>
                <w:tcBorders>
                  <w:top w:val="nil"/>
                  <w:left w:val="nil"/>
                  <w:bottom w:val="nil"/>
                  <w:right w:val="nil"/>
                </w:tcBorders>
                <w:shd w:val="clear" w:color="000000" w:fill="F5F5F5"/>
                <w:vAlign w:val="center"/>
                <w:hideMark/>
              </w:tcPr>
            </w:tcPrChange>
          </w:tcPr>
          <w:p w14:paraId="27D7CADB" w14:textId="77777777" w:rsidR="00713433" w:rsidRPr="00862023" w:rsidRDefault="00713433" w:rsidP="00D50DD0">
            <w:pPr>
              <w:spacing w:after="0"/>
              <w:jc w:val="right"/>
              <w:rPr>
                <w:ins w:id="11641" w:author="tedo gogoladze" w:date="2020-01-06T13:52:00Z"/>
                <w:rFonts w:ascii="Arial" w:eastAsia="Times New Roman" w:hAnsi="Arial" w:cs="Arial"/>
                <w:color w:val="000000"/>
                <w:sz w:val="16"/>
                <w:szCs w:val="16"/>
                <w:lang w:val="en-GB"/>
              </w:rPr>
            </w:pPr>
            <w:ins w:id="11642" w:author="tedo gogoladze" w:date="2020-01-06T13:52:00Z">
              <w:r w:rsidRPr="00862023">
                <w:rPr>
                  <w:rFonts w:ascii="Arial" w:eastAsia="Times New Roman" w:hAnsi="Arial" w:cs="Arial"/>
                  <w:color w:val="000000"/>
                  <w:sz w:val="16"/>
                  <w:szCs w:val="16"/>
                  <w:lang w:val="en-GB"/>
                </w:rPr>
                <w:t>------</w:t>
              </w:r>
            </w:ins>
          </w:p>
        </w:tc>
        <w:tc>
          <w:tcPr>
            <w:tcW w:w="1620" w:type="dxa"/>
            <w:tcBorders>
              <w:top w:val="nil"/>
              <w:left w:val="single" w:sz="4" w:space="0" w:color="auto"/>
              <w:bottom w:val="single" w:sz="4" w:space="0" w:color="auto"/>
              <w:right w:val="single" w:sz="4" w:space="0" w:color="auto"/>
            </w:tcBorders>
            <w:shd w:val="clear" w:color="000000" w:fill="F5F5F5"/>
            <w:vAlign w:val="center"/>
            <w:hideMark/>
            <w:tcPrChange w:id="11643" w:author="tedo gogoladze" w:date="2020-01-06T13:52:00Z">
              <w:tcPr>
                <w:tcW w:w="990" w:type="dxa"/>
                <w:tcBorders>
                  <w:top w:val="nil"/>
                  <w:left w:val="single" w:sz="4" w:space="0" w:color="auto"/>
                  <w:bottom w:val="single" w:sz="4" w:space="0" w:color="auto"/>
                  <w:right w:val="single" w:sz="4" w:space="0" w:color="auto"/>
                </w:tcBorders>
                <w:shd w:val="clear" w:color="000000" w:fill="F5F5F5"/>
                <w:vAlign w:val="center"/>
                <w:hideMark/>
              </w:tcPr>
            </w:tcPrChange>
          </w:tcPr>
          <w:p w14:paraId="1C8E0C93" w14:textId="77777777" w:rsidR="00713433" w:rsidRPr="00862023" w:rsidRDefault="00713433" w:rsidP="00D50DD0">
            <w:pPr>
              <w:spacing w:after="0"/>
              <w:jc w:val="right"/>
              <w:rPr>
                <w:ins w:id="11644" w:author="tedo gogoladze" w:date="2020-01-06T13:52:00Z"/>
                <w:rFonts w:ascii="Arial" w:eastAsia="Times New Roman" w:hAnsi="Arial" w:cs="Arial"/>
                <w:color w:val="000000"/>
                <w:sz w:val="16"/>
                <w:szCs w:val="16"/>
                <w:lang w:val="en-GB"/>
              </w:rPr>
            </w:pPr>
            <w:ins w:id="11645" w:author="tedo gogoladze" w:date="2020-01-06T13:52:00Z">
              <w:r w:rsidRPr="00862023">
                <w:rPr>
                  <w:rFonts w:ascii="Arial" w:eastAsia="Times New Roman" w:hAnsi="Arial" w:cs="Arial"/>
                  <w:color w:val="000000"/>
                  <w:sz w:val="16"/>
                  <w:szCs w:val="16"/>
                  <w:lang w:val="en-GB"/>
                </w:rPr>
                <w:t>0.429</w:t>
              </w:r>
            </w:ins>
          </w:p>
        </w:tc>
        <w:tc>
          <w:tcPr>
            <w:tcW w:w="1440" w:type="dxa"/>
            <w:tcBorders>
              <w:top w:val="nil"/>
              <w:left w:val="nil"/>
              <w:bottom w:val="single" w:sz="4" w:space="0" w:color="auto"/>
              <w:right w:val="single" w:sz="4" w:space="0" w:color="auto"/>
            </w:tcBorders>
            <w:shd w:val="clear" w:color="000000" w:fill="F5F5F5"/>
            <w:vAlign w:val="center"/>
            <w:hideMark/>
            <w:tcPrChange w:id="11646" w:author="tedo gogoladze" w:date="2020-01-06T13:52:00Z">
              <w:tcPr>
                <w:tcW w:w="900" w:type="dxa"/>
                <w:tcBorders>
                  <w:top w:val="nil"/>
                  <w:left w:val="nil"/>
                  <w:bottom w:val="single" w:sz="4" w:space="0" w:color="auto"/>
                  <w:right w:val="single" w:sz="4" w:space="0" w:color="auto"/>
                </w:tcBorders>
                <w:shd w:val="clear" w:color="000000" w:fill="F5F5F5"/>
                <w:vAlign w:val="center"/>
                <w:hideMark/>
              </w:tcPr>
            </w:tcPrChange>
          </w:tcPr>
          <w:p w14:paraId="10853527" w14:textId="77777777" w:rsidR="00713433" w:rsidRPr="00862023" w:rsidRDefault="00713433" w:rsidP="00D50DD0">
            <w:pPr>
              <w:spacing w:after="0"/>
              <w:jc w:val="right"/>
              <w:rPr>
                <w:ins w:id="11647" w:author="tedo gogoladze" w:date="2020-01-06T13:52:00Z"/>
                <w:rFonts w:ascii="Arial" w:eastAsia="Times New Roman" w:hAnsi="Arial" w:cs="Arial"/>
                <w:color w:val="000000"/>
                <w:sz w:val="16"/>
                <w:szCs w:val="16"/>
                <w:lang w:val="en-GB"/>
              </w:rPr>
            </w:pPr>
            <w:ins w:id="11648" w:author="tedo gogoladze" w:date="2020-01-06T13:52:00Z">
              <w:r w:rsidRPr="00862023">
                <w:rPr>
                  <w:rFonts w:ascii="Arial" w:eastAsia="Times New Roman" w:hAnsi="Arial" w:cs="Arial"/>
                  <w:color w:val="000000"/>
                  <w:sz w:val="16"/>
                  <w:szCs w:val="16"/>
                  <w:lang w:val="en-GB"/>
                </w:rPr>
                <w:t>0.534</w:t>
              </w:r>
            </w:ins>
          </w:p>
        </w:tc>
        <w:tc>
          <w:tcPr>
            <w:tcW w:w="1440" w:type="dxa"/>
            <w:tcBorders>
              <w:top w:val="nil"/>
              <w:left w:val="nil"/>
              <w:bottom w:val="single" w:sz="4" w:space="0" w:color="auto"/>
              <w:right w:val="single" w:sz="4" w:space="0" w:color="auto"/>
            </w:tcBorders>
            <w:shd w:val="clear" w:color="000000" w:fill="F5F5F5"/>
            <w:vAlign w:val="center"/>
            <w:hideMark/>
            <w:tcPrChange w:id="11649" w:author="tedo gogoladze" w:date="2020-01-06T13:52:00Z">
              <w:tcPr>
                <w:tcW w:w="900" w:type="dxa"/>
                <w:tcBorders>
                  <w:top w:val="nil"/>
                  <w:left w:val="nil"/>
                  <w:bottom w:val="single" w:sz="4" w:space="0" w:color="auto"/>
                  <w:right w:val="single" w:sz="4" w:space="0" w:color="auto"/>
                </w:tcBorders>
                <w:shd w:val="clear" w:color="000000" w:fill="F5F5F5"/>
                <w:vAlign w:val="center"/>
                <w:hideMark/>
              </w:tcPr>
            </w:tcPrChange>
          </w:tcPr>
          <w:p w14:paraId="6154D329" w14:textId="77777777" w:rsidR="00713433" w:rsidRPr="00862023" w:rsidRDefault="00713433" w:rsidP="00D50DD0">
            <w:pPr>
              <w:spacing w:after="0"/>
              <w:jc w:val="right"/>
              <w:rPr>
                <w:ins w:id="11650" w:author="tedo gogoladze" w:date="2020-01-06T13:52:00Z"/>
                <w:rFonts w:ascii="Arial" w:eastAsia="Times New Roman" w:hAnsi="Arial" w:cs="Arial"/>
                <w:color w:val="000000"/>
                <w:sz w:val="16"/>
                <w:szCs w:val="16"/>
                <w:lang w:val="en-GB"/>
              </w:rPr>
            </w:pPr>
            <w:ins w:id="11651" w:author="tedo gogoladze" w:date="2020-01-06T13:52:00Z">
              <w:r w:rsidRPr="00862023">
                <w:rPr>
                  <w:rFonts w:ascii="Arial" w:eastAsia="Times New Roman" w:hAnsi="Arial" w:cs="Arial"/>
                  <w:color w:val="000000"/>
                  <w:sz w:val="16"/>
                  <w:szCs w:val="16"/>
                  <w:lang w:val="en-GB"/>
                </w:rPr>
                <w:t>0.365</w:t>
              </w:r>
            </w:ins>
          </w:p>
        </w:tc>
        <w:tc>
          <w:tcPr>
            <w:tcW w:w="1350" w:type="dxa"/>
            <w:tcBorders>
              <w:top w:val="nil"/>
              <w:left w:val="nil"/>
              <w:bottom w:val="single" w:sz="4" w:space="0" w:color="auto"/>
              <w:right w:val="single" w:sz="4" w:space="0" w:color="auto"/>
            </w:tcBorders>
            <w:shd w:val="clear" w:color="000000" w:fill="F5F5F5"/>
            <w:vAlign w:val="center"/>
            <w:hideMark/>
            <w:tcPrChange w:id="11652" w:author="tedo gogoladze" w:date="2020-01-06T13:52:00Z">
              <w:tcPr>
                <w:tcW w:w="810" w:type="dxa"/>
                <w:tcBorders>
                  <w:top w:val="nil"/>
                  <w:left w:val="nil"/>
                  <w:bottom w:val="single" w:sz="4" w:space="0" w:color="auto"/>
                  <w:right w:val="single" w:sz="4" w:space="0" w:color="auto"/>
                </w:tcBorders>
                <w:shd w:val="clear" w:color="000000" w:fill="F5F5F5"/>
                <w:vAlign w:val="center"/>
                <w:hideMark/>
              </w:tcPr>
            </w:tcPrChange>
          </w:tcPr>
          <w:p w14:paraId="0E35BC5E" w14:textId="77777777" w:rsidR="00713433" w:rsidRPr="00862023" w:rsidRDefault="00713433" w:rsidP="00D50DD0">
            <w:pPr>
              <w:spacing w:after="0"/>
              <w:jc w:val="right"/>
              <w:rPr>
                <w:ins w:id="11653" w:author="tedo gogoladze" w:date="2020-01-06T13:52:00Z"/>
                <w:rFonts w:ascii="Arial" w:eastAsia="Times New Roman" w:hAnsi="Arial" w:cs="Arial"/>
                <w:color w:val="000000"/>
                <w:sz w:val="16"/>
                <w:szCs w:val="16"/>
                <w:lang w:val="en-GB"/>
              </w:rPr>
            </w:pPr>
            <w:ins w:id="11654" w:author="tedo gogoladze" w:date="2020-01-06T13:52:00Z">
              <w:r w:rsidRPr="00862023">
                <w:rPr>
                  <w:rFonts w:ascii="Arial" w:eastAsia="Times New Roman" w:hAnsi="Arial" w:cs="Arial"/>
                  <w:color w:val="000000"/>
                  <w:sz w:val="16"/>
                  <w:szCs w:val="16"/>
                  <w:lang w:val="en-GB"/>
                </w:rPr>
                <w:t>-0.508</w:t>
              </w:r>
            </w:ins>
          </w:p>
        </w:tc>
      </w:tr>
      <w:tr w:rsidR="00713433" w:rsidRPr="004A4B49" w14:paraId="4191B69A" w14:textId="77777777" w:rsidTr="004303A7">
        <w:trPr>
          <w:trHeight w:val="450"/>
          <w:ins w:id="11655" w:author="tedo gogoladze" w:date="2020-01-06T13:52:00Z"/>
          <w:trPrChange w:id="11656" w:author="tedo gogoladze" w:date="2020-01-06T13:52:00Z">
            <w:trPr>
              <w:trHeight w:val="450"/>
            </w:trPr>
          </w:trPrChange>
        </w:trPr>
        <w:tc>
          <w:tcPr>
            <w:tcW w:w="1615" w:type="dxa"/>
            <w:tcBorders>
              <w:top w:val="nil"/>
              <w:left w:val="single" w:sz="4" w:space="0" w:color="auto"/>
              <w:bottom w:val="single" w:sz="4" w:space="0" w:color="auto"/>
              <w:right w:val="single" w:sz="4" w:space="0" w:color="auto"/>
            </w:tcBorders>
            <w:shd w:val="clear" w:color="000000" w:fill="FFFFFF"/>
            <w:vAlign w:val="center"/>
            <w:hideMark/>
            <w:tcPrChange w:id="11657" w:author="tedo gogoladze" w:date="2020-01-06T13:52:00Z">
              <w:tcPr>
                <w:tcW w:w="1615" w:type="dxa"/>
                <w:tcBorders>
                  <w:top w:val="nil"/>
                  <w:left w:val="single" w:sz="4" w:space="0" w:color="auto"/>
                  <w:bottom w:val="single" w:sz="4" w:space="0" w:color="auto"/>
                  <w:right w:val="single" w:sz="4" w:space="0" w:color="auto"/>
                </w:tcBorders>
                <w:shd w:val="clear" w:color="000000" w:fill="FFFFFF"/>
                <w:vAlign w:val="center"/>
                <w:hideMark/>
              </w:tcPr>
            </w:tcPrChange>
          </w:tcPr>
          <w:p w14:paraId="03A46478" w14:textId="77777777" w:rsidR="00713433" w:rsidRPr="00862023" w:rsidRDefault="00713433" w:rsidP="00D50DD0">
            <w:pPr>
              <w:spacing w:after="0"/>
              <w:jc w:val="right"/>
              <w:rPr>
                <w:ins w:id="11658" w:author="tedo gogoladze" w:date="2020-01-06T13:52:00Z"/>
                <w:rFonts w:ascii="Arial" w:eastAsia="Times New Roman" w:hAnsi="Arial" w:cs="Arial"/>
                <w:b/>
                <w:bCs/>
                <w:color w:val="000000"/>
                <w:sz w:val="16"/>
                <w:szCs w:val="16"/>
                <w:lang w:val="en-GB"/>
              </w:rPr>
            </w:pPr>
            <w:proofErr w:type="spellStart"/>
            <w:ins w:id="11659" w:author="tedo gogoladze" w:date="2020-01-06T13:52:00Z">
              <w:r w:rsidRPr="00862023">
                <w:rPr>
                  <w:rFonts w:ascii="Arial" w:eastAsia="Times New Roman" w:hAnsi="Arial" w:cs="Arial"/>
                  <w:b/>
                  <w:bCs/>
                  <w:color w:val="000000"/>
                  <w:sz w:val="16"/>
                  <w:szCs w:val="16"/>
                  <w:lang w:val="en-GB"/>
                </w:rPr>
                <w:t>conscietiousness</w:t>
              </w:r>
              <w:proofErr w:type="spellEnd"/>
            </w:ins>
          </w:p>
        </w:tc>
        <w:tc>
          <w:tcPr>
            <w:tcW w:w="1170" w:type="dxa"/>
            <w:tcBorders>
              <w:top w:val="nil"/>
              <w:left w:val="nil"/>
              <w:bottom w:val="nil"/>
              <w:right w:val="nil"/>
            </w:tcBorders>
            <w:shd w:val="clear" w:color="000000" w:fill="FFFFFF"/>
            <w:vAlign w:val="center"/>
            <w:hideMark/>
            <w:tcPrChange w:id="11660" w:author="tedo gogoladze" w:date="2020-01-06T13:52:00Z">
              <w:tcPr>
                <w:tcW w:w="720" w:type="dxa"/>
                <w:tcBorders>
                  <w:top w:val="nil"/>
                  <w:left w:val="nil"/>
                  <w:bottom w:val="nil"/>
                  <w:right w:val="nil"/>
                </w:tcBorders>
                <w:shd w:val="clear" w:color="000000" w:fill="FFFFFF"/>
                <w:vAlign w:val="center"/>
                <w:hideMark/>
              </w:tcPr>
            </w:tcPrChange>
          </w:tcPr>
          <w:p w14:paraId="54AEF582" w14:textId="77777777" w:rsidR="00713433" w:rsidRPr="00862023" w:rsidRDefault="00713433" w:rsidP="00D50DD0">
            <w:pPr>
              <w:spacing w:after="0"/>
              <w:jc w:val="right"/>
              <w:rPr>
                <w:ins w:id="11661" w:author="tedo gogoladze" w:date="2020-01-06T13:52:00Z"/>
                <w:rFonts w:ascii="Arial" w:eastAsia="Times New Roman" w:hAnsi="Arial" w:cs="Arial"/>
                <w:color w:val="000000"/>
                <w:sz w:val="16"/>
                <w:szCs w:val="16"/>
                <w:lang w:val="en-GB"/>
              </w:rPr>
            </w:pPr>
            <w:ins w:id="11662" w:author="tedo gogoladze" w:date="2020-01-06T13:52:00Z">
              <w:r w:rsidRPr="00862023">
                <w:rPr>
                  <w:rFonts w:ascii="Arial" w:eastAsia="Times New Roman" w:hAnsi="Arial" w:cs="Arial"/>
                  <w:color w:val="000000"/>
                  <w:sz w:val="16"/>
                  <w:szCs w:val="16"/>
                  <w:lang w:val="en-GB"/>
                </w:rPr>
                <w:t> </w:t>
              </w:r>
            </w:ins>
          </w:p>
        </w:tc>
        <w:tc>
          <w:tcPr>
            <w:tcW w:w="1620" w:type="dxa"/>
            <w:tcBorders>
              <w:top w:val="nil"/>
              <w:left w:val="nil"/>
              <w:bottom w:val="nil"/>
              <w:right w:val="nil"/>
            </w:tcBorders>
            <w:shd w:val="clear" w:color="000000" w:fill="F5F5F5"/>
            <w:vAlign w:val="center"/>
            <w:hideMark/>
            <w:tcPrChange w:id="11663" w:author="tedo gogoladze" w:date="2020-01-06T13:52:00Z">
              <w:tcPr>
                <w:tcW w:w="990" w:type="dxa"/>
                <w:tcBorders>
                  <w:top w:val="nil"/>
                  <w:left w:val="nil"/>
                  <w:bottom w:val="nil"/>
                  <w:right w:val="nil"/>
                </w:tcBorders>
                <w:shd w:val="clear" w:color="000000" w:fill="F5F5F5"/>
                <w:vAlign w:val="center"/>
                <w:hideMark/>
              </w:tcPr>
            </w:tcPrChange>
          </w:tcPr>
          <w:p w14:paraId="570D529E" w14:textId="77777777" w:rsidR="00713433" w:rsidRPr="00862023" w:rsidRDefault="00713433" w:rsidP="00D50DD0">
            <w:pPr>
              <w:spacing w:after="0"/>
              <w:jc w:val="right"/>
              <w:rPr>
                <w:ins w:id="11664" w:author="tedo gogoladze" w:date="2020-01-06T13:52:00Z"/>
                <w:rFonts w:ascii="Arial" w:eastAsia="Times New Roman" w:hAnsi="Arial" w:cs="Arial"/>
                <w:color w:val="000000"/>
                <w:sz w:val="16"/>
                <w:szCs w:val="16"/>
                <w:lang w:val="en-GB"/>
              </w:rPr>
            </w:pPr>
            <w:ins w:id="11665" w:author="tedo gogoladze" w:date="2020-01-06T13:52:00Z">
              <w:r w:rsidRPr="00862023">
                <w:rPr>
                  <w:rFonts w:ascii="Arial" w:eastAsia="Times New Roman" w:hAnsi="Arial" w:cs="Arial"/>
                  <w:color w:val="000000"/>
                  <w:sz w:val="16"/>
                  <w:szCs w:val="16"/>
                  <w:lang w:val="en-GB"/>
                </w:rPr>
                <w:t>------</w:t>
              </w:r>
            </w:ins>
          </w:p>
        </w:tc>
        <w:tc>
          <w:tcPr>
            <w:tcW w:w="1440" w:type="dxa"/>
            <w:tcBorders>
              <w:top w:val="nil"/>
              <w:left w:val="single" w:sz="4" w:space="0" w:color="auto"/>
              <w:bottom w:val="single" w:sz="4" w:space="0" w:color="auto"/>
              <w:right w:val="single" w:sz="4" w:space="0" w:color="auto"/>
            </w:tcBorders>
            <w:shd w:val="clear" w:color="000000" w:fill="FFFFFF"/>
            <w:vAlign w:val="center"/>
            <w:hideMark/>
            <w:tcPrChange w:id="11666" w:author="tedo gogoladze" w:date="2020-01-06T13:52:00Z">
              <w:tcPr>
                <w:tcW w:w="900" w:type="dxa"/>
                <w:tcBorders>
                  <w:top w:val="nil"/>
                  <w:left w:val="single" w:sz="4" w:space="0" w:color="auto"/>
                  <w:bottom w:val="single" w:sz="4" w:space="0" w:color="auto"/>
                  <w:right w:val="single" w:sz="4" w:space="0" w:color="auto"/>
                </w:tcBorders>
                <w:shd w:val="clear" w:color="000000" w:fill="FFFFFF"/>
                <w:vAlign w:val="center"/>
                <w:hideMark/>
              </w:tcPr>
            </w:tcPrChange>
          </w:tcPr>
          <w:p w14:paraId="352761CC" w14:textId="77777777" w:rsidR="00713433" w:rsidRPr="00862023" w:rsidRDefault="00713433" w:rsidP="00D50DD0">
            <w:pPr>
              <w:spacing w:after="0"/>
              <w:jc w:val="right"/>
              <w:rPr>
                <w:ins w:id="11667" w:author="tedo gogoladze" w:date="2020-01-06T13:52:00Z"/>
                <w:rFonts w:ascii="Arial" w:eastAsia="Times New Roman" w:hAnsi="Arial" w:cs="Arial"/>
                <w:color w:val="000000"/>
                <w:sz w:val="16"/>
                <w:szCs w:val="16"/>
                <w:lang w:val="en-GB"/>
              </w:rPr>
            </w:pPr>
            <w:ins w:id="11668" w:author="tedo gogoladze" w:date="2020-01-06T13:52:00Z">
              <w:r w:rsidRPr="00862023">
                <w:rPr>
                  <w:rFonts w:ascii="Arial" w:eastAsia="Times New Roman" w:hAnsi="Arial" w:cs="Arial"/>
                  <w:color w:val="000000"/>
                  <w:sz w:val="16"/>
                  <w:szCs w:val="16"/>
                  <w:lang w:val="en-GB"/>
                </w:rPr>
                <w:t>0.337</w:t>
              </w:r>
            </w:ins>
          </w:p>
        </w:tc>
        <w:tc>
          <w:tcPr>
            <w:tcW w:w="1440" w:type="dxa"/>
            <w:tcBorders>
              <w:top w:val="nil"/>
              <w:left w:val="nil"/>
              <w:bottom w:val="single" w:sz="4" w:space="0" w:color="auto"/>
              <w:right w:val="single" w:sz="4" w:space="0" w:color="auto"/>
            </w:tcBorders>
            <w:shd w:val="clear" w:color="000000" w:fill="FFFFFF"/>
            <w:vAlign w:val="center"/>
            <w:hideMark/>
            <w:tcPrChange w:id="11669" w:author="tedo gogoladze" w:date="2020-01-06T13:52:00Z">
              <w:tcPr>
                <w:tcW w:w="900" w:type="dxa"/>
                <w:tcBorders>
                  <w:top w:val="nil"/>
                  <w:left w:val="nil"/>
                  <w:bottom w:val="single" w:sz="4" w:space="0" w:color="auto"/>
                  <w:right w:val="single" w:sz="4" w:space="0" w:color="auto"/>
                </w:tcBorders>
                <w:shd w:val="clear" w:color="000000" w:fill="FFFFFF"/>
                <w:vAlign w:val="center"/>
                <w:hideMark/>
              </w:tcPr>
            </w:tcPrChange>
          </w:tcPr>
          <w:p w14:paraId="42DFA640" w14:textId="77777777" w:rsidR="00713433" w:rsidRPr="00862023" w:rsidRDefault="00713433" w:rsidP="00D50DD0">
            <w:pPr>
              <w:spacing w:after="0"/>
              <w:jc w:val="right"/>
              <w:rPr>
                <w:ins w:id="11670" w:author="tedo gogoladze" w:date="2020-01-06T13:52:00Z"/>
                <w:rFonts w:ascii="Arial" w:eastAsia="Times New Roman" w:hAnsi="Arial" w:cs="Arial"/>
                <w:color w:val="000000"/>
                <w:sz w:val="16"/>
                <w:szCs w:val="16"/>
                <w:lang w:val="en-GB"/>
              </w:rPr>
            </w:pPr>
            <w:ins w:id="11671" w:author="tedo gogoladze" w:date="2020-01-06T13:52:00Z">
              <w:r w:rsidRPr="00862023">
                <w:rPr>
                  <w:rFonts w:ascii="Arial" w:eastAsia="Times New Roman" w:hAnsi="Arial" w:cs="Arial"/>
                  <w:color w:val="000000"/>
                  <w:sz w:val="16"/>
                  <w:szCs w:val="16"/>
                  <w:lang w:val="en-GB"/>
                </w:rPr>
                <w:t>0.407</w:t>
              </w:r>
            </w:ins>
          </w:p>
        </w:tc>
        <w:tc>
          <w:tcPr>
            <w:tcW w:w="1350" w:type="dxa"/>
            <w:tcBorders>
              <w:top w:val="nil"/>
              <w:left w:val="nil"/>
              <w:bottom w:val="single" w:sz="4" w:space="0" w:color="auto"/>
              <w:right w:val="single" w:sz="4" w:space="0" w:color="auto"/>
            </w:tcBorders>
            <w:shd w:val="clear" w:color="000000" w:fill="FFFFFF"/>
            <w:vAlign w:val="center"/>
            <w:hideMark/>
            <w:tcPrChange w:id="11672" w:author="tedo gogoladze" w:date="2020-01-06T13:52:00Z">
              <w:tcPr>
                <w:tcW w:w="810" w:type="dxa"/>
                <w:tcBorders>
                  <w:top w:val="nil"/>
                  <w:left w:val="nil"/>
                  <w:bottom w:val="single" w:sz="4" w:space="0" w:color="auto"/>
                  <w:right w:val="single" w:sz="4" w:space="0" w:color="auto"/>
                </w:tcBorders>
                <w:shd w:val="clear" w:color="000000" w:fill="FFFFFF"/>
                <w:vAlign w:val="center"/>
                <w:hideMark/>
              </w:tcPr>
            </w:tcPrChange>
          </w:tcPr>
          <w:p w14:paraId="18F9C89C" w14:textId="77777777" w:rsidR="00713433" w:rsidRPr="00862023" w:rsidRDefault="00713433" w:rsidP="00D50DD0">
            <w:pPr>
              <w:spacing w:after="0"/>
              <w:jc w:val="right"/>
              <w:rPr>
                <w:ins w:id="11673" w:author="tedo gogoladze" w:date="2020-01-06T13:52:00Z"/>
                <w:rFonts w:ascii="Arial" w:eastAsia="Times New Roman" w:hAnsi="Arial" w:cs="Arial"/>
                <w:color w:val="000000"/>
                <w:sz w:val="16"/>
                <w:szCs w:val="16"/>
                <w:lang w:val="en-GB"/>
              </w:rPr>
            </w:pPr>
            <w:ins w:id="11674" w:author="tedo gogoladze" w:date="2020-01-06T13:52:00Z">
              <w:r w:rsidRPr="00862023">
                <w:rPr>
                  <w:rFonts w:ascii="Arial" w:eastAsia="Times New Roman" w:hAnsi="Arial" w:cs="Arial"/>
                  <w:color w:val="000000"/>
                  <w:sz w:val="16"/>
                  <w:szCs w:val="16"/>
                  <w:lang w:val="en-GB"/>
                </w:rPr>
                <w:t>-0.519</w:t>
              </w:r>
            </w:ins>
          </w:p>
        </w:tc>
      </w:tr>
      <w:tr w:rsidR="00713433" w:rsidRPr="004A4B49" w14:paraId="2A6C5A37" w14:textId="77777777" w:rsidTr="004303A7">
        <w:trPr>
          <w:trHeight w:val="450"/>
          <w:ins w:id="11675" w:author="tedo gogoladze" w:date="2020-01-06T13:52:00Z"/>
          <w:trPrChange w:id="11676" w:author="tedo gogoladze" w:date="2020-01-06T13:52:00Z">
            <w:trPr>
              <w:trHeight w:val="450"/>
            </w:trPr>
          </w:trPrChange>
        </w:trPr>
        <w:tc>
          <w:tcPr>
            <w:tcW w:w="1615" w:type="dxa"/>
            <w:tcBorders>
              <w:top w:val="nil"/>
              <w:left w:val="single" w:sz="4" w:space="0" w:color="auto"/>
              <w:bottom w:val="single" w:sz="4" w:space="0" w:color="auto"/>
              <w:right w:val="single" w:sz="4" w:space="0" w:color="auto"/>
            </w:tcBorders>
            <w:shd w:val="clear" w:color="000000" w:fill="F5F5F5"/>
            <w:vAlign w:val="center"/>
            <w:hideMark/>
            <w:tcPrChange w:id="11677" w:author="tedo gogoladze" w:date="2020-01-06T13:52:00Z">
              <w:tcPr>
                <w:tcW w:w="1615" w:type="dxa"/>
                <w:tcBorders>
                  <w:top w:val="nil"/>
                  <w:left w:val="single" w:sz="4" w:space="0" w:color="auto"/>
                  <w:bottom w:val="single" w:sz="4" w:space="0" w:color="auto"/>
                  <w:right w:val="single" w:sz="4" w:space="0" w:color="auto"/>
                </w:tcBorders>
                <w:shd w:val="clear" w:color="000000" w:fill="F5F5F5"/>
                <w:vAlign w:val="center"/>
                <w:hideMark/>
              </w:tcPr>
            </w:tcPrChange>
          </w:tcPr>
          <w:p w14:paraId="0E17190D" w14:textId="77777777" w:rsidR="00713433" w:rsidRPr="00862023" w:rsidRDefault="00713433" w:rsidP="00D50DD0">
            <w:pPr>
              <w:spacing w:after="0"/>
              <w:jc w:val="right"/>
              <w:rPr>
                <w:ins w:id="11678" w:author="tedo gogoladze" w:date="2020-01-06T13:52:00Z"/>
                <w:rFonts w:ascii="Arial" w:eastAsia="Times New Roman" w:hAnsi="Arial" w:cs="Arial"/>
                <w:b/>
                <w:bCs/>
                <w:color w:val="000000"/>
                <w:sz w:val="16"/>
                <w:szCs w:val="16"/>
                <w:lang w:val="en-GB"/>
              </w:rPr>
            </w:pPr>
            <w:ins w:id="11679" w:author="tedo gogoladze" w:date="2020-01-06T13:52:00Z">
              <w:r w:rsidRPr="00862023">
                <w:rPr>
                  <w:rFonts w:ascii="Arial" w:eastAsia="Times New Roman" w:hAnsi="Arial" w:cs="Arial"/>
                  <w:b/>
                  <w:bCs/>
                  <w:color w:val="000000"/>
                  <w:sz w:val="16"/>
                  <w:szCs w:val="16"/>
                  <w:lang w:val="en-GB"/>
                </w:rPr>
                <w:t>extraversion</w:t>
              </w:r>
            </w:ins>
          </w:p>
        </w:tc>
        <w:tc>
          <w:tcPr>
            <w:tcW w:w="1170" w:type="dxa"/>
            <w:tcBorders>
              <w:top w:val="nil"/>
              <w:left w:val="nil"/>
              <w:bottom w:val="nil"/>
              <w:right w:val="nil"/>
            </w:tcBorders>
            <w:shd w:val="clear" w:color="000000" w:fill="F5F5F5"/>
            <w:vAlign w:val="center"/>
            <w:hideMark/>
            <w:tcPrChange w:id="11680" w:author="tedo gogoladze" w:date="2020-01-06T13:52:00Z">
              <w:tcPr>
                <w:tcW w:w="720" w:type="dxa"/>
                <w:tcBorders>
                  <w:top w:val="nil"/>
                  <w:left w:val="nil"/>
                  <w:bottom w:val="nil"/>
                  <w:right w:val="nil"/>
                </w:tcBorders>
                <w:shd w:val="clear" w:color="000000" w:fill="F5F5F5"/>
                <w:vAlign w:val="center"/>
                <w:hideMark/>
              </w:tcPr>
            </w:tcPrChange>
          </w:tcPr>
          <w:p w14:paraId="2728B8CD" w14:textId="77777777" w:rsidR="00713433" w:rsidRPr="00862023" w:rsidRDefault="00713433" w:rsidP="00D50DD0">
            <w:pPr>
              <w:spacing w:after="0"/>
              <w:jc w:val="right"/>
              <w:rPr>
                <w:ins w:id="11681" w:author="tedo gogoladze" w:date="2020-01-06T13:52:00Z"/>
                <w:rFonts w:ascii="Arial" w:eastAsia="Times New Roman" w:hAnsi="Arial" w:cs="Arial"/>
                <w:color w:val="000000"/>
                <w:sz w:val="16"/>
                <w:szCs w:val="16"/>
                <w:lang w:val="en-GB"/>
              </w:rPr>
            </w:pPr>
            <w:ins w:id="11682" w:author="tedo gogoladze" w:date="2020-01-06T13:52:00Z">
              <w:r w:rsidRPr="00862023">
                <w:rPr>
                  <w:rFonts w:ascii="Arial" w:eastAsia="Times New Roman" w:hAnsi="Arial" w:cs="Arial"/>
                  <w:color w:val="000000"/>
                  <w:sz w:val="16"/>
                  <w:szCs w:val="16"/>
                  <w:lang w:val="en-GB"/>
                </w:rPr>
                <w:t> </w:t>
              </w:r>
            </w:ins>
          </w:p>
        </w:tc>
        <w:tc>
          <w:tcPr>
            <w:tcW w:w="1620" w:type="dxa"/>
            <w:tcBorders>
              <w:top w:val="nil"/>
              <w:left w:val="nil"/>
              <w:bottom w:val="nil"/>
              <w:right w:val="nil"/>
            </w:tcBorders>
            <w:shd w:val="clear" w:color="000000" w:fill="F5F5F5"/>
            <w:vAlign w:val="center"/>
            <w:hideMark/>
            <w:tcPrChange w:id="11683" w:author="tedo gogoladze" w:date="2020-01-06T13:52:00Z">
              <w:tcPr>
                <w:tcW w:w="990" w:type="dxa"/>
                <w:tcBorders>
                  <w:top w:val="nil"/>
                  <w:left w:val="nil"/>
                  <w:bottom w:val="nil"/>
                  <w:right w:val="nil"/>
                </w:tcBorders>
                <w:shd w:val="clear" w:color="000000" w:fill="F5F5F5"/>
                <w:vAlign w:val="center"/>
                <w:hideMark/>
              </w:tcPr>
            </w:tcPrChange>
          </w:tcPr>
          <w:p w14:paraId="60466956" w14:textId="77777777" w:rsidR="00713433" w:rsidRPr="00862023" w:rsidRDefault="00713433" w:rsidP="00D50DD0">
            <w:pPr>
              <w:spacing w:after="0"/>
              <w:jc w:val="right"/>
              <w:rPr>
                <w:ins w:id="11684" w:author="tedo gogoladze" w:date="2020-01-06T13:52:00Z"/>
                <w:rFonts w:ascii="Arial" w:eastAsia="Times New Roman" w:hAnsi="Arial" w:cs="Arial"/>
                <w:color w:val="000000"/>
                <w:sz w:val="16"/>
                <w:szCs w:val="16"/>
                <w:lang w:val="en-GB"/>
              </w:rPr>
            </w:pPr>
            <w:ins w:id="11685" w:author="tedo gogoladze" w:date="2020-01-06T13:52:00Z">
              <w:r w:rsidRPr="00862023">
                <w:rPr>
                  <w:rFonts w:ascii="Arial" w:eastAsia="Times New Roman" w:hAnsi="Arial" w:cs="Arial"/>
                  <w:color w:val="000000"/>
                  <w:sz w:val="16"/>
                  <w:szCs w:val="16"/>
                  <w:lang w:val="en-GB"/>
                </w:rPr>
                <w:t> </w:t>
              </w:r>
            </w:ins>
          </w:p>
        </w:tc>
        <w:tc>
          <w:tcPr>
            <w:tcW w:w="1440" w:type="dxa"/>
            <w:tcBorders>
              <w:top w:val="nil"/>
              <w:left w:val="nil"/>
              <w:bottom w:val="nil"/>
              <w:right w:val="nil"/>
            </w:tcBorders>
            <w:shd w:val="clear" w:color="000000" w:fill="F5F5F5"/>
            <w:vAlign w:val="center"/>
            <w:hideMark/>
            <w:tcPrChange w:id="11686" w:author="tedo gogoladze" w:date="2020-01-06T13:52:00Z">
              <w:tcPr>
                <w:tcW w:w="900" w:type="dxa"/>
                <w:tcBorders>
                  <w:top w:val="nil"/>
                  <w:left w:val="nil"/>
                  <w:bottom w:val="nil"/>
                  <w:right w:val="nil"/>
                </w:tcBorders>
                <w:shd w:val="clear" w:color="000000" w:fill="F5F5F5"/>
                <w:vAlign w:val="center"/>
                <w:hideMark/>
              </w:tcPr>
            </w:tcPrChange>
          </w:tcPr>
          <w:p w14:paraId="0843F26B" w14:textId="77777777" w:rsidR="00713433" w:rsidRPr="00862023" w:rsidRDefault="00713433" w:rsidP="00D50DD0">
            <w:pPr>
              <w:spacing w:after="0"/>
              <w:jc w:val="right"/>
              <w:rPr>
                <w:ins w:id="11687" w:author="tedo gogoladze" w:date="2020-01-06T13:52:00Z"/>
                <w:rFonts w:ascii="Arial" w:eastAsia="Times New Roman" w:hAnsi="Arial" w:cs="Arial"/>
                <w:color w:val="000000"/>
                <w:sz w:val="16"/>
                <w:szCs w:val="16"/>
                <w:lang w:val="en-GB"/>
              </w:rPr>
            </w:pPr>
            <w:ins w:id="11688" w:author="tedo gogoladze" w:date="2020-01-06T13:52:00Z">
              <w:r w:rsidRPr="00862023">
                <w:rPr>
                  <w:rFonts w:ascii="Arial" w:eastAsia="Times New Roman" w:hAnsi="Arial" w:cs="Arial"/>
                  <w:color w:val="000000"/>
                  <w:sz w:val="16"/>
                  <w:szCs w:val="16"/>
                  <w:lang w:val="en-GB"/>
                </w:rPr>
                <w:t>------</w:t>
              </w:r>
            </w:ins>
          </w:p>
        </w:tc>
        <w:tc>
          <w:tcPr>
            <w:tcW w:w="1440" w:type="dxa"/>
            <w:tcBorders>
              <w:top w:val="nil"/>
              <w:left w:val="single" w:sz="4" w:space="0" w:color="auto"/>
              <w:bottom w:val="single" w:sz="4" w:space="0" w:color="auto"/>
              <w:right w:val="single" w:sz="4" w:space="0" w:color="auto"/>
            </w:tcBorders>
            <w:shd w:val="clear" w:color="000000" w:fill="F5F5F5"/>
            <w:vAlign w:val="center"/>
            <w:hideMark/>
            <w:tcPrChange w:id="11689" w:author="tedo gogoladze" w:date="2020-01-06T13:52:00Z">
              <w:tcPr>
                <w:tcW w:w="900" w:type="dxa"/>
                <w:tcBorders>
                  <w:top w:val="nil"/>
                  <w:left w:val="single" w:sz="4" w:space="0" w:color="auto"/>
                  <w:bottom w:val="single" w:sz="4" w:space="0" w:color="auto"/>
                  <w:right w:val="single" w:sz="4" w:space="0" w:color="auto"/>
                </w:tcBorders>
                <w:shd w:val="clear" w:color="000000" w:fill="F5F5F5"/>
                <w:vAlign w:val="center"/>
                <w:hideMark/>
              </w:tcPr>
            </w:tcPrChange>
          </w:tcPr>
          <w:p w14:paraId="31B7B51C" w14:textId="77777777" w:rsidR="00713433" w:rsidRPr="00862023" w:rsidRDefault="00713433" w:rsidP="00D50DD0">
            <w:pPr>
              <w:spacing w:after="0"/>
              <w:jc w:val="right"/>
              <w:rPr>
                <w:ins w:id="11690" w:author="tedo gogoladze" w:date="2020-01-06T13:52:00Z"/>
                <w:rFonts w:ascii="Arial" w:eastAsia="Times New Roman" w:hAnsi="Arial" w:cs="Arial"/>
                <w:color w:val="000000"/>
                <w:sz w:val="16"/>
                <w:szCs w:val="16"/>
                <w:lang w:val="en-GB"/>
              </w:rPr>
            </w:pPr>
            <w:ins w:id="11691" w:author="tedo gogoladze" w:date="2020-01-06T13:52:00Z">
              <w:r w:rsidRPr="00862023">
                <w:rPr>
                  <w:rFonts w:ascii="Arial" w:eastAsia="Times New Roman" w:hAnsi="Arial" w:cs="Arial"/>
                  <w:color w:val="000000"/>
                  <w:sz w:val="16"/>
                  <w:szCs w:val="16"/>
                  <w:lang w:val="en-GB"/>
                </w:rPr>
                <w:t>0.723</w:t>
              </w:r>
            </w:ins>
          </w:p>
        </w:tc>
        <w:tc>
          <w:tcPr>
            <w:tcW w:w="1350" w:type="dxa"/>
            <w:tcBorders>
              <w:top w:val="nil"/>
              <w:left w:val="nil"/>
              <w:bottom w:val="single" w:sz="4" w:space="0" w:color="auto"/>
              <w:right w:val="single" w:sz="4" w:space="0" w:color="auto"/>
            </w:tcBorders>
            <w:shd w:val="clear" w:color="000000" w:fill="F5F5F5"/>
            <w:vAlign w:val="center"/>
            <w:hideMark/>
            <w:tcPrChange w:id="11692" w:author="tedo gogoladze" w:date="2020-01-06T13:52:00Z">
              <w:tcPr>
                <w:tcW w:w="810" w:type="dxa"/>
                <w:tcBorders>
                  <w:top w:val="nil"/>
                  <w:left w:val="nil"/>
                  <w:bottom w:val="single" w:sz="4" w:space="0" w:color="auto"/>
                  <w:right w:val="single" w:sz="4" w:space="0" w:color="auto"/>
                </w:tcBorders>
                <w:shd w:val="clear" w:color="000000" w:fill="F5F5F5"/>
                <w:vAlign w:val="center"/>
                <w:hideMark/>
              </w:tcPr>
            </w:tcPrChange>
          </w:tcPr>
          <w:p w14:paraId="6FABBC86" w14:textId="77777777" w:rsidR="00713433" w:rsidRPr="00862023" w:rsidRDefault="00713433" w:rsidP="00D50DD0">
            <w:pPr>
              <w:spacing w:after="0"/>
              <w:jc w:val="right"/>
              <w:rPr>
                <w:ins w:id="11693" w:author="tedo gogoladze" w:date="2020-01-06T13:52:00Z"/>
                <w:rFonts w:ascii="Arial" w:eastAsia="Times New Roman" w:hAnsi="Arial" w:cs="Arial"/>
                <w:color w:val="000000"/>
                <w:sz w:val="16"/>
                <w:szCs w:val="16"/>
                <w:lang w:val="en-GB"/>
              </w:rPr>
            </w:pPr>
            <w:ins w:id="11694" w:author="tedo gogoladze" w:date="2020-01-06T13:52:00Z">
              <w:r w:rsidRPr="00862023">
                <w:rPr>
                  <w:rFonts w:ascii="Arial" w:eastAsia="Times New Roman" w:hAnsi="Arial" w:cs="Arial"/>
                  <w:color w:val="000000"/>
                  <w:sz w:val="16"/>
                  <w:szCs w:val="16"/>
                  <w:lang w:val="en-GB"/>
                </w:rPr>
                <w:t>-0.41</w:t>
              </w:r>
            </w:ins>
          </w:p>
        </w:tc>
      </w:tr>
      <w:tr w:rsidR="00713433" w:rsidRPr="004A4B49" w14:paraId="47704019" w14:textId="77777777" w:rsidTr="004303A7">
        <w:trPr>
          <w:trHeight w:val="450"/>
          <w:ins w:id="11695" w:author="tedo gogoladze" w:date="2020-01-06T13:52:00Z"/>
          <w:trPrChange w:id="11696" w:author="tedo gogoladze" w:date="2020-01-06T13:52:00Z">
            <w:trPr>
              <w:trHeight w:val="450"/>
            </w:trPr>
          </w:trPrChange>
        </w:trPr>
        <w:tc>
          <w:tcPr>
            <w:tcW w:w="1615" w:type="dxa"/>
            <w:tcBorders>
              <w:top w:val="nil"/>
              <w:left w:val="single" w:sz="4" w:space="0" w:color="auto"/>
              <w:bottom w:val="single" w:sz="4" w:space="0" w:color="auto"/>
              <w:right w:val="single" w:sz="4" w:space="0" w:color="auto"/>
            </w:tcBorders>
            <w:shd w:val="clear" w:color="000000" w:fill="FFFFFF"/>
            <w:vAlign w:val="center"/>
            <w:hideMark/>
            <w:tcPrChange w:id="11697" w:author="tedo gogoladze" w:date="2020-01-06T13:52:00Z">
              <w:tcPr>
                <w:tcW w:w="1615" w:type="dxa"/>
                <w:tcBorders>
                  <w:top w:val="nil"/>
                  <w:left w:val="single" w:sz="4" w:space="0" w:color="auto"/>
                  <w:bottom w:val="single" w:sz="4" w:space="0" w:color="auto"/>
                  <w:right w:val="single" w:sz="4" w:space="0" w:color="auto"/>
                </w:tcBorders>
                <w:shd w:val="clear" w:color="000000" w:fill="FFFFFF"/>
                <w:vAlign w:val="center"/>
                <w:hideMark/>
              </w:tcPr>
            </w:tcPrChange>
          </w:tcPr>
          <w:p w14:paraId="19CDBB70" w14:textId="77777777" w:rsidR="00713433" w:rsidRPr="00862023" w:rsidRDefault="00713433" w:rsidP="00D50DD0">
            <w:pPr>
              <w:spacing w:after="0"/>
              <w:jc w:val="right"/>
              <w:rPr>
                <w:ins w:id="11698" w:author="tedo gogoladze" w:date="2020-01-06T13:52:00Z"/>
                <w:rFonts w:ascii="Arial" w:eastAsia="Times New Roman" w:hAnsi="Arial" w:cs="Arial"/>
                <w:b/>
                <w:bCs/>
                <w:color w:val="000000"/>
                <w:sz w:val="16"/>
                <w:szCs w:val="16"/>
                <w:lang w:val="en-GB"/>
              </w:rPr>
            </w:pPr>
            <w:ins w:id="11699" w:author="tedo gogoladze" w:date="2020-01-06T13:52:00Z">
              <w:r w:rsidRPr="00862023">
                <w:rPr>
                  <w:rFonts w:ascii="Arial" w:eastAsia="Times New Roman" w:hAnsi="Arial" w:cs="Arial"/>
                  <w:b/>
                  <w:bCs/>
                  <w:color w:val="000000"/>
                  <w:sz w:val="16"/>
                  <w:szCs w:val="16"/>
                  <w:lang w:val="en-GB"/>
                </w:rPr>
                <w:t>agreeableness</w:t>
              </w:r>
            </w:ins>
          </w:p>
        </w:tc>
        <w:tc>
          <w:tcPr>
            <w:tcW w:w="1170" w:type="dxa"/>
            <w:tcBorders>
              <w:top w:val="nil"/>
              <w:left w:val="nil"/>
              <w:bottom w:val="nil"/>
              <w:right w:val="nil"/>
            </w:tcBorders>
            <w:shd w:val="clear" w:color="000000" w:fill="FFFFFF"/>
            <w:vAlign w:val="center"/>
            <w:hideMark/>
            <w:tcPrChange w:id="11700" w:author="tedo gogoladze" w:date="2020-01-06T13:52:00Z">
              <w:tcPr>
                <w:tcW w:w="720" w:type="dxa"/>
                <w:tcBorders>
                  <w:top w:val="nil"/>
                  <w:left w:val="nil"/>
                  <w:bottom w:val="nil"/>
                  <w:right w:val="nil"/>
                </w:tcBorders>
                <w:shd w:val="clear" w:color="000000" w:fill="FFFFFF"/>
                <w:vAlign w:val="center"/>
                <w:hideMark/>
              </w:tcPr>
            </w:tcPrChange>
          </w:tcPr>
          <w:p w14:paraId="049C67CC" w14:textId="77777777" w:rsidR="00713433" w:rsidRPr="00862023" w:rsidRDefault="00713433" w:rsidP="00D50DD0">
            <w:pPr>
              <w:spacing w:after="0"/>
              <w:jc w:val="right"/>
              <w:rPr>
                <w:ins w:id="11701" w:author="tedo gogoladze" w:date="2020-01-06T13:52:00Z"/>
                <w:rFonts w:ascii="Arial" w:eastAsia="Times New Roman" w:hAnsi="Arial" w:cs="Arial"/>
                <w:color w:val="000000"/>
                <w:sz w:val="16"/>
                <w:szCs w:val="16"/>
                <w:lang w:val="en-GB"/>
              </w:rPr>
            </w:pPr>
            <w:ins w:id="11702" w:author="tedo gogoladze" w:date="2020-01-06T13:52:00Z">
              <w:r w:rsidRPr="00862023">
                <w:rPr>
                  <w:rFonts w:ascii="Arial" w:eastAsia="Times New Roman" w:hAnsi="Arial" w:cs="Arial"/>
                  <w:color w:val="000000"/>
                  <w:sz w:val="16"/>
                  <w:szCs w:val="16"/>
                  <w:lang w:val="en-GB"/>
                </w:rPr>
                <w:t> </w:t>
              </w:r>
            </w:ins>
          </w:p>
        </w:tc>
        <w:tc>
          <w:tcPr>
            <w:tcW w:w="1620" w:type="dxa"/>
            <w:tcBorders>
              <w:top w:val="nil"/>
              <w:left w:val="nil"/>
              <w:bottom w:val="nil"/>
              <w:right w:val="nil"/>
            </w:tcBorders>
            <w:shd w:val="clear" w:color="000000" w:fill="FFFFFF"/>
            <w:vAlign w:val="center"/>
            <w:hideMark/>
            <w:tcPrChange w:id="11703" w:author="tedo gogoladze" w:date="2020-01-06T13:52:00Z">
              <w:tcPr>
                <w:tcW w:w="990" w:type="dxa"/>
                <w:tcBorders>
                  <w:top w:val="nil"/>
                  <w:left w:val="nil"/>
                  <w:bottom w:val="nil"/>
                  <w:right w:val="nil"/>
                </w:tcBorders>
                <w:shd w:val="clear" w:color="000000" w:fill="FFFFFF"/>
                <w:vAlign w:val="center"/>
                <w:hideMark/>
              </w:tcPr>
            </w:tcPrChange>
          </w:tcPr>
          <w:p w14:paraId="7F46A1BF" w14:textId="77777777" w:rsidR="00713433" w:rsidRPr="00862023" w:rsidRDefault="00713433" w:rsidP="00D50DD0">
            <w:pPr>
              <w:spacing w:after="0"/>
              <w:jc w:val="right"/>
              <w:rPr>
                <w:ins w:id="11704" w:author="tedo gogoladze" w:date="2020-01-06T13:52:00Z"/>
                <w:rFonts w:ascii="Arial" w:eastAsia="Times New Roman" w:hAnsi="Arial" w:cs="Arial"/>
                <w:color w:val="000000"/>
                <w:sz w:val="16"/>
                <w:szCs w:val="16"/>
                <w:lang w:val="en-GB"/>
              </w:rPr>
            </w:pPr>
            <w:ins w:id="11705" w:author="tedo gogoladze" w:date="2020-01-06T13:52:00Z">
              <w:r w:rsidRPr="00862023">
                <w:rPr>
                  <w:rFonts w:ascii="Arial" w:eastAsia="Times New Roman" w:hAnsi="Arial" w:cs="Arial"/>
                  <w:color w:val="000000"/>
                  <w:sz w:val="16"/>
                  <w:szCs w:val="16"/>
                  <w:lang w:val="en-GB"/>
                </w:rPr>
                <w:t> </w:t>
              </w:r>
            </w:ins>
          </w:p>
        </w:tc>
        <w:tc>
          <w:tcPr>
            <w:tcW w:w="1440" w:type="dxa"/>
            <w:tcBorders>
              <w:top w:val="nil"/>
              <w:left w:val="nil"/>
              <w:bottom w:val="nil"/>
              <w:right w:val="nil"/>
            </w:tcBorders>
            <w:shd w:val="clear" w:color="000000" w:fill="FFFFFF"/>
            <w:vAlign w:val="center"/>
            <w:hideMark/>
            <w:tcPrChange w:id="11706" w:author="tedo gogoladze" w:date="2020-01-06T13:52:00Z">
              <w:tcPr>
                <w:tcW w:w="900" w:type="dxa"/>
                <w:tcBorders>
                  <w:top w:val="nil"/>
                  <w:left w:val="nil"/>
                  <w:bottom w:val="nil"/>
                  <w:right w:val="nil"/>
                </w:tcBorders>
                <w:shd w:val="clear" w:color="000000" w:fill="FFFFFF"/>
                <w:vAlign w:val="center"/>
                <w:hideMark/>
              </w:tcPr>
            </w:tcPrChange>
          </w:tcPr>
          <w:p w14:paraId="53B815C5" w14:textId="77777777" w:rsidR="00713433" w:rsidRPr="00862023" w:rsidRDefault="00713433" w:rsidP="00D50DD0">
            <w:pPr>
              <w:spacing w:after="0"/>
              <w:jc w:val="right"/>
              <w:rPr>
                <w:ins w:id="11707" w:author="tedo gogoladze" w:date="2020-01-06T13:52:00Z"/>
                <w:rFonts w:ascii="Arial" w:eastAsia="Times New Roman" w:hAnsi="Arial" w:cs="Arial"/>
                <w:color w:val="000000"/>
                <w:sz w:val="16"/>
                <w:szCs w:val="16"/>
                <w:lang w:val="en-GB"/>
              </w:rPr>
            </w:pPr>
            <w:ins w:id="11708" w:author="tedo gogoladze" w:date="2020-01-06T13:52:00Z">
              <w:r w:rsidRPr="00862023">
                <w:rPr>
                  <w:rFonts w:ascii="Arial" w:eastAsia="Times New Roman" w:hAnsi="Arial" w:cs="Arial"/>
                  <w:color w:val="000000"/>
                  <w:sz w:val="16"/>
                  <w:szCs w:val="16"/>
                  <w:lang w:val="en-GB"/>
                </w:rPr>
                <w:t> </w:t>
              </w:r>
            </w:ins>
          </w:p>
        </w:tc>
        <w:tc>
          <w:tcPr>
            <w:tcW w:w="1440" w:type="dxa"/>
            <w:tcBorders>
              <w:top w:val="nil"/>
              <w:left w:val="nil"/>
              <w:bottom w:val="nil"/>
              <w:right w:val="nil"/>
            </w:tcBorders>
            <w:shd w:val="clear" w:color="000000" w:fill="F5F5F5"/>
            <w:vAlign w:val="center"/>
            <w:hideMark/>
            <w:tcPrChange w:id="11709" w:author="tedo gogoladze" w:date="2020-01-06T13:52:00Z">
              <w:tcPr>
                <w:tcW w:w="900" w:type="dxa"/>
                <w:tcBorders>
                  <w:top w:val="nil"/>
                  <w:left w:val="nil"/>
                  <w:bottom w:val="nil"/>
                  <w:right w:val="nil"/>
                </w:tcBorders>
                <w:shd w:val="clear" w:color="000000" w:fill="F5F5F5"/>
                <w:vAlign w:val="center"/>
                <w:hideMark/>
              </w:tcPr>
            </w:tcPrChange>
          </w:tcPr>
          <w:p w14:paraId="58280A4B" w14:textId="77777777" w:rsidR="00713433" w:rsidRPr="00862023" w:rsidRDefault="00713433" w:rsidP="00D50DD0">
            <w:pPr>
              <w:spacing w:after="0"/>
              <w:jc w:val="right"/>
              <w:rPr>
                <w:ins w:id="11710" w:author="tedo gogoladze" w:date="2020-01-06T13:52:00Z"/>
                <w:rFonts w:ascii="Arial" w:eastAsia="Times New Roman" w:hAnsi="Arial" w:cs="Arial"/>
                <w:color w:val="000000"/>
                <w:sz w:val="16"/>
                <w:szCs w:val="16"/>
                <w:lang w:val="en-GB"/>
              </w:rPr>
            </w:pPr>
            <w:ins w:id="11711" w:author="tedo gogoladze" w:date="2020-01-06T13:52:00Z">
              <w:r w:rsidRPr="00862023">
                <w:rPr>
                  <w:rFonts w:ascii="Arial" w:eastAsia="Times New Roman" w:hAnsi="Arial" w:cs="Arial"/>
                  <w:color w:val="000000"/>
                  <w:sz w:val="16"/>
                  <w:szCs w:val="16"/>
                  <w:lang w:val="en-GB"/>
                </w:rPr>
                <w:t>------</w:t>
              </w:r>
            </w:ins>
          </w:p>
        </w:tc>
        <w:tc>
          <w:tcPr>
            <w:tcW w:w="1350" w:type="dxa"/>
            <w:tcBorders>
              <w:top w:val="nil"/>
              <w:left w:val="single" w:sz="4" w:space="0" w:color="auto"/>
              <w:bottom w:val="single" w:sz="4" w:space="0" w:color="auto"/>
              <w:right w:val="single" w:sz="4" w:space="0" w:color="auto"/>
            </w:tcBorders>
            <w:shd w:val="clear" w:color="000000" w:fill="FFFFFF"/>
            <w:vAlign w:val="center"/>
            <w:hideMark/>
            <w:tcPrChange w:id="11712" w:author="tedo gogoladze" w:date="2020-01-06T13:52:00Z">
              <w:tcPr>
                <w:tcW w:w="810" w:type="dxa"/>
                <w:tcBorders>
                  <w:top w:val="nil"/>
                  <w:left w:val="single" w:sz="4" w:space="0" w:color="auto"/>
                  <w:bottom w:val="single" w:sz="4" w:space="0" w:color="auto"/>
                  <w:right w:val="single" w:sz="4" w:space="0" w:color="auto"/>
                </w:tcBorders>
                <w:shd w:val="clear" w:color="000000" w:fill="FFFFFF"/>
                <w:vAlign w:val="center"/>
                <w:hideMark/>
              </w:tcPr>
            </w:tcPrChange>
          </w:tcPr>
          <w:p w14:paraId="131FD663" w14:textId="77777777" w:rsidR="00713433" w:rsidRPr="00862023" w:rsidRDefault="00713433" w:rsidP="00D50DD0">
            <w:pPr>
              <w:spacing w:after="0"/>
              <w:jc w:val="right"/>
              <w:rPr>
                <w:ins w:id="11713" w:author="tedo gogoladze" w:date="2020-01-06T13:52:00Z"/>
                <w:rFonts w:ascii="Arial" w:eastAsia="Times New Roman" w:hAnsi="Arial" w:cs="Arial"/>
                <w:color w:val="000000"/>
                <w:sz w:val="16"/>
                <w:szCs w:val="16"/>
                <w:lang w:val="en-GB"/>
              </w:rPr>
            </w:pPr>
            <w:ins w:id="11714" w:author="tedo gogoladze" w:date="2020-01-06T13:52:00Z">
              <w:r w:rsidRPr="00862023">
                <w:rPr>
                  <w:rFonts w:ascii="Arial" w:eastAsia="Times New Roman" w:hAnsi="Arial" w:cs="Arial"/>
                  <w:color w:val="000000"/>
                  <w:sz w:val="16"/>
                  <w:szCs w:val="16"/>
                  <w:lang w:val="en-GB"/>
                </w:rPr>
                <w:t>-0.271</w:t>
              </w:r>
            </w:ins>
          </w:p>
        </w:tc>
      </w:tr>
      <w:tr w:rsidR="00713433" w:rsidRPr="004A4B49" w14:paraId="71B1B649" w14:textId="77777777" w:rsidTr="004303A7">
        <w:trPr>
          <w:trHeight w:val="450"/>
          <w:ins w:id="11715" w:author="tedo gogoladze" w:date="2020-01-06T13:52:00Z"/>
          <w:trPrChange w:id="11716" w:author="tedo gogoladze" w:date="2020-01-06T13:52:00Z">
            <w:trPr>
              <w:trHeight w:val="450"/>
            </w:trPr>
          </w:trPrChange>
        </w:trPr>
        <w:tc>
          <w:tcPr>
            <w:tcW w:w="1615" w:type="dxa"/>
            <w:tcBorders>
              <w:top w:val="nil"/>
              <w:left w:val="single" w:sz="4" w:space="0" w:color="auto"/>
              <w:bottom w:val="single" w:sz="4" w:space="0" w:color="auto"/>
              <w:right w:val="single" w:sz="4" w:space="0" w:color="auto"/>
            </w:tcBorders>
            <w:shd w:val="clear" w:color="000000" w:fill="F5F5F5"/>
            <w:vAlign w:val="center"/>
            <w:hideMark/>
            <w:tcPrChange w:id="11717" w:author="tedo gogoladze" w:date="2020-01-06T13:52:00Z">
              <w:tcPr>
                <w:tcW w:w="1615" w:type="dxa"/>
                <w:tcBorders>
                  <w:top w:val="nil"/>
                  <w:left w:val="single" w:sz="4" w:space="0" w:color="auto"/>
                  <w:bottom w:val="single" w:sz="4" w:space="0" w:color="auto"/>
                  <w:right w:val="single" w:sz="4" w:space="0" w:color="auto"/>
                </w:tcBorders>
                <w:shd w:val="clear" w:color="000000" w:fill="F5F5F5"/>
                <w:vAlign w:val="center"/>
                <w:hideMark/>
              </w:tcPr>
            </w:tcPrChange>
          </w:tcPr>
          <w:p w14:paraId="3857D866" w14:textId="77777777" w:rsidR="00713433" w:rsidRPr="00862023" w:rsidRDefault="00713433" w:rsidP="00D50DD0">
            <w:pPr>
              <w:spacing w:after="0"/>
              <w:jc w:val="right"/>
              <w:rPr>
                <w:ins w:id="11718" w:author="tedo gogoladze" w:date="2020-01-06T13:52:00Z"/>
                <w:rFonts w:ascii="Arial" w:eastAsia="Times New Roman" w:hAnsi="Arial" w:cs="Arial"/>
                <w:b/>
                <w:bCs/>
                <w:color w:val="000000"/>
                <w:sz w:val="16"/>
                <w:szCs w:val="16"/>
                <w:lang w:val="en-GB"/>
              </w:rPr>
            </w:pPr>
            <w:ins w:id="11719" w:author="tedo gogoladze" w:date="2020-01-06T13:52:00Z">
              <w:r w:rsidRPr="00862023">
                <w:rPr>
                  <w:rFonts w:ascii="Arial" w:eastAsia="Times New Roman" w:hAnsi="Arial" w:cs="Arial"/>
                  <w:b/>
                  <w:bCs/>
                  <w:color w:val="000000"/>
                  <w:sz w:val="16"/>
                  <w:szCs w:val="16"/>
                  <w:lang w:val="en-GB"/>
                </w:rPr>
                <w:lastRenderedPageBreak/>
                <w:t>neuroticism</w:t>
              </w:r>
            </w:ins>
          </w:p>
        </w:tc>
        <w:tc>
          <w:tcPr>
            <w:tcW w:w="1170" w:type="dxa"/>
            <w:tcBorders>
              <w:top w:val="nil"/>
              <w:left w:val="nil"/>
              <w:bottom w:val="single" w:sz="4" w:space="0" w:color="auto"/>
              <w:right w:val="nil"/>
            </w:tcBorders>
            <w:shd w:val="clear" w:color="000000" w:fill="F5F5F5"/>
            <w:vAlign w:val="center"/>
            <w:hideMark/>
            <w:tcPrChange w:id="11720" w:author="tedo gogoladze" w:date="2020-01-06T13:52:00Z">
              <w:tcPr>
                <w:tcW w:w="720" w:type="dxa"/>
                <w:tcBorders>
                  <w:top w:val="nil"/>
                  <w:left w:val="nil"/>
                  <w:bottom w:val="single" w:sz="4" w:space="0" w:color="auto"/>
                  <w:right w:val="nil"/>
                </w:tcBorders>
                <w:shd w:val="clear" w:color="000000" w:fill="F5F5F5"/>
                <w:vAlign w:val="center"/>
                <w:hideMark/>
              </w:tcPr>
            </w:tcPrChange>
          </w:tcPr>
          <w:p w14:paraId="1D158850" w14:textId="77777777" w:rsidR="00713433" w:rsidRPr="00862023" w:rsidRDefault="00713433" w:rsidP="00D50DD0">
            <w:pPr>
              <w:spacing w:after="0"/>
              <w:jc w:val="right"/>
              <w:rPr>
                <w:ins w:id="11721" w:author="tedo gogoladze" w:date="2020-01-06T13:52:00Z"/>
                <w:rFonts w:ascii="Arial" w:eastAsia="Times New Roman" w:hAnsi="Arial" w:cs="Arial"/>
                <w:color w:val="000000"/>
                <w:sz w:val="16"/>
                <w:szCs w:val="16"/>
                <w:lang w:val="en-GB"/>
              </w:rPr>
            </w:pPr>
            <w:ins w:id="11722" w:author="tedo gogoladze" w:date="2020-01-06T13:52:00Z">
              <w:r w:rsidRPr="00862023">
                <w:rPr>
                  <w:rFonts w:ascii="Arial" w:eastAsia="Times New Roman" w:hAnsi="Arial" w:cs="Arial"/>
                  <w:color w:val="000000"/>
                  <w:sz w:val="16"/>
                  <w:szCs w:val="16"/>
                  <w:lang w:val="en-GB"/>
                </w:rPr>
                <w:t> </w:t>
              </w:r>
            </w:ins>
          </w:p>
        </w:tc>
        <w:tc>
          <w:tcPr>
            <w:tcW w:w="1620" w:type="dxa"/>
            <w:tcBorders>
              <w:top w:val="nil"/>
              <w:left w:val="nil"/>
              <w:bottom w:val="single" w:sz="4" w:space="0" w:color="auto"/>
              <w:right w:val="nil"/>
            </w:tcBorders>
            <w:shd w:val="clear" w:color="000000" w:fill="F5F5F5"/>
            <w:vAlign w:val="center"/>
            <w:hideMark/>
            <w:tcPrChange w:id="11723" w:author="tedo gogoladze" w:date="2020-01-06T13:52:00Z">
              <w:tcPr>
                <w:tcW w:w="990" w:type="dxa"/>
                <w:tcBorders>
                  <w:top w:val="nil"/>
                  <w:left w:val="nil"/>
                  <w:bottom w:val="single" w:sz="4" w:space="0" w:color="auto"/>
                  <w:right w:val="nil"/>
                </w:tcBorders>
                <w:shd w:val="clear" w:color="000000" w:fill="F5F5F5"/>
                <w:vAlign w:val="center"/>
                <w:hideMark/>
              </w:tcPr>
            </w:tcPrChange>
          </w:tcPr>
          <w:p w14:paraId="5E1B34EF" w14:textId="77777777" w:rsidR="00713433" w:rsidRPr="00862023" w:rsidRDefault="00713433" w:rsidP="00D50DD0">
            <w:pPr>
              <w:spacing w:after="0"/>
              <w:jc w:val="right"/>
              <w:rPr>
                <w:ins w:id="11724" w:author="tedo gogoladze" w:date="2020-01-06T13:52:00Z"/>
                <w:rFonts w:ascii="Arial" w:eastAsia="Times New Roman" w:hAnsi="Arial" w:cs="Arial"/>
                <w:color w:val="000000"/>
                <w:sz w:val="16"/>
                <w:szCs w:val="16"/>
                <w:lang w:val="en-GB"/>
              </w:rPr>
            </w:pPr>
            <w:ins w:id="11725" w:author="tedo gogoladze" w:date="2020-01-06T13:52:00Z">
              <w:r w:rsidRPr="00862023">
                <w:rPr>
                  <w:rFonts w:ascii="Arial" w:eastAsia="Times New Roman" w:hAnsi="Arial" w:cs="Arial"/>
                  <w:color w:val="000000"/>
                  <w:sz w:val="16"/>
                  <w:szCs w:val="16"/>
                  <w:lang w:val="en-GB"/>
                </w:rPr>
                <w:t> </w:t>
              </w:r>
            </w:ins>
          </w:p>
        </w:tc>
        <w:tc>
          <w:tcPr>
            <w:tcW w:w="1440" w:type="dxa"/>
            <w:tcBorders>
              <w:top w:val="nil"/>
              <w:left w:val="nil"/>
              <w:bottom w:val="single" w:sz="4" w:space="0" w:color="auto"/>
              <w:right w:val="nil"/>
            </w:tcBorders>
            <w:shd w:val="clear" w:color="000000" w:fill="F5F5F5"/>
            <w:vAlign w:val="center"/>
            <w:hideMark/>
            <w:tcPrChange w:id="11726" w:author="tedo gogoladze" w:date="2020-01-06T13:52:00Z">
              <w:tcPr>
                <w:tcW w:w="900" w:type="dxa"/>
                <w:tcBorders>
                  <w:top w:val="nil"/>
                  <w:left w:val="nil"/>
                  <w:bottom w:val="single" w:sz="4" w:space="0" w:color="auto"/>
                  <w:right w:val="nil"/>
                </w:tcBorders>
                <w:shd w:val="clear" w:color="000000" w:fill="F5F5F5"/>
                <w:vAlign w:val="center"/>
                <w:hideMark/>
              </w:tcPr>
            </w:tcPrChange>
          </w:tcPr>
          <w:p w14:paraId="54CAA6CA" w14:textId="77777777" w:rsidR="00713433" w:rsidRPr="00862023" w:rsidRDefault="00713433" w:rsidP="00D50DD0">
            <w:pPr>
              <w:spacing w:after="0"/>
              <w:jc w:val="right"/>
              <w:rPr>
                <w:ins w:id="11727" w:author="tedo gogoladze" w:date="2020-01-06T13:52:00Z"/>
                <w:rFonts w:ascii="Arial" w:eastAsia="Times New Roman" w:hAnsi="Arial" w:cs="Arial"/>
                <w:color w:val="000000"/>
                <w:sz w:val="16"/>
                <w:szCs w:val="16"/>
                <w:lang w:val="en-GB"/>
              </w:rPr>
            </w:pPr>
            <w:ins w:id="11728" w:author="tedo gogoladze" w:date="2020-01-06T13:52:00Z">
              <w:r w:rsidRPr="00862023">
                <w:rPr>
                  <w:rFonts w:ascii="Arial" w:eastAsia="Times New Roman" w:hAnsi="Arial" w:cs="Arial"/>
                  <w:color w:val="000000"/>
                  <w:sz w:val="16"/>
                  <w:szCs w:val="16"/>
                  <w:lang w:val="en-GB"/>
                </w:rPr>
                <w:t> </w:t>
              </w:r>
            </w:ins>
          </w:p>
        </w:tc>
        <w:tc>
          <w:tcPr>
            <w:tcW w:w="1440" w:type="dxa"/>
            <w:tcBorders>
              <w:top w:val="nil"/>
              <w:left w:val="nil"/>
              <w:bottom w:val="single" w:sz="4" w:space="0" w:color="auto"/>
              <w:right w:val="nil"/>
            </w:tcBorders>
            <w:shd w:val="clear" w:color="000000" w:fill="F5F5F5"/>
            <w:vAlign w:val="center"/>
            <w:hideMark/>
            <w:tcPrChange w:id="11729" w:author="tedo gogoladze" w:date="2020-01-06T13:52:00Z">
              <w:tcPr>
                <w:tcW w:w="900" w:type="dxa"/>
                <w:tcBorders>
                  <w:top w:val="nil"/>
                  <w:left w:val="nil"/>
                  <w:bottom w:val="single" w:sz="4" w:space="0" w:color="auto"/>
                  <w:right w:val="nil"/>
                </w:tcBorders>
                <w:shd w:val="clear" w:color="000000" w:fill="F5F5F5"/>
                <w:vAlign w:val="center"/>
                <w:hideMark/>
              </w:tcPr>
            </w:tcPrChange>
          </w:tcPr>
          <w:p w14:paraId="7D6D77C9" w14:textId="77777777" w:rsidR="00713433" w:rsidRPr="00862023" w:rsidRDefault="00713433" w:rsidP="00D50DD0">
            <w:pPr>
              <w:spacing w:after="0"/>
              <w:jc w:val="right"/>
              <w:rPr>
                <w:ins w:id="11730" w:author="tedo gogoladze" w:date="2020-01-06T13:52:00Z"/>
                <w:rFonts w:ascii="Arial" w:eastAsia="Times New Roman" w:hAnsi="Arial" w:cs="Arial"/>
                <w:color w:val="000000"/>
                <w:sz w:val="16"/>
                <w:szCs w:val="16"/>
                <w:lang w:val="en-GB"/>
              </w:rPr>
            </w:pPr>
            <w:ins w:id="11731" w:author="tedo gogoladze" w:date="2020-01-06T13:52:00Z">
              <w:r w:rsidRPr="00862023">
                <w:rPr>
                  <w:rFonts w:ascii="Arial" w:eastAsia="Times New Roman" w:hAnsi="Arial" w:cs="Arial"/>
                  <w:color w:val="000000"/>
                  <w:sz w:val="16"/>
                  <w:szCs w:val="16"/>
                  <w:lang w:val="en-GB"/>
                </w:rPr>
                <w:t> </w:t>
              </w:r>
            </w:ins>
          </w:p>
        </w:tc>
        <w:tc>
          <w:tcPr>
            <w:tcW w:w="1350" w:type="dxa"/>
            <w:tcBorders>
              <w:top w:val="nil"/>
              <w:left w:val="nil"/>
              <w:bottom w:val="single" w:sz="4" w:space="0" w:color="auto"/>
              <w:right w:val="single" w:sz="4" w:space="0" w:color="auto"/>
            </w:tcBorders>
            <w:shd w:val="clear" w:color="000000" w:fill="F5F5F5"/>
            <w:vAlign w:val="center"/>
            <w:hideMark/>
            <w:tcPrChange w:id="11732" w:author="tedo gogoladze" w:date="2020-01-06T13:52:00Z">
              <w:tcPr>
                <w:tcW w:w="810" w:type="dxa"/>
                <w:tcBorders>
                  <w:top w:val="nil"/>
                  <w:left w:val="nil"/>
                  <w:bottom w:val="single" w:sz="4" w:space="0" w:color="auto"/>
                  <w:right w:val="single" w:sz="4" w:space="0" w:color="auto"/>
                </w:tcBorders>
                <w:shd w:val="clear" w:color="000000" w:fill="F5F5F5"/>
                <w:vAlign w:val="center"/>
                <w:hideMark/>
              </w:tcPr>
            </w:tcPrChange>
          </w:tcPr>
          <w:p w14:paraId="6B994324" w14:textId="77777777" w:rsidR="00713433" w:rsidRPr="00862023" w:rsidRDefault="00713433" w:rsidP="00D50DD0">
            <w:pPr>
              <w:spacing w:after="0"/>
              <w:jc w:val="right"/>
              <w:rPr>
                <w:ins w:id="11733" w:author="tedo gogoladze" w:date="2020-01-06T13:52:00Z"/>
                <w:rFonts w:ascii="Arial" w:eastAsia="Times New Roman" w:hAnsi="Arial" w:cs="Arial"/>
                <w:color w:val="000000"/>
                <w:sz w:val="16"/>
                <w:szCs w:val="16"/>
                <w:lang w:val="en-GB"/>
              </w:rPr>
            </w:pPr>
            <w:ins w:id="11734" w:author="tedo gogoladze" w:date="2020-01-06T13:52:00Z">
              <w:r w:rsidRPr="00862023">
                <w:rPr>
                  <w:rFonts w:ascii="Arial" w:eastAsia="Times New Roman" w:hAnsi="Arial" w:cs="Arial"/>
                  <w:color w:val="000000"/>
                  <w:sz w:val="16"/>
                  <w:szCs w:val="16"/>
                  <w:lang w:val="en-GB"/>
                </w:rPr>
                <w:t>------</w:t>
              </w:r>
            </w:ins>
          </w:p>
        </w:tc>
      </w:tr>
    </w:tbl>
    <w:p w14:paraId="49AAF240" w14:textId="3710734C" w:rsidR="00713433" w:rsidRPr="00862023" w:rsidRDefault="00713433" w:rsidP="00713433">
      <w:pPr>
        <w:rPr>
          <w:ins w:id="11735" w:author="tedo gogoladze" w:date="2020-01-06T13:52:00Z"/>
          <w:rFonts w:cstheme="minorHAnsi"/>
          <w:lang w:val="en-GB"/>
        </w:rPr>
      </w:pPr>
      <w:ins w:id="11736" w:author="tedo gogoladze" w:date="2020-01-06T13:52:00Z">
        <w:r w:rsidRPr="00862023">
          <w:rPr>
            <w:rFonts w:cstheme="minorHAnsi"/>
            <w:lang w:val="en-GB"/>
          </w:rPr>
          <w:t>Table 19. Big 5 Personality Traits correlation matrix</w:t>
        </w:r>
      </w:ins>
    </w:p>
    <w:p w14:paraId="7D107CB9" w14:textId="50E077C0" w:rsidR="00713433" w:rsidRPr="004A4B49" w:rsidRDefault="005B07E5" w:rsidP="00EC6E62">
      <w:pPr>
        <w:rPr>
          <w:rFonts w:cs="Times New Roman"/>
          <w:lang w:val="en-GB"/>
          <w:rPrChange w:id="11737" w:author="Mario Ezequiel Scott" w:date="2019-12-29T19:14:00Z">
            <w:rPr>
              <w:rFonts w:cs="Times New Roman"/>
              <w:lang w:val="en-US"/>
            </w:rPr>
          </w:rPrChange>
        </w:rPr>
      </w:pPr>
      <w:ins w:id="11738" w:author="tedo gogoladze" w:date="2020-01-06T14:00:00Z">
        <w:r>
          <w:rPr>
            <w:rFonts w:cstheme="minorHAnsi"/>
            <w:lang w:val="en-GB"/>
          </w:rPr>
          <w:t xml:space="preserve">When comparing these results with the existing literature, in particular based on the studies </w:t>
        </w:r>
      </w:ins>
      <w:ins w:id="11739" w:author="tedo gogoladze" w:date="2020-01-06T14:02:00Z">
        <w:r w:rsidR="00281736">
          <w:rPr>
            <w:rFonts w:cstheme="minorHAnsi"/>
            <w:lang w:val="en-GB"/>
          </w:rPr>
          <w:t>o</w:t>
        </w:r>
      </w:ins>
      <w:ins w:id="11740" w:author="tedo gogoladze" w:date="2020-01-06T14:00:00Z">
        <w:r>
          <w:rPr>
            <w:rFonts w:cstheme="minorHAnsi"/>
            <w:lang w:val="en-GB"/>
          </w:rPr>
          <w:t>f Scott et al. [</w:t>
        </w:r>
      </w:ins>
      <w:ins w:id="11741" w:author="tedo gogoladze" w:date="2020-01-06T14:02:00Z">
        <w:r w:rsidR="00281736">
          <w:rPr>
            <w:rFonts w:cstheme="minorHAnsi"/>
            <w:lang w:val="en-GB"/>
          </w:rPr>
          <w:t>1</w:t>
        </w:r>
      </w:ins>
      <w:ins w:id="11742" w:author="tedo gogoladze" w:date="2020-01-06T14:00:00Z">
        <w:r>
          <w:rPr>
            <w:rFonts w:cstheme="minorHAnsi"/>
            <w:lang w:val="en-GB"/>
          </w:rPr>
          <w:t xml:space="preserve">] and </w:t>
        </w:r>
        <w:proofErr w:type="spellStart"/>
        <w:r>
          <w:rPr>
            <w:rFonts w:cstheme="minorHAnsi"/>
            <w:lang w:val="en-GB"/>
          </w:rPr>
          <w:t>Siddiquei</w:t>
        </w:r>
        <w:proofErr w:type="spellEnd"/>
        <w:r>
          <w:rPr>
            <w:rFonts w:cstheme="minorHAnsi"/>
            <w:lang w:val="en-GB"/>
          </w:rPr>
          <w:t xml:space="preserve"> et al. [</w:t>
        </w:r>
      </w:ins>
      <w:ins w:id="11743" w:author="tedo gogoladze" w:date="2020-01-06T14:02:00Z">
        <w:r w:rsidR="00281736">
          <w:rPr>
            <w:rFonts w:cstheme="minorHAnsi"/>
            <w:lang w:val="en-GB"/>
          </w:rPr>
          <w:t>8</w:t>
        </w:r>
      </w:ins>
      <w:ins w:id="11744" w:author="tedo gogoladze" w:date="2020-01-06T14:00:00Z">
        <w:r>
          <w:rPr>
            <w:rFonts w:cstheme="minorHAnsi"/>
            <w:lang w:val="en-GB"/>
          </w:rPr>
          <w:t>], we must note that b</w:t>
        </w:r>
        <w:r w:rsidRPr="00862023">
          <w:rPr>
            <w:rFonts w:cstheme="minorHAnsi"/>
            <w:lang w:val="en-GB"/>
          </w:rPr>
          <w:t xml:space="preserve">oth of these </w:t>
        </w:r>
        <w:r>
          <w:rPr>
            <w:rFonts w:cstheme="minorHAnsi"/>
            <w:lang w:val="en-GB"/>
          </w:rPr>
          <w:t xml:space="preserve">studies </w:t>
        </w:r>
        <w:r w:rsidRPr="00862023">
          <w:rPr>
            <w:rFonts w:cstheme="minorHAnsi"/>
            <w:lang w:val="en-GB"/>
          </w:rPr>
          <w:t xml:space="preserve">are done </w:t>
        </w:r>
        <w:r>
          <w:rPr>
            <w:rFonts w:cstheme="minorHAnsi"/>
            <w:lang w:val="en-GB"/>
          </w:rPr>
          <w:t xml:space="preserve">with </w:t>
        </w:r>
        <w:r w:rsidRPr="00862023">
          <w:rPr>
            <w:rFonts w:cstheme="minorHAnsi"/>
            <w:lang w:val="en-GB"/>
          </w:rPr>
          <w:t>students</w:t>
        </w:r>
        <w:r>
          <w:rPr>
            <w:rFonts w:cstheme="minorHAnsi"/>
            <w:lang w:val="en-GB"/>
          </w:rPr>
          <w:t xml:space="preserve"> as research subjects</w:t>
        </w:r>
        <w:r w:rsidRPr="00862023">
          <w:rPr>
            <w:rFonts w:cstheme="minorHAnsi"/>
            <w:lang w:val="en-GB"/>
          </w:rPr>
          <w:t xml:space="preserve">. </w:t>
        </w:r>
        <w:r>
          <w:rPr>
            <w:rFonts w:cstheme="minorHAnsi"/>
            <w:lang w:val="en-GB"/>
          </w:rPr>
          <w:t>In contrast, the current work focuses on software developers that develop their projects in non-academic settings. The findings</w:t>
        </w:r>
        <w:r w:rsidRPr="00862023">
          <w:rPr>
            <w:rFonts w:cstheme="minorHAnsi"/>
            <w:lang w:val="en-GB"/>
          </w:rPr>
          <w:t xml:space="preserve"> of this research </w:t>
        </w:r>
        <w:proofErr w:type="gramStart"/>
        <w:r>
          <w:rPr>
            <w:rFonts w:cstheme="minorHAnsi"/>
            <w:lang w:val="en-GB"/>
          </w:rPr>
          <w:t>shows</w:t>
        </w:r>
        <w:proofErr w:type="gramEnd"/>
        <w:r>
          <w:rPr>
            <w:rFonts w:cstheme="minorHAnsi"/>
            <w:lang w:val="en-GB"/>
          </w:rPr>
          <w:t xml:space="preserve"> that </w:t>
        </w:r>
        <w:r w:rsidRPr="00862023">
          <w:rPr>
            <w:rFonts w:cstheme="minorHAnsi"/>
            <w:lang w:val="en-GB"/>
          </w:rPr>
          <w:t>there is enough evidence to conclude that majority of the rules</w:t>
        </w:r>
        <w:r>
          <w:rPr>
            <w:rFonts w:cstheme="minorHAnsi"/>
            <w:lang w:val="en-GB"/>
          </w:rPr>
          <w:t xml:space="preserve"> found in the related work [</w:t>
        </w:r>
      </w:ins>
      <w:ins w:id="11745" w:author="tedo gogoladze" w:date="2020-01-06T14:02:00Z">
        <w:r w:rsidR="00F170FD">
          <w:rPr>
            <w:rFonts w:cstheme="minorHAnsi"/>
            <w:lang w:val="en-GB"/>
          </w:rPr>
          <w:t>1</w:t>
        </w:r>
      </w:ins>
      <w:ins w:id="11746" w:author="tedo gogoladze" w:date="2020-01-06T14:00:00Z">
        <w:r>
          <w:rPr>
            <w:rFonts w:cstheme="minorHAnsi"/>
            <w:lang w:val="en-GB"/>
          </w:rPr>
          <w:t>]</w:t>
        </w:r>
        <w:r w:rsidRPr="00862023">
          <w:rPr>
            <w:rFonts w:cstheme="minorHAnsi"/>
            <w:lang w:val="en-GB"/>
          </w:rPr>
          <w:t xml:space="preserve"> are </w:t>
        </w:r>
        <w:r>
          <w:rPr>
            <w:rFonts w:cstheme="minorHAnsi"/>
            <w:lang w:val="en-GB"/>
          </w:rPr>
          <w:t>consisten</w:t>
        </w:r>
      </w:ins>
      <w:ins w:id="11747" w:author="tedo gogoladze" w:date="2020-01-06T14:02:00Z">
        <w:r w:rsidR="00F170FD">
          <w:rPr>
            <w:rFonts w:cstheme="minorHAnsi"/>
            <w:lang w:val="en-GB"/>
          </w:rPr>
          <w:t>t</w:t>
        </w:r>
      </w:ins>
      <w:ins w:id="11748" w:author="tedo gogoladze" w:date="2020-01-06T14:00:00Z">
        <w:r>
          <w:rPr>
            <w:rFonts w:cstheme="minorHAnsi"/>
            <w:lang w:val="en-GB"/>
          </w:rPr>
          <w:t xml:space="preserve"> with the current student, being </w:t>
        </w:r>
        <w:r w:rsidRPr="00862023">
          <w:rPr>
            <w:rFonts w:cstheme="minorHAnsi"/>
            <w:lang w:val="en-GB"/>
          </w:rPr>
          <w:t xml:space="preserve">as frequent and reliable </w:t>
        </w:r>
        <w:r>
          <w:rPr>
            <w:rFonts w:cstheme="minorHAnsi"/>
            <w:lang w:val="en-GB"/>
          </w:rPr>
          <w:t>as the previous study</w:t>
        </w:r>
        <w:r w:rsidRPr="00862023">
          <w:rPr>
            <w:rFonts w:cstheme="minorHAnsi"/>
            <w:lang w:val="en-GB"/>
          </w:rPr>
          <w:t xml:space="preserve">. </w:t>
        </w:r>
        <w:r>
          <w:rPr>
            <w:rFonts w:cstheme="minorHAnsi"/>
            <w:lang w:val="en-GB"/>
          </w:rPr>
          <w:t xml:space="preserve">Sixteen </w:t>
        </w:r>
        <w:r w:rsidRPr="00862023">
          <w:rPr>
            <w:rFonts w:cstheme="minorHAnsi"/>
            <w:lang w:val="en-GB"/>
          </w:rPr>
          <w:t>out of the 30 original rules have had the related association rule with the Big 5 personality trait that have out to be significant</w:t>
        </w:r>
      </w:ins>
    </w:p>
    <w:p w14:paraId="3C8CCEAC" w14:textId="4851B988" w:rsidR="005834E9" w:rsidRPr="004A4B49" w:rsidDel="005B07E5" w:rsidRDefault="005834E9" w:rsidP="005834E9">
      <w:pPr>
        <w:rPr>
          <w:del w:id="11749" w:author="tedo gogoladze" w:date="2020-01-06T14:01:00Z"/>
          <w:rFonts w:cstheme="minorHAnsi"/>
          <w:lang w:val="en-GB"/>
          <w:rPrChange w:id="11750" w:author="Mario Ezequiel Scott" w:date="2019-12-29T19:14:00Z">
            <w:rPr>
              <w:del w:id="11751" w:author="tedo gogoladze" w:date="2020-01-06T14:01:00Z"/>
              <w:rFonts w:cstheme="minorHAnsi"/>
            </w:rPr>
          </w:rPrChange>
        </w:rPr>
      </w:pPr>
      <w:del w:id="11752" w:author="tedo gogoladze" w:date="2020-01-06T14:01:00Z">
        <w:r w:rsidRPr="004A4B49" w:rsidDel="005B07E5">
          <w:rPr>
            <w:rFonts w:cstheme="minorHAnsi"/>
            <w:lang w:val="en-GB"/>
            <w:rPrChange w:id="11753" w:author="Mario Ezequiel Scott" w:date="2019-12-29T19:14:00Z">
              <w:rPr>
                <w:rFonts w:cstheme="minorHAnsi"/>
              </w:rPr>
            </w:rPrChange>
          </w:rPr>
          <w:delText xml:space="preserve">One of the research question of this paper is to validate the results of the papers of E.Scott and </w:delText>
        </w:r>
      </w:del>
      <w:del w:id="11754" w:author="tedo gogoladze" w:date="2020-01-05T02:37:00Z">
        <w:r w:rsidRPr="004A4B49" w:rsidDel="009462B6">
          <w:rPr>
            <w:rFonts w:cstheme="minorHAnsi"/>
            <w:lang w:val="en-GB"/>
            <w:rPrChange w:id="11755" w:author="Mario Ezequiel Scott" w:date="2019-12-29T19:14:00Z">
              <w:rPr>
                <w:rFonts w:cstheme="minorHAnsi"/>
              </w:rPr>
            </w:rPrChange>
          </w:rPr>
          <w:delText>E</w:delText>
        </w:r>
      </w:del>
      <w:del w:id="11756" w:author="tedo gogoladze" w:date="2020-01-06T14:01:00Z">
        <w:r w:rsidRPr="004A4B49" w:rsidDel="005B07E5">
          <w:rPr>
            <w:rFonts w:cstheme="minorHAnsi"/>
            <w:lang w:val="en-GB"/>
            <w:rPrChange w:id="11757" w:author="Mario Ezequiel Scott" w:date="2019-12-29T19:14:00Z">
              <w:rPr>
                <w:rFonts w:cstheme="minorHAnsi"/>
              </w:rPr>
            </w:rPrChange>
          </w:rPr>
          <w:delText>.Siddiquei. On one hand, In his research, E.Scott studied the students` preference on SCRUM metrics. He has beforehand studied the learning styles of these students according to the Felder-Silverman Learning Styles Model (FSLM), and after analyzing the students SCRUM performance, he created the association rules of SCRUM metrics and FSLM learning styles</w:delText>
        </w:r>
        <w:r w:rsidR="00372A1F" w:rsidRPr="004A4B49" w:rsidDel="005B07E5">
          <w:rPr>
            <w:rFonts w:cstheme="minorHAnsi"/>
            <w:lang w:val="en-GB"/>
            <w:rPrChange w:id="11758" w:author="Mario Ezequiel Scott" w:date="2019-12-29T19:14:00Z">
              <w:rPr>
                <w:rFonts w:cstheme="minorHAnsi"/>
              </w:rPr>
            </w:rPrChange>
          </w:rPr>
          <w:delText xml:space="preserve">. </w:delText>
        </w:r>
        <w:r w:rsidRPr="004A4B49" w:rsidDel="005B07E5">
          <w:rPr>
            <w:rFonts w:cstheme="minorHAnsi"/>
            <w:lang w:val="en-GB"/>
            <w:rPrChange w:id="11759" w:author="Mario Ezequiel Scott" w:date="2019-12-29T19:14:00Z">
              <w:rPr>
                <w:rFonts w:cstheme="minorHAnsi"/>
              </w:rPr>
            </w:rPrChange>
          </w:rPr>
          <w:delText xml:space="preserve">On the other hand, </w:delText>
        </w:r>
      </w:del>
      <w:del w:id="11760" w:author="tedo gogoladze" w:date="2020-01-05T02:38:00Z">
        <w:r w:rsidRPr="004A4B49" w:rsidDel="009462B6">
          <w:rPr>
            <w:rFonts w:cstheme="minorHAnsi"/>
            <w:lang w:val="en-GB"/>
            <w:rPrChange w:id="11761" w:author="Mario Ezequiel Scott" w:date="2019-12-29T19:14:00Z">
              <w:rPr>
                <w:rFonts w:cstheme="minorHAnsi"/>
              </w:rPr>
            </w:rPrChange>
          </w:rPr>
          <w:delText>E</w:delText>
        </w:r>
      </w:del>
      <w:del w:id="11762" w:author="tedo gogoladze" w:date="2020-01-06T14:01:00Z">
        <w:r w:rsidRPr="004A4B49" w:rsidDel="005B07E5">
          <w:rPr>
            <w:rFonts w:cstheme="minorHAnsi"/>
            <w:lang w:val="en-GB"/>
            <w:rPrChange w:id="11763" w:author="Mario Ezequiel Scott" w:date="2019-12-29T19:14:00Z">
              <w:rPr>
                <w:rFonts w:cstheme="minorHAnsi"/>
              </w:rPr>
            </w:rPrChange>
          </w:rPr>
          <w:delText>.Siddiquei has done the research of the students personalities and learning styles. He used, Felder-Silverman Learning Styles model for the learning styles assessment, and Big 5 Personality traits questionnaire for personality type detection. As a result, he got the correlation matrix of FSLM learning styles and Big 5 Personality traits.</w:delText>
        </w:r>
      </w:del>
    </w:p>
    <w:p w14:paraId="00E16817" w14:textId="2EFF020A" w:rsidR="005834E9" w:rsidRPr="004A4B49" w:rsidDel="005B07E5" w:rsidRDefault="005834E9" w:rsidP="005834E9">
      <w:pPr>
        <w:rPr>
          <w:del w:id="11764" w:author="tedo gogoladze" w:date="2020-01-06T14:01:00Z"/>
          <w:rFonts w:cstheme="minorHAnsi"/>
          <w:lang w:val="en-GB"/>
          <w:rPrChange w:id="11765" w:author="Mario Ezequiel Scott" w:date="2019-12-29T19:14:00Z">
            <w:rPr>
              <w:del w:id="11766" w:author="tedo gogoladze" w:date="2020-01-06T14:01:00Z"/>
              <w:rFonts w:cstheme="minorHAnsi"/>
            </w:rPr>
          </w:rPrChange>
        </w:rPr>
      </w:pPr>
      <w:del w:id="11767" w:author="tedo gogoladze" w:date="2020-01-06T14:01:00Z">
        <w:r w:rsidRPr="004A4B49" w:rsidDel="005B07E5">
          <w:rPr>
            <w:rFonts w:cstheme="minorHAnsi"/>
            <w:lang w:val="en-GB"/>
            <w:rPrChange w:id="11768" w:author="Mario Ezequiel Scott" w:date="2019-12-29T19:14:00Z">
              <w:rPr>
                <w:rFonts w:cstheme="minorHAnsi"/>
              </w:rPr>
            </w:rPrChange>
          </w:rPr>
          <w:delText xml:space="preserve">Taking a closer look to these two on Figure </w:delText>
        </w:r>
        <w:r w:rsidR="004D3AC8" w:rsidRPr="004A4B49" w:rsidDel="005B07E5">
          <w:rPr>
            <w:rFonts w:cstheme="minorHAnsi"/>
            <w:lang w:val="en-GB"/>
            <w:rPrChange w:id="11769" w:author="Mario Ezequiel Scott" w:date="2019-12-29T19:14:00Z">
              <w:rPr>
                <w:rFonts w:cstheme="minorHAnsi"/>
              </w:rPr>
            </w:rPrChange>
          </w:rPr>
          <w:delText>17</w:delText>
        </w:r>
        <w:r w:rsidRPr="004A4B49" w:rsidDel="005B07E5">
          <w:rPr>
            <w:rFonts w:cstheme="minorHAnsi"/>
            <w:lang w:val="en-GB"/>
            <w:rPrChange w:id="11770" w:author="Mario Ezequiel Scott" w:date="2019-12-29T19:14:00Z">
              <w:rPr>
                <w:rFonts w:cstheme="minorHAnsi"/>
              </w:rPr>
            </w:rPrChange>
          </w:rPr>
          <w:delText>, there is a mutual variables that both papers share – FSLM learning styles.</w:delText>
        </w:r>
      </w:del>
    </w:p>
    <w:p w14:paraId="6262F865" w14:textId="160D55C3" w:rsidR="005834E9" w:rsidRPr="004A4B49" w:rsidDel="005B07E5" w:rsidRDefault="005834E9" w:rsidP="005834E9">
      <w:pPr>
        <w:jc w:val="center"/>
        <w:rPr>
          <w:del w:id="11771" w:author="tedo gogoladze" w:date="2020-01-06T14:01:00Z"/>
          <w:rFonts w:cstheme="minorHAnsi"/>
          <w:lang w:val="en-GB"/>
          <w:rPrChange w:id="11772" w:author="Mario Ezequiel Scott" w:date="2019-12-29T19:14:00Z">
            <w:rPr>
              <w:del w:id="11773" w:author="tedo gogoladze" w:date="2020-01-06T14:01:00Z"/>
              <w:rFonts w:cstheme="minorHAnsi"/>
            </w:rPr>
          </w:rPrChange>
        </w:rPr>
      </w:pPr>
      <w:del w:id="11774" w:author="tedo gogoladze" w:date="2020-01-06T14:01:00Z">
        <w:r w:rsidRPr="004A4B49" w:rsidDel="005B07E5">
          <w:rPr>
            <w:rFonts w:cstheme="minorHAnsi"/>
            <w:noProof/>
            <w:lang w:val="en-GB"/>
            <w:rPrChange w:id="11775" w:author="Mario Ezequiel Scott" w:date="2019-12-29T19:14:00Z">
              <w:rPr>
                <w:rFonts w:cstheme="minorHAnsi"/>
                <w:noProof/>
              </w:rPr>
            </w:rPrChange>
          </w:rPr>
          <w:drawing>
            <wp:inline distT="0" distB="0" distL="0" distR="0" wp14:anchorId="2E5517C5" wp14:editId="117DB337">
              <wp:extent cx="5153025" cy="962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3025" cy="962025"/>
                      </a:xfrm>
                      <a:prstGeom prst="rect">
                        <a:avLst/>
                      </a:prstGeom>
                      <a:noFill/>
                      <a:ln>
                        <a:noFill/>
                      </a:ln>
                    </pic:spPr>
                  </pic:pic>
                </a:graphicData>
              </a:graphic>
            </wp:inline>
          </w:drawing>
        </w:r>
      </w:del>
    </w:p>
    <w:p w14:paraId="09E023D2" w14:textId="296FA5FA" w:rsidR="005834E9" w:rsidRPr="004A4B49" w:rsidDel="005B07E5" w:rsidRDefault="005834E9" w:rsidP="005834E9">
      <w:pPr>
        <w:rPr>
          <w:del w:id="11776" w:author="tedo gogoladze" w:date="2020-01-06T14:01:00Z"/>
          <w:rFonts w:cstheme="minorHAnsi"/>
          <w:lang w:val="en-GB"/>
          <w:rPrChange w:id="11777" w:author="Mario Ezequiel Scott" w:date="2019-12-29T19:14:00Z">
            <w:rPr>
              <w:del w:id="11778" w:author="tedo gogoladze" w:date="2020-01-06T14:01:00Z"/>
              <w:rFonts w:cstheme="minorHAnsi"/>
            </w:rPr>
          </w:rPrChange>
        </w:rPr>
      </w:pPr>
      <w:del w:id="11779" w:author="tedo gogoladze" w:date="2020-01-06T14:01:00Z">
        <w:r w:rsidRPr="004A4B49" w:rsidDel="005B07E5">
          <w:rPr>
            <w:rFonts w:cstheme="minorHAnsi"/>
            <w:lang w:val="en-GB"/>
            <w:rPrChange w:id="11780" w:author="Mario Ezequiel Scott" w:date="2019-12-29T19:14:00Z">
              <w:rPr>
                <w:rFonts w:cstheme="minorHAnsi"/>
              </w:rPr>
            </w:rPrChange>
          </w:rPr>
          <w:delText xml:space="preserve">Figure </w:delText>
        </w:r>
        <w:r w:rsidR="004D3AC8" w:rsidRPr="004A4B49" w:rsidDel="005B07E5">
          <w:rPr>
            <w:rFonts w:cstheme="minorHAnsi"/>
            <w:lang w:val="en-GB"/>
            <w:rPrChange w:id="11781" w:author="Mario Ezequiel Scott" w:date="2019-12-29T19:14:00Z">
              <w:rPr>
                <w:rFonts w:cstheme="minorHAnsi"/>
              </w:rPr>
            </w:rPrChange>
          </w:rPr>
          <w:delText>15</w:delText>
        </w:r>
        <w:r w:rsidRPr="004A4B49" w:rsidDel="005B07E5">
          <w:rPr>
            <w:rFonts w:cstheme="minorHAnsi"/>
            <w:lang w:val="en-GB"/>
            <w:rPrChange w:id="11782" w:author="Mario Ezequiel Scott" w:date="2019-12-29T19:14:00Z">
              <w:rPr>
                <w:rFonts w:cstheme="minorHAnsi"/>
              </w:rPr>
            </w:rPrChange>
          </w:rPr>
          <w:delText xml:space="preserve">. </w:delText>
        </w:r>
      </w:del>
    </w:p>
    <w:p w14:paraId="76CAE828" w14:textId="633DCEA9" w:rsidR="005834E9" w:rsidRPr="004A4B49" w:rsidDel="005B07E5" w:rsidRDefault="005834E9" w:rsidP="005834E9">
      <w:pPr>
        <w:rPr>
          <w:del w:id="11783" w:author="tedo gogoladze" w:date="2020-01-06T14:01:00Z"/>
          <w:rFonts w:cstheme="minorHAnsi"/>
          <w:lang w:val="en-GB"/>
          <w:rPrChange w:id="11784" w:author="Mario Ezequiel Scott" w:date="2019-12-29T19:14:00Z">
            <w:rPr>
              <w:del w:id="11785" w:author="tedo gogoladze" w:date="2020-01-06T14:01:00Z"/>
              <w:rFonts w:cstheme="minorHAnsi"/>
            </w:rPr>
          </w:rPrChange>
        </w:rPr>
      </w:pPr>
      <w:del w:id="11786" w:author="tedo gogoladze" w:date="2020-01-06T14:01:00Z">
        <w:r w:rsidRPr="004A4B49" w:rsidDel="005B07E5">
          <w:rPr>
            <w:rFonts w:cstheme="minorHAnsi"/>
            <w:lang w:val="en-GB"/>
            <w:rPrChange w:id="11787" w:author="Mario Ezequiel Scott" w:date="2019-12-29T19:14:00Z">
              <w:rPr>
                <w:rFonts w:cstheme="minorHAnsi"/>
              </w:rPr>
            </w:rPrChange>
          </w:rPr>
          <w:delText>Both of these papers are done by the research of the students. check</w:delText>
        </w:r>
        <w:r w:rsidR="00D91259" w:rsidRPr="004A4B49" w:rsidDel="005B07E5">
          <w:rPr>
            <w:rFonts w:cstheme="minorHAnsi"/>
            <w:lang w:val="en-GB"/>
            <w:rPrChange w:id="11788" w:author="Mario Ezequiel Scott" w:date="2019-12-29T19:14:00Z">
              <w:rPr>
                <w:rFonts w:cstheme="minorHAnsi"/>
              </w:rPr>
            </w:rPrChange>
          </w:rPr>
          <w:delText>ing</w:delText>
        </w:r>
        <w:r w:rsidRPr="004A4B49" w:rsidDel="005B07E5">
          <w:rPr>
            <w:rFonts w:cstheme="minorHAnsi"/>
            <w:lang w:val="en-GB"/>
            <w:rPrChange w:id="11789" w:author="Mario Ezequiel Scott" w:date="2019-12-29T19:14:00Z">
              <w:rPr>
                <w:rFonts w:cstheme="minorHAnsi"/>
              </w:rPr>
            </w:rPrChange>
          </w:rPr>
          <w:delText xml:space="preserve"> these two out of the academia, on the actual teams of the developers</w:delText>
        </w:r>
        <w:r w:rsidR="009C6397" w:rsidRPr="004A4B49" w:rsidDel="005B07E5">
          <w:rPr>
            <w:rFonts w:cstheme="minorHAnsi"/>
            <w:lang w:val="en-GB"/>
            <w:rPrChange w:id="11790" w:author="Mario Ezequiel Scott" w:date="2019-12-29T19:14:00Z">
              <w:rPr>
                <w:rFonts w:cstheme="minorHAnsi"/>
              </w:rPr>
            </w:rPrChange>
          </w:rPr>
          <w:delText>, adds more confidence and strength to this research.</w:delText>
        </w:r>
        <w:r w:rsidRPr="004A4B49" w:rsidDel="005B07E5">
          <w:rPr>
            <w:rFonts w:cstheme="minorHAnsi"/>
            <w:lang w:val="en-GB"/>
            <w:rPrChange w:id="11791" w:author="Mario Ezequiel Scott" w:date="2019-12-29T19:14:00Z">
              <w:rPr>
                <w:rFonts w:cstheme="minorHAnsi"/>
              </w:rPr>
            </w:rPrChange>
          </w:rPr>
          <w:delText xml:space="preserve"> Furthermore, not to replicate the same research, it </w:delText>
        </w:r>
        <w:r w:rsidR="00D91259" w:rsidRPr="004A4B49" w:rsidDel="005B07E5">
          <w:rPr>
            <w:rFonts w:cstheme="minorHAnsi"/>
            <w:lang w:val="en-GB"/>
            <w:rPrChange w:id="11792" w:author="Mario Ezequiel Scott" w:date="2019-12-29T19:14:00Z">
              <w:rPr>
                <w:rFonts w:cstheme="minorHAnsi"/>
              </w:rPr>
            </w:rPrChange>
          </w:rPr>
          <w:delText>wa</w:delText>
        </w:r>
        <w:r w:rsidRPr="004A4B49" w:rsidDel="005B07E5">
          <w:rPr>
            <w:rFonts w:cstheme="minorHAnsi"/>
            <w:lang w:val="en-GB"/>
            <w:rPrChange w:id="11793" w:author="Mario Ezequiel Scott" w:date="2019-12-29T19:14:00Z">
              <w:rPr>
                <w:rFonts w:cstheme="minorHAnsi"/>
              </w:rPr>
            </w:rPrChange>
          </w:rPr>
          <w:delText xml:space="preserve">s possible to use the common link of these two papers, and </w:delText>
        </w:r>
        <w:r w:rsidR="00D91259" w:rsidRPr="004A4B49" w:rsidDel="005B07E5">
          <w:rPr>
            <w:rFonts w:cstheme="minorHAnsi"/>
            <w:lang w:val="en-GB"/>
            <w:rPrChange w:id="11794" w:author="Mario Ezequiel Scott" w:date="2019-12-29T19:14:00Z">
              <w:rPr>
                <w:rFonts w:cstheme="minorHAnsi"/>
              </w:rPr>
            </w:rPrChange>
          </w:rPr>
          <w:delText xml:space="preserve">within this research </w:delText>
        </w:r>
        <w:r w:rsidRPr="004A4B49" w:rsidDel="005B07E5">
          <w:rPr>
            <w:rFonts w:cstheme="minorHAnsi"/>
            <w:lang w:val="en-GB"/>
            <w:rPrChange w:id="11795" w:author="Mario Ezequiel Scott" w:date="2019-12-29T19:14:00Z">
              <w:rPr>
                <w:rFonts w:cstheme="minorHAnsi"/>
              </w:rPr>
            </w:rPrChange>
          </w:rPr>
          <w:delText>the association on the corresponding entities</w:delText>
        </w:r>
        <w:r w:rsidR="00D91259" w:rsidRPr="004A4B49" w:rsidDel="005B07E5">
          <w:rPr>
            <w:rFonts w:cstheme="minorHAnsi"/>
            <w:lang w:val="en-GB"/>
            <w:rPrChange w:id="11796" w:author="Mario Ezequiel Scott" w:date="2019-12-29T19:14:00Z">
              <w:rPr>
                <w:rFonts w:cstheme="minorHAnsi"/>
              </w:rPr>
            </w:rPrChange>
          </w:rPr>
          <w:delText xml:space="preserve"> were checked</w:delText>
        </w:r>
        <w:r w:rsidRPr="004A4B49" w:rsidDel="005B07E5">
          <w:rPr>
            <w:rFonts w:cstheme="minorHAnsi"/>
            <w:lang w:val="en-GB"/>
            <w:rPrChange w:id="11797" w:author="Mario Ezequiel Scott" w:date="2019-12-29T19:14:00Z">
              <w:rPr>
                <w:rFonts w:cstheme="minorHAnsi"/>
              </w:rPr>
            </w:rPrChange>
          </w:rPr>
          <w:delText xml:space="preserve">. </w:delText>
        </w:r>
        <w:r w:rsidR="00D91259" w:rsidRPr="004A4B49" w:rsidDel="005B07E5">
          <w:rPr>
            <w:rFonts w:cstheme="minorHAnsi"/>
            <w:lang w:val="en-GB"/>
            <w:rPrChange w:id="11798" w:author="Mario Ezequiel Scott" w:date="2019-12-29T19:14:00Z">
              <w:rPr>
                <w:rFonts w:cstheme="minorHAnsi"/>
              </w:rPr>
            </w:rPrChange>
          </w:rPr>
          <w:delText xml:space="preserve">As the results of this research has shown, there is enough evidence and </w:delText>
        </w:r>
        <w:r w:rsidR="00EE29C8" w:rsidRPr="004A4B49" w:rsidDel="005B07E5">
          <w:rPr>
            <w:rFonts w:cstheme="minorHAnsi"/>
            <w:lang w:val="en-GB"/>
            <w:rPrChange w:id="11799" w:author="Mario Ezequiel Scott" w:date="2019-12-29T19:14:00Z">
              <w:rPr>
                <w:rFonts w:cstheme="minorHAnsi"/>
              </w:rPr>
            </w:rPrChange>
          </w:rPr>
          <w:delText xml:space="preserve">to </w:delText>
        </w:r>
        <w:r w:rsidR="00D91259" w:rsidRPr="004A4B49" w:rsidDel="005B07E5">
          <w:rPr>
            <w:rFonts w:cstheme="minorHAnsi"/>
            <w:lang w:val="en-GB"/>
            <w:rPrChange w:id="11800" w:author="Mario Ezequiel Scott" w:date="2019-12-29T19:14:00Z">
              <w:rPr>
                <w:rFonts w:cstheme="minorHAnsi"/>
              </w:rPr>
            </w:rPrChange>
          </w:rPr>
          <w:delText xml:space="preserve">conclude that majority of these rules are </w:delText>
        </w:r>
        <w:r w:rsidR="00EE29C8" w:rsidRPr="004A4B49" w:rsidDel="005B07E5">
          <w:rPr>
            <w:rFonts w:cstheme="minorHAnsi"/>
            <w:lang w:val="en-GB"/>
            <w:rPrChange w:id="11801" w:author="Mario Ezequiel Scott" w:date="2019-12-29T19:14:00Z">
              <w:rPr>
                <w:rFonts w:cstheme="minorHAnsi"/>
              </w:rPr>
            </w:rPrChange>
          </w:rPr>
          <w:delText>also present as frequent and reliable on the study of the open source software developers. 16 out of the 30 original rules have had the related association rule with the Big 5 personality trait</w:delText>
        </w:r>
        <w:r w:rsidR="0002600B" w:rsidRPr="004A4B49" w:rsidDel="005B07E5">
          <w:rPr>
            <w:rFonts w:cstheme="minorHAnsi"/>
            <w:lang w:val="en-GB"/>
            <w:rPrChange w:id="11802" w:author="Mario Ezequiel Scott" w:date="2019-12-29T19:14:00Z">
              <w:rPr>
                <w:rFonts w:cstheme="minorHAnsi"/>
              </w:rPr>
            </w:rPrChange>
          </w:rPr>
          <w:delText xml:space="preserve"> that have out to be significant.</w:delText>
        </w:r>
        <w:r w:rsidR="00404580" w:rsidRPr="004A4B49" w:rsidDel="005B07E5">
          <w:rPr>
            <w:rFonts w:cstheme="minorHAnsi"/>
            <w:lang w:val="en-GB"/>
            <w:rPrChange w:id="11803" w:author="Mario Ezequiel Scott" w:date="2019-12-29T19:14:00Z">
              <w:rPr>
                <w:rFonts w:cstheme="minorHAnsi"/>
              </w:rPr>
            </w:rPrChange>
          </w:rPr>
          <w:delText xml:space="preserve"> Evidently, this research has added the </w:delText>
        </w:r>
        <w:r w:rsidR="001C2FC1" w:rsidRPr="004A4B49" w:rsidDel="005B07E5">
          <w:rPr>
            <w:rFonts w:cstheme="minorHAnsi"/>
            <w:lang w:val="en-GB"/>
            <w:rPrChange w:id="11804" w:author="Mario Ezequiel Scott" w:date="2019-12-29T19:14:00Z">
              <w:rPr>
                <w:rFonts w:cstheme="minorHAnsi"/>
              </w:rPr>
            </w:rPrChange>
          </w:rPr>
          <w:delText>bridge</w:delText>
        </w:r>
        <w:r w:rsidR="00404580" w:rsidRPr="004A4B49" w:rsidDel="005B07E5">
          <w:rPr>
            <w:rFonts w:cstheme="minorHAnsi"/>
            <w:lang w:val="en-GB"/>
            <w:rPrChange w:id="11805" w:author="Mario Ezequiel Scott" w:date="2019-12-29T19:14:00Z">
              <w:rPr>
                <w:rFonts w:cstheme="minorHAnsi"/>
              </w:rPr>
            </w:rPrChange>
          </w:rPr>
          <w:delText xml:space="preserve"> between the </w:delText>
        </w:r>
        <w:r w:rsidR="001C2FC1" w:rsidRPr="004A4B49" w:rsidDel="005B07E5">
          <w:rPr>
            <w:rFonts w:cstheme="minorHAnsi"/>
            <w:lang w:val="en-GB"/>
            <w:rPrChange w:id="11806" w:author="Mario Ezequiel Scott" w:date="2019-12-29T19:14:00Z">
              <w:rPr>
                <w:rFonts w:cstheme="minorHAnsi"/>
              </w:rPr>
            </w:rPrChange>
          </w:rPr>
          <w:delText xml:space="preserve">two other researches, making a triangular </w:delText>
        </w:r>
        <w:r w:rsidR="00973FB2" w:rsidRPr="004A4B49" w:rsidDel="005B07E5">
          <w:rPr>
            <w:rFonts w:cstheme="minorHAnsi"/>
            <w:lang w:val="en-GB"/>
            <w:rPrChange w:id="11807" w:author="Mario Ezequiel Scott" w:date="2019-12-29T19:14:00Z">
              <w:rPr>
                <w:rFonts w:cstheme="minorHAnsi"/>
              </w:rPr>
            </w:rPrChange>
          </w:rPr>
          <w:delText>relationship within these papers.</w:delText>
        </w:r>
        <w:r w:rsidR="00584031" w:rsidRPr="004A4B49" w:rsidDel="005B07E5">
          <w:rPr>
            <w:rFonts w:cstheme="minorHAnsi"/>
            <w:lang w:val="en-GB"/>
            <w:rPrChange w:id="11808" w:author="Mario Ezequiel Scott" w:date="2019-12-29T19:14:00Z">
              <w:rPr>
                <w:rFonts w:cstheme="minorHAnsi"/>
              </w:rPr>
            </w:rPrChange>
          </w:rPr>
          <w:delText xml:space="preserve"> </w:delText>
        </w:r>
        <w:r w:rsidRPr="004A4B49" w:rsidDel="005B07E5">
          <w:rPr>
            <w:rFonts w:cstheme="minorHAnsi"/>
            <w:lang w:val="en-GB"/>
            <w:rPrChange w:id="11809" w:author="Mario Ezequiel Scott" w:date="2019-12-29T19:14:00Z">
              <w:rPr>
                <w:rFonts w:cstheme="minorHAnsi"/>
              </w:rPr>
            </w:rPrChange>
          </w:rPr>
          <w:delText xml:space="preserve">Visually it can be represented as shown on Figure </w:delText>
        </w:r>
        <w:r w:rsidR="004D3AC8" w:rsidRPr="004A4B49" w:rsidDel="005B07E5">
          <w:rPr>
            <w:rFonts w:cstheme="minorHAnsi"/>
            <w:lang w:val="en-GB"/>
            <w:rPrChange w:id="11810" w:author="Mario Ezequiel Scott" w:date="2019-12-29T19:14:00Z">
              <w:rPr>
                <w:rFonts w:cstheme="minorHAnsi"/>
              </w:rPr>
            </w:rPrChange>
          </w:rPr>
          <w:delText>16</w:delText>
        </w:r>
        <w:r w:rsidRPr="004A4B49" w:rsidDel="005B07E5">
          <w:rPr>
            <w:rFonts w:cstheme="minorHAnsi"/>
            <w:lang w:val="en-GB"/>
            <w:rPrChange w:id="11811" w:author="Mario Ezequiel Scott" w:date="2019-12-29T19:14:00Z">
              <w:rPr>
                <w:rFonts w:cstheme="minorHAnsi"/>
              </w:rPr>
            </w:rPrChange>
          </w:rPr>
          <w:delText>.</w:delText>
        </w:r>
      </w:del>
    </w:p>
    <w:p w14:paraId="61394190" w14:textId="3ACB08C8" w:rsidR="005834E9" w:rsidRPr="004A4B49" w:rsidDel="005B07E5" w:rsidRDefault="005834E9" w:rsidP="005834E9">
      <w:pPr>
        <w:jc w:val="center"/>
        <w:rPr>
          <w:del w:id="11812" w:author="tedo gogoladze" w:date="2020-01-06T14:01:00Z"/>
          <w:rFonts w:cstheme="minorHAnsi"/>
          <w:lang w:val="en-GB"/>
          <w:rPrChange w:id="11813" w:author="Mario Ezequiel Scott" w:date="2019-12-29T19:14:00Z">
            <w:rPr>
              <w:del w:id="11814" w:author="tedo gogoladze" w:date="2020-01-06T14:01:00Z"/>
              <w:rFonts w:cstheme="minorHAnsi"/>
            </w:rPr>
          </w:rPrChange>
        </w:rPr>
      </w:pPr>
      <w:del w:id="11815" w:author="tedo gogoladze" w:date="2020-01-06T14:01:00Z">
        <w:r w:rsidRPr="004A4B49" w:rsidDel="005B07E5">
          <w:rPr>
            <w:rFonts w:cstheme="minorHAnsi"/>
            <w:noProof/>
            <w:lang w:val="en-GB"/>
            <w:rPrChange w:id="11816" w:author="Mario Ezequiel Scott" w:date="2019-12-29T19:14:00Z">
              <w:rPr>
                <w:rFonts w:cstheme="minorHAnsi"/>
                <w:noProof/>
              </w:rPr>
            </w:rPrChange>
          </w:rPr>
          <w:drawing>
            <wp:inline distT="0" distB="0" distL="0" distR="0" wp14:anchorId="1E5105DF" wp14:editId="255AFB07">
              <wp:extent cx="5153025" cy="2343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3025" cy="2343150"/>
                      </a:xfrm>
                      <a:prstGeom prst="rect">
                        <a:avLst/>
                      </a:prstGeom>
                      <a:noFill/>
                      <a:ln>
                        <a:noFill/>
                      </a:ln>
                    </pic:spPr>
                  </pic:pic>
                </a:graphicData>
              </a:graphic>
            </wp:inline>
          </w:drawing>
        </w:r>
      </w:del>
    </w:p>
    <w:p w14:paraId="6C95150A" w14:textId="1CB0DA84" w:rsidR="005834E9" w:rsidRPr="004A4B49" w:rsidDel="005B07E5" w:rsidRDefault="005834E9" w:rsidP="005834E9">
      <w:pPr>
        <w:rPr>
          <w:del w:id="11817" w:author="tedo gogoladze" w:date="2020-01-06T14:01:00Z"/>
          <w:rFonts w:cstheme="minorHAnsi"/>
          <w:lang w:val="en-GB"/>
          <w:rPrChange w:id="11818" w:author="Mario Ezequiel Scott" w:date="2019-12-29T19:14:00Z">
            <w:rPr>
              <w:del w:id="11819" w:author="tedo gogoladze" w:date="2020-01-06T14:01:00Z"/>
              <w:rFonts w:cstheme="minorHAnsi"/>
            </w:rPr>
          </w:rPrChange>
        </w:rPr>
      </w:pPr>
      <w:del w:id="11820" w:author="tedo gogoladze" w:date="2020-01-06T14:01:00Z">
        <w:r w:rsidRPr="004A4B49" w:rsidDel="005B07E5">
          <w:rPr>
            <w:rFonts w:cstheme="minorHAnsi"/>
            <w:lang w:val="en-GB"/>
            <w:rPrChange w:id="11821" w:author="Mario Ezequiel Scott" w:date="2019-12-29T19:14:00Z">
              <w:rPr>
                <w:rFonts w:cstheme="minorHAnsi"/>
              </w:rPr>
            </w:rPrChange>
          </w:rPr>
          <w:delText xml:space="preserve">Figure </w:delText>
        </w:r>
        <w:r w:rsidR="004D3AC8" w:rsidRPr="004A4B49" w:rsidDel="005B07E5">
          <w:rPr>
            <w:rFonts w:cstheme="minorHAnsi"/>
            <w:lang w:val="en-GB"/>
            <w:rPrChange w:id="11822" w:author="Mario Ezequiel Scott" w:date="2019-12-29T19:14:00Z">
              <w:rPr>
                <w:rFonts w:cstheme="minorHAnsi"/>
              </w:rPr>
            </w:rPrChange>
          </w:rPr>
          <w:delText>16</w:delText>
        </w:r>
        <w:r w:rsidRPr="004A4B49" w:rsidDel="005B07E5">
          <w:rPr>
            <w:rFonts w:cstheme="minorHAnsi"/>
            <w:lang w:val="en-GB"/>
            <w:rPrChange w:id="11823" w:author="Mario Ezequiel Scott" w:date="2019-12-29T19:14:00Z">
              <w:rPr>
                <w:rFonts w:cstheme="minorHAnsi"/>
              </w:rPr>
            </w:rPrChange>
          </w:rPr>
          <w:delText>.</w:delText>
        </w:r>
      </w:del>
    </w:p>
    <w:p w14:paraId="5EC771B6" w14:textId="46C11401" w:rsidR="00EC6E62" w:rsidRPr="004A4B49" w:rsidRDefault="005B07E5" w:rsidP="00EC6E62">
      <w:pPr>
        <w:rPr>
          <w:rFonts w:ascii="Sylfaen" w:hAnsi="Sylfaen"/>
          <w:lang w:val="en-GB"/>
          <w:rPrChange w:id="11824" w:author="Mario Ezequiel Scott" w:date="2019-12-29T19:14:00Z">
            <w:rPr>
              <w:rFonts w:ascii="Sylfaen" w:hAnsi="Sylfaen"/>
              <w:lang w:val="ka-GE"/>
            </w:rPr>
          </w:rPrChange>
        </w:rPr>
      </w:pPr>
      <w:ins w:id="11825" w:author="tedo gogoladze" w:date="2020-01-06T14:02:00Z">
        <w:r w:rsidRPr="00862023">
          <w:rPr>
            <w:rFonts w:cstheme="minorHAnsi"/>
            <w:lang w:val="en-GB"/>
          </w:rPr>
          <w:t xml:space="preserve">Seemingly, the new relationship within the </w:t>
        </w:r>
      </w:ins>
      <w:ins w:id="11826" w:author="tedo gogoladze" w:date="2020-01-06T14:52:00Z">
        <w:r w:rsidR="00D50DD0">
          <w:rPr>
            <w:rFonts w:cstheme="minorHAnsi"/>
            <w:lang w:val="en-GB"/>
          </w:rPr>
          <w:t>FSLSM</w:t>
        </w:r>
      </w:ins>
      <w:ins w:id="11827" w:author="tedo gogoladze" w:date="2020-01-06T14:02:00Z">
        <w:r w:rsidRPr="00862023">
          <w:rPr>
            <w:rFonts w:cstheme="minorHAnsi"/>
            <w:lang w:val="en-GB"/>
          </w:rPr>
          <w:t xml:space="preserve">, Big5 and Agile metrics is a strong bond of the former variables, can be used both, for the other researches in Academia, and within the actual working environment, since it has been proven on the open source software development project and on the researches of the students. Value for the business is to have the opportunity to </w:t>
        </w:r>
        <w:proofErr w:type="spellStart"/>
        <w:r w:rsidRPr="00862023">
          <w:rPr>
            <w:rFonts w:cstheme="minorHAnsi"/>
            <w:lang w:val="en-GB"/>
          </w:rPr>
          <w:t>analyze</w:t>
        </w:r>
        <w:proofErr w:type="spellEnd"/>
        <w:r w:rsidRPr="00862023">
          <w:rPr>
            <w:rFonts w:cstheme="minorHAnsi"/>
            <w:lang w:val="en-GB"/>
          </w:rPr>
          <w:t xml:space="preserve"> personality traits of the developer, learning styles preferences, and the certain agile methodology metrics within the three dimensional relationship, having more confidence within the analysis, and perform accurate forecast of the certain metric for the given personality/learning style of the developer.</w:t>
        </w:r>
      </w:ins>
      <w:del w:id="11828" w:author="tedo gogoladze" w:date="2020-01-06T14:02:00Z">
        <w:r w:rsidR="007A5858" w:rsidRPr="004A4B49" w:rsidDel="005B07E5">
          <w:rPr>
            <w:rFonts w:cstheme="minorHAnsi"/>
            <w:lang w:val="en-GB"/>
            <w:rPrChange w:id="11829" w:author="Mario Ezequiel Scott" w:date="2019-12-29T19:14:00Z">
              <w:rPr>
                <w:rFonts w:cstheme="minorHAnsi"/>
              </w:rPr>
            </w:rPrChange>
          </w:rPr>
          <w:delText xml:space="preserve">Seemingly, the new relationship within the FSLM, Big5 and Agile metrics </w:delText>
        </w:r>
        <w:r w:rsidR="006A1A27" w:rsidRPr="004A4B49" w:rsidDel="005B07E5">
          <w:rPr>
            <w:rFonts w:cstheme="minorHAnsi"/>
            <w:lang w:val="en-GB"/>
            <w:rPrChange w:id="11830" w:author="Mario Ezequiel Scott" w:date="2019-12-29T19:14:00Z">
              <w:rPr>
                <w:rFonts w:cstheme="minorHAnsi"/>
              </w:rPr>
            </w:rPrChange>
          </w:rPr>
          <w:delText xml:space="preserve">is </w:delText>
        </w:r>
        <w:r w:rsidR="007A5858" w:rsidRPr="004A4B49" w:rsidDel="005B07E5">
          <w:rPr>
            <w:rFonts w:cstheme="minorHAnsi"/>
            <w:lang w:val="en-GB"/>
            <w:rPrChange w:id="11831" w:author="Mario Ezequiel Scott" w:date="2019-12-29T19:14:00Z">
              <w:rPr>
                <w:rFonts w:cstheme="minorHAnsi"/>
              </w:rPr>
            </w:rPrChange>
          </w:rPr>
          <w:delText>a</w:delText>
        </w:r>
        <w:r w:rsidR="006A1A27" w:rsidRPr="004A4B49" w:rsidDel="005B07E5">
          <w:rPr>
            <w:rFonts w:cstheme="minorHAnsi"/>
            <w:lang w:val="en-GB"/>
            <w:rPrChange w:id="11832" w:author="Mario Ezequiel Scott" w:date="2019-12-29T19:14:00Z">
              <w:rPr>
                <w:rFonts w:cstheme="minorHAnsi"/>
              </w:rPr>
            </w:rPrChange>
          </w:rPr>
          <w:delText xml:space="preserve"> </w:delText>
        </w:r>
        <w:r w:rsidR="007A5858" w:rsidRPr="004A4B49" w:rsidDel="005B07E5">
          <w:rPr>
            <w:rFonts w:cstheme="minorHAnsi"/>
            <w:lang w:val="en-GB"/>
            <w:rPrChange w:id="11833" w:author="Mario Ezequiel Scott" w:date="2019-12-29T19:14:00Z">
              <w:rPr>
                <w:rFonts w:cstheme="minorHAnsi"/>
              </w:rPr>
            </w:rPrChange>
          </w:rPr>
          <w:delText>strong bond</w:delText>
        </w:r>
        <w:r w:rsidR="006A1A27" w:rsidRPr="004A4B49" w:rsidDel="005B07E5">
          <w:rPr>
            <w:rFonts w:cstheme="minorHAnsi"/>
            <w:lang w:val="en-GB"/>
            <w:rPrChange w:id="11834" w:author="Mario Ezequiel Scott" w:date="2019-12-29T19:14:00Z">
              <w:rPr>
                <w:rFonts w:cstheme="minorHAnsi"/>
              </w:rPr>
            </w:rPrChange>
          </w:rPr>
          <w:delText xml:space="preserve"> of the former variables</w:delText>
        </w:r>
        <w:r w:rsidR="007A5858" w:rsidRPr="004A4B49" w:rsidDel="005B07E5">
          <w:rPr>
            <w:rFonts w:cstheme="minorHAnsi"/>
            <w:lang w:val="en-GB"/>
            <w:rPrChange w:id="11835" w:author="Mario Ezequiel Scott" w:date="2019-12-29T19:14:00Z">
              <w:rPr>
                <w:rFonts w:cstheme="minorHAnsi"/>
              </w:rPr>
            </w:rPrChange>
          </w:rPr>
          <w:delText xml:space="preserve">, can be used </w:delText>
        </w:r>
        <w:r w:rsidR="00E40E8B" w:rsidRPr="004A4B49" w:rsidDel="005B07E5">
          <w:rPr>
            <w:rFonts w:cstheme="minorHAnsi"/>
            <w:lang w:val="en-GB"/>
            <w:rPrChange w:id="11836" w:author="Mario Ezequiel Scott" w:date="2019-12-29T19:14:00Z">
              <w:rPr>
                <w:rFonts w:cstheme="minorHAnsi"/>
              </w:rPr>
            </w:rPrChange>
          </w:rPr>
          <w:delText xml:space="preserve">both, for </w:delText>
        </w:r>
        <w:r w:rsidR="007A5858" w:rsidRPr="004A4B49" w:rsidDel="005B07E5">
          <w:rPr>
            <w:rFonts w:cstheme="minorHAnsi"/>
            <w:lang w:val="en-GB"/>
            <w:rPrChange w:id="11837" w:author="Mario Ezequiel Scott" w:date="2019-12-29T19:14:00Z">
              <w:rPr>
                <w:rFonts w:cstheme="minorHAnsi"/>
              </w:rPr>
            </w:rPrChange>
          </w:rPr>
          <w:delText>the other researches</w:delText>
        </w:r>
        <w:r w:rsidR="00E40E8B" w:rsidRPr="004A4B49" w:rsidDel="005B07E5">
          <w:rPr>
            <w:rFonts w:cstheme="minorHAnsi"/>
            <w:lang w:val="en-GB"/>
            <w:rPrChange w:id="11838" w:author="Mario Ezequiel Scott" w:date="2019-12-29T19:14:00Z">
              <w:rPr>
                <w:rFonts w:cstheme="minorHAnsi"/>
              </w:rPr>
            </w:rPrChange>
          </w:rPr>
          <w:delText xml:space="preserve"> in Academia</w:delText>
        </w:r>
        <w:r w:rsidR="007A5858" w:rsidRPr="004A4B49" w:rsidDel="005B07E5">
          <w:rPr>
            <w:rFonts w:cstheme="minorHAnsi"/>
            <w:lang w:val="en-GB"/>
            <w:rPrChange w:id="11839" w:author="Mario Ezequiel Scott" w:date="2019-12-29T19:14:00Z">
              <w:rPr>
                <w:rFonts w:cstheme="minorHAnsi"/>
              </w:rPr>
            </w:rPrChange>
          </w:rPr>
          <w:delText>,</w:delText>
        </w:r>
        <w:r w:rsidR="00E40E8B" w:rsidRPr="004A4B49" w:rsidDel="005B07E5">
          <w:rPr>
            <w:rFonts w:cstheme="minorHAnsi"/>
            <w:lang w:val="en-GB"/>
            <w:rPrChange w:id="11840" w:author="Mario Ezequiel Scott" w:date="2019-12-29T19:14:00Z">
              <w:rPr>
                <w:rFonts w:cstheme="minorHAnsi"/>
              </w:rPr>
            </w:rPrChange>
          </w:rPr>
          <w:delText xml:space="preserve"> and within the actual working environment, since it has been proven on the open source software development project and on the researches of the students.</w:delText>
        </w:r>
        <w:r w:rsidR="00DF7FE2" w:rsidRPr="004A4B49" w:rsidDel="005B07E5">
          <w:rPr>
            <w:rFonts w:cstheme="minorHAnsi"/>
            <w:lang w:val="en-GB"/>
            <w:rPrChange w:id="11841" w:author="Mario Ezequiel Scott" w:date="2019-12-29T19:14:00Z">
              <w:rPr>
                <w:rFonts w:cstheme="minorHAnsi"/>
              </w:rPr>
            </w:rPrChange>
          </w:rPr>
          <w:delText xml:space="preserve"> </w:delText>
        </w:r>
        <w:r w:rsidR="00566C07" w:rsidRPr="004A4B49" w:rsidDel="005B07E5">
          <w:rPr>
            <w:rFonts w:cstheme="minorHAnsi"/>
            <w:lang w:val="en-GB"/>
            <w:rPrChange w:id="11842" w:author="Mario Ezequiel Scott" w:date="2019-12-29T19:14:00Z">
              <w:rPr>
                <w:rFonts w:cstheme="minorHAnsi"/>
              </w:rPr>
            </w:rPrChange>
          </w:rPr>
          <w:delText xml:space="preserve">Value for the business is to have the opportunity to </w:delText>
        </w:r>
        <w:r w:rsidR="00E32246" w:rsidRPr="004A4B49" w:rsidDel="005B07E5">
          <w:rPr>
            <w:rFonts w:cstheme="minorHAnsi"/>
            <w:lang w:val="en-GB"/>
            <w:rPrChange w:id="11843" w:author="Mario Ezequiel Scott" w:date="2019-12-29T19:14:00Z">
              <w:rPr>
                <w:rFonts w:cstheme="minorHAnsi"/>
              </w:rPr>
            </w:rPrChange>
          </w:rPr>
          <w:delText xml:space="preserve">analyze </w:delText>
        </w:r>
        <w:r w:rsidR="00F1052B" w:rsidRPr="004A4B49" w:rsidDel="005B07E5">
          <w:rPr>
            <w:rFonts w:cstheme="minorHAnsi"/>
            <w:lang w:val="en-GB"/>
            <w:rPrChange w:id="11844" w:author="Mario Ezequiel Scott" w:date="2019-12-29T19:14:00Z">
              <w:rPr>
                <w:rFonts w:cstheme="minorHAnsi"/>
              </w:rPr>
            </w:rPrChange>
          </w:rPr>
          <w:delText>personality traits of the developer, learning styles preferences, and the certain agile methodology metrics</w:delText>
        </w:r>
        <w:r w:rsidR="00E32246" w:rsidRPr="004A4B49" w:rsidDel="005B07E5">
          <w:rPr>
            <w:rFonts w:cstheme="minorHAnsi"/>
            <w:lang w:val="en-GB"/>
            <w:rPrChange w:id="11845" w:author="Mario Ezequiel Scott" w:date="2019-12-29T19:14:00Z">
              <w:rPr>
                <w:rFonts w:cstheme="minorHAnsi"/>
              </w:rPr>
            </w:rPrChange>
          </w:rPr>
          <w:delText xml:space="preserve"> within the three dimensional relationshi</w:delText>
        </w:r>
        <w:r w:rsidR="00764178" w:rsidRPr="004A4B49" w:rsidDel="005B07E5">
          <w:rPr>
            <w:rFonts w:cstheme="minorHAnsi"/>
            <w:lang w:val="en-GB"/>
            <w:rPrChange w:id="11846" w:author="Mario Ezequiel Scott" w:date="2019-12-29T19:14:00Z">
              <w:rPr>
                <w:rFonts w:cstheme="minorHAnsi"/>
              </w:rPr>
            </w:rPrChange>
          </w:rPr>
          <w:delText xml:space="preserve">p, having more confidence within the analysis, </w:delText>
        </w:r>
        <w:r w:rsidR="00B816BF" w:rsidRPr="004A4B49" w:rsidDel="005B07E5">
          <w:rPr>
            <w:rFonts w:cstheme="minorHAnsi"/>
            <w:lang w:val="en-GB"/>
            <w:rPrChange w:id="11847" w:author="Mario Ezequiel Scott" w:date="2019-12-29T19:14:00Z">
              <w:rPr>
                <w:rFonts w:cstheme="minorHAnsi"/>
              </w:rPr>
            </w:rPrChange>
          </w:rPr>
          <w:delText xml:space="preserve">and perform accurate forecast of the </w:delText>
        </w:r>
        <w:r w:rsidR="00CC157C" w:rsidRPr="004A4B49" w:rsidDel="005B07E5">
          <w:rPr>
            <w:rFonts w:cstheme="minorHAnsi"/>
            <w:lang w:val="en-GB"/>
            <w:rPrChange w:id="11848" w:author="Mario Ezequiel Scott" w:date="2019-12-29T19:14:00Z">
              <w:rPr>
                <w:rFonts w:cstheme="minorHAnsi"/>
              </w:rPr>
            </w:rPrChange>
          </w:rPr>
          <w:delText>certain metric</w:delText>
        </w:r>
        <w:r w:rsidR="00741029" w:rsidRPr="004A4B49" w:rsidDel="005B07E5">
          <w:rPr>
            <w:rFonts w:cstheme="minorHAnsi"/>
            <w:lang w:val="en-GB"/>
            <w:rPrChange w:id="11849" w:author="Mario Ezequiel Scott" w:date="2019-12-29T19:14:00Z">
              <w:rPr>
                <w:rFonts w:cstheme="minorHAnsi"/>
              </w:rPr>
            </w:rPrChange>
          </w:rPr>
          <w:delText xml:space="preserve"> for the given </w:delText>
        </w:r>
        <w:r w:rsidR="00CC157C" w:rsidRPr="004A4B49" w:rsidDel="005B07E5">
          <w:rPr>
            <w:rFonts w:cstheme="minorHAnsi"/>
            <w:lang w:val="en-GB"/>
            <w:rPrChange w:id="11850" w:author="Mario Ezequiel Scott" w:date="2019-12-29T19:14:00Z">
              <w:rPr>
                <w:rFonts w:cstheme="minorHAnsi"/>
              </w:rPr>
            </w:rPrChange>
          </w:rPr>
          <w:delText xml:space="preserve">personality/learning style </w:delText>
        </w:r>
        <w:r w:rsidR="00741029" w:rsidRPr="004A4B49" w:rsidDel="005B07E5">
          <w:rPr>
            <w:rFonts w:cstheme="minorHAnsi"/>
            <w:lang w:val="en-GB"/>
            <w:rPrChange w:id="11851" w:author="Mario Ezequiel Scott" w:date="2019-12-29T19:14:00Z">
              <w:rPr>
                <w:rFonts w:cstheme="minorHAnsi"/>
              </w:rPr>
            </w:rPrChange>
          </w:rPr>
          <w:delText>of the developer</w:delText>
        </w:r>
        <w:r w:rsidR="00A401A3" w:rsidRPr="004A4B49" w:rsidDel="005B07E5">
          <w:rPr>
            <w:rFonts w:cstheme="minorHAnsi"/>
            <w:lang w:val="en-GB"/>
            <w:rPrChange w:id="11852" w:author="Mario Ezequiel Scott" w:date="2019-12-29T19:14:00Z">
              <w:rPr>
                <w:rFonts w:cstheme="minorHAnsi"/>
              </w:rPr>
            </w:rPrChange>
          </w:rPr>
          <w:delText>.</w:delText>
        </w:r>
      </w:del>
    </w:p>
    <w:p w14:paraId="0B10CB11" w14:textId="77777777" w:rsidR="005268D3" w:rsidRPr="008A1EBF" w:rsidRDefault="002065CD">
      <w:pPr>
        <w:pStyle w:val="Heading1"/>
      </w:pPr>
      <w:bookmarkStart w:id="11853" w:name="_Toc165742637"/>
      <w:bookmarkStart w:id="11854" w:name="_Toc165745807"/>
      <w:bookmarkStart w:id="11855" w:name="_Toc165746100"/>
      <w:bookmarkStart w:id="11856" w:name="_Toc29215315"/>
      <w:bookmarkEnd w:id="11853"/>
      <w:bookmarkEnd w:id="11854"/>
      <w:bookmarkEnd w:id="11855"/>
      <w:r w:rsidRPr="009A4FA7">
        <w:lastRenderedPageBreak/>
        <w:t>Conclusions</w:t>
      </w:r>
      <w:bookmarkEnd w:id="11856"/>
    </w:p>
    <w:p w14:paraId="1E4B0061" w14:textId="592EB6FF" w:rsidR="00966C62" w:rsidDel="00D20A8A" w:rsidRDefault="00CF72EE" w:rsidP="003308BF">
      <w:pPr>
        <w:rPr>
          <w:del w:id="11857" w:author="tedo gogoladze" w:date="2020-01-06T14:21:00Z"/>
          <w:lang w:val="en-GB"/>
        </w:rPr>
      </w:pPr>
      <w:ins w:id="11858" w:author="tedo gogoladze" w:date="2020-01-06T14:21:00Z">
        <w:r w:rsidRPr="00862023">
          <w:rPr>
            <w:lang w:val="en-GB"/>
          </w:rPr>
          <w:t>Th</w:t>
        </w:r>
        <w:r>
          <w:rPr>
            <w:lang w:val="en-GB"/>
          </w:rPr>
          <w:t>is</w:t>
        </w:r>
        <w:r w:rsidRPr="00862023">
          <w:rPr>
            <w:lang w:val="en-GB"/>
          </w:rPr>
          <w:t xml:space="preserve"> research was </w:t>
        </w:r>
        <w:r>
          <w:rPr>
            <w:lang w:val="en-GB"/>
          </w:rPr>
          <w:t>conducted in order</w:t>
        </w:r>
        <w:r w:rsidRPr="00862023">
          <w:rPr>
            <w:lang w:val="en-GB"/>
          </w:rPr>
          <w:t xml:space="preserve"> to understand the </w:t>
        </w:r>
        <w:r>
          <w:rPr>
            <w:lang w:val="en-GB"/>
          </w:rPr>
          <w:t xml:space="preserve">relationship between </w:t>
        </w:r>
        <w:r w:rsidRPr="00862023">
          <w:rPr>
            <w:lang w:val="en-GB"/>
          </w:rPr>
          <w:t>the personality traits of the developers and the</w:t>
        </w:r>
        <w:r>
          <w:rPr>
            <w:lang w:val="en-GB"/>
          </w:rPr>
          <w:t>ir</w:t>
        </w:r>
        <w:r w:rsidRPr="00862023">
          <w:rPr>
            <w:lang w:val="en-GB"/>
          </w:rPr>
          <w:t xml:space="preserve"> performance in Agile software development</w:t>
        </w:r>
        <w:r>
          <w:rPr>
            <w:lang w:val="en-GB"/>
          </w:rPr>
          <w:t xml:space="preserve"> projects</w:t>
        </w:r>
        <w:r w:rsidRPr="00862023">
          <w:rPr>
            <w:lang w:val="en-GB"/>
          </w:rPr>
          <w:t xml:space="preserve">. </w:t>
        </w:r>
        <w:r>
          <w:rPr>
            <w:lang w:val="en-GB"/>
          </w:rPr>
          <w:t>Previous studies</w:t>
        </w:r>
        <w:r w:rsidRPr="00862023">
          <w:rPr>
            <w:lang w:val="en-GB"/>
          </w:rPr>
          <w:t xml:space="preserve"> have </w:t>
        </w:r>
        <w:r>
          <w:rPr>
            <w:lang w:val="en-GB"/>
          </w:rPr>
          <w:t xml:space="preserve">investigated personality of </w:t>
        </w:r>
        <w:r w:rsidRPr="00862023">
          <w:rPr>
            <w:lang w:val="en-GB"/>
          </w:rPr>
          <w:t>developers</w:t>
        </w:r>
        <w:r>
          <w:rPr>
            <w:lang w:val="en-GB"/>
          </w:rPr>
          <w:t xml:space="preserve"> [2],[5],[6],[7].</w:t>
        </w:r>
        <w:r w:rsidRPr="00862023">
          <w:rPr>
            <w:lang w:val="en-GB"/>
          </w:rPr>
          <w:t xml:space="preserve"> </w:t>
        </w:r>
        <w:r>
          <w:rPr>
            <w:lang w:val="en-GB"/>
          </w:rPr>
          <w:t xml:space="preserve">These studies have been focused on the </w:t>
        </w:r>
        <w:proofErr w:type="gramStart"/>
        <w:r>
          <w:rPr>
            <w:lang w:val="en-GB"/>
          </w:rPr>
          <w:t>developers</w:t>
        </w:r>
        <w:proofErr w:type="gramEnd"/>
        <w:r>
          <w:rPr>
            <w:lang w:val="en-GB"/>
          </w:rPr>
          <w:t xml:space="preserve"> personality type changes over time and contribution of the developers within the teams, additionally, these papers were not explicitly focused on Agile software development environment. T</w:t>
        </w:r>
        <w:commentRangeStart w:id="11859"/>
        <w:commentRangeStart w:id="11860"/>
        <w:r>
          <w:rPr>
            <w:lang w:val="en-GB"/>
          </w:rPr>
          <w:t>he</w:t>
        </w:r>
        <w:r w:rsidRPr="00862023">
          <w:rPr>
            <w:lang w:val="en-GB"/>
          </w:rPr>
          <w:t xml:space="preserve"> goal of </w:t>
        </w:r>
        <w:r>
          <w:rPr>
            <w:lang w:val="en-GB"/>
          </w:rPr>
          <w:t>this</w:t>
        </w:r>
        <w:r w:rsidRPr="00862023">
          <w:rPr>
            <w:lang w:val="en-GB"/>
          </w:rPr>
          <w:t xml:space="preserve"> research </w:t>
        </w:r>
        <w:r>
          <w:rPr>
            <w:lang w:val="en-GB"/>
          </w:rPr>
          <w:t xml:space="preserve">was the study of developers personality types within agile software development environment and moreover, create the </w:t>
        </w:r>
        <w:r w:rsidRPr="00862023">
          <w:rPr>
            <w:lang w:val="en-GB"/>
          </w:rPr>
          <w:t>link between develop</w:t>
        </w:r>
        <w:r>
          <w:rPr>
            <w:lang w:val="en-GB"/>
          </w:rPr>
          <w:t>e</w:t>
        </w:r>
        <w:r w:rsidRPr="00862023">
          <w:rPr>
            <w:lang w:val="en-GB"/>
          </w:rPr>
          <w:t>rs personalities and their respective results in agile environment.</w:t>
        </w:r>
        <w:commentRangeEnd w:id="11859"/>
        <w:r>
          <w:rPr>
            <w:rStyle w:val="CommentReference"/>
          </w:rPr>
          <w:commentReference w:id="11859"/>
        </w:r>
        <w:commentRangeEnd w:id="11860"/>
        <w:r>
          <w:rPr>
            <w:rStyle w:val="CommentReference"/>
          </w:rPr>
          <w:commentReference w:id="11860"/>
        </w:r>
      </w:ins>
      <w:del w:id="11861" w:author="tedo gogoladze" w:date="2020-01-06T14:21:00Z">
        <w:r w:rsidR="00AE222E" w:rsidRPr="004A4B49" w:rsidDel="00CF72EE">
          <w:rPr>
            <w:lang w:val="en-GB"/>
            <w:rPrChange w:id="11862" w:author="Mario Ezequiel Scott" w:date="2019-12-29T19:14:00Z">
              <w:rPr/>
            </w:rPrChange>
          </w:rPr>
          <w:delText>The research was performed to understand the links of the personality traits of the developers and the performance results in Agile software development environment.</w:delText>
        </w:r>
        <w:r w:rsidR="008046D9" w:rsidRPr="004A4B49" w:rsidDel="00CF72EE">
          <w:rPr>
            <w:lang w:val="en-GB"/>
            <w:rPrChange w:id="11863" w:author="Mario Ezequiel Scott" w:date="2019-12-29T19:14:00Z">
              <w:rPr/>
            </w:rPrChange>
          </w:rPr>
          <w:delText xml:space="preserve"> </w:delText>
        </w:r>
        <w:r w:rsidR="00621F13" w:rsidRPr="004A4B49" w:rsidDel="00CF72EE">
          <w:rPr>
            <w:lang w:val="en-GB"/>
            <w:rPrChange w:id="11864" w:author="Mario Ezequiel Scott" w:date="2019-12-29T19:14:00Z">
              <w:rPr/>
            </w:rPrChange>
          </w:rPr>
          <w:delText>T</w:delText>
        </w:r>
        <w:r w:rsidR="008046D9" w:rsidRPr="004A4B49" w:rsidDel="00CF72EE">
          <w:rPr>
            <w:lang w:val="en-GB"/>
            <w:rPrChange w:id="11865" w:author="Mario Ezequiel Scott" w:date="2019-12-29T19:14:00Z">
              <w:rPr/>
            </w:rPrChange>
          </w:rPr>
          <w:delText>here are number of the researches that have studied the developers personality and similarily, there are the researches that focus on the agile software development metrics and measurements,</w:delText>
        </w:r>
        <w:r w:rsidR="00285904" w:rsidRPr="004A4B49" w:rsidDel="00CF72EE">
          <w:rPr>
            <w:lang w:val="en-GB"/>
            <w:rPrChange w:id="11866" w:author="Mario Ezequiel Scott" w:date="2019-12-29T19:14:00Z">
              <w:rPr/>
            </w:rPrChange>
          </w:rPr>
          <w:delText xml:space="preserve"> however,</w:delText>
        </w:r>
        <w:r w:rsidR="008046D9" w:rsidRPr="004A4B49" w:rsidDel="00CF72EE">
          <w:rPr>
            <w:lang w:val="en-GB"/>
            <w:rPrChange w:id="11867" w:author="Mario Ezequiel Scott" w:date="2019-12-29T19:14:00Z">
              <w:rPr/>
            </w:rPrChange>
          </w:rPr>
          <w:delText xml:space="preserve"> the goal of my research was to study the link between develoeprs personalities and their respective results in </w:delText>
        </w:r>
        <w:r w:rsidR="00B76B7B" w:rsidRPr="004A4B49" w:rsidDel="00CF72EE">
          <w:rPr>
            <w:lang w:val="en-GB"/>
            <w:rPrChange w:id="11868" w:author="Mario Ezequiel Scott" w:date="2019-12-29T19:14:00Z">
              <w:rPr/>
            </w:rPrChange>
          </w:rPr>
          <w:delText>agile environment</w:delText>
        </w:r>
        <w:r w:rsidR="008046D9" w:rsidRPr="004A4B49" w:rsidDel="00CF72EE">
          <w:rPr>
            <w:lang w:val="en-GB"/>
            <w:rPrChange w:id="11869" w:author="Mario Ezequiel Scott" w:date="2019-12-29T19:14:00Z">
              <w:rPr/>
            </w:rPrChange>
          </w:rPr>
          <w:delText>.</w:delText>
        </w:r>
      </w:del>
    </w:p>
    <w:p w14:paraId="2D2CD81D" w14:textId="77777777" w:rsidR="00D20A8A" w:rsidRPr="004A4B49" w:rsidRDefault="00D20A8A">
      <w:pPr>
        <w:rPr>
          <w:ins w:id="11870" w:author="tedo gogoladze" w:date="2020-01-06T14:37:00Z"/>
          <w:lang w:val="en-GB"/>
          <w:rPrChange w:id="11871" w:author="Mario Ezequiel Scott" w:date="2019-12-29T19:14:00Z">
            <w:rPr>
              <w:ins w:id="11872" w:author="tedo gogoladze" w:date="2020-01-06T14:37:00Z"/>
            </w:rPr>
          </w:rPrChange>
        </w:rPr>
      </w:pPr>
    </w:p>
    <w:p w14:paraId="4B965233" w14:textId="28F7634E" w:rsidR="00E53B17" w:rsidDel="003B7737" w:rsidRDefault="00E53B17" w:rsidP="003308BF">
      <w:pPr>
        <w:rPr>
          <w:del w:id="11873" w:author="tedo gogoladze" w:date="2020-01-06T14:24:00Z"/>
          <w:lang w:val="en-GB"/>
        </w:rPr>
      </w:pPr>
      <w:r w:rsidRPr="004A4B49">
        <w:rPr>
          <w:lang w:val="en-GB"/>
          <w:rPrChange w:id="11874" w:author="Mario Ezequiel Scott" w:date="2019-12-29T19:14:00Z">
            <w:rPr/>
          </w:rPrChange>
        </w:rPr>
        <w:t xml:space="preserve">I have achieved the main goal of this research by </w:t>
      </w:r>
      <w:proofErr w:type="spellStart"/>
      <w:r w:rsidRPr="004A4B49">
        <w:rPr>
          <w:lang w:val="en-GB"/>
          <w:rPrChange w:id="11875" w:author="Mario Ezequiel Scott" w:date="2019-12-29T19:14:00Z">
            <w:rPr/>
          </w:rPrChange>
        </w:rPr>
        <w:t>analyzing</w:t>
      </w:r>
      <w:proofErr w:type="spellEnd"/>
      <w:r w:rsidRPr="004A4B49">
        <w:rPr>
          <w:lang w:val="en-GB"/>
          <w:rPrChange w:id="11876" w:author="Mario Ezequiel Scott" w:date="2019-12-29T19:14:00Z">
            <w:rPr/>
          </w:rPrChange>
        </w:rPr>
        <w:t xml:space="preserve"> </w:t>
      </w:r>
      <w:del w:id="11877" w:author="tedo gogoladze" w:date="2020-01-06T14:22:00Z">
        <w:r w:rsidRPr="004A4B49" w:rsidDel="00CF72EE">
          <w:rPr>
            <w:lang w:val="en-GB"/>
            <w:rPrChange w:id="11878" w:author="Mario Ezequiel Scott" w:date="2019-12-29T19:14:00Z">
              <w:rPr/>
            </w:rPrChange>
          </w:rPr>
          <w:delText xml:space="preserve">the open source </w:delText>
        </w:r>
      </w:del>
      <w:r w:rsidRPr="004A4B49">
        <w:rPr>
          <w:lang w:val="en-GB"/>
          <w:rPrChange w:id="11879" w:author="Mario Ezequiel Scott" w:date="2019-12-29T19:14:00Z">
            <w:rPr/>
          </w:rPrChange>
        </w:rPr>
        <w:t xml:space="preserve">dataset of the </w:t>
      </w:r>
      <w:del w:id="11880" w:author="tedo gogoladze" w:date="2020-01-06T14:22:00Z">
        <w:r w:rsidRPr="004A4B49" w:rsidDel="00CF72EE">
          <w:rPr>
            <w:lang w:val="en-GB"/>
            <w:rPrChange w:id="11881" w:author="Mario Ezequiel Scott" w:date="2019-12-29T19:14:00Z">
              <w:rPr/>
            </w:rPrChange>
          </w:rPr>
          <w:delText xml:space="preserve">eight </w:delText>
        </w:r>
      </w:del>
      <w:ins w:id="11882" w:author="tedo gogoladze" w:date="2020-01-06T14:22:00Z">
        <w:r w:rsidR="00CF72EE">
          <w:rPr>
            <w:lang w:val="en-GB"/>
          </w:rPr>
          <w:t xml:space="preserve">various </w:t>
        </w:r>
      </w:ins>
      <w:r w:rsidRPr="004A4B49">
        <w:rPr>
          <w:lang w:val="en-GB"/>
          <w:rPrChange w:id="11883" w:author="Mario Ezequiel Scott" w:date="2019-12-29T19:14:00Z">
            <w:rPr/>
          </w:rPrChange>
        </w:rPr>
        <w:t>software develop</w:t>
      </w:r>
      <w:ins w:id="11884" w:author="tedo gogoladze" w:date="2020-01-06T14:22:00Z">
        <w:r w:rsidR="00CF72EE">
          <w:rPr>
            <w:lang w:val="en-GB"/>
          </w:rPr>
          <w:t>m</w:t>
        </w:r>
      </w:ins>
      <w:del w:id="11885" w:author="tedo gogoladze" w:date="2020-01-06T14:22:00Z">
        <w:r w:rsidRPr="004A4B49" w:rsidDel="00CF72EE">
          <w:rPr>
            <w:lang w:val="en-GB"/>
            <w:rPrChange w:id="11886" w:author="Mario Ezequiel Scott" w:date="2019-12-29T19:14:00Z">
              <w:rPr/>
            </w:rPrChange>
          </w:rPr>
          <w:delText>n</w:delText>
        </w:r>
      </w:del>
      <w:r w:rsidRPr="004A4B49">
        <w:rPr>
          <w:lang w:val="en-GB"/>
          <w:rPrChange w:id="11887" w:author="Mario Ezequiel Scott" w:date="2019-12-29T19:14:00Z">
            <w:rPr/>
          </w:rPrChange>
        </w:rPr>
        <w:t>ent teams JIRA logs</w:t>
      </w:r>
      <w:ins w:id="11888" w:author="tedo gogoladze" w:date="2020-01-06T14:22:00Z">
        <w:r w:rsidR="00CF72EE">
          <w:rPr>
            <w:lang w:val="en-GB"/>
          </w:rPr>
          <w:t xml:space="preserve">. </w:t>
        </w:r>
      </w:ins>
      <w:del w:id="11889" w:author="tedo gogoladze" w:date="2020-01-06T14:22:00Z">
        <w:r w:rsidRPr="004A4B49" w:rsidDel="00CF72EE">
          <w:rPr>
            <w:lang w:val="en-GB"/>
            <w:rPrChange w:id="11890" w:author="Mario Ezequiel Scott" w:date="2019-12-29T19:14:00Z">
              <w:rPr/>
            </w:rPrChange>
          </w:rPr>
          <w:delText xml:space="preserve">, however, before going deep into the technical work, there were the high-level questions to answer </w:delText>
        </w:r>
        <w:r w:rsidR="00CA1598" w:rsidRPr="004A4B49" w:rsidDel="00CF72EE">
          <w:rPr>
            <w:lang w:val="en-GB"/>
            <w:rPrChange w:id="11891" w:author="Mario Ezequiel Scott" w:date="2019-12-29T19:14:00Z">
              <w:rPr/>
            </w:rPrChange>
          </w:rPr>
          <w:delText xml:space="preserve">– what personality type assessment methodology to use, and which metrics to </w:delText>
        </w:r>
        <w:r w:rsidR="0094728B" w:rsidRPr="004A4B49" w:rsidDel="00CF72EE">
          <w:rPr>
            <w:lang w:val="en-GB"/>
            <w:rPrChange w:id="11892" w:author="Mario Ezequiel Scott" w:date="2019-12-29T19:14:00Z">
              <w:rPr/>
            </w:rPrChange>
          </w:rPr>
          <w:delText>work on</w:delText>
        </w:r>
        <w:r w:rsidRPr="004A4B49" w:rsidDel="00CF72EE">
          <w:rPr>
            <w:lang w:val="en-GB"/>
            <w:rPrChange w:id="11893" w:author="Mario Ezequiel Scott" w:date="2019-12-29T19:14:00Z">
              <w:rPr/>
            </w:rPrChange>
          </w:rPr>
          <w:delText>.</w:delText>
        </w:r>
      </w:del>
      <w:ins w:id="11894" w:author="tedo gogoladze" w:date="2020-01-06T14:22:00Z">
        <w:r w:rsidR="00CF72EE">
          <w:rPr>
            <w:lang w:val="en-GB"/>
          </w:rPr>
          <w:t xml:space="preserve">Retrieved the </w:t>
        </w:r>
      </w:ins>
      <w:ins w:id="11895" w:author="tedo gogoladze" w:date="2020-01-06T14:23:00Z">
        <w:r w:rsidR="003308BF">
          <w:rPr>
            <w:lang w:val="en-GB"/>
          </w:rPr>
          <w:t xml:space="preserve">big 5 </w:t>
        </w:r>
      </w:ins>
      <w:ins w:id="11896" w:author="tedo gogoladze" w:date="2020-01-06T14:22:00Z">
        <w:r w:rsidR="00CF72EE">
          <w:rPr>
            <w:lang w:val="en-GB"/>
          </w:rPr>
          <w:t>personality types o</w:t>
        </w:r>
      </w:ins>
      <w:ins w:id="11897" w:author="tedo gogoladze" w:date="2020-01-06T14:23:00Z">
        <w:r w:rsidR="00CF72EE">
          <w:rPr>
            <w:lang w:val="en-GB"/>
          </w:rPr>
          <w:t xml:space="preserve">f the developers </w:t>
        </w:r>
      </w:ins>
      <w:ins w:id="11898" w:author="tedo gogoladze" w:date="2020-01-06T14:22:00Z">
        <w:r w:rsidR="00CF72EE">
          <w:rPr>
            <w:lang w:val="en-GB"/>
          </w:rPr>
          <w:t xml:space="preserve">and </w:t>
        </w:r>
      </w:ins>
      <w:ins w:id="11899" w:author="tedo gogoladze" w:date="2020-01-06T14:23:00Z">
        <w:r w:rsidR="00CF72EE">
          <w:rPr>
            <w:lang w:val="en-GB"/>
          </w:rPr>
          <w:t xml:space="preserve">calculated the metrics from the </w:t>
        </w:r>
        <w:r w:rsidR="003308BF">
          <w:rPr>
            <w:lang w:val="en-GB"/>
          </w:rPr>
          <w:t>develop</w:t>
        </w:r>
      </w:ins>
      <w:ins w:id="11900" w:author="tedo gogoladze" w:date="2020-01-06T14:24:00Z">
        <w:r w:rsidR="003308BF">
          <w:rPr>
            <w:lang w:val="en-GB"/>
          </w:rPr>
          <w:t>e</w:t>
        </w:r>
      </w:ins>
      <w:ins w:id="11901" w:author="tedo gogoladze" w:date="2020-01-06T14:23:00Z">
        <w:r w:rsidR="003308BF">
          <w:rPr>
            <w:lang w:val="en-GB"/>
          </w:rPr>
          <w:t>rs</w:t>
        </w:r>
      </w:ins>
      <w:ins w:id="11902" w:author="tedo gogoladze" w:date="2020-01-06T14:24:00Z">
        <w:r w:rsidR="003308BF">
          <w:rPr>
            <w:lang w:val="en-GB"/>
          </w:rPr>
          <w:t>`</w:t>
        </w:r>
      </w:ins>
      <w:ins w:id="11903" w:author="tedo gogoladze" w:date="2020-01-06T14:23:00Z">
        <w:r w:rsidR="003308BF">
          <w:rPr>
            <w:lang w:val="en-GB"/>
          </w:rPr>
          <w:t xml:space="preserve"> contribution logged into the dataset</w:t>
        </w:r>
      </w:ins>
      <w:ins w:id="11904" w:author="tedo gogoladze" w:date="2020-01-06T14:24:00Z">
        <w:r w:rsidR="003308BF">
          <w:rPr>
            <w:lang w:val="en-GB"/>
          </w:rPr>
          <w:t xml:space="preserve">. Next, I have </w:t>
        </w:r>
      </w:ins>
      <w:ins w:id="11905" w:author="tedo gogoladze" w:date="2020-01-06T14:25:00Z">
        <w:r w:rsidR="003308BF">
          <w:rPr>
            <w:lang w:val="en-GB"/>
          </w:rPr>
          <w:t>performed the ass</w:t>
        </w:r>
      </w:ins>
      <w:ins w:id="11906" w:author="tedo gogoladze" w:date="2020-01-06T14:36:00Z">
        <w:r w:rsidR="00D20A8A">
          <w:rPr>
            <w:lang w:val="en-GB"/>
          </w:rPr>
          <w:t>ociation rules mining</w:t>
        </w:r>
      </w:ins>
      <w:ins w:id="11907" w:author="tedo gogoladze" w:date="2020-01-06T14:37:00Z">
        <w:r w:rsidR="00D20A8A">
          <w:rPr>
            <w:lang w:val="en-GB"/>
          </w:rPr>
          <w:t xml:space="preserve"> to study the relationships between the personality traits and the metrics</w:t>
        </w:r>
      </w:ins>
      <w:ins w:id="11908" w:author="tedo gogoladze" w:date="2020-01-06T14:47:00Z">
        <w:r w:rsidR="003B7737">
          <w:rPr>
            <w:lang w:val="en-GB"/>
          </w:rPr>
          <w:t xml:space="preserve"> and finally, I have discussed these relationships to address the research questions.</w:t>
        </w:r>
      </w:ins>
      <w:ins w:id="11909" w:author="tedo gogoladze" w:date="2020-01-06T14:46:00Z">
        <w:r w:rsidR="003B7737">
          <w:rPr>
            <w:lang w:val="en-GB"/>
          </w:rPr>
          <w:t xml:space="preserve"> </w:t>
        </w:r>
      </w:ins>
    </w:p>
    <w:p w14:paraId="123B1D7D" w14:textId="4939334E" w:rsidR="00FA1CE7" w:rsidDel="003B7737" w:rsidRDefault="00065C24">
      <w:pPr>
        <w:rPr>
          <w:del w:id="11910" w:author="tedo gogoladze" w:date="2020-01-06T14:24:00Z"/>
          <w:lang w:val="en-GB"/>
        </w:rPr>
      </w:pPr>
      <w:del w:id="11911" w:author="tedo gogoladze" w:date="2020-01-06T14:24:00Z">
        <w:r w:rsidRPr="004A4B49" w:rsidDel="003308BF">
          <w:rPr>
            <w:lang w:val="en-GB"/>
            <w:rPrChange w:id="11912" w:author="Mario Ezequiel Scott" w:date="2019-12-29T19:14:00Z">
              <w:rPr/>
            </w:rPrChange>
          </w:rPr>
          <w:delText xml:space="preserve">I have started the work with the analysing of the personality traits methodologies. </w:delText>
        </w:r>
        <w:r w:rsidR="002510D6" w:rsidRPr="004A4B49" w:rsidDel="003308BF">
          <w:rPr>
            <w:lang w:val="en-GB"/>
            <w:rPrChange w:id="11913" w:author="Mario Ezequiel Scott" w:date="2019-12-29T19:14:00Z">
              <w:rPr/>
            </w:rPrChange>
          </w:rPr>
          <w:delText xml:space="preserve">There are several models that assess the personality traits, and the decision to use Big 5 personality traits was absed on </w:delText>
        </w:r>
        <w:r w:rsidR="00B449DB" w:rsidRPr="004A4B49" w:rsidDel="003308BF">
          <w:rPr>
            <w:lang w:val="en-GB"/>
            <w:rPrChange w:id="11914" w:author="Mario Ezequiel Scott" w:date="2019-12-29T19:14:00Z">
              <w:rPr/>
            </w:rPrChange>
          </w:rPr>
          <w:delText>it`s accuracy, ease</w:delText>
        </w:r>
        <w:r w:rsidR="002510D6" w:rsidRPr="004A4B49" w:rsidDel="003308BF">
          <w:rPr>
            <w:lang w:val="en-GB"/>
            <w:rPrChange w:id="11915" w:author="Mario Ezequiel Scott" w:date="2019-12-29T19:14:00Z">
              <w:rPr/>
            </w:rPrChange>
          </w:rPr>
          <w:delText xml:space="preserve"> </w:delText>
        </w:r>
        <w:r w:rsidR="00B449DB" w:rsidRPr="004A4B49" w:rsidDel="003308BF">
          <w:rPr>
            <w:lang w:val="en-GB"/>
            <w:rPrChange w:id="11916" w:author="Mario Ezequiel Scott" w:date="2019-12-29T19:14:00Z">
              <w:rPr/>
            </w:rPrChange>
          </w:rPr>
          <w:delText>of usability</w:delText>
        </w:r>
        <w:r w:rsidR="0024396C" w:rsidRPr="004A4B49" w:rsidDel="003308BF">
          <w:rPr>
            <w:lang w:val="en-GB"/>
            <w:rPrChange w:id="11917" w:author="Mario Ezequiel Scott" w:date="2019-12-29T19:14:00Z">
              <w:rPr/>
            </w:rPrChange>
          </w:rPr>
          <w:delText xml:space="preserve">, avaiability to obtain, </w:delText>
        </w:r>
        <w:r w:rsidR="00B449DB" w:rsidRPr="004A4B49" w:rsidDel="003308BF">
          <w:rPr>
            <w:lang w:val="en-GB"/>
            <w:rPrChange w:id="11918" w:author="Mario Ezequiel Scott" w:date="2019-12-29T19:14:00Z">
              <w:rPr/>
            </w:rPrChange>
          </w:rPr>
          <w:delText>and inclusion of the Neuroticism trait that is not covered in the other commonly used methods.</w:delText>
        </w:r>
      </w:del>
    </w:p>
    <w:p w14:paraId="32721286" w14:textId="5D3D7AB1" w:rsidR="003B7737" w:rsidRDefault="003B7737" w:rsidP="003308BF">
      <w:pPr>
        <w:rPr>
          <w:ins w:id="11919" w:author="tedo gogoladze" w:date="2020-01-06T14:48:00Z"/>
          <w:lang w:val="en-GB"/>
        </w:rPr>
      </w:pPr>
    </w:p>
    <w:p w14:paraId="0BBF024B" w14:textId="05E9F7A1" w:rsidR="003B7737" w:rsidRPr="00862023" w:rsidRDefault="003B7737" w:rsidP="003B7737">
      <w:pPr>
        <w:rPr>
          <w:ins w:id="11920" w:author="tedo gogoladze" w:date="2020-01-06T14:48:00Z"/>
          <w:lang w:val="en-GB"/>
        </w:rPr>
      </w:pPr>
      <w:ins w:id="11921" w:author="tedo gogoladze" w:date="2020-01-06T14:48:00Z">
        <w:r>
          <w:rPr>
            <w:lang w:val="en-GB"/>
          </w:rPr>
          <w:t>As for</w:t>
        </w:r>
        <w:r w:rsidRPr="00862023">
          <w:rPr>
            <w:lang w:val="en-GB"/>
          </w:rPr>
          <w:t xml:space="preserve"> the first research question,</w:t>
        </w:r>
      </w:ins>
      <w:ins w:id="11922" w:author="tedo gogoladze" w:date="2020-01-06T14:49:00Z">
        <w:r w:rsidRPr="003B7737">
          <w:rPr>
            <w:sz w:val="22"/>
            <w:szCs w:val="22"/>
            <w:lang w:val="en-GB"/>
          </w:rPr>
          <w:t xml:space="preserve"> </w:t>
        </w:r>
        <w:r w:rsidRPr="00862023">
          <w:rPr>
            <w:sz w:val="22"/>
            <w:szCs w:val="22"/>
            <w:lang w:val="en-GB"/>
          </w:rPr>
          <w:t>How Big 5 Personality Traits model is related to the frequently used metrics in Agile</w:t>
        </w:r>
      </w:ins>
      <w:ins w:id="11923" w:author="tedo gogoladze" w:date="2020-01-06T14:48:00Z">
        <w:r>
          <w:rPr>
            <w:lang w:val="en-GB"/>
          </w:rPr>
          <w:t xml:space="preserve">, </w:t>
        </w:r>
        <w:r w:rsidRPr="00862023">
          <w:rPr>
            <w:lang w:val="en-GB"/>
          </w:rPr>
          <w:t xml:space="preserve">there were several significant relationships between the studied agile metrics and </w:t>
        </w:r>
        <w:r>
          <w:rPr>
            <w:lang w:val="en-GB"/>
          </w:rPr>
          <w:t xml:space="preserve">the </w:t>
        </w:r>
        <w:proofErr w:type="gramStart"/>
        <w:r w:rsidRPr="00862023">
          <w:rPr>
            <w:lang w:val="en-GB"/>
          </w:rPr>
          <w:t>developers</w:t>
        </w:r>
        <w:proofErr w:type="gramEnd"/>
        <w:r w:rsidRPr="00862023">
          <w:rPr>
            <w:lang w:val="en-GB"/>
          </w:rPr>
          <w:t xml:space="preserve"> personalit</w:t>
        </w:r>
        <w:r>
          <w:rPr>
            <w:lang w:val="en-GB"/>
          </w:rPr>
          <w:t>y traits</w:t>
        </w:r>
        <w:r w:rsidRPr="00862023">
          <w:rPr>
            <w:lang w:val="en-GB"/>
          </w:rPr>
          <w:t xml:space="preserve">. </w:t>
        </w:r>
        <w:r w:rsidRPr="004A4B49">
          <w:rPr>
            <w:lang w:val="en-GB"/>
          </w:rPr>
          <w:t>First</w:t>
        </w:r>
        <w:r w:rsidRPr="00862023">
          <w:rPr>
            <w:lang w:val="en-GB"/>
          </w:rPr>
          <w:t xml:space="preserve">, all personality traits tend to finish their task and mark them done. Secondly, the developers with the negative score range of the Neuroticism and the positive score of the rest of the traits are </w:t>
        </w:r>
        <w:proofErr w:type="spellStart"/>
        <w:r w:rsidRPr="00862023">
          <w:rPr>
            <w:lang w:val="en-GB"/>
          </w:rPr>
          <w:t>favoring</w:t>
        </w:r>
        <w:proofErr w:type="spellEnd"/>
        <w:r w:rsidRPr="00862023">
          <w:rPr>
            <w:lang w:val="en-GB"/>
          </w:rPr>
          <w:t xml:space="preserve"> the low complexity estimation of their tasks. Furthermore, developers with the openness, conscientiousness, extraversion, agreeableness, and the ones with high neuroticism are spending low time on the actual development of their tasks. Additionally, the developers with low score of conscientiousness, extraversion and agreeableness, and the ones with higher score of neuroticism personality trait frequently set their task priority to high. Considering the bigger picture of all the personality traits, it was evident that the developers with the low level of the neuroticism have the similar preferences of the metrics, as the developers with the high level of the rest of the personality traits, and vice versa. It is reviewed in discussion paragraph, that the results of the research can be beneficial for both, management of the software development teams to improve the performance, meet the set goals and be more precise in the analysis and forecast of the upcoming results, and also for the software developers, to be aware of the possible links of their personality traits to the certain work outcomes</w:t>
        </w:r>
      </w:ins>
    </w:p>
    <w:p w14:paraId="1A98B43E" w14:textId="430B4003" w:rsidR="003B7737" w:rsidRDefault="003B7737" w:rsidP="003308BF">
      <w:pPr>
        <w:rPr>
          <w:ins w:id="11924" w:author="tedo gogoladze" w:date="2020-01-06T14:50:00Z"/>
          <w:lang w:val="en-GB"/>
        </w:rPr>
      </w:pPr>
    </w:p>
    <w:p w14:paraId="25081110" w14:textId="28C75AEA" w:rsidR="00065C24" w:rsidRPr="004A4B49" w:rsidDel="003308BF" w:rsidRDefault="003B7737" w:rsidP="003B7737">
      <w:pPr>
        <w:rPr>
          <w:del w:id="11925" w:author="tedo gogoladze" w:date="2020-01-06T14:24:00Z"/>
          <w:lang w:val="en-GB"/>
          <w:rPrChange w:id="11926" w:author="Mario Ezequiel Scott" w:date="2019-12-29T19:14:00Z">
            <w:rPr>
              <w:del w:id="11927" w:author="tedo gogoladze" w:date="2020-01-06T14:24:00Z"/>
            </w:rPr>
          </w:rPrChange>
        </w:rPr>
        <w:pPrChange w:id="11928" w:author="tedo gogoladze" w:date="2020-01-06T14:50:00Z">
          <w:pPr/>
        </w:pPrChange>
      </w:pPr>
      <w:ins w:id="11929" w:author="tedo gogoladze" w:date="2020-01-06T14:50:00Z">
        <w:r>
          <w:rPr>
            <w:lang w:val="en-GB"/>
          </w:rPr>
          <w:t>With</w:t>
        </w:r>
        <w:r w:rsidRPr="00862023">
          <w:rPr>
            <w:lang w:val="en-GB"/>
          </w:rPr>
          <w:t xml:space="preserve"> regard to the second research question</w:t>
        </w:r>
        <w:r>
          <w:rPr>
            <w:lang w:val="en-GB"/>
          </w:rPr>
          <w:t>,</w:t>
        </w:r>
        <w:r w:rsidRPr="00862023">
          <w:rPr>
            <w:lang w:val="en-GB"/>
          </w:rPr>
          <w:t xml:space="preserve"> </w:t>
        </w:r>
        <w:r w:rsidRPr="00862023">
          <w:rPr>
            <w:sz w:val="23"/>
            <w:szCs w:val="23"/>
            <w:lang w:val="en-GB"/>
          </w:rPr>
          <w:t>how the Big 5 personality traits and the Agile metrics are linked according to the previous studies</w:t>
        </w:r>
        <w:r w:rsidRPr="00862023">
          <w:rPr>
            <w:lang w:val="en-GB"/>
          </w:rPr>
          <w:t xml:space="preserve">, I have </w:t>
        </w:r>
        <w:r>
          <w:rPr>
            <w:lang w:val="en-GB"/>
          </w:rPr>
          <w:t xml:space="preserve">found that the results from this research are consistent with previous </w:t>
        </w:r>
        <w:r w:rsidRPr="00862023">
          <w:rPr>
            <w:lang w:val="en-GB"/>
          </w:rPr>
          <w:t>studies</w:t>
        </w:r>
        <w:r>
          <w:rPr>
            <w:lang w:val="en-GB"/>
          </w:rPr>
          <w:t xml:space="preserve"> [1][8]</w:t>
        </w:r>
        <w:r w:rsidRPr="00862023">
          <w:rPr>
            <w:lang w:val="en-GB"/>
          </w:rPr>
          <w:t xml:space="preserve">. As </w:t>
        </w:r>
        <w:r>
          <w:rPr>
            <w:lang w:val="en-GB"/>
          </w:rPr>
          <w:t>a</w:t>
        </w:r>
        <w:r w:rsidRPr="00862023">
          <w:rPr>
            <w:lang w:val="en-GB"/>
          </w:rPr>
          <w:t xml:space="preserve"> result, more than the half of </w:t>
        </w:r>
        <w:r>
          <w:rPr>
            <w:lang w:val="en-GB"/>
          </w:rPr>
          <w:t>the</w:t>
        </w:r>
        <w:r w:rsidRPr="00862023">
          <w:rPr>
            <w:lang w:val="en-GB"/>
          </w:rPr>
          <w:t xml:space="preserve"> </w:t>
        </w:r>
        <w:r>
          <w:rPr>
            <w:lang w:val="en-GB"/>
          </w:rPr>
          <w:t xml:space="preserve">association </w:t>
        </w:r>
        <w:r w:rsidRPr="00862023">
          <w:rPr>
            <w:lang w:val="en-GB"/>
          </w:rPr>
          <w:t>rules</w:t>
        </w:r>
        <w:r>
          <w:rPr>
            <w:lang w:val="en-GB"/>
          </w:rPr>
          <w:t xml:space="preserve"> found by Scott et al.</w:t>
        </w:r>
        <w:r w:rsidRPr="00862023">
          <w:rPr>
            <w:lang w:val="en-GB"/>
          </w:rPr>
          <w:t xml:space="preserve"> (16 out of 30) </w:t>
        </w:r>
        <w:r>
          <w:rPr>
            <w:lang w:val="en-GB"/>
          </w:rPr>
          <w:t xml:space="preserve">are consistent </w:t>
        </w:r>
        <w:r w:rsidRPr="00862023">
          <w:rPr>
            <w:lang w:val="en-GB"/>
          </w:rPr>
          <w:t xml:space="preserve">and reliable within this research as well, that leads to the conclusion, that there is </w:t>
        </w:r>
        <w:r>
          <w:rPr>
            <w:lang w:val="en-GB"/>
          </w:rPr>
          <w:t>a</w:t>
        </w:r>
        <w:r w:rsidRPr="00862023">
          <w:rPr>
            <w:lang w:val="en-GB"/>
          </w:rPr>
          <w:t xml:space="preserve"> link of the developers personality traits and their performances</w:t>
        </w:r>
      </w:ins>
      <w:del w:id="11930" w:author="tedo gogoladze" w:date="2020-01-06T14:24:00Z">
        <w:r w:rsidR="00FA1CE7" w:rsidRPr="004A4B49" w:rsidDel="003308BF">
          <w:rPr>
            <w:lang w:val="en-GB"/>
            <w:rPrChange w:id="11931" w:author="Mario Ezequiel Scott" w:date="2019-12-29T19:14:00Z">
              <w:rPr/>
            </w:rPrChange>
          </w:rPr>
          <w:delText xml:space="preserve">Similarily, I have </w:delText>
        </w:r>
        <w:r w:rsidR="00F37246" w:rsidRPr="004A4B49" w:rsidDel="003308BF">
          <w:rPr>
            <w:lang w:val="en-GB"/>
            <w:rPrChange w:id="11932" w:author="Mario Ezequiel Scott" w:date="2019-12-29T19:14:00Z">
              <w:rPr/>
            </w:rPrChange>
          </w:rPr>
          <w:delText>explored the agile software development metrics that would be suitable for this research.</w:delText>
        </w:r>
        <w:r w:rsidR="00EE2346" w:rsidRPr="004A4B49" w:rsidDel="003308BF">
          <w:rPr>
            <w:lang w:val="en-GB"/>
            <w:rPrChange w:id="11933" w:author="Mario Ezequiel Scott" w:date="2019-12-29T19:14:00Z">
              <w:rPr/>
            </w:rPrChange>
          </w:rPr>
          <w:delText xml:space="preserve"> Previously pulished systematic literature review of the highly influential metrics, applicability of these metrics on my paper, and the availability of these metrics in the dataset I used, were the main indicators to decide which metrics to use.</w:delText>
        </w:r>
      </w:del>
    </w:p>
    <w:p w14:paraId="04A78387" w14:textId="339B2BA7" w:rsidR="00065C24" w:rsidRPr="004A4B49" w:rsidDel="003308BF" w:rsidRDefault="00885A42" w:rsidP="003B7737">
      <w:pPr>
        <w:rPr>
          <w:del w:id="11934" w:author="tedo gogoladze" w:date="2020-01-06T14:24:00Z"/>
          <w:lang w:val="en-GB"/>
          <w:rPrChange w:id="11935" w:author="Mario Ezequiel Scott" w:date="2019-12-29T19:14:00Z">
            <w:rPr>
              <w:del w:id="11936" w:author="tedo gogoladze" w:date="2020-01-06T14:24:00Z"/>
            </w:rPr>
          </w:rPrChange>
        </w:rPr>
        <w:pPrChange w:id="11937" w:author="tedo gogoladze" w:date="2020-01-06T14:50:00Z">
          <w:pPr/>
        </w:pPrChange>
      </w:pPr>
      <w:del w:id="11938" w:author="tedo gogoladze" w:date="2020-01-06T14:24:00Z">
        <w:r w:rsidRPr="004A4B49" w:rsidDel="003308BF">
          <w:rPr>
            <w:lang w:val="en-GB"/>
            <w:rPrChange w:id="11939" w:author="Mario Ezequiel Scott" w:date="2019-12-29T19:14:00Z">
              <w:rPr/>
            </w:rPrChange>
          </w:rPr>
          <w:delText xml:space="preserve">After </w:delText>
        </w:r>
        <w:r w:rsidR="0014239B" w:rsidRPr="004A4B49" w:rsidDel="003308BF">
          <w:rPr>
            <w:lang w:val="en-GB"/>
            <w:rPrChange w:id="11940" w:author="Mario Ezequiel Scott" w:date="2019-12-29T19:14:00Z">
              <w:rPr/>
            </w:rPrChange>
          </w:rPr>
          <w:delText xml:space="preserve">the initial </w:delText>
        </w:r>
        <w:r w:rsidRPr="004A4B49" w:rsidDel="003308BF">
          <w:rPr>
            <w:lang w:val="en-GB"/>
            <w:rPrChange w:id="11941" w:author="Mario Ezequiel Scott" w:date="2019-12-29T19:14:00Z">
              <w:rPr/>
            </w:rPrChange>
          </w:rPr>
          <w:delText>revieew</w:delText>
        </w:r>
        <w:r w:rsidR="0014239B" w:rsidRPr="004A4B49" w:rsidDel="003308BF">
          <w:rPr>
            <w:lang w:val="en-GB"/>
            <w:rPrChange w:id="11942" w:author="Mario Ezequiel Scott" w:date="2019-12-29T19:14:00Z">
              <w:rPr/>
            </w:rPrChange>
          </w:rPr>
          <w:delText xml:space="preserve"> of the </w:delText>
        </w:r>
        <w:r w:rsidR="00F85650" w:rsidRPr="004A4B49" w:rsidDel="003308BF">
          <w:rPr>
            <w:lang w:val="en-GB"/>
            <w:rPrChange w:id="11943" w:author="Mario Ezequiel Scott" w:date="2019-12-29T19:14:00Z">
              <w:rPr/>
            </w:rPrChange>
          </w:rPr>
          <w:delText xml:space="preserve">datasets, </w:delText>
        </w:r>
        <w:r w:rsidR="004838C6" w:rsidRPr="004A4B49" w:rsidDel="003308BF">
          <w:rPr>
            <w:lang w:val="en-GB"/>
            <w:rPrChange w:id="11944" w:author="Mario Ezequiel Scott" w:date="2019-12-29T19:14:00Z">
              <w:rPr/>
            </w:rPrChange>
          </w:rPr>
          <w:delText xml:space="preserve">it was needed to retrieve the </w:delText>
        </w:r>
        <w:r w:rsidR="00210A7D" w:rsidRPr="004A4B49" w:rsidDel="003308BF">
          <w:rPr>
            <w:lang w:val="en-GB"/>
            <w:rPrChange w:id="11945" w:author="Mario Ezequiel Scott" w:date="2019-12-29T19:14:00Z">
              <w:rPr/>
            </w:rPrChange>
          </w:rPr>
          <w:delText>personality traits and the agile performance metrics for the developers.</w:delText>
        </w:r>
        <w:r w:rsidR="00453EC4" w:rsidRPr="004A4B49" w:rsidDel="003308BF">
          <w:rPr>
            <w:lang w:val="en-GB"/>
            <w:rPrChange w:id="11946" w:author="Mario Ezequiel Scott" w:date="2019-12-29T19:14:00Z">
              <w:rPr/>
            </w:rPrChange>
          </w:rPr>
          <w:delText xml:space="preserve"> To get the software developer metrics, IBM Watson Personality Insights API was used, which requires the text of 600 words as an input written by a particular person</w:delText>
        </w:r>
        <w:r w:rsidR="00603391" w:rsidRPr="004A4B49" w:rsidDel="003308BF">
          <w:rPr>
            <w:lang w:val="en-GB"/>
            <w:rPrChange w:id="11947" w:author="Mario Ezequiel Scott" w:date="2019-12-29T19:14:00Z">
              <w:rPr/>
            </w:rPrChange>
          </w:rPr>
          <w:delText>, meaning that there was a need of the text input</w:delText>
        </w:r>
        <w:r w:rsidR="002F1601" w:rsidRPr="004A4B49" w:rsidDel="003308BF">
          <w:rPr>
            <w:lang w:val="en-GB"/>
            <w:rPrChange w:id="11948" w:author="Mario Ezequiel Scott" w:date="2019-12-29T19:14:00Z">
              <w:rPr/>
            </w:rPrChange>
          </w:rPr>
          <w:delText xml:space="preserve"> that would be reported by the software developers. </w:delText>
        </w:r>
        <w:r w:rsidR="00FC183F" w:rsidRPr="004A4B49" w:rsidDel="003308BF">
          <w:rPr>
            <w:lang w:val="en-GB"/>
            <w:rPrChange w:id="11949" w:author="Mario Ezequiel Scott" w:date="2019-12-29T19:14:00Z">
              <w:rPr/>
            </w:rPrChange>
          </w:rPr>
          <w:delText>The dataset had the number of the textfields that was filled by the developers, but most of these fields were filled with the code snippets and the system logs, that were automatically pasted into there. I have used the text mining techniques and</w:delText>
        </w:r>
        <w:r w:rsidR="00A15C1F" w:rsidRPr="004A4B49" w:rsidDel="003308BF">
          <w:rPr>
            <w:lang w:val="en-GB"/>
            <w:rPrChange w:id="11950" w:author="Mario Ezequiel Scott" w:date="2019-12-29T19:14:00Z">
              <w:rPr/>
            </w:rPrChange>
          </w:rPr>
          <w:delText xml:space="preserve"> around 30 different pattern groups of </w:delText>
        </w:r>
        <w:r w:rsidR="00FC183F" w:rsidRPr="004A4B49" w:rsidDel="003308BF">
          <w:rPr>
            <w:lang w:val="en-GB"/>
            <w:rPrChange w:id="11951" w:author="Mario Ezequiel Scott" w:date="2019-12-29T19:14:00Z">
              <w:rPr/>
            </w:rPrChange>
          </w:rPr>
          <w:delText>regular expression</w:delText>
        </w:r>
        <w:r w:rsidR="00A15C1F" w:rsidRPr="004A4B49" w:rsidDel="003308BF">
          <w:rPr>
            <w:lang w:val="en-GB"/>
            <w:rPrChange w:id="11952" w:author="Mario Ezequiel Scott" w:date="2019-12-29T19:14:00Z">
              <w:rPr/>
            </w:rPrChange>
          </w:rPr>
          <w:delText>s</w:delText>
        </w:r>
        <w:r w:rsidR="00FC183F" w:rsidRPr="004A4B49" w:rsidDel="003308BF">
          <w:rPr>
            <w:lang w:val="en-GB"/>
            <w:rPrChange w:id="11953" w:author="Mario Ezequiel Scott" w:date="2019-12-29T19:14:00Z">
              <w:rPr/>
            </w:rPrChange>
          </w:rPr>
          <w:delText xml:space="preserve"> to clean the machine-generated texts and code snippets</w:delText>
        </w:r>
        <w:r w:rsidR="00CB2FEC" w:rsidRPr="004A4B49" w:rsidDel="003308BF">
          <w:rPr>
            <w:lang w:val="en-GB"/>
            <w:rPrChange w:id="11954" w:author="Mario Ezequiel Scott" w:date="2019-12-29T19:14:00Z">
              <w:rPr/>
            </w:rPrChange>
          </w:rPr>
          <w:delText xml:space="preserve"> and combined them for each developer. In the end, we get exactly 100 developers that had the sufficient number of texts written and </w:delText>
        </w:r>
        <w:r w:rsidR="00BD5242" w:rsidRPr="004A4B49" w:rsidDel="003308BF">
          <w:rPr>
            <w:lang w:val="en-GB"/>
            <w:rPrChange w:id="11955" w:author="Mario Ezequiel Scott" w:date="2019-12-29T19:14:00Z">
              <w:rPr/>
            </w:rPrChange>
          </w:rPr>
          <w:delText xml:space="preserve">then these texts were inputted in </w:delText>
        </w:r>
        <w:r w:rsidR="00CB2FEC" w:rsidRPr="004A4B49" w:rsidDel="003308BF">
          <w:rPr>
            <w:lang w:val="en-GB"/>
            <w:rPrChange w:id="11956" w:author="Mario Ezequiel Scott" w:date="2019-12-29T19:14:00Z">
              <w:rPr/>
            </w:rPrChange>
          </w:rPr>
          <w:delText>IBM Watson Personality Insights.</w:delText>
        </w:r>
        <w:r w:rsidR="00C964DC" w:rsidRPr="004A4B49" w:rsidDel="003308BF">
          <w:rPr>
            <w:lang w:val="en-GB"/>
            <w:rPrChange w:id="11957" w:author="Mario Ezequiel Scott" w:date="2019-12-29T19:14:00Z">
              <w:rPr/>
            </w:rPrChange>
          </w:rPr>
          <w:delText xml:space="preserve"> As a result, we get the Big 5 personality trait assessment for 100 software developers</w:delText>
        </w:r>
        <w:r w:rsidR="00B6321E" w:rsidRPr="004A4B49" w:rsidDel="003308BF">
          <w:rPr>
            <w:lang w:val="en-GB"/>
            <w:rPrChange w:id="11958" w:author="Mario Ezequiel Scott" w:date="2019-12-29T19:14:00Z">
              <w:rPr/>
            </w:rPrChange>
          </w:rPr>
          <w:delText>.</w:delText>
        </w:r>
        <w:r w:rsidR="005A2F94" w:rsidRPr="004A4B49" w:rsidDel="003308BF">
          <w:rPr>
            <w:lang w:val="en-GB"/>
            <w:rPrChange w:id="11959" w:author="Mario Ezequiel Scott" w:date="2019-12-29T19:14:00Z">
              <w:rPr/>
            </w:rPrChange>
          </w:rPr>
          <w:delText xml:space="preserve"> </w:delText>
        </w:r>
      </w:del>
    </w:p>
    <w:p w14:paraId="1908D2AF" w14:textId="403E0A82" w:rsidR="009678CF" w:rsidRPr="004A4B49" w:rsidDel="003B7737" w:rsidRDefault="005A2F94" w:rsidP="003B7737">
      <w:pPr>
        <w:rPr>
          <w:del w:id="11960" w:author="tedo gogoladze" w:date="2020-01-06T14:48:00Z"/>
          <w:lang w:val="en-GB"/>
          <w:rPrChange w:id="11961" w:author="Mario Ezequiel Scott" w:date="2019-12-29T19:14:00Z">
            <w:rPr>
              <w:del w:id="11962" w:author="tedo gogoladze" w:date="2020-01-06T14:48:00Z"/>
            </w:rPr>
          </w:rPrChange>
        </w:rPr>
        <w:pPrChange w:id="11963" w:author="tedo gogoladze" w:date="2020-01-06T14:50:00Z">
          <w:pPr/>
        </w:pPrChange>
      </w:pPr>
      <w:del w:id="11964" w:author="tedo gogoladze" w:date="2020-01-06T14:24:00Z">
        <w:r w:rsidRPr="004A4B49" w:rsidDel="003308BF">
          <w:rPr>
            <w:lang w:val="en-GB"/>
            <w:rPrChange w:id="11965" w:author="Mario Ezequiel Scott" w:date="2019-12-29T19:14:00Z">
              <w:rPr/>
            </w:rPrChange>
          </w:rPr>
          <w:delText>Afterwards, I have calculated the metrics per each user and each only for the 100 developers mentioned in the former paragraph</w:delText>
        </w:r>
        <w:r w:rsidR="003A4364" w:rsidRPr="004A4B49" w:rsidDel="003308BF">
          <w:rPr>
            <w:lang w:val="en-GB"/>
            <w:rPrChange w:id="11966" w:author="Mario Ezequiel Scott" w:date="2019-12-29T19:14:00Z">
              <w:rPr/>
            </w:rPrChange>
          </w:rPr>
          <w:delText xml:space="preserve"> from the same Jira dataset</w:delText>
        </w:r>
        <w:r w:rsidRPr="004A4B49" w:rsidDel="003308BF">
          <w:rPr>
            <w:lang w:val="en-GB"/>
            <w:rPrChange w:id="11967" w:author="Mario Ezequiel Scott" w:date="2019-12-29T19:14:00Z">
              <w:rPr/>
            </w:rPrChange>
          </w:rPr>
          <w:delText>. In total, there were</w:delText>
        </w:r>
        <w:r w:rsidR="00711F28" w:rsidRPr="004A4B49" w:rsidDel="003308BF">
          <w:rPr>
            <w:lang w:val="en-GB"/>
            <w:rPrChange w:id="11968" w:author="Mario Ezequiel Scott" w:date="2019-12-29T19:14:00Z">
              <w:rPr/>
            </w:rPrChange>
          </w:rPr>
          <w:delText xml:space="preserve"> 8093</w:delText>
        </w:r>
        <w:r w:rsidRPr="004A4B49" w:rsidDel="003308BF">
          <w:rPr>
            <w:lang w:val="en-GB"/>
            <w:rPrChange w:id="11969" w:author="Mario Ezequiel Scott" w:date="2019-12-29T19:14:00Z">
              <w:rPr/>
            </w:rPrChange>
          </w:rPr>
          <w:delText xml:space="preserve"> </w:delText>
        </w:r>
      </w:del>
      <w:del w:id="11970" w:author="tedo gogoladze" w:date="2020-01-04T18:28:00Z">
        <w:r w:rsidR="00711F28" w:rsidRPr="004A4B49" w:rsidDel="00914E90">
          <w:rPr>
            <w:lang w:val="en-GB"/>
            <w:rPrChange w:id="11971" w:author="Mario Ezequiel Scott" w:date="2019-12-29T19:14:00Z">
              <w:rPr/>
            </w:rPrChange>
          </w:rPr>
          <w:delText xml:space="preserve">rows </w:delText>
        </w:r>
      </w:del>
      <w:del w:id="11972" w:author="tedo gogoladze" w:date="2020-01-06T14:24:00Z">
        <w:r w:rsidR="00711F28" w:rsidRPr="004A4B49" w:rsidDel="003308BF">
          <w:rPr>
            <w:lang w:val="en-GB"/>
            <w:rPrChange w:id="11973" w:author="Mario Ezequiel Scott" w:date="2019-12-29T19:14:00Z">
              <w:rPr/>
            </w:rPrChange>
          </w:rPr>
          <w:delText xml:space="preserve">of </w:delText>
        </w:r>
        <w:r w:rsidRPr="004A4B49" w:rsidDel="003308BF">
          <w:rPr>
            <w:lang w:val="en-GB"/>
            <w:rPrChange w:id="11974" w:author="Mario Ezequiel Scott" w:date="2019-12-29T19:14:00Z">
              <w:rPr/>
            </w:rPrChange>
          </w:rPr>
          <w:delText>actual development time</w:delText>
        </w:r>
        <w:r w:rsidR="00711F28" w:rsidRPr="004A4B49" w:rsidDel="003308BF">
          <w:rPr>
            <w:lang w:val="en-GB"/>
            <w:rPrChange w:id="11975" w:author="Mario Ezequiel Scott" w:date="2019-12-29T19:14:00Z">
              <w:rPr/>
            </w:rPrChange>
          </w:rPr>
          <w:delText xml:space="preserve"> metric</w:delText>
        </w:r>
        <w:r w:rsidRPr="004A4B49" w:rsidDel="003308BF">
          <w:rPr>
            <w:lang w:val="en-GB"/>
            <w:rPrChange w:id="11976" w:author="Mario Ezequiel Scott" w:date="2019-12-29T19:14:00Z">
              <w:rPr/>
            </w:rPrChange>
          </w:rPr>
          <w:delText xml:space="preserve">, </w:delText>
        </w:r>
        <w:r w:rsidR="00C43825" w:rsidRPr="004A4B49" w:rsidDel="003308BF">
          <w:rPr>
            <w:lang w:val="en-GB"/>
            <w:rPrChange w:id="11977" w:author="Mario Ezequiel Scott" w:date="2019-12-29T19:14:00Z">
              <w:rPr/>
            </w:rPrChange>
          </w:rPr>
          <w:delText xml:space="preserve">21585 </w:delText>
        </w:r>
      </w:del>
      <w:del w:id="11978" w:author="tedo gogoladze" w:date="2020-01-04T18:28:00Z">
        <w:r w:rsidR="00711F28" w:rsidRPr="004A4B49" w:rsidDel="00914E90">
          <w:rPr>
            <w:lang w:val="en-GB"/>
            <w:rPrChange w:id="11979" w:author="Mario Ezequiel Scott" w:date="2019-12-29T19:14:00Z">
              <w:rPr/>
            </w:rPrChange>
          </w:rPr>
          <w:delText xml:space="preserve">rows </w:delText>
        </w:r>
      </w:del>
      <w:del w:id="11980" w:author="tedo gogoladze" w:date="2020-01-06T14:24:00Z">
        <w:r w:rsidR="00711F28" w:rsidRPr="004A4B49" w:rsidDel="003308BF">
          <w:rPr>
            <w:lang w:val="en-GB"/>
            <w:rPrChange w:id="11981" w:author="Mario Ezequiel Scott" w:date="2019-12-29T19:14:00Z">
              <w:rPr/>
            </w:rPrChange>
          </w:rPr>
          <w:delText xml:space="preserve">of </w:delText>
        </w:r>
        <w:r w:rsidRPr="004A4B49" w:rsidDel="003308BF">
          <w:rPr>
            <w:lang w:val="en-GB"/>
            <w:rPrChange w:id="11982" w:author="Mario Ezequiel Scott" w:date="2019-12-29T19:14:00Z">
              <w:rPr/>
            </w:rPrChange>
          </w:rPr>
          <w:delText xml:space="preserve">task status, </w:delText>
        </w:r>
        <w:r w:rsidR="0080090F" w:rsidRPr="004A4B49" w:rsidDel="003308BF">
          <w:rPr>
            <w:lang w:val="en-GB"/>
            <w:rPrChange w:id="11983" w:author="Mario Ezequiel Scott" w:date="2019-12-29T19:14:00Z">
              <w:rPr/>
            </w:rPrChange>
          </w:rPr>
          <w:delText xml:space="preserve">4796 </w:delText>
        </w:r>
      </w:del>
      <w:del w:id="11984" w:author="tedo gogoladze" w:date="2020-01-04T18:28:00Z">
        <w:r w:rsidR="0080090F" w:rsidRPr="004A4B49" w:rsidDel="00914E90">
          <w:rPr>
            <w:lang w:val="en-GB"/>
            <w:rPrChange w:id="11985" w:author="Mario Ezequiel Scott" w:date="2019-12-29T19:14:00Z">
              <w:rPr/>
            </w:rPrChange>
          </w:rPr>
          <w:delText xml:space="preserve">rows </w:delText>
        </w:r>
      </w:del>
      <w:del w:id="11986" w:author="tedo gogoladze" w:date="2020-01-06T14:24:00Z">
        <w:r w:rsidR="0080090F" w:rsidRPr="004A4B49" w:rsidDel="003308BF">
          <w:rPr>
            <w:lang w:val="en-GB"/>
            <w:rPrChange w:id="11987" w:author="Mario Ezequiel Scott" w:date="2019-12-29T19:14:00Z">
              <w:rPr/>
            </w:rPrChange>
          </w:rPr>
          <w:delText xml:space="preserve">of </w:delText>
        </w:r>
        <w:r w:rsidRPr="004A4B49" w:rsidDel="003308BF">
          <w:rPr>
            <w:lang w:val="en-GB"/>
            <w:rPrChange w:id="11988" w:author="Mario Ezequiel Scott" w:date="2019-12-29T19:14:00Z">
              <w:rPr/>
            </w:rPrChange>
          </w:rPr>
          <w:delText>task prioritization</w:delText>
        </w:r>
        <w:r w:rsidR="00711F28" w:rsidRPr="004A4B49" w:rsidDel="003308BF">
          <w:rPr>
            <w:lang w:val="en-GB"/>
            <w:rPrChange w:id="11989" w:author="Mario Ezequiel Scott" w:date="2019-12-29T19:14:00Z">
              <w:rPr/>
            </w:rPrChange>
          </w:rPr>
          <w:delText xml:space="preserve"> and</w:delText>
        </w:r>
        <w:r w:rsidRPr="004A4B49" w:rsidDel="003308BF">
          <w:rPr>
            <w:lang w:val="en-GB"/>
            <w:rPrChange w:id="11990" w:author="Mario Ezequiel Scott" w:date="2019-12-29T19:14:00Z">
              <w:rPr/>
            </w:rPrChange>
          </w:rPr>
          <w:delText xml:space="preserve"> </w:delText>
        </w:r>
        <w:r w:rsidR="0080090F" w:rsidRPr="004A4B49" w:rsidDel="003308BF">
          <w:rPr>
            <w:lang w:val="en-GB"/>
            <w:rPrChange w:id="11991" w:author="Mario Ezequiel Scott" w:date="2019-12-29T19:14:00Z">
              <w:rPr/>
            </w:rPrChange>
          </w:rPr>
          <w:delText xml:space="preserve">6840 </w:delText>
        </w:r>
      </w:del>
      <w:del w:id="11992" w:author="tedo gogoladze" w:date="2020-01-04T18:28:00Z">
        <w:r w:rsidR="0080090F" w:rsidRPr="004A4B49" w:rsidDel="00914E90">
          <w:rPr>
            <w:lang w:val="en-GB"/>
            <w:rPrChange w:id="11993" w:author="Mario Ezequiel Scott" w:date="2019-12-29T19:14:00Z">
              <w:rPr/>
            </w:rPrChange>
          </w:rPr>
          <w:delText xml:space="preserve">rows </w:delText>
        </w:r>
      </w:del>
      <w:del w:id="11994" w:author="tedo gogoladze" w:date="2020-01-06T14:24:00Z">
        <w:r w:rsidR="0080090F" w:rsidRPr="004A4B49" w:rsidDel="003308BF">
          <w:rPr>
            <w:lang w:val="en-GB"/>
            <w:rPrChange w:id="11995" w:author="Mario Ezequiel Scott" w:date="2019-12-29T19:14:00Z">
              <w:rPr/>
            </w:rPrChange>
          </w:rPr>
          <w:delText xml:space="preserve">of </w:delText>
        </w:r>
        <w:r w:rsidRPr="004A4B49" w:rsidDel="003308BF">
          <w:rPr>
            <w:lang w:val="en-GB"/>
            <w:rPrChange w:id="11996" w:author="Mario Ezequiel Scott" w:date="2019-12-29T19:14:00Z">
              <w:rPr/>
            </w:rPrChange>
          </w:rPr>
          <w:delText xml:space="preserve">task </w:delText>
        </w:r>
      </w:del>
      <w:del w:id="11997" w:author="tedo gogoladze" w:date="2020-01-04T19:36:00Z">
        <w:r w:rsidRPr="004A4B49" w:rsidDel="00D5742E">
          <w:rPr>
            <w:lang w:val="en-GB"/>
            <w:rPrChange w:id="11998" w:author="Mario Ezequiel Scott" w:date="2019-12-29T19:14:00Z">
              <w:rPr/>
            </w:rPrChange>
          </w:rPr>
          <w:delText xml:space="preserve">complexity </w:delText>
        </w:r>
      </w:del>
      <w:del w:id="11999" w:author="tedo gogoladze" w:date="2020-01-06T14:24:00Z">
        <w:r w:rsidRPr="004A4B49" w:rsidDel="003308BF">
          <w:rPr>
            <w:lang w:val="en-GB"/>
            <w:rPrChange w:id="12000" w:author="Mario Ezequiel Scott" w:date="2019-12-29T19:14:00Z">
              <w:rPr/>
            </w:rPrChange>
          </w:rPr>
          <w:delText>estimate</w:delText>
        </w:r>
        <w:r w:rsidR="00711F28" w:rsidRPr="004A4B49" w:rsidDel="003308BF">
          <w:rPr>
            <w:lang w:val="en-GB"/>
            <w:rPrChange w:id="12001" w:author="Mario Ezequiel Scott" w:date="2019-12-29T19:14:00Z">
              <w:rPr/>
            </w:rPrChange>
          </w:rPr>
          <w:delText xml:space="preserve"> metric</w:delText>
        </w:r>
        <w:r w:rsidRPr="004A4B49" w:rsidDel="003308BF">
          <w:rPr>
            <w:lang w:val="en-GB"/>
            <w:rPrChange w:id="12002" w:author="Mario Ezequiel Scott" w:date="2019-12-29T19:14:00Z">
              <w:rPr/>
            </w:rPrChange>
          </w:rPr>
          <w:delText>.</w:delText>
        </w:r>
        <w:r w:rsidR="009678CF" w:rsidRPr="004A4B49" w:rsidDel="003308BF">
          <w:rPr>
            <w:lang w:val="en-GB"/>
            <w:rPrChange w:id="12003" w:author="Mario Ezequiel Scott" w:date="2019-12-29T19:14:00Z">
              <w:rPr/>
            </w:rPrChange>
          </w:rPr>
          <w:delText xml:space="preserve"> Later, I have combined the 100 developers personality traits dataset with all the metrics datasets, so that association rules could be mined.</w:delText>
        </w:r>
      </w:del>
    </w:p>
    <w:p w14:paraId="62166AB3" w14:textId="2212E072" w:rsidR="005A2F94" w:rsidRPr="004A4B49" w:rsidDel="003B7737" w:rsidRDefault="00DA528C" w:rsidP="003B7737">
      <w:pPr>
        <w:rPr>
          <w:del w:id="12004" w:author="tedo gogoladze" w:date="2020-01-06T14:48:00Z"/>
          <w:lang w:val="en-GB"/>
          <w:rPrChange w:id="12005" w:author="Mario Ezequiel Scott" w:date="2019-12-29T19:14:00Z">
            <w:rPr>
              <w:del w:id="12006" w:author="tedo gogoladze" w:date="2020-01-06T14:48:00Z"/>
            </w:rPr>
          </w:rPrChange>
        </w:rPr>
        <w:pPrChange w:id="12007" w:author="tedo gogoladze" w:date="2020-01-06T14:50:00Z">
          <w:pPr/>
        </w:pPrChange>
      </w:pPr>
      <w:del w:id="12008" w:author="tedo gogoladze" w:date="2020-01-06T14:48:00Z">
        <w:r w:rsidRPr="004A4B49" w:rsidDel="003B7737">
          <w:rPr>
            <w:lang w:val="en-GB"/>
            <w:rPrChange w:id="12009" w:author="Mario Ezequiel Scott" w:date="2019-12-29T19:14:00Z">
              <w:rPr/>
            </w:rPrChange>
          </w:rPr>
          <w:delText xml:space="preserve">After completing the formerly mentioned stages, it became possible to </w:delText>
        </w:r>
        <w:r w:rsidR="00F14B37" w:rsidRPr="004A4B49" w:rsidDel="003B7737">
          <w:rPr>
            <w:lang w:val="en-GB"/>
            <w:rPrChange w:id="12010" w:author="Mario Ezequiel Scott" w:date="2019-12-29T19:14:00Z">
              <w:rPr/>
            </w:rPrChange>
          </w:rPr>
          <w:delText xml:space="preserve">perform the association rules mining and </w:delText>
        </w:r>
        <w:r w:rsidRPr="004A4B49" w:rsidDel="003B7737">
          <w:rPr>
            <w:lang w:val="en-GB"/>
            <w:rPrChange w:id="12011" w:author="Mario Ezequiel Scott" w:date="2019-12-29T19:14:00Z">
              <w:rPr/>
            </w:rPrChange>
          </w:rPr>
          <w:delText xml:space="preserve">analyze the </w:delText>
        </w:r>
        <w:r w:rsidR="00F14B37" w:rsidRPr="004A4B49" w:rsidDel="003B7737">
          <w:rPr>
            <w:lang w:val="en-GB"/>
            <w:rPrChange w:id="12012" w:author="Mario Ezequiel Scott" w:date="2019-12-29T19:14:00Z">
              <w:rPr/>
            </w:rPrChange>
          </w:rPr>
          <w:delText>relation of the developer`s metrics and personalities</w:delText>
        </w:r>
        <w:r w:rsidRPr="004A4B49" w:rsidDel="003B7737">
          <w:rPr>
            <w:lang w:val="en-GB"/>
            <w:rPrChange w:id="12013" w:author="Mario Ezequiel Scott" w:date="2019-12-29T19:14:00Z">
              <w:rPr/>
            </w:rPrChange>
          </w:rPr>
          <w:delText>rules</w:delText>
        </w:r>
        <w:r w:rsidR="00F14B37" w:rsidRPr="004A4B49" w:rsidDel="003B7737">
          <w:rPr>
            <w:lang w:val="en-GB"/>
            <w:rPrChange w:id="12014" w:author="Mario Ezequiel Scott" w:date="2019-12-29T19:14:00Z">
              <w:rPr/>
            </w:rPrChange>
          </w:rPr>
          <w:delText xml:space="preserve">, hence, </w:delText>
        </w:r>
        <w:r w:rsidRPr="004A4B49" w:rsidDel="003B7737">
          <w:rPr>
            <w:lang w:val="en-GB"/>
            <w:rPrChange w:id="12015" w:author="Mario Ezequiel Scott" w:date="2019-12-29T19:14:00Z">
              <w:rPr/>
            </w:rPrChange>
          </w:rPr>
          <w:delText xml:space="preserve">answer the research questions.  </w:delText>
        </w:r>
      </w:del>
    </w:p>
    <w:p w14:paraId="0A757B07" w14:textId="078D763C" w:rsidR="00E22F76" w:rsidRPr="004A4B49" w:rsidDel="00D20A8A" w:rsidRDefault="00C10B2F" w:rsidP="003B7737">
      <w:pPr>
        <w:rPr>
          <w:del w:id="12016" w:author="tedo gogoladze" w:date="2020-01-06T14:38:00Z"/>
          <w:lang w:val="en-GB"/>
          <w:rPrChange w:id="12017" w:author="Mario Ezequiel Scott" w:date="2019-12-29T19:14:00Z">
            <w:rPr>
              <w:del w:id="12018" w:author="tedo gogoladze" w:date="2020-01-06T14:38:00Z"/>
            </w:rPr>
          </w:rPrChange>
        </w:rPr>
        <w:pPrChange w:id="12019" w:author="tedo gogoladze" w:date="2020-01-06T14:50:00Z">
          <w:pPr/>
        </w:pPrChange>
      </w:pPr>
      <w:del w:id="12020" w:author="tedo gogoladze" w:date="2020-01-06T14:38:00Z">
        <w:r w:rsidRPr="004A4B49" w:rsidDel="00D20A8A">
          <w:rPr>
            <w:lang w:val="en-GB"/>
            <w:rPrChange w:id="12021" w:author="Mario Ezequiel Scott" w:date="2019-12-29T19:14:00Z">
              <w:rPr/>
            </w:rPrChange>
          </w:rPr>
          <w:delText xml:space="preserve">Corresponding the first research question, there were several significant relationships between the studied agile metrics and developers personalities. </w:delText>
        </w:r>
        <w:r w:rsidR="005A6C9F" w:rsidRPr="004A4B49" w:rsidDel="00D20A8A">
          <w:rPr>
            <w:lang w:val="en-GB"/>
            <w:rPrChange w:id="12022" w:author="Mario Ezequiel Scott" w:date="2019-12-29T19:14:00Z">
              <w:rPr/>
            </w:rPrChange>
          </w:rPr>
          <w:delText xml:space="preserve">First of all, all personality traits tend to finish their task and mark them done. </w:delText>
        </w:r>
        <w:r w:rsidR="00284BD7" w:rsidRPr="004A4B49" w:rsidDel="00D20A8A">
          <w:rPr>
            <w:lang w:val="en-GB"/>
            <w:rPrChange w:id="12023" w:author="Mario Ezequiel Scott" w:date="2019-12-29T19:14:00Z">
              <w:rPr/>
            </w:rPrChange>
          </w:rPr>
          <w:delText xml:space="preserve">Secondly, the developers with the negative score range of the Neuroticism and the positive score of the rest of the traits are favoring the low </w:delText>
        </w:r>
      </w:del>
      <w:del w:id="12024" w:author="tedo gogoladze" w:date="2020-01-04T19:36:00Z">
        <w:r w:rsidR="00284BD7" w:rsidRPr="004A4B49" w:rsidDel="00D5742E">
          <w:rPr>
            <w:lang w:val="en-GB"/>
            <w:rPrChange w:id="12025" w:author="Mario Ezequiel Scott" w:date="2019-12-29T19:14:00Z">
              <w:rPr/>
            </w:rPrChange>
          </w:rPr>
          <w:delText xml:space="preserve">complexity </w:delText>
        </w:r>
      </w:del>
      <w:del w:id="12026" w:author="tedo gogoladze" w:date="2020-01-06T14:38:00Z">
        <w:r w:rsidR="00284BD7" w:rsidRPr="004A4B49" w:rsidDel="00D20A8A">
          <w:rPr>
            <w:lang w:val="en-GB"/>
            <w:rPrChange w:id="12027" w:author="Mario Ezequiel Scott" w:date="2019-12-29T19:14:00Z">
              <w:rPr/>
            </w:rPrChange>
          </w:rPr>
          <w:delText>estimation of their tasks</w:delText>
        </w:r>
        <w:r w:rsidR="00700AD2" w:rsidRPr="004A4B49" w:rsidDel="00D20A8A">
          <w:rPr>
            <w:lang w:val="en-GB"/>
            <w:rPrChange w:id="12028" w:author="Mario Ezequiel Scott" w:date="2019-12-29T19:14:00Z">
              <w:rPr/>
            </w:rPrChange>
          </w:rPr>
          <w:delText>.</w:delText>
        </w:r>
        <w:r w:rsidR="00C2531E" w:rsidRPr="004A4B49" w:rsidDel="00D20A8A">
          <w:rPr>
            <w:lang w:val="en-GB"/>
            <w:rPrChange w:id="12029" w:author="Mario Ezequiel Scott" w:date="2019-12-29T19:14:00Z">
              <w:rPr/>
            </w:rPrChange>
          </w:rPr>
          <w:delText xml:space="preserve"> Furthermore, developers with the openness, conscientiousness, extraversion, agreeableness, and the ones with high neuroticism</w:delText>
        </w:r>
        <w:r w:rsidR="00E07EC2" w:rsidRPr="004A4B49" w:rsidDel="00D20A8A">
          <w:rPr>
            <w:lang w:val="en-GB"/>
            <w:rPrChange w:id="12030" w:author="Mario Ezequiel Scott" w:date="2019-12-29T19:14:00Z">
              <w:rPr/>
            </w:rPrChange>
          </w:rPr>
          <w:delText xml:space="preserve"> are spending low time on the actual development of their tasks.</w:delText>
        </w:r>
        <w:r w:rsidR="007F28B3" w:rsidRPr="004A4B49" w:rsidDel="00D20A8A">
          <w:rPr>
            <w:lang w:val="en-GB"/>
            <w:rPrChange w:id="12031" w:author="Mario Ezequiel Scott" w:date="2019-12-29T19:14:00Z">
              <w:rPr/>
            </w:rPrChange>
          </w:rPr>
          <w:delText xml:space="preserve"> Additionally, the developers </w:delText>
        </w:r>
        <w:r w:rsidR="00F6006B" w:rsidRPr="004A4B49" w:rsidDel="00D20A8A">
          <w:rPr>
            <w:lang w:val="en-GB"/>
            <w:rPrChange w:id="12032" w:author="Mario Ezequiel Scott" w:date="2019-12-29T19:14:00Z">
              <w:rPr/>
            </w:rPrChange>
          </w:rPr>
          <w:delText>with low score of conscientiousness, extraversion and agreeableness, and the ones with higher score of neuroticism personality trait frequently set their task priority to high.</w:delText>
        </w:r>
        <w:r w:rsidR="00380F8D" w:rsidRPr="004A4B49" w:rsidDel="00D20A8A">
          <w:rPr>
            <w:lang w:val="en-GB"/>
            <w:rPrChange w:id="12033" w:author="Mario Ezequiel Scott" w:date="2019-12-29T19:14:00Z">
              <w:rPr/>
            </w:rPrChange>
          </w:rPr>
          <w:delText xml:space="preserve"> Considering the bigger picture of all the personality traits, it was evident that the developers with the low level of the neuroticism have the similar preferences of the metrics, as the developers with the high level of the rest of the personality traits</w:delText>
        </w:r>
        <w:r w:rsidR="00040A22" w:rsidRPr="004A4B49" w:rsidDel="00D20A8A">
          <w:rPr>
            <w:lang w:val="en-GB"/>
            <w:rPrChange w:id="12034" w:author="Mario Ezequiel Scott" w:date="2019-12-29T19:14:00Z">
              <w:rPr/>
            </w:rPrChange>
          </w:rPr>
          <w:delText>, and vice versa.</w:delText>
        </w:r>
        <w:r w:rsidR="00B35A26" w:rsidRPr="004A4B49" w:rsidDel="00D20A8A">
          <w:rPr>
            <w:lang w:val="en-GB"/>
            <w:rPrChange w:id="12035" w:author="Mario Ezequiel Scott" w:date="2019-12-29T19:14:00Z">
              <w:rPr/>
            </w:rPrChange>
          </w:rPr>
          <w:delText xml:space="preserve"> It is reviewed in discussion paragraph, that </w:delText>
        </w:r>
        <w:r w:rsidR="00B61CED" w:rsidRPr="004A4B49" w:rsidDel="00D20A8A">
          <w:rPr>
            <w:lang w:val="en-GB"/>
            <w:rPrChange w:id="12036" w:author="Mario Ezequiel Scott" w:date="2019-12-29T19:14:00Z">
              <w:rPr/>
            </w:rPrChange>
          </w:rPr>
          <w:delText xml:space="preserve">the results of the research can be beneficial for both, </w:delText>
        </w:r>
        <w:r w:rsidR="00B35A26" w:rsidRPr="004A4B49" w:rsidDel="00D20A8A">
          <w:rPr>
            <w:lang w:val="en-GB"/>
            <w:rPrChange w:id="12037" w:author="Mario Ezequiel Scott" w:date="2019-12-29T19:14:00Z">
              <w:rPr/>
            </w:rPrChange>
          </w:rPr>
          <w:delText xml:space="preserve">management of the software development </w:delText>
        </w:r>
        <w:r w:rsidR="00B61CED" w:rsidRPr="004A4B49" w:rsidDel="00D20A8A">
          <w:rPr>
            <w:lang w:val="en-GB"/>
            <w:rPrChange w:id="12038" w:author="Mario Ezequiel Scott" w:date="2019-12-29T19:14:00Z">
              <w:rPr/>
            </w:rPrChange>
          </w:rPr>
          <w:delText>teams to improve the performance, meet the set goals and be more precise in the analysis and forecast of the upcominng</w:delText>
        </w:r>
        <w:r w:rsidR="00EE6C83" w:rsidRPr="004A4B49" w:rsidDel="00D20A8A">
          <w:rPr>
            <w:lang w:val="en-GB"/>
            <w:rPrChange w:id="12039" w:author="Mario Ezequiel Scott" w:date="2019-12-29T19:14:00Z">
              <w:rPr/>
            </w:rPrChange>
          </w:rPr>
          <w:delText xml:space="preserve"> </w:delText>
        </w:r>
        <w:r w:rsidR="007A7173" w:rsidRPr="004A4B49" w:rsidDel="00D20A8A">
          <w:rPr>
            <w:lang w:val="en-GB"/>
            <w:rPrChange w:id="12040" w:author="Mario Ezequiel Scott" w:date="2019-12-29T19:14:00Z">
              <w:rPr/>
            </w:rPrChange>
          </w:rPr>
          <w:delText xml:space="preserve">results, and also for the software developers, </w:delText>
        </w:r>
        <w:r w:rsidR="00EB73CF" w:rsidRPr="004A4B49" w:rsidDel="00D20A8A">
          <w:rPr>
            <w:lang w:val="en-GB"/>
            <w:rPrChange w:id="12041" w:author="Mario Ezequiel Scott" w:date="2019-12-29T19:14:00Z">
              <w:rPr/>
            </w:rPrChange>
          </w:rPr>
          <w:delText xml:space="preserve">to be aware of the possible </w:delText>
        </w:r>
        <w:r w:rsidR="00AB1479" w:rsidRPr="004A4B49" w:rsidDel="00D20A8A">
          <w:rPr>
            <w:lang w:val="en-GB"/>
            <w:rPrChange w:id="12042" w:author="Mario Ezequiel Scott" w:date="2019-12-29T19:14:00Z">
              <w:rPr/>
            </w:rPrChange>
          </w:rPr>
          <w:delText xml:space="preserve">links of their personality traits to the </w:delText>
        </w:r>
        <w:r w:rsidR="00793A7C" w:rsidRPr="004A4B49" w:rsidDel="00D20A8A">
          <w:rPr>
            <w:lang w:val="en-GB"/>
            <w:rPrChange w:id="12043" w:author="Mario Ezequiel Scott" w:date="2019-12-29T19:14:00Z">
              <w:rPr/>
            </w:rPrChange>
          </w:rPr>
          <w:delText>certain work outcomes</w:delText>
        </w:r>
      </w:del>
    </w:p>
    <w:p w14:paraId="448BFE88" w14:textId="593386CD" w:rsidR="00B35A26" w:rsidRPr="004A4B49" w:rsidRDefault="00E22F76" w:rsidP="003B7737">
      <w:pPr>
        <w:rPr>
          <w:lang w:val="en-GB"/>
          <w:rPrChange w:id="12044" w:author="Mario Ezequiel Scott" w:date="2019-12-29T19:14:00Z">
            <w:rPr/>
          </w:rPrChange>
        </w:rPr>
        <w:pPrChange w:id="12045" w:author="tedo gogoladze" w:date="2020-01-06T14:50:00Z">
          <w:pPr/>
        </w:pPrChange>
      </w:pPr>
      <w:del w:id="12046" w:author="tedo gogoladze" w:date="2020-01-06T14:50:00Z">
        <w:r w:rsidRPr="004A4B49" w:rsidDel="003B7737">
          <w:rPr>
            <w:lang w:val="en-GB"/>
            <w:rPrChange w:id="12047" w:author="Mario Ezequiel Scott" w:date="2019-12-29T19:14:00Z">
              <w:rPr/>
            </w:rPrChange>
          </w:rPr>
          <w:delText>In regards to the second research question</w:delText>
        </w:r>
        <w:r w:rsidR="00CD26EA" w:rsidRPr="004A4B49" w:rsidDel="003B7737">
          <w:rPr>
            <w:lang w:val="en-GB"/>
            <w:rPrChange w:id="12048" w:author="Mario Ezequiel Scott" w:date="2019-12-29T19:14:00Z">
              <w:rPr/>
            </w:rPrChange>
          </w:rPr>
          <w:delText xml:space="preserve"> (</w:delText>
        </w:r>
        <w:r w:rsidR="00CD26EA" w:rsidRPr="004A4B49" w:rsidDel="003B7737">
          <w:rPr>
            <w:sz w:val="23"/>
            <w:szCs w:val="23"/>
            <w:lang w:val="en-GB"/>
            <w:rPrChange w:id="12049" w:author="Mario Ezequiel Scott" w:date="2019-12-29T19:14:00Z">
              <w:rPr>
                <w:sz w:val="23"/>
                <w:szCs w:val="23"/>
              </w:rPr>
            </w:rPrChange>
          </w:rPr>
          <w:delText>how the Big 5 personality traits and the Agile metrics are linked according to the previous studies)</w:delText>
        </w:r>
        <w:r w:rsidRPr="004A4B49" w:rsidDel="003B7737">
          <w:rPr>
            <w:lang w:val="en-GB"/>
            <w:rPrChange w:id="12050" w:author="Mario Ezequiel Scott" w:date="2019-12-29T19:14:00Z">
              <w:rPr/>
            </w:rPrChange>
          </w:rPr>
          <w:delText xml:space="preserve">, </w:delText>
        </w:r>
        <w:r w:rsidR="00CD26EA" w:rsidRPr="004A4B49" w:rsidDel="003B7737">
          <w:rPr>
            <w:lang w:val="en-GB"/>
            <w:rPrChange w:id="12051" w:author="Mario Ezequiel Scott" w:date="2019-12-29T19:14:00Z">
              <w:rPr/>
            </w:rPrChange>
          </w:rPr>
          <w:delText xml:space="preserve">I have reviewed the </w:delText>
        </w:r>
        <w:r w:rsidRPr="004A4B49" w:rsidDel="003B7737">
          <w:rPr>
            <w:lang w:val="en-GB"/>
            <w:rPrChange w:id="12052" w:author="Mario Ezequiel Scott" w:date="2019-12-29T19:14:00Z">
              <w:rPr/>
            </w:rPrChange>
          </w:rPr>
          <w:delText>studi</w:delText>
        </w:r>
        <w:r w:rsidR="00CD26EA" w:rsidRPr="004A4B49" w:rsidDel="003B7737">
          <w:rPr>
            <w:lang w:val="en-GB"/>
            <w:rPrChange w:id="12053" w:author="Mario Ezequiel Scott" w:date="2019-12-29T19:14:00Z">
              <w:rPr/>
            </w:rPrChange>
          </w:rPr>
          <w:delText>es</w:delText>
        </w:r>
        <w:r w:rsidRPr="004A4B49" w:rsidDel="003B7737">
          <w:rPr>
            <w:lang w:val="en-GB"/>
            <w:rPrChange w:id="12054" w:author="Mario Ezequiel Scott" w:date="2019-12-29T19:14:00Z">
              <w:rPr/>
            </w:rPrChange>
          </w:rPr>
          <w:delText xml:space="preserve"> of E.Scott and Siddiquei</w:delText>
        </w:r>
        <w:r w:rsidR="00CD26EA" w:rsidRPr="004A4B49" w:rsidDel="003B7737">
          <w:rPr>
            <w:lang w:val="en-GB"/>
            <w:rPrChange w:id="12055" w:author="Mario Ezequiel Scott" w:date="2019-12-29T19:14:00Z">
              <w:rPr/>
            </w:rPrChange>
          </w:rPr>
          <w:delText xml:space="preserve">. Within this research, the association rules of E.Scott in format of </w:delText>
        </w:r>
        <w:r w:rsidRPr="004A4B49" w:rsidDel="003B7737">
          <w:rPr>
            <w:lang w:val="en-GB"/>
            <w:rPrChange w:id="12056" w:author="Mario Ezequiel Scott" w:date="2019-12-29T19:14:00Z">
              <w:rPr/>
            </w:rPrChange>
          </w:rPr>
          <w:delText>FSLM – Agile metrics</w:delText>
        </w:r>
        <w:r w:rsidR="00CD26EA" w:rsidRPr="004A4B49" w:rsidDel="003B7737">
          <w:rPr>
            <w:lang w:val="en-GB"/>
            <w:rPrChange w:id="12057" w:author="Mario Ezequiel Scott" w:date="2019-12-29T19:14:00Z">
              <w:rPr/>
            </w:rPrChange>
          </w:rPr>
          <w:delText xml:space="preserve"> have been transformed using the FSLM-Big 5 correlation matrix that was studied by Siddiquei. As the result, there are 30 original FSLM-Agile metric association rules from the paper of E.Scott and each of these rule has </w:delText>
        </w:r>
        <w:r w:rsidR="00D85931" w:rsidRPr="004A4B49" w:rsidDel="003B7737">
          <w:rPr>
            <w:lang w:val="en-GB"/>
            <w:rPrChange w:id="12058" w:author="Mario Ezequiel Scott" w:date="2019-12-29T19:14:00Z">
              <w:rPr/>
            </w:rPrChange>
          </w:rPr>
          <w:delText>one or two</w:delText>
        </w:r>
        <w:r w:rsidR="00CD26EA" w:rsidRPr="004A4B49" w:rsidDel="003B7737">
          <w:rPr>
            <w:lang w:val="en-GB"/>
            <w:rPrChange w:id="12059" w:author="Mario Ezequiel Scott" w:date="2019-12-29T19:14:00Z">
              <w:rPr/>
            </w:rPrChange>
          </w:rPr>
          <w:delText xml:space="preserve"> corresponding Big5 – Agile metric association rule that is available within this research</w:delText>
        </w:r>
        <w:r w:rsidR="00D85931" w:rsidRPr="004A4B49" w:rsidDel="003B7737">
          <w:rPr>
            <w:lang w:val="en-GB"/>
            <w:rPrChange w:id="12060" w:author="Mario Ezequiel Scott" w:date="2019-12-29T19:14:00Z">
              <w:rPr/>
            </w:rPrChange>
          </w:rPr>
          <w:delText>.</w:delText>
        </w:r>
        <w:r w:rsidR="00A33BE7" w:rsidRPr="004A4B49" w:rsidDel="003B7737">
          <w:rPr>
            <w:lang w:val="en-GB"/>
            <w:rPrChange w:id="12061" w:author="Mario Ezequiel Scott" w:date="2019-12-29T19:14:00Z">
              <w:rPr/>
            </w:rPrChange>
          </w:rPr>
          <w:delText xml:space="preserve"> </w:delText>
        </w:r>
        <w:r w:rsidR="006C77C5" w:rsidRPr="004A4B49" w:rsidDel="003B7737">
          <w:rPr>
            <w:lang w:val="en-GB"/>
            <w:rPrChange w:id="12062" w:author="Mario Ezequiel Scott" w:date="2019-12-29T19:14:00Z">
              <w:rPr/>
            </w:rPrChange>
          </w:rPr>
          <w:delText xml:space="preserve">Following the association rules mining results, it was confirmed that more than the half of these original rules (16 out of 30) have been validated to be evident and reliable within this research as well, that leads to the conclusion, that </w:delText>
        </w:r>
        <w:r w:rsidR="005D38B6" w:rsidRPr="004A4B49" w:rsidDel="003B7737">
          <w:rPr>
            <w:lang w:val="en-GB"/>
            <w:rPrChange w:id="12063" w:author="Mario Ezequiel Scott" w:date="2019-12-29T19:14:00Z">
              <w:rPr/>
            </w:rPrChange>
          </w:rPr>
          <w:delText xml:space="preserve">there is solid link of the developers personality traits and their performances as confirmed by </w:delText>
        </w:r>
        <w:r w:rsidR="006810FF" w:rsidRPr="004A4B49" w:rsidDel="003B7737">
          <w:rPr>
            <w:lang w:val="en-GB"/>
            <w:rPrChange w:id="12064" w:author="Mario Ezequiel Scott" w:date="2019-12-29T19:14:00Z">
              <w:rPr/>
            </w:rPrChange>
          </w:rPr>
          <w:delText xml:space="preserve">linking the different </w:delText>
        </w:r>
        <w:r w:rsidR="005D38B6" w:rsidRPr="004A4B49" w:rsidDel="003B7737">
          <w:rPr>
            <w:lang w:val="en-GB"/>
            <w:rPrChange w:id="12065" w:author="Mario Ezequiel Scott" w:date="2019-12-29T19:14:00Z">
              <w:rPr/>
            </w:rPrChange>
          </w:rPr>
          <w:delText>research</w:delText>
        </w:r>
        <w:r w:rsidR="006810FF" w:rsidRPr="004A4B49" w:rsidDel="003B7737">
          <w:rPr>
            <w:lang w:val="en-GB"/>
            <w:rPrChange w:id="12066" w:author="Mario Ezequiel Scott" w:date="2019-12-29T19:14:00Z">
              <w:rPr/>
            </w:rPrChange>
          </w:rPr>
          <w:delText>es</w:delText>
        </w:r>
        <w:r w:rsidR="005D38B6" w:rsidRPr="004A4B49" w:rsidDel="003B7737">
          <w:rPr>
            <w:lang w:val="en-GB"/>
            <w:rPrChange w:id="12067" w:author="Mario Ezequiel Scott" w:date="2019-12-29T19:14:00Z">
              <w:rPr/>
            </w:rPrChange>
          </w:rPr>
          <w:delText xml:space="preserve"> on the students by E.Scott </w:delText>
        </w:r>
        <w:r w:rsidR="006810FF" w:rsidRPr="004A4B49" w:rsidDel="003B7737">
          <w:rPr>
            <w:lang w:val="en-GB"/>
            <w:rPrChange w:id="12068" w:author="Mario Ezequiel Scott" w:date="2019-12-29T19:14:00Z">
              <w:rPr/>
            </w:rPrChange>
          </w:rPr>
          <w:delText>and</w:delText>
        </w:r>
        <w:r w:rsidR="005D38B6" w:rsidRPr="004A4B49" w:rsidDel="003B7737">
          <w:rPr>
            <w:lang w:val="en-GB"/>
            <w:rPrChange w:id="12069" w:author="Mario Ezequiel Scott" w:date="2019-12-29T19:14:00Z">
              <w:rPr/>
            </w:rPrChange>
          </w:rPr>
          <w:delText xml:space="preserve"> </w:delText>
        </w:r>
        <w:r w:rsidR="006810FF" w:rsidRPr="004A4B49" w:rsidDel="003B7737">
          <w:rPr>
            <w:lang w:val="en-GB"/>
            <w:rPrChange w:id="12070" w:author="Mario Ezequiel Scott" w:date="2019-12-29T19:14:00Z">
              <w:rPr/>
            </w:rPrChange>
          </w:rPr>
          <w:delText xml:space="preserve">by </w:delText>
        </w:r>
        <w:r w:rsidR="005D38B6" w:rsidRPr="004A4B49" w:rsidDel="003B7737">
          <w:rPr>
            <w:lang w:val="en-GB"/>
            <w:rPrChange w:id="12071" w:author="Mario Ezequiel Scott" w:date="2019-12-29T19:14:00Z">
              <w:rPr/>
            </w:rPrChange>
          </w:rPr>
          <w:delText>Siddiquei</w:delText>
        </w:r>
        <w:r w:rsidR="006810FF" w:rsidRPr="004A4B49" w:rsidDel="003B7737">
          <w:rPr>
            <w:lang w:val="en-GB"/>
            <w:rPrChange w:id="12072" w:author="Mario Ezequiel Scott" w:date="2019-12-29T19:14:00Z">
              <w:rPr/>
            </w:rPrChange>
          </w:rPr>
          <w:delText>,</w:delText>
        </w:r>
        <w:r w:rsidR="005D38B6" w:rsidRPr="004A4B49" w:rsidDel="003B7737">
          <w:rPr>
            <w:lang w:val="en-GB"/>
            <w:rPrChange w:id="12073" w:author="Mario Ezequiel Scott" w:date="2019-12-29T19:14:00Z">
              <w:rPr/>
            </w:rPrChange>
          </w:rPr>
          <w:delText xml:space="preserve"> and on the actual agile </w:delText>
        </w:r>
        <w:r w:rsidR="006810FF" w:rsidRPr="004A4B49" w:rsidDel="003B7737">
          <w:rPr>
            <w:lang w:val="en-GB"/>
            <w:rPrChange w:id="12074" w:author="Mario Ezequiel Scott" w:date="2019-12-29T19:14:00Z">
              <w:rPr/>
            </w:rPrChange>
          </w:rPr>
          <w:delText xml:space="preserve">development </w:delText>
        </w:r>
        <w:r w:rsidR="005D38B6" w:rsidRPr="004A4B49" w:rsidDel="003B7737">
          <w:rPr>
            <w:lang w:val="en-GB"/>
            <w:rPrChange w:id="12075" w:author="Mario Ezequiel Scott" w:date="2019-12-29T19:14:00Z">
              <w:rPr/>
            </w:rPrChange>
          </w:rPr>
          <w:delText xml:space="preserve">environment </w:delText>
        </w:r>
        <w:r w:rsidR="006810FF" w:rsidRPr="004A4B49" w:rsidDel="003B7737">
          <w:rPr>
            <w:lang w:val="en-GB"/>
            <w:rPrChange w:id="12076" w:author="Mario Ezequiel Scott" w:date="2019-12-29T19:14:00Z">
              <w:rPr/>
            </w:rPrChange>
          </w:rPr>
          <w:delText>within this research</w:delText>
        </w:r>
      </w:del>
      <w:r w:rsidR="006810FF" w:rsidRPr="004A4B49">
        <w:rPr>
          <w:lang w:val="en-GB"/>
          <w:rPrChange w:id="12077" w:author="Mario Ezequiel Scott" w:date="2019-12-29T19:14:00Z">
            <w:rPr/>
          </w:rPrChange>
        </w:rPr>
        <w:t>.</w:t>
      </w:r>
    </w:p>
    <w:p w14:paraId="3273C8C1" w14:textId="1EE9754C" w:rsidR="007F28B3" w:rsidRPr="004A4B49" w:rsidRDefault="007F28B3">
      <w:pPr>
        <w:rPr>
          <w:lang w:val="en-GB"/>
          <w:rPrChange w:id="12078" w:author="Mario Ezequiel Scott" w:date="2019-12-29T19:14:00Z">
            <w:rPr/>
          </w:rPrChange>
        </w:rPr>
      </w:pPr>
    </w:p>
    <w:p w14:paraId="3E5A3B5E" w14:textId="77777777" w:rsidR="005268D3" w:rsidRPr="008A1EBF" w:rsidRDefault="002065CD">
      <w:pPr>
        <w:pStyle w:val="Heading1"/>
      </w:pPr>
      <w:bookmarkStart w:id="12079" w:name="_Toc29215316"/>
      <w:r w:rsidRPr="009A4FA7">
        <w:lastRenderedPageBreak/>
        <w:t>References</w:t>
      </w:r>
      <w:bookmarkEnd w:id="12079"/>
    </w:p>
    <w:sdt>
      <w:sdtPr>
        <w:rPr>
          <w:lang w:val="en-GB"/>
        </w:rPr>
        <w:id w:val="25567878"/>
        <w:bibliography/>
      </w:sdtPr>
      <w:sdtEndPr>
        <w:rPr>
          <w:rFonts w:ascii="Times New Roman" w:hAnsi="Times New Roman" w:cs="Times New Roman"/>
          <w:lang w:val="en-US"/>
          <w:rPrChange w:id="12080" w:author="Mario Ezequiel Scott" w:date="2019-12-29T19:14:00Z">
            <w:rPr/>
          </w:rPrChange>
        </w:rPr>
      </w:sdtEndPr>
      <w:sdtContent>
        <w:p w14:paraId="3FA0A0FC" w14:textId="77777777" w:rsidR="00B65BE9" w:rsidRPr="00B65BE9" w:rsidRDefault="00B65BE9" w:rsidP="00B65BE9">
          <w:pPr>
            <w:pStyle w:val="Default"/>
            <w:rPr>
              <w:ins w:id="12081" w:author="tedo gogoladze" w:date="2020-01-05T02:04:00Z"/>
              <w:rFonts w:ascii="Times New Roman" w:hAnsi="Times New Roman" w:cs="Times New Roman"/>
              <w:rPrChange w:id="12082" w:author="tedo gogoladze" w:date="2020-01-05T02:05:00Z">
                <w:rPr>
                  <w:ins w:id="12083" w:author="tedo gogoladze" w:date="2020-01-05T02:04:00Z"/>
                  <w:sz w:val="22"/>
                  <w:szCs w:val="22"/>
                </w:rPr>
              </w:rPrChange>
            </w:rPr>
          </w:pPr>
          <w:ins w:id="12084" w:author="tedo gogoladze" w:date="2020-01-05T02:04:00Z">
            <w:r w:rsidRPr="00B65BE9">
              <w:rPr>
                <w:rFonts w:ascii="Times New Roman" w:hAnsi="Times New Roman" w:cs="Times New Roman"/>
                <w:rPrChange w:id="12085" w:author="tedo gogoladze" w:date="2020-01-05T02:05:00Z">
                  <w:rPr>
                    <w:sz w:val="22"/>
                    <w:szCs w:val="22"/>
                  </w:rPr>
                </w:rPrChange>
              </w:rPr>
              <w:t xml:space="preserve">[1] </w:t>
            </w:r>
            <w:proofErr w:type="spellStart"/>
            <w:proofErr w:type="gramStart"/>
            <w:r w:rsidRPr="00B65BE9">
              <w:rPr>
                <w:rFonts w:ascii="Times New Roman" w:hAnsi="Times New Roman" w:cs="Times New Roman"/>
                <w:rPrChange w:id="12086" w:author="tedo gogoladze" w:date="2020-01-05T02:05:00Z">
                  <w:rPr>
                    <w:sz w:val="22"/>
                    <w:szCs w:val="22"/>
                  </w:rPr>
                </w:rPrChange>
              </w:rPr>
              <w:t>E.Scott</w:t>
            </w:r>
            <w:proofErr w:type="spellEnd"/>
            <w:proofErr w:type="gramEnd"/>
            <w:r w:rsidRPr="00B65BE9">
              <w:rPr>
                <w:rFonts w:ascii="Times New Roman" w:hAnsi="Times New Roman" w:cs="Times New Roman"/>
                <w:rPrChange w:id="12087" w:author="tedo gogoladze" w:date="2020-01-05T02:05:00Z">
                  <w:rPr>
                    <w:sz w:val="22"/>
                    <w:szCs w:val="22"/>
                  </w:rPr>
                </w:rPrChange>
              </w:rPr>
              <w:t xml:space="preserve"> - Are learning styles useful indicators to discover how students use Scrum for the first time? </w:t>
            </w:r>
          </w:ins>
        </w:p>
        <w:p w14:paraId="104CB885" w14:textId="77777777" w:rsidR="00B65BE9" w:rsidRPr="00B65BE9" w:rsidRDefault="00B65BE9" w:rsidP="00B65BE9">
          <w:pPr>
            <w:pStyle w:val="Default"/>
            <w:rPr>
              <w:ins w:id="12088" w:author="tedo gogoladze" w:date="2020-01-05T02:04:00Z"/>
              <w:rFonts w:ascii="Times New Roman" w:hAnsi="Times New Roman" w:cs="Times New Roman"/>
              <w:rPrChange w:id="12089" w:author="tedo gogoladze" w:date="2020-01-05T02:05:00Z">
                <w:rPr>
                  <w:ins w:id="12090" w:author="tedo gogoladze" w:date="2020-01-05T02:04:00Z"/>
                  <w:sz w:val="22"/>
                  <w:szCs w:val="22"/>
                </w:rPr>
              </w:rPrChange>
            </w:rPr>
          </w:pPr>
          <w:ins w:id="12091" w:author="tedo gogoladze" w:date="2020-01-05T02:04:00Z">
            <w:r w:rsidRPr="00B65BE9">
              <w:rPr>
                <w:rFonts w:ascii="Times New Roman" w:hAnsi="Times New Roman" w:cs="Times New Roman"/>
                <w:rPrChange w:id="12092" w:author="tedo gogoladze" w:date="2020-01-05T02:05:00Z">
                  <w:rPr>
                    <w:sz w:val="22"/>
                    <w:szCs w:val="22"/>
                  </w:rPr>
                </w:rPrChange>
              </w:rPr>
              <w:t xml:space="preserve">[2] </w:t>
            </w:r>
            <w:proofErr w:type="spellStart"/>
            <w:proofErr w:type="gramStart"/>
            <w:r w:rsidRPr="00B65BE9">
              <w:rPr>
                <w:rFonts w:ascii="Times New Roman" w:hAnsi="Times New Roman" w:cs="Times New Roman"/>
                <w:rPrChange w:id="12093" w:author="tedo gogoladze" w:date="2020-01-05T02:05:00Z">
                  <w:rPr>
                    <w:sz w:val="22"/>
                    <w:szCs w:val="22"/>
                  </w:rPr>
                </w:rPrChange>
              </w:rPr>
              <w:t>F.Calefato</w:t>
            </w:r>
            <w:proofErr w:type="spellEnd"/>
            <w:proofErr w:type="gramEnd"/>
            <w:r w:rsidRPr="00B65BE9">
              <w:rPr>
                <w:rFonts w:ascii="Times New Roman" w:hAnsi="Times New Roman" w:cs="Times New Roman"/>
                <w:rPrChange w:id="12094" w:author="tedo gogoladze" w:date="2020-01-05T02:05:00Z">
                  <w:rPr>
                    <w:sz w:val="22"/>
                    <w:szCs w:val="22"/>
                  </w:rPr>
                </w:rPrChange>
              </w:rPr>
              <w:t xml:space="preserve"> - On Developers’ Personality in Large-scale Distributed Projects </w:t>
            </w:r>
          </w:ins>
        </w:p>
        <w:p w14:paraId="6A4F790A" w14:textId="77777777" w:rsidR="00B65BE9" w:rsidRPr="00B65BE9" w:rsidRDefault="00B65BE9" w:rsidP="00B65BE9">
          <w:pPr>
            <w:pStyle w:val="Default"/>
            <w:rPr>
              <w:ins w:id="12095" w:author="tedo gogoladze" w:date="2020-01-05T02:04:00Z"/>
              <w:rFonts w:ascii="Times New Roman" w:hAnsi="Times New Roman" w:cs="Times New Roman"/>
              <w:rPrChange w:id="12096" w:author="tedo gogoladze" w:date="2020-01-05T02:05:00Z">
                <w:rPr>
                  <w:ins w:id="12097" w:author="tedo gogoladze" w:date="2020-01-05T02:04:00Z"/>
                  <w:sz w:val="22"/>
                  <w:szCs w:val="22"/>
                </w:rPr>
              </w:rPrChange>
            </w:rPr>
          </w:pPr>
          <w:ins w:id="12098" w:author="tedo gogoladze" w:date="2020-01-05T02:04:00Z">
            <w:r w:rsidRPr="00B65BE9">
              <w:rPr>
                <w:rFonts w:ascii="Times New Roman" w:hAnsi="Times New Roman" w:cs="Times New Roman"/>
                <w:rPrChange w:id="12099" w:author="tedo gogoladze" w:date="2020-01-05T02:05:00Z">
                  <w:rPr>
                    <w:sz w:val="22"/>
                    <w:szCs w:val="22"/>
                  </w:rPr>
                </w:rPrChange>
              </w:rPr>
              <w:t xml:space="preserve">[3] K. </w:t>
            </w:r>
            <w:proofErr w:type="spellStart"/>
            <w:r w:rsidRPr="00B65BE9">
              <w:rPr>
                <w:rFonts w:ascii="Times New Roman" w:hAnsi="Times New Roman" w:cs="Times New Roman"/>
                <w:rPrChange w:id="12100" w:author="tedo gogoladze" w:date="2020-01-05T02:05:00Z">
                  <w:rPr>
                    <w:sz w:val="22"/>
                    <w:szCs w:val="22"/>
                  </w:rPr>
                </w:rPrChange>
              </w:rPr>
              <w:t>Schwaber</w:t>
            </w:r>
            <w:proofErr w:type="spellEnd"/>
            <w:r w:rsidRPr="00B65BE9">
              <w:rPr>
                <w:rFonts w:ascii="Times New Roman" w:hAnsi="Times New Roman" w:cs="Times New Roman"/>
                <w:rPrChange w:id="12101" w:author="tedo gogoladze" w:date="2020-01-05T02:05:00Z">
                  <w:rPr>
                    <w:sz w:val="22"/>
                    <w:szCs w:val="22"/>
                  </w:rPr>
                </w:rPrChange>
              </w:rPr>
              <w:t xml:space="preserve">, M. Beedle, Agile Software Development with Scrum </w:t>
            </w:r>
          </w:ins>
        </w:p>
        <w:p w14:paraId="05E373B7" w14:textId="77777777" w:rsidR="00B65BE9" w:rsidRPr="00B65BE9" w:rsidRDefault="00B65BE9" w:rsidP="00B65BE9">
          <w:pPr>
            <w:pStyle w:val="Default"/>
            <w:rPr>
              <w:ins w:id="12102" w:author="tedo gogoladze" w:date="2020-01-05T02:04:00Z"/>
              <w:rFonts w:ascii="Times New Roman" w:hAnsi="Times New Roman" w:cs="Times New Roman"/>
              <w:rPrChange w:id="12103" w:author="tedo gogoladze" w:date="2020-01-05T02:05:00Z">
                <w:rPr>
                  <w:ins w:id="12104" w:author="tedo gogoladze" w:date="2020-01-05T02:04:00Z"/>
                  <w:sz w:val="22"/>
                  <w:szCs w:val="22"/>
                </w:rPr>
              </w:rPrChange>
            </w:rPr>
          </w:pPr>
          <w:ins w:id="12105" w:author="tedo gogoladze" w:date="2020-01-05T02:04:00Z">
            <w:r w:rsidRPr="00B65BE9">
              <w:rPr>
                <w:rFonts w:ascii="Times New Roman" w:hAnsi="Times New Roman" w:cs="Times New Roman"/>
                <w:rPrChange w:id="12106" w:author="tedo gogoladze" w:date="2020-01-05T02:05:00Z">
                  <w:rPr>
                    <w:sz w:val="22"/>
                    <w:szCs w:val="22"/>
                  </w:rPr>
                </w:rPrChange>
              </w:rPr>
              <w:t xml:space="preserve">[4] </w:t>
            </w:r>
            <w:proofErr w:type="spellStart"/>
            <w:proofErr w:type="gramStart"/>
            <w:r w:rsidRPr="00B65BE9">
              <w:rPr>
                <w:rFonts w:ascii="Times New Roman" w:hAnsi="Times New Roman" w:cs="Times New Roman"/>
                <w:rPrChange w:id="12107" w:author="tedo gogoladze" w:date="2020-01-05T02:05:00Z">
                  <w:rPr>
                    <w:sz w:val="22"/>
                    <w:szCs w:val="22"/>
                  </w:rPr>
                </w:rPrChange>
              </w:rPr>
              <w:t>M.Fowler</w:t>
            </w:r>
            <w:proofErr w:type="spellEnd"/>
            <w:proofErr w:type="gramEnd"/>
            <w:r w:rsidRPr="00B65BE9">
              <w:rPr>
                <w:rFonts w:ascii="Times New Roman" w:hAnsi="Times New Roman" w:cs="Times New Roman"/>
                <w:rPrChange w:id="12108" w:author="tedo gogoladze" w:date="2020-01-05T02:05:00Z">
                  <w:rPr>
                    <w:sz w:val="22"/>
                    <w:szCs w:val="22"/>
                  </w:rPr>
                </w:rPrChange>
              </w:rPr>
              <w:t xml:space="preserve">, </w:t>
            </w:r>
            <w:proofErr w:type="spellStart"/>
            <w:r w:rsidRPr="00B65BE9">
              <w:rPr>
                <w:rFonts w:ascii="Times New Roman" w:hAnsi="Times New Roman" w:cs="Times New Roman"/>
                <w:rPrChange w:id="12109" w:author="tedo gogoladze" w:date="2020-01-05T02:05:00Z">
                  <w:rPr>
                    <w:sz w:val="22"/>
                    <w:szCs w:val="22"/>
                  </w:rPr>
                </w:rPrChange>
              </w:rPr>
              <w:t>J.Highsmith</w:t>
            </w:r>
            <w:proofErr w:type="spellEnd"/>
            <w:r w:rsidRPr="00B65BE9">
              <w:rPr>
                <w:rFonts w:ascii="Times New Roman" w:hAnsi="Times New Roman" w:cs="Times New Roman"/>
                <w:rPrChange w:id="12110" w:author="tedo gogoladze" w:date="2020-01-05T02:05:00Z">
                  <w:rPr>
                    <w:sz w:val="22"/>
                    <w:szCs w:val="22"/>
                  </w:rPr>
                </w:rPrChange>
              </w:rPr>
              <w:t xml:space="preserve"> – The Agile Manifesto </w:t>
            </w:r>
          </w:ins>
        </w:p>
        <w:p w14:paraId="01DAE95C" w14:textId="77777777" w:rsidR="00B65BE9" w:rsidRPr="00B65BE9" w:rsidRDefault="00B65BE9" w:rsidP="00B65BE9">
          <w:pPr>
            <w:pStyle w:val="Default"/>
            <w:rPr>
              <w:ins w:id="12111" w:author="tedo gogoladze" w:date="2020-01-05T02:04:00Z"/>
              <w:rFonts w:ascii="Times New Roman" w:hAnsi="Times New Roman" w:cs="Times New Roman"/>
              <w:rPrChange w:id="12112" w:author="tedo gogoladze" w:date="2020-01-05T02:05:00Z">
                <w:rPr>
                  <w:ins w:id="12113" w:author="tedo gogoladze" w:date="2020-01-05T02:04:00Z"/>
                  <w:sz w:val="22"/>
                  <w:szCs w:val="22"/>
                </w:rPr>
              </w:rPrChange>
            </w:rPr>
          </w:pPr>
          <w:ins w:id="12114" w:author="tedo gogoladze" w:date="2020-01-05T02:04:00Z">
            <w:r w:rsidRPr="00B65BE9">
              <w:rPr>
                <w:rFonts w:ascii="Times New Roman" w:hAnsi="Times New Roman" w:cs="Times New Roman"/>
                <w:rPrChange w:id="12115" w:author="tedo gogoladze" w:date="2020-01-05T02:05:00Z">
                  <w:rPr>
                    <w:sz w:val="22"/>
                    <w:szCs w:val="22"/>
                  </w:rPr>
                </w:rPrChange>
              </w:rPr>
              <w:t xml:space="preserve">[5] J.S. </w:t>
            </w:r>
            <w:proofErr w:type="spellStart"/>
            <w:r w:rsidRPr="00B65BE9">
              <w:rPr>
                <w:rFonts w:ascii="Times New Roman" w:hAnsi="Times New Roman" w:cs="Times New Roman"/>
                <w:rPrChange w:id="12116" w:author="tedo gogoladze" w:date="2020-01-05T02:05:00Z">
                  <w:rPr>
                    <w:sz w:val="22"/>
                    <w:szCs w:val="22"/>
                  </w:rPr>
                </w:rPrChange>
              </w:rPr>
              <w:t>Karn</w:t>
            </w:r>
            <w:proofErr w:type="spellEnd"/>
            <w:r w:rsidRPr="00B65BE9">
              <w:rPr>
                <w:rFonts w:ascii="Times New Roman" w:hAnsi="Times New Roman" w:cs="Times New Roman"/>
                <w:rPrChange w:id="12117" w:author="tedo gogoladze" w:date="2020-01-05T02:05:00Z">
                  <w:rPr>
                    <w:sz w:val="22"/>
                    <w:szCs w:val="22"/>
                  </w:rPr>
                </w:rPrChange>
              </w:rPr>
              <w:t xml:space="preserve"> - A study into the effects of personality type and methodology on cohesion in software engineering teams </w:t>
            </w:r>
          </w:ins>
        </w:p>
        <w:p w14:paraId="4637128A" w14:textId="77777777" w:rsidR="00B65BE9" w:rsidRPr="00B65BE9" w:rsidRDefault="00B65BE9" w:rsidP="00B65BE9">
          <w:pPr>
            <w:pStyle w:val="Default"/>
            <w:rPr>
              <w:ins w:id="12118" w:author="tedo gogoladze" w:date="2020-01-05T02:04:00Z"/>
              <w:rFonts w:ascii="Times New Roman" w:hAnsi="Times New Roman" w:cs="Times New Roman"/>
              <w:rPrChange w:id="12119" w:author="tedo gogoladze" w:date="2020-01-05T02:05:00Z">
                <w:rPr>
                  <w:ins w:id="12120" w:author="tedo gogoladze" w:date="2020-01-05T02:04:00Z"/>
                  <w:sz w:val="22"/>
                  <w:szCs w:val="22"/>
                </w:rPr>
              </w:rPrChange>
            </w:rPr>
          </w:pPr>
          <w:ins w:id="12121" w:author="tedo gogoladze" w:date="2020-01-05T02:04:00Z">
            <w:r w:rsidRPr="00B65BE9">
              <w:rPr>
                <w:rFonts w:ascii="Times New Roman" w:hAnsi="Times New Roman" w:cs="Times New Roman"/>
                <w:rPrChange w:id="12122" w:author="tedo gogoladze" w:date="2020-01-05T02:05:00Z">
                  <w:rPr>
                    <w:sz w:val="22"/>
                    <w:szCs w:val="22"/>
                  </w:rPr>
                </w:rPrChange>
              </w:rPr>
              <w:t xml:space="preserve">[6] V. </w:t>
            </w:r>
            <w:proofErr w:type="spellStart"/>
            <w:r w:rsidRPr="00B65BE9">
              <w:rPr>
                <w:rFonts w:ascii="Times New Roman" w:hAnsi="Times New Roman" w:cs="Times New Roman"/>
                <w:rPrChange w:id="12123" w:author="tedo gogoladze" w:date="2020-01-05T02:05:00Z">
                  <w:rPr>
                    <w:sz w:val="22"/>
                    <w:szCs w:val="22"/>
                  </w:rPr>
                </w:rPrChange>
              </w:rPr>
              <w:t>Balijepally</w:t>
            </w:r>
            <w:proofErr w:type="spellEnd"/>
            <w:r w:rsidRPr="00B65BE9">
              <w:rPr>
                <w:rFonts w:ascii="Times New Roman" w:hAnsi="Times New Roman" w:cs="Times New Roman"/>
                <w:rPrChange w:id="12124" w:author="tedo gogoladze" w:date="2020-01-05T02:05:00Z">
                  <w:rPr>
                    <w:sz w:val="22"/>
                    <w:szCs w:val="22"/>
                  </w:rPr>
                </w:rPrChange>
              </w:rPr>
              <w:t xml:space="preserve">, R.K. Mahapatra - Assessing Personality Profiles of Software Developers in Agile Development Teams </w:t>
            </w:r>
          </w:ins>
        </w:p>
        <w:p w14:paraId="49CF00BE" w14:textId="77777777" w:rsidR="00B65BE9" w:rsidRPr="00B65BE9" w:rsidRDefault="00B65BE9" w:rsidP="00B65BE9">
          <w:pPr>
            <w:pStyle w:val="Default"/>
            <w:rPr>
              <w:ins w:id="12125" w:author="tedo gogoladze" w:date="2020-01-05T02:04:00Z"/>
              <w:rFonts w:ascii="Times New Roman" w:hAnsi="Times New Roman" w:cs="Times New Roman"/>
              <w:rPrChange w:id="12126" w:author="tedo gogoladze" w:date="2020-01-05T02:05:00Z">
                <w:rPr>
                  <w:ins w:id="12127" w:author="tedo gogoladze" w:date="2020-01-05T02:04:00Z"/>
                  <w:sz w:val="22"/>
                  <w:szCs w:val="22"/>
                </w:rPr>
              </w:rPrChange>
            </w:rPr>
          </w:pPr>
          <w:ins w:id="12128" w:author="tedo gogoladze" w:date="2020-01-05T02:04:00Z">
            <w:r w:rsidRPr="00B65BE9">
              <w:rPr>
                <w:rFonts w:ascii="Times New Roman" w:hAnsi="Times New Roman" w:cs="Times New Roman"/>
                <w:rPrChange w:id="12129" w:author="tedo gogoladze" w:date="2020-01-05T02:05:00Z">
                  <w:rPr>
                    <w:sz w:val="22"/>
                    <w:szCs w:val="22"/>
                  </w:rPr>
                </w:rPrChange>
              </w:rPr>
              <w:t xml:space="preserve">[7] </w:t>
            </w:r>
            <w:proofErr w:type="spellStart"/>
            <w:proofErr w:type="gramStart"/>
            <w:r w:rsidRPr="00B65BE9">
              <w:rPr>
                <w:rFonts w:ascii="Times New Roman" w:hAnsi="Times New Roman" w:cs="Times New Roman"/>
                <w:rPrChange w:id="12130" w:author="tedo gogoladze" w:date="2020-01-05T02:05:00Z">
                  <w:rPr>
                    <w:sz w:val="22"/>
                    <w:szCs w:val="22"/>
                  </w:rPr>
                </w:rPrChange>
              </w:rPr>
              <w:t>B.Bazeli</w:t>
            </w:r>
            <w:proofErr w:type="spellEnd"/>
            <w:proofErr w:type="gramEnd"/>
            <w:r w:rsidRPr="00B65BE9">
              <w:rPr>
                <w:rFonts w:ascii="Times New Roman" w:hAnsi="Times New Roman" w:cs="Times New Roman"/>
                <w:rPrChange w:id="12131" w:author="tedo gogoladze" w:date="2020-01-05T02:05:00Z">
                  <w:rPr>
                    <w:sz w:val="22"/>
                    <w:szCs w:val="22"/>
                  </w:rPr>
                </w:rPrChange>
              </w:rPr>
              <w:t xml:space="preserve"> - On the Personality Traits of </w:t>
            </w:r>
            <w:proofErr w:type="spellStart"/>
            <w:r w:rsidRPr="00B65BE9">
              <w:rPr>
                <w:rFonts w:ascii="Times New Roman" w:hAnsi="Times New Roman" w:cs="Times New Roman"/>
                <w:rPrChange w:id="12132" w:author="tedo gogoladze" w:date="2020-01-05T02:05:00Z">
                  <w:rPr>
                    <w:sz w:val="22"/>
                    <w:szCs w:val="22"/>
                  </w:rPr>
                </w:rPrChange>
              </w:rPr>
              <w:t>StackOverflow</w:t>
            </w:r>
            <w:proofErr w:type="spellEnd"/>
            <w:r w:rsidRPr="00B65BE9">
              <w:rPr>
                <w:rFonts w:ascii="Times New Roman" w:hAnsi="Times New Roman" w:cs="Times New Roman"/>
                <w:rPrChange w:id="12133" w:author="tedo gogoladze" w:date="2020-01-05T02:05:00Z">
                  <w:rPr>
                    <w:sz w:val="22"/>
                    <w:szCs w:val="22"/>
                  </w:rPr>
                </w:rPrChange>
              </w:rPr>
              <w:t xml:space="preserve"> Users </w:t>
            </w:r>
          </w:ins>
        </w:p>
        <w:p w14:paraId="255C43E1" w14:textId="77777777" w:rsidR="00B65BE9" w:rsidRPr="00B65BE9" w:rsidRDefault="00B65BE9" w:rsidP="00B65BE9">
          <w:pPr>
            <w:pStyle w:val="Default"/>
            <w:rPr>
              <w:ins w:id="12134" w:author="tedo gogoladze" w:date="2020-01-05T02:04:00Z"/>
              <w:rFonts w:ascii="Times New Roman" w:hAnsi="Times New Roman" w:cs="Times New Roman"/>
              <w:rPrChange w:id="12135" w:author="tedo gogoladze" w:date="2020-01-05T02:05:00Z">
                <w:rPr>
                  <w:ins w:id="12136" w:author="tedo gogoladze" w:date="2020-01-05T02:04:00Z"/>
                  <w:sz w:val="22"/>
                  <w:szCs w:val="22"/>
                </w:rPr>
              </w:rPrChange>
            </w:rPr>
          </w:pPr>
          <w:ins w:id="12137" w:author="tedo gogoladze" w:date="2020-01-05T02:04:00Z">
            <w:r w:rsidRPr="00B65BE9">
              <w:rPr>
                <w:rFonts w:ascii="Times New Roman" w:hAnsi="Times New Roman" w:cs="Times New Roman"/>
                <w:rPrChange w:id="12138" w:author="tedo gogoladze" w:date="2020-01-05T02:05:00Z">
                  <w:rPr>
                    <w:sz w:val="22"/>
                    <w:szCs w:val="22"/>
                  </w:rPr>
                </w:rPrChange>
              </w:rPr>
              <w:t xml:space="preserve">[8] N.L. </w:t>
            </w:r>
            <w:proofErr w:type="spellStart"/>
            <w:r w:rsidRPr="00B65BE9">
              <w:rPr>
                <w:rFonts w:ascii="Times New Roman" w:hAnsi="Times New Roman" w:cs="Times New Roman"/>
                <w:rPrChange w:id="12139" w:author="tedo gogoladze" w:date="2020-01-05T02:05:00Z">
                  <w:rPr>
                    <w:sz w:val="22"/>
                    <w:szCs w:val="22"/>
                  </w:rPr>
                </w:rPrChange>
              </w:rPr>
              <w:t>Siddiquei</w:t>
            </w:r>
            <w:proofErr w:type="spellEnd"/>
            <w:r w:rsidRPr="00B65BE9">
              <w:rPr>
                <w:rFonts w:ascii="Times New Roman" w:hAnsi="Times New Roman" w:cs="Times New Roman"/>
                <w:rPrChange w:id="12140" w:author="tedo gogoladze" w:date="2020-01-05T02:05:00Z">
                  <w:rPr>
                    <w:sz w:val="22"/>
                    <w:szCs w:val="22"/>
                  </w:rPr>
                </w:rPrChange>
              </w:rPr>
              <w:t xml:space="preserve"> and R. Khalid - The relationship between Personality Traits, Learning Styles </w:t>
            </w:r>
          </w:ins>
        </w:p>
        <w:p w14:paraId="26A44C7B" w14:textId="5FA4D3D2" w:rsidR="00196B14" w:rsidRPr="004A4B49" w:rsidRDefault="00B65BE9" w:rsidP="00B65BE9">
          <w:pPr>
            <w:pStyle w:val="Bibliography"/>
            <w:rPr>
              <w:noProof/>
              <w:vanish/>
              <w:lang w:val="en-GB"/>
              <w:rPrChange w:id="12141" w:author="Mario Ezequiel Scott" w:date="2019-12-29T19:14:00Z">
                <w:rPr>
                  <w:noProof/>
                  <w:vanish/>
                </w:rPr>
              </w:rPrChange>
            </w:rPr>
          </w:pPr>
          <w:ins w:id="12142" w:author="tedo gogoladze" w:date="2020-01-05T02:04:00Z">
            <w:r w:rsidRPr="00B65BE9">
              <w:rPr>
                <w:rFonts w:cs="Times New Roman"/>
                <w:rPrChange w:id="12143" w:author="tedo gogoladze" w:date="2020-01-05T02:05:00Z">
                  <w:rPr>
                    <w:sz w:val="22"/>
                    <w:szCs w:val="22"/>
                  </w:rPr>
                </w:rPrChange>
              </w:rPr>
              <w:t xml:space="preserve">[9] </w:t>
            </w:r>
            <w:r w:rsidRPr="00B65BE9">
              <w:rPr>
                <w:rFonts w:cs="Times New Roman"/>
                <w:rPrChange w:id="12144" w:author="tedo gogoladze" w:date="2020-01-05T02:05:00Z">
                  <w:rPr>
                    <w:sz w:val="23"/>
                    <w:szCs w:val="23"/>
                  </w:rPr>
                </w:rPrChange>
              </w:rPr>
              <w:t xml:space="preserve">E.Kupainen, M.V.Mantyla and J.Itkonen - Using metrics in Agile and Lean Software Development – A systematic literature review of industrial studies </w:t>
            </w:r>
          </w:ins>
          <w:r w:rsidR="00156940" w:rsidRPr="008A1EBF">
            <w:rPr>
              <w:lang w:val="en-GB"/>
            </w:rPr>
            <w:fldChar w:fldCharType="begin"/>
          </w:r>
          <w:r w:rsidR="002065CD" w:rsidRPr="004A4B49">
            <w:rPr>
              <w:lang w:val="en-GB"/>
            </w:rPr>
            <w:instrText xml:space="preserve"> BIBLIOGRAPHY  \l 1061 </w:instrText>
          </w:r>
          <w:r w:rsidR="00156940" w:rsidRPr="008A1EBF">
            <w:rPr>
              <w:lang w:val="en-GB"/>
              <w:rPrChange w:id="12145" w:author="Mario Ezequiel Scott" w:date="2019-12-29T19:14:00Z">
                <w:rPr>
                  <w:lang w:val="en-GB"/>
                </w:rPr>
              </w:rPrChange>
            </w:rPr>
            <w:fldChar w:fldCharType="separate"/>
          </w:r>
          <w:r w:rsidR="00196B14" w:rsidRPr="004A4B49">
            <w:rPr>
              <w:noProof/>
              <w:vanish/>
              <w:lang w:val="en-GB"/>
              <w:rPrChange w:id="12146" w:author="Mario Ezequiel Scott" w:date="2019-12-29T19:14:00Z">
                <w:rPr>
                  <w:noProof/>
                  <w:vanish/>
                </w:rPr>
              </w:rPrChange>
            </w:rPr>
            <w:t>x</w:t>
          </w:r>
        </w:p>
        <w:p w14:paraId="422CE3B3" w14:textId="77777777" w:rsidR="00196B14" w:rsidRPr="004A4B49" w:rsidRDefault="00196B14" w:rsidP="00196B14">
          <w:pPr>
            <w:pStyle w:val="Bibliography"/>
            <w:rPr>
              <w:rFonts w:eastAsiaTheme="minorEastAsia"/>
              <w:noProof/>
              <w:vanish/>
              <w:lang w:val="en-GB"/>
              <w:rPrChange w:id="12147" w:author="Mario Ezequiel Scott" w:date="2019-12-29T19:14:00Z">
                <w:rPr>
                  <w:rFonts w:eastAsiaTheme="minorEastAsia"/>
                  <w:noProof/>
                  <w:vanish/>
                </w:rPr>
              </w:rPrChange>
            </w:rPr>
          </w:pPr>
          <w:r w:rsidRPr="004A4B49">
            <w:rPr>
              <w:noProof/>
              <w:vanish/>
              <w:lang w:val="en-GB"/>
              <w:rPrChange w:id="12148" w:author="Mario Ezequiel Scott" w:date="2019-12-29T19:14:00Z">
                <w:rPr>
                  <w:noProof/>
                  <w:vanish/>
                </w:rPr>
              </w:rPrChange>
            </w:rPr>
            <w:t>x</w:t>
          </w:r>
        </w:p>
        <w:p w14:paraId="195BDCD7" w14:textId="4A4BE216" w:rsidR="00B65BE9" w:rsidRDefault="00156940" w:rsidP="00196B14">
          <w:pPr>
            <w:keepLines/>
            <w:rPr>
              <w:ins w:id="12149" w:author="tedo gogoladze" w:date="2020-01-05T02:06:00Z"/>
              <w:lang w:val="en-GB"/>
            </w:rPr>
          </w:pPr>
          <w:r w:rsidRPr="008A1EBF">
            <w:rPr>
              <w:lang w:val="en-GB"/>
            </w:rPr>
            <w:fldChar w:fldCharType="end"/>
          </w:r>
        </w:p>
        <w:p w14:paraId="52850BAD" w14:textId="4F49FC4D" w:rsidR="00B65BE9" w:rsidRPr="00B65BE9" w:rsidRDefault="00B65BE9" w:rsidP="00B65BE9">
          <w:pPr>
            <w:pStyle w:val="Default"/>
            <w:rPr>
              <w:ins w:id="12150" w:author="tedo gogoladze" w:date="2020-01-05T02:06:00Z"/>
              <w:rFonts w:ascii="Times New Roman" w:hAnsi="Times New Roman" w:cs="Times New Roman"/>
              <w:rPrChange w:id="12151" w:author="tedo gogoladze" w:date="2020-01-05T02:06:00Z">
                <w:rPr>
                  <w:ins w:id="12152" w:author="tedo gogoladze" w:date="2020-01-05T02:06:00Z"/>
                  <w:sz w:val="22"/>
                  <w:szCs w:val="22"/>
                </w:rPr>
              </w:rPrChange>
            </w:rPr>
            <w:pPrChange w:id="12153" w:author="tedo gogoladze" w:date="2020-01-05T02:07:00Z">
              <w:pPr>
                <w:pStyle w:val="Default"/>
              </w:pPr>
            </w:pPrChange>
          </w:pPr>
          <w:ins w:id="12154" w:author="tedo gogoladze" w:date="2020-01-05T02:06:00Z">
            <w:r>
              <w:rPr>
                <w:sz w:val="22"/>
                <w:szCs w:val="22"/>
              </w:rPr>
              <w:t>[</w:t>
            </w:r>
            <w:r w:rsidRPr="00B65BE9">
              <w:rPr>
                <w:rFonts w:ascii="Times New Roman" w:hAnsi="Times New Roman" w:cs="Times New Roman"/>
                <w:rPrChange w:id="12155" w:author="tedo gogoladze" w:date="2020-01-05T02:06:00Z">
                  <w:rPr>
                    <w:sz w:val="22"/>
                    <w:szCs w:val="22"/>
                  </w:rPr>
                </w:rPrChange>
              </w:rPr>
              <w:t>1</w:t>
            </w:r>
            <w:r>
              <w:rPr>
                <w:rFonts w:ascii="Times New Roman" w:hAnsi="Times New Roman" w:cs="Times New Roman"/>
              </w:rPr>
              <w:t>0</w:t>
            </w:r>
            <w:r w:rsidRPr="00B65BE9">
              <w:rPr>
                <w:rFonts w:ascii="Times New Roman" w:hAnsi="Times New Roman" w:cs="Times New Roman"/>
                <w:rPrChange w:id="12156" w:author="tedo gogoladze" w:date="2020-01-05T02:06:00Z">
                  <w:rPr>
                    <w:sz w:val="22"/>
                    <w:szCs w:val="22"/>
                  </w:rPr>
                </w:rPrChange>
              </w:rPr>
              <w:t xml:space="preserve">] R.M. </w:t>
            </w:r>
            <w:proofErr w:type="spellStart"/>
            <w:r w:rsidRPr="00B65BE9">
              <w:rPr>
                <w:rFonts w:ascii="Times New Roman" w:hAnsi="Times New Roman" w:cs="Times New Roman"/>
                <w:rPrChange w:id="12157" w:author="tedo gogoladze" w:date="2020-01-05T02:06:00Z">
                  <w:rPr>
                    <w:sz w:val="22"/>
                    <w:szCs w:val="22"/>
                  </w:rPr>
                </w:rPrChange>
              </w:rPr>
              <w:t>Ryckman</w:t>
            </w:r>
            <w:proofErr w:type="spellEnd"/>
            <w:r w:rsidRPr="00B65BE9">
              <w:rPr>
                <w:rFonts w:ascii="Times New Roman" w:hAnsi="Times New Roman" w:cs="Times New Roman"/>
                <w:rPrChange w:id="12158" w:author="tedo gogoladze" w:date="2020-01-05T02:06:00Z">
                  <w:rPr>
                    <w:sz w:val="22"/>
                    <w:szCs w:val="22"/>
                  </w:rPr>
                </w:rPrChange>
              </w:rPr>
              <w:t xml:space="preserve">, Theories of Personality </w:t>
            </w:r>
          </w:ins>
        </w:p>
        <w:p w14:paraId="551DDA71" w14:textId="334C844B" w:rsidR="00B65BE9" w:rsidRPr="00B65BE9" w:rsidRDefault="00B65BE9" w:rsidP="00B65BE9">
          <w:pPr>
            <w:pStyle w:val="Default"/>
            <w:rPr>
              <w:ins w:id="12159" w:author="tedo gogoladze" w:date="2020-01-05T02:06:00Z"/>
              <w:rFonts w:ascii="Times New Roman" w:hAnsi="Times New Roman" w:cs="Times New Roman"/>
              <w:rPrChange w:id="12160" w:author="tedo gogoladze" w:date="2020-01-05T02:06:00Z">
                <w:rPr>
                  <w:ins w:id="12161" w:author="tedo gogoladze" w:date="2020-01-05T02:06:00Z"/>
                  <w:sz w:val="22"/>
                  <w:szCs w:val="22"/>
                </w:rPr>
              </w:rPrChange>
            </w:rPr>
          </w:pPr>
          <w:ins w:id="12162" w:author="tedo gogoladze" w:date="2020-01-05T02:06:00Z">
            <w:r w:rsidRPr="00B65BE9">
              <w:rPr>
                <w:rFonts w:ascii="Times New Roman" w:hAnsi="Times New Roman" w:cs="Times New Roman"/>
                <w:rPrChange w:id="12163" w:author="tedo gogoladze" w:date="2020-01-05T02:06:00Z">
                  <w:rPr>
                    <w:sz w:val="22"/>
                    <w:szCs w:val="22"/>
                  </w:rPr>
                </w:rPrChange>
              </w:rPr>
              <w:t>[</w:t>
            </w:r>
          </w:ins>
          <w:ins w:id="12164" w:author="tedo gogoladze" w:date="2020-01-05T02:07:00Z">
            <w:r>
              <w:rPr>
                <w:rFonts w:ascii="Times New Roman" w:hAnsi="Times New Roman" w:cs="Times New Roman"/>
              </w:rPr>
              <w:t>11</w:t>
            </w:r>
          </w:ins>
          <w:ins w:id="12165" w:author="tedo gogoladze" w:date="2020-01-05T02:06:00Z">
            <w:r w:rsidRPr="00B65BE9">
              <w:rPr>
                <w:rFonts w:ascii="Times New Roman" w:hAnsi="Times New Roman" w:cs="Times New Roman"/>
                <w:rPrChange w:id="12166" w:author="tedo gogoladze" w:date="2020-01-05T02:06:00Z">
                  <w:rPr>
                    <w:sz w:val="22"/>
                    <w:szCs w:val="22"/>
                  </w:rPr>
                </w:rPrChange>
              </w:rPr>
              <w:t xml:space="preserve">] R.R. McCrae, O.P. John, An Introduction to the Five-Factor Model and Its Applications </w:t>
            </w:r>
          </w:ins>
        </w:p>
        <w:p w14:paraId="523B4C56" w14:textId="067BF0BB" w:rsidR="00B65BE9" w:rsidRPr="00B65BE9" w:rsidRDefault="00B65BE9" w:rsidP="00B65BE9">
          <w:pPr>
            <w:pStyle w:val="Default"/>
            <w:rPr>
              <w:ins w:id="12167" w:author="tedo gogoladze" w:date="2020-01-05T02:06:00Z"/>
              <w:rFonts w:ascii="Times New Roman" w:hAnsi="Times New Roman" w:cs="Times New Roman"/>
              <w:rPrChange w:id="12168" w:author="tedo gogoladze" w:date="2020-01-05T02:06:00Z">
                <w:rPr>
                  <w:ins w:id="12169" w:author="tedo gogoladze" w:date="2020-01-05T02:06:00Z"/>
                  <w:sz w:val="22"/>
                  <w:szCs w:val="22"/>
                </w:rPr>
              </w:rPrChange>
            </w:rPr>
            <w:pPrChange w:id="12170" w:author="tedo gogoladze" w:date="2020-01-05T02:08:00Z">
              <w:pPr>
                <w:pStyle w:val="Default"/>
              </w:pPr>
            </w:pPrChange>
          </w:pPr>
          <w:ins w:id="12171" w:author="tedo gogoladze" w:date="2020-01-05T02:06:00Z">
            <w:r w:rsidRPr="00B65BE9">
              <w:rPr>
                <w:rFonts w:ascii="Times New Roman" w:hAnsi="Times New Roman" w:cs="Times New Roman"/>
                <w:rPrChange w:id="12172" w:author="tedo gogoladze" w:date="2020-01-05T02:06:00Z">
                  <w:rPr>
                    <w:sz w:val="22"/>
                    <w:szCs w:val="22"/>
                  </w:rPr>
                </w:rPrChange>
              </w:rPr>
              <w:t>[</w:t>
            </w:r>
          </w:ins>
          <w:ins w:id="12173" w:author="tedo gogoladze" w:date="2020-01-05T02:07:00Z">
            <w:r>
              <w:rPr>
                <w:rFonts w:ascii="Times New Roman" w:hAnsi="Times New Roman" w:cs="Times New Roman"/>
              </w:rPr>
              <w:t>12</w:t>
            </w:r>
          </w:ins>
          <w:ins w:id="12174" w:author="tedo gogoladze" w:date="2020-01-05T02:06:00Z">
            <w:r w:rsidRPr="00B65BE9">
              <w:rPr>
                <w:rFonts w:ascii="Times New Roman" w:hAnsi="Times New Roman" w:cs="Times New Roman"/>
                <w:rPrChange w:id="12175" w:author="tedo gogoladze" w:date="2020-01-05T02:06:00Z">
                  <w:rPr>
                    <w:sz w:val="22"/>
                    <w:szCs w:val="22"/>
                  </w:rPr>
                </w:rPrChange>
              </w:rPr>
              <w:t xml:space="preserve">] O.P. John, S. Srivastava - Handbook of personality </w:t>
            </w:r>
          </w:ins>
        </w:p>
        <w:p w14:paraId="73D59440" w14:textId="235E6545" w:rsidR="00466867" w:rsidRDefault="00B65BE9" w:rsidP="00B65BE9">
          <w:pPr>
            <w:keepLines/>
            <w:rPr>
              <w:ins w:id="12176" w:author="tedo gogoladze" w:date="2020-01-05T02:19:00Z"/>
              <w:rFonts w:eastAsiaTheme="minorHAnsi" w:cs="Times New Roman"/>
              <w:color w:val="000000"/>
              <w:lang w:val="en-US" w:eastAsia="en-US"/>
            </w:rPr>
          </w:pPr>
          <w:ins w:id="12177" w:author="tedo gogoladze" w:date="2020-01-05T02:06:00Z">
            <w:r w:rsidRPr="00B65BE9">
              <w:rPr>
                <w:rFonts w:eastAsiaTheme="minorHAnsi" w:cs="Times New Roman"/>
                <w:color w:val="000000"/>
                <w:lang w:val="en-US" w:eastAsia="en-US"/>
                <w:rPrChange w:id="12178" w:author="tedo gogoladze" w:date="2020-01-05T02:06:00Z">
                  <w:rPr>
                    <w:sz w:val="22"/>
                    <w:szCs w:val="22"/>
                  </w:rPr>
                </w:rPrChange>
              </w:rPr>
              <w:t>[</w:t>
            </w:r>
          </w:ins>
          <w:ins w:id="12179" w:author="tedo gogoladze" w:date="2020-01-05T02:08:00Z">
            <w:r>
              <w:rPr>
                <w:rFonts w:eastAsiaTheme="minorHAnsi" w:cs="Times New Roman"/>
                <w:color w:val="000000"/>
                <w:lang w:val="en-US" w:eastAsia="en-US"/>
              </w:rPr>
              <w:t>13</w:t>
            </w:r>
          </w:ins>
          <w:ins w:id="12180" w:author="tedo gogoladze" w:date="2020-01-05T02:06:00Z">
            <w:r w:rsidRPr="00B65BE9">
              <w:rPr>
                <w:rFonts w:eastAsiaTheme="minorHAnsi" w:cs="Times New Roman"/>
                <w:color w:val="000000"/>
                <w:lang w:val="en-US" w:eastAsia="en-US"/>
                <w:rPrChange w:id="12181" w:author="tedo gogoladze" w:date="2020-01-05T02:06:00Z">
                  <w:rPr>
                    <w:sz w:val="22"/>
                    <w:szCs w:val="22"/>
                  </w:rPr>
                </w:rPrChange>
              </w:rPr>
              <w:t xml:space="preserve">] P. </w:t>
            </w:r>
            <w:proofErr w:type="spellStart"/>
            <w:r w:rsidRPr="00B65BE9">
              <w:rPr>
                <w:rFonts w:eastAsiaTheme="minorHAnsi" w:cs="Times New Roman"/>
                <w:color w:val="000000"/>
                <w:lang w:val="en-US" w:eastAsia="en-US"/>
                <w:rPrChange w:id="12182" w:author="tedo gogoladze" w:date="2020-01-05T02:06:00Z">
                  <w:rPr>
                    <w:sz w:val="22"/>
                    <w:szCs w:val="22"/>
                  </w:rPr>
                </w:rPrChange>
              </w:rPr>
              <w:t>Abrahamsson</w:t>
            </w:r>
            <w:proofErr w:type="spellEnd"/>
            <w:r w:rsidRPr="00B65BE9">
              <w:rPr>
                <w:rFonts w:eastAsiaTheme="minorHAnsi" w:cs="Times New Roman"/>
                <w:color w:val="000000"/>
                <w:lang w:val="en-US" w:eastAsia="en-US"/>
                <w:rPrChange w:id="12183" w:author="tedo gogoladze" w:date="2020-01-05T02:06:00Z">
                  <w:rPr>
                    <w:sz w:val="22"/>
                    <w:szCs w:val="22"/>
                  </w:rPr>
                </w:rPrChange>
              </w:rPr>
              <w:t xml:space="preserve">, O. </w:t>
            </w:r>
            <w:proofErr w:type="spellStart"/>
            <w:r w:rsidRPr="00B65BE9">
              <w:rPr>
                <w:rFonts w:eastAsiaTheme="minorHAnsi" w:cs="Times New Roman"/>
                <w:color w:val="000000"/>
                <w:lang w:val="en-US" w:eastAsia="en-US"/>
                <w:rPrChange w:id="12184" w:author="tedo gogoladze" w:date="2020-01-05T02:06:00Z">
                  <w:rPr>
                    <w:sz w:val="22"/>
                    <w:szCs w:val="22"/>
                  </w:rPr>
                </w:rPrChange>
              </w:rPr>
              <w:t>Salo</w:t>
            </w:r>
            <w:proofErr w:type="spellEnd"/>
            <w:r w:rsidRPr="00B65BE9">
              <w:rPr>
                <w:rFonts w:eastAsiaTheme="minorHAnsi" w:cs="Times New Roman"/>
                <w:color w:val="000000"/>
                <w:lang w:val="en-US" w:eastAsia="en-US"/>
                <w:rPrChange w:id="12185" w:author="tedo gogoladze" w:date="2020-01-05T02:06:00Z">
                  <w:rPr>
                    <w:sz w:val="22"/>
                    <w:szCs w:val="22"/>
                  </w:rPr>
                </w:rPrChange>
              </w:rPr>
              <w:t xml:space="preserve">, J. </w:t>
            </w:r>
            <w:proofErr w:type="spellStart"/>
            <w:r w:rsidRPr="00B65BE9">
              <w:rPr>
                <w:rFonts w:eastAsiaTheme="minorHAnsi" w:cs="Times New Roman"/>
                <w:color w:val="000000"/>
                <w:lang w:val="en-US" w:eastAsia="en-US"/>
                <w:rPrChange w:id="12186" w:author="tedo gogoladze" w:date="2020-01-05T02:06:00Z">
                  <w:rPr>
                    <w:sz w:val="22"/>
                    <w:szCs w:val="22"/>
                  </w:rPr>
                </w:rPrChange>
              </w:rPr>
              <w:t>Ronkainen</w:t>
            </w:r>
            <w:proofErr w:type="spellEnd"/>
            <w:r w:rsidRPr="00B65BE9">
              <w:rPr>
                <w:rFonts w:eastAsiaTheme="minorHAnsi" w:cs="Times New Roman"/>
                <w:color w:val="000000"/>
                <w:lang w:val="en-US" w:eastAsia="en-US"/>
                <w:rPrChange w:id="12187" w:author="tedo gogoladze" w:date="2020-01-05T02:06:00Z">
                  <w:rPr>
                    <w:sz w:val="22"/>
                    <w:szCs w:val="22"/>
                  </w:rPr>
                </w:rPrChange>
              </w:rPr>
              <w:t xml:space="preserve">, J. </w:t>
            </w:r>
            <w:proofErr w:type="spellStart"/>
            <w:r w:rsidRPr="00B65BE9">
              <w:rPr>
                <w:rFonts w:eastAsiaTheme="minorHAnsi" w:cs="Times New Roman"/>
                <w:color w:val="000000"/>
                <w:lang w:val="en-US" w:eastAsia="en-US"/>
                <w:rPrChange w:id="12188" w:author="tedo gogoladze" w:date="2020-01-05T02:06:00Z">
                  <w:rPr>
                    <w:sz w:val="22"/>
                    <w:szCs w:val="22"/>
                  </w:rPr>
                </w:rPrChange>
              </w:rPr>
              <w:t>Warsta</w:t>
            </w:r>
            <w:proofErr w:type="spellEnd"/>
            <w:r w:rsidRPr="00B65BE9">
              <w:rPr>
                <w:rFonts w:eastAsiaTheme="minorHAnsi" w:cs="Times New Roman"/>
                <w:color w:val="000000"/>
                <w:lang w:val="en-US" w:eastAsia="en-US"/>
                <w:rPrChange w:id="12189" w:author="tedo gogoladze" w:date="2020-01-05T02:06:00Z">
                  <w:rPr>
                    <w:sz w:val="22"/>
                    <w:szCs w:val="22"/>
                  </w:rPr>
                </w:rPrChange>
              </w:rPr>
              <w:t xml:space="preserve"> – Agile software</w:t>
            </w:r>
          </w:ins>
          <w:ins w:id="12190" w:author="tedo gogoladze" w:date="2020-01-06T14:05:00Z">
            <w:r w:rsidR="00C1772C">
              <w:rPr>
                <w:rFonts w:eastAsiaTheme="minorHAnsi" w:cs="Times New Roman"/>
                <w:color w:val="000000"/>
                <w:lang w:val="en-US" w:eastAsia="en-US"/>
              </w:rPr>
              <w:t xml:space="preserve"> </w:t>
            </w:r>
          </w:ins>
          <w:ins w:id="12191" w:author="tedo gogoladze" w:date="2020-01-05T02:06:00Z">
            <w:r w:rsidRPr="00B65BE9">
              <w:rPr>
                <w:rFonts w:eastAsiaTheme="minorHAnsi" w:cs="Times New Roman"/>
                <w:color w:val="000000"/>
                <w:lang w:val="en-US" w:eastAsia="en-US"/>
                <w:rPrChange w:id="12192" w:author="tedo gogoladze" w:date="2020-01-05T02:06:00Z">
                  <w:rPr>
                    <w:sz w:val="22"/>
                    <w:szCs w:val="22"/>
                  </w:rPr>
                </w:rPrChange>
              </w:rPr>
              <w:t>Development Methods: Review and Analysis</w:t>
            </w:r>
          </w:ins>
        </w:p>
        <w:p w14:paraId="4F281421" w14:textId="67F0BA47" w:rsidR="006A3515" w:rsidRPr="00B65BE9" w:rsidRDefault="00466867" w:rsidP="00B65BE9">
          <w:pPr>
            <w:keepLines/>
            <w:rPr>
              <w:rFonts w:eastAsiaTheme="minorHAnsi" w:cs="Times New Roman"/>
              <w:color w:val="000000"/>
              <w:lang w:val="en-US" w:eastAsia="en-US"/>
              <w:rPrChange w:id="12193" w:author="tedo gogoladze" w:date="2020-01-05T02:06:00Z">
                <w:rPr>
                  <w:lang w:val="en-GB"/>
                </w:rPr>
              </w:rPrChange>
            </w:rPr>
          </w:pPr>
          <w:ins w:id="12194" w:author="tedo gogoladze" w:date="2020-01-05T02:19:00Z">
            <w:r>
              <w:rPr>
                <w:rFonts w:eastAsiaTheme="minorHAnsi" w:cs="Times New Roman"/>
                <w:color w:val="000000"/>
                <w:lang w:val="en-US" w:eastAsia="en-US"/>
              </w:rPr>
              <w:t xml:space="preserve">[14] </w:t>
            </w:r>
            <w:proofErr w:type="spellStart"/>
            <w:proofErr w:type="gramStart"/>
            <w:r>
              <w:rPr>
                <w:rFonts w:eastAsiaTheme="minorHAnsi" w:cs="Times New Roman"/>
                <w:color w:val="000000"/>
                <w:lang w:val="en-US" w:eastAsia="en-US"/>
              </w:rPr>
              <w:t>J.Henrick</w:t>
            </w:r>
            <w:proofErr w:type="spellEnd"/>
            <w:proofErr w:type="gramEnd"/>
            <w:r>
              <w:rPr>
                <w:rFonts w:eastAsiaTheme="minorHAnsi" w:cs="Times New Roman"/>
                <w:color w:val="000000"/>
                <w:lang w:val="en-US" w:eastAsia="en-US"/>
              </w:rPr>
              <w:t xml:space="preserve"> - </w:t>
            </w:r>
          </w:ins>
          <w:ins w:id="12195" w:author="tedo gogoladze" w:date="2020-01-05T02:20:00Z">
            <w:r w:rsidRPr="00466867">
              <w:rPr>
                <w:rFonts w:eastAsiaTheme="minorHAnsi" w:cs="Times New Roman"/>
                <w:color w:val="000000"/>
                <w:lang w:val="en-US" w:eastAsia="en-US"/>
              </w:rPr>
              <w:t>On Word-Length and Dictionary Size</w:t>
            </w:r>
            <w:r>
              <w:rPr>
                <w:rFonts w:eastAsiaTheme="minorHAnsi" w:cs="Times New Roman"/>
                <w:color w:val="000000"/>
                <w:lang w:val="en-US" w:eastAsia="en-US"/>
              </w:rPr>
              <w:t>.</w:t>
            </w:r>
          </w:ins>
        </w:p>
      </w:sdtContent>
    </w:sdt>
    <w:p w14:paraId="4F99287A" w14:textId="77777777" w:rsidR="00B746CA" w:rsidRPr="008A1EBF" w:rsidRDefault="002065CD" w:rsidP="00855DF1">
      <w:pPr>
        <w:pStyle w:val="HeaderNotNumbered"/>
      </w:pPr>
      <w:bookmarkStart w:id="12196" w:name="_Toc29215317"/>
      <w:r w:rsidRPr="009A4FA7">
        <w:lastRenderedPageBreak/>
        <w:t>Appendix</w:t>
      </w:r>
      <w:bookmarkEnd w:id="12196"/>
    </w:p>
    <w:p w14:paraId="41B2BF24" w14:textId="77777777" w:rsidR="00F56399" w:rsidRPr="008A1EBF" w:rsidRDefault="002B235B" w:rsidP="008506D8">
      <w:pPr>
        <w:pStyle w:val="Appendixheading"/>
        <w:pageBreakBefore w:val="0"/>
      </w:pPr>
      <w:bookmarkStart w:id="12197" w:name="_Ref166675784"/>
      <w:bookmarkStart w:id="12198" w:name="_Toc29215318"/>
      <w:r w:rsidRPr="008A1EBF">
        <w:t>Glossary</w:t>
      </w:r>
      <w:bookmarkEnd w:id="12197"/>
      <w:bookmarkEnd w:id="12198"/>
    </w:p>
    <w:tbl>
      <w:tblPr>
        <w:tblStyle w:val="TableGrid"/>
        <w:tblW w:w="9119" w:type="dxa"/>
        <w:tblLook w:val="0600" w:firstRow="0" w:lastRow="0" w:firstColumn="0" w:lastColumn="0" w:noHBand="1" w:noVBand="1"/>
      </w:tblPr>
      <w:tblGrid>
        <w:gridCol w:w="4361"/>
        <w:gridCol w:w="4758"/>
      </w:tblGrid>
      <w:tr w:rsidR="001A1377" w:rsidRPr="004A4B49" w14:paraId="272A0307" w14:textId="77777777" w:rsidTr="002A5F0C">
        <w:trPr>
          <w:cantSplit/>
        </w:trPr>
        <w:tc>
          <w:tcPr>
            <w:tcW w:w="4361" w:type="dxa"/>
          </w:tcPr>
          <w:p w14:paraId="015B945C" w14:textId="77777777" w:rsidR="00F56399" w:rsidRPr="004A4B49" w:rsidRDefault="00AE695C" w:rsidP="00F56399">
            <w:pPr>
              <w:pStyle w:val="Glossaryentry"/>
              <w:rPr>
                <w:rFonts w:cs="Times New Roman"/>
                <w:lang w:val="en-GB"/>
              </w:rPr>
            </w:pPr>
            <w:r w:rsidRPr="004A4B49">
              <w:rPr>
                <w:rFonts w:cs="Times New Roman"/>
                <w:lang w:val="en-GB"/>
              </w:rPr>
              <w:t>Caret</w:t>
            </w:r>
          </w:p>
          <w:p w14:paraId="31573D74" w14:textId="77777777" w:rsidR="00F56399" w:rsidRPr="004A4B49" w:rsidRDefault="00C23A2A" w:rsidP="00AE695C">
            <w:pPr>
              <w:pStyle w:val="Glossaryentry"/>
              <w:ind w:left="360" w:firstLine="0"/>
              <w:jc w:val="both"/>
              <w:rPr>
                <w:rFonts w:cs="Times New Roman"/>
                <w:lang w:val="en-GB"/>
              </w:rPr>
            </w:pPr>
            <w:r w:rsidRPr="004A4B49">
              <w:rPr>
                <w:rFonts w:cs="Times New Roman"/>
                <w:lang w:val="en-GB"/>
              </w:rPr>
              <w:t>T</w:t>
            </w:r>
            <w:r w:rsidR="00AE695C" w:rsidRPr="004A4B49">
              <w:rPr>
                <w:rFonts w:cs="Times New Roman"/>
                <w:lang w:val="en-GB"/>
              </w:rPr>
              <w:t>he bar (or other symbol) marking the active editing point</w:t>
            </w:r>
            <w:r w:rsidR="0063163C" w:rsidRPr="004A4B49">
              <w:rPr>
                <w:rFonts w:cs="Times New Roman"/>
                <w:lang w:val="en-GB"/>
              </w:rPr>
              <w:t>.</w:t>
            </w:r>
          </w:p>
        </w:tc>
        <w:tc>
          <w:tcPr>
            <w:tcW w:w="4758" w:type="dxa"/>
          </w:tcPr>
          <w:p w14:paraId="7ADD4F2C" w14:textId="77777777" w:rsidR="0063055E" w:rsidRPr="004A4B49" w:rsidRDefault="0063163C">
            <w:pPr>
              <w:rPr>
                <w:rFonts w:cs="Times New Roman"/>
                <w:lang w:val="en-GB"/>
                <w:rPrChange w:id="12199" w:author="Mario Ezequiel Scott" w:date="2019-12-29T19:14:00Z">
                  <w:rPr>
                    <w:rFonts w:cs="Times New Roman"/>
                  </w:rPr>
                </w:rPrChange>
              </w:rPr>
            </w:pPr>
            <w:proofErr w:type="spellStart"/>
            <w:r w:rsidRPr="004A4B49">
              <w:rPr>
                <w:rFonts w:cs="Times New Roman"/>
                <w:lang w:val="en-GB"/>
                <w:rPrChange w:id="12200" w:author="Mario Ezequiel Scott" w:date="2019-12-29T19:14:00Z">
                  <w:rPr>
                    <w:rFonts w:cs="Times New Roman"/>
                  </w:rPr>
                </w:rPrChange>
              </w:rPr>
              <w:t>Sisestusmärk</w:t>
            </w:r>
            <w:proofErr w:type="spellEnd"/>
          </w:p>
          <w:p w14:paraId="173353FE" w14:textId="77777777" w:rsidR="000E7F57" w:rsidRPr="004A4B49" w:rsidRDefault="0063163C">
            <w:pPr>
              <w:ind w:left="360"/>
              <w:rPr>
                <w:rFonts w:cs="Times New Roman"/>
                <w:lang w:val="en-GB"/>
                <w:rPrChange w:id="12201" w:author="Mario Ezequiel Scott" w:date="2019-12-29T19:14:00Z">
                  <w:rPr>
                    <w:rFonts w:cs="Times New Roman"/>
                    <w:lang w:val="de-DE"/>
                  </w:rPr>
                </w:rPrChange>
              </w:rPr>
            </w:pPr>
            <w:proofErr w:type="spellStart"/>
            <w:r w:rsidRPr="004A4B49">
              <w:rPr>
                <w:rFonts w:cs="Times New Roman"/>
                <w:lang w:val="en-GB"/>
                <w:rPrChange w:id="12202" w:author="Mario Ezequiel Scott" w:date="2019-12-29T19:14:00Z">
                  <w:rPr>
                    <w:rFonts w:cs="Times New Roman"/>
                  </w:rPr>
                </w:rPrChange>
              </w:rPr>
              <w:t>Märk</w:t>
            </w:r>
            <w:proofErr w:type="spellEnd"/>
            <w:r w:rsidRPr="004A4B49">
              <w:rPr>
                <w:rFonts w:cs="Times New Roman"/>
                <w:lang w:val="en-GB"/>
                <w:rPrChange w:id="12203" w:author="Mario Ezequiel Scott" w:date="2019-12-29T19:14:00Z">
                  <w:rPr>
                    <w:rFonts w:cs="Times New Roman"/>
                  </w:rPr>
                </w:rPrChange>
              </w:rPr>
              <w:t xml:space="preserve">, mis </w:t>
            </w:r>
            <w:proofErr w:type="spellStart"/>
            <w:r w:rsidRPr="004A4B49">
              <w:rPr>
                <w:rFonts w:cs="Times New Roman"/>
                <w:lang w:val="en-GB"/>
                <w:rPrChange w:id="12204" w:author="Mario Ezequiel Scott" w:date="2019-12-29T19:14:00Z">
                  <w:rPr>
                    <w:rFonts w:cs="Times New Roman"/>
                  </w:rPr>
                </w:rPrChange>
              </w:rPr>
              <w:t>märgib</w:t>
            </w:r>
            <w:proofErr w:type="spellEnd"/>
            <w:r w:rsidRPr="004A4B49">
              <w:rPr>
                <w:rFonts w:cs="Times New Roman"/>
                <w:lang w:val="en-GB"/>
                <w:rPrChange w:id="12205" w:author="Mario Ezequiel Scott" w:date="2019-12-29T19:14:00Z">
                  <w:rPr>
                    <w:rFonts w:cs="Times New Roman"/>
                  </w:rPr>
                </w:rPrChange>
              </w:rPr>
              <w:t xml:space="preserve"> </w:t>
            </w:r>
            <w:proofErr w:type="spellStart"/>
            <w:r w:rsidRPr="004A4B49">
              <w:rPr>
                <w:rFonts w:cs="Times New Roman"/>
                <w:lang w:val="en-GB"/>
                <w:rPrChange w:id="12206" w:author="Mario Ezequiel Scott" w:date="2019-12-29T19:14:00Z">
                  <w:rPr>
                    <w:rFonts w:cs="Times New Roman"/>
                  </w:rPr>
                </w:rPrChange>
              </w:rPr>
              <w:t>teksti</w:t>
            </w:r>
            <w:proofErr w:type="spellEnd"/>
            <w:r w:rsidRPr="004A4B49">
              <w:rPr>
                <w:rFonts w:cs="Times New Roman"/>
                <w:lang w:val="en-GB"/>
                <w:rPrChange w:id="12207" w:author="Mario Ezequiel Scott" w:date="2019-12-29T19:14:00Z">
                  <w:rPr>
                    <w:rFonts w:cs="Times New Roman"/>
                  </w:rPr>
                </w:rPrChange>
              </w:rPr>
              <w:t xml:space="preserve"> </w:t>
            </w:r>
            <w:proofErr w:type="spellStart"/>
            <w:r w:rsidRPr="004A4B49">
              <w:rPr>
                <w:rFonts w:cs="Times New Roman"/>
                <w:lang w:val="en-GB"/>
                <w:rPrChange w:id="12208" w:author="Mario Ezequiel Scott" w:date="2019-12-29T19:14:00Z">
                  <w:rPr>
                    <w:rFonts w:cs="Times New Roman"/>
                  </w:rPr>
                </w:rPrChange>
              </w:rPr>
              <w:t>sisestamise</w:t>
            </w:r>
            <w:proofErr w:type="spellEnd"/>
            <w:r w:rsidRPr="004A4B49">
              <w:rPr>
                <w:rFonts w:cs="Times New Roman"/>
                <w:lang w:val="en-GB"/>
                <w:rPrChange w:id="12209" w:author="Mario Ezequiel Scott" w:date="2019-12-29T19:14:00Z">
                  <w:rPr>
                    <w:rFonts w:cs="Times New Roman"/>
                  </w:rPr>
                </w:rPrChange>
              </w:rPr>
              <w:t xml:space="preserve"> </w:t>
            </w:r>
            <w:proofErr w:type="spellStart"/>
            <w:r w:rsidRPr="004A4B49">
              <w:rPr>
                <w:rFonts w:cs="Times New Roman"/>
                <w:lang w:val="en-GB"/>
                <w:rPrChange w:id="12210" w:author="Mario Ezequiel Scott" w:date="2019-12-29T19:14:00Z">
                  <w:rPr>
                    <w:rFonts w:cs="Times New Roman"/>
                  </w:rPr>
                </w:rPrChange>
              </w:rPr>
              <w:t>asukohta</w:t>
            </w:r>
            <w:proofErr w:type="spellEnd"/>
            <w:r w:rsidR="00F56399" w:rsidRPr="004A4B49">
              <w:rPr>
                <w:rFonts w:cs="Times New Roman"/>
                <w:lang w:val="en-GB"/>
                <w:rPrChange w:id="12211" w:author="Mario Ezequiel Scott" w:date="2019-12-29T19:14:00Z">
                  <w:rPr>
                    <w:rFonts w:cs="Times New Roman"/>
                  </w:rPr>
                </w:rPrChange>
              </w:rPr>
              <w:t>.</w:t>
            </w:r>
          </w:p>
        </w:tc>
      </w:tr>
      <w:tr w:rsidR="00E87000" w:rsidRPr="004A4B49" w14:paraId="577BF671" w14:textId="77777777" w:rsidTr="002A5F0C">
        <w:trPr>
          <w:cantSplit/>
        </w:trPr>
        <w:tc>
          <w:tcPr>
            <w:tcW w:w="4361" w:type="dxa"/>
          </w:tcPr>
          <w:p w14:paraId="11C2EF86" w14:textId="77777777" w:rsidR="00E87000" w:rsidRPr="008A1EBF" w:rsidRDefault="00F56399" w:rsidP="00E851AB">
            <w:pPr>
              <w:ind w:left="720" w:hanging="720"/>
              <w:rPr>
                <w:rFonts w:cs="Times New Roman"/>
                <w:lang w:val="en-GB"/>
              </w:rPr>
            </w:pPr>
            <w:r w:rsidRPr="009A4FA7">
              <w:rPr>
                <w:rFonts w:cs="Times New Roman"/>
                <w:lang w:val="en-GB"/>
              </w:rPr>
              <w:t>Template</w:t>
            </w:r>
          </w:p>
          <w:p w14:paraId="7E6BA232" w14:textId="77777777" w:rsidR="00F56399" w:rsidRPr="004A4B49" w:rsidRDefault="00F56399" w:rsidP="00F56399">
            <w:pPr>
              <w:ind w:left="360"/>
              <w:rPr>
                <w:rFonts w:cs="Times New Roman"/>
                <w:lang w:val="en-GB"/>
              </w:rPr>
            </w:pPr>
            <w:r w:rsidRPr="008A1EBF">
              <w:rPr>
                <w:rFonts w:cs="Times New Roman"/>
                <w:lang w:val="en-GB"/>
              </w:rPr>
              <w:t xml:space="preserve">A gauge, pattern, or </w:t>
            </w:r>
            <w:proofErr w:type="spellStart"/>
            <w:r w:rsidRPr="008A1EBF">
              <w:rPr>
                <w:rFonts w:cs="Times New Roman"/>
                <w:lang w:val="en-GB"/>
              </w:rPr>
              <w:t>mold</w:t>
            </w:r>
            <w:proofErr w:type="spellEnd"/>
            <w:r w:rsidRPr="008A1EBF">
              <w:rPr>
                <w:rFonts w:cs="Times New Roman"/>
                <w:lang w:val="en-GB"/>
              </w:rPr>
              <w:t xml:space="preserve">, commonly a thin plate or board, used as a guide to the form of the </w:t>
            </w:r>
            <w:r w:rsidRPr="004A4B49">
              <w:rPr>
                <w:rFonts w:cs="Times New Roman"/>
                <w:lang w:val="en-GB"/>
              </w:rPr>
              <w:t>work to be executed.</w:t>
            </w:r>
          </w:p>
        </w:tc>
        <w:tc>
          <w:tcPr>
            <w:tcW w:w="4758" w:type="dxa"/>
          </w:tcPr>
          <w:p w14:paraId="023A530D" w14:textId="77777777" w:rsidR="00E87000" w:rsidRPr="004A4B49" w:rsidRDefault="00F56399" w:rsidP="00E851AB">
            <w:pPr>
              <w:rPr>
                <w:rFonts w:cs="Times New Roman"/>
                <w:lang w:val="en-GB"/>
                <w:rPrChange w:id="12212" w:author="Mario Ezequiel Scott" w:date="2019-12-29T19:14:00Z">
                  <w:rPr>
                    <w:rFonts w:cs="Times New Roman"/>
                  </w:rPr>
                </w:rPrChange>
              </w:rPr>
            </w:pPr>
            <w:r w:rsidRPr="004A4B49">
              <w:rPr>
                <w:rFonts w:cs="Times New Roman"/>
                <w:lang w:val="en-GB"/>
                <w:rPrChange w:id="12213" w:author="Mario Ezequiel Scott" w:date="2019-12-29T19:14:00Z">
                  <w:rPr>
                    <w:rFonts w:cs="Times New Roman"/>
                  </w:rPr>
                </w:rPrChange>
              </w:rPr>
              <w:t>Mall</w:t>
            </w:r>
          </w:p>
          <w:p w14:paraId="1290C901" w14:textId="77777777" w:rsidR="000E7F57" w:rsidRPr="009A4FA7" w:rsidRDefault="00F56399">
            <w:pPr>
              <w:ind w:left="360"/>
              <w:rPr>
                <w:rFonts w:cs="Times New Roman"/>
                <w:lang w:val="en-GB"/>
              </w:rPr>
            </w:pPr>
            <w:proofErr w:type="spellStart"/>
            <w:r w:rsidRPr="004A4B49">
              <w:rPr>
                <w:rFonts w:cs="Times New Roman"/>
                <w:lang w:val="en-GB"/>
                <w:rPrChange w:id="12214" w:author="Mario Ezequiel Scott" w:date="2019-12-29T19:14:00Z">
                  <w:rPr>
                    <w:rFonts w:cs="Times New Roman"/>
                  </w:rPr>
                </w:rPrChange>
              </w:rPr>
              <w:t>Näidik</w:t>
            </w:r>
            <w:proofErr w:type="spellEnd"/>
            <w:r w:rsidRPr="004A4B49">
              <w:rPr>
                <w:rFonts w:cs="Times New Roman"/>
                <w:lang w:val="en-GB"/>
                <w:rPrChange w:id="12215" w:author="Mario Ezequiel Scott" w:date="2019-12-29T19:14:00Z">
                  <w:rPr>
                    <w:rFonts w:cs="Times New Roman"/>
                  </w:rPr>
                </w:rPrChange>
              </w:rPr>
              <w:t xml:space="preserve">, muster </w:t>
            </w:r>
            <w:proofErr w:type="spellStart"/>
            <w:r w:rsidRPr="004A4B49">
              <w:rPr>
                <w:rFonts w:cs="Times New Roman"/>
                <w:lang w:val="en-GB"/>
                <w:rPrChange w:id="12216" w:author="Mario Ezequiel Scott" w:date="2019-12-29T19:14:00Z">
                  <w:rPr>
                    <w:rFonts w:cs="Times New Roman"/>
                  </w:rPr>
                </w:rPrChange>
              </w:rPr>
              <w:t>või</w:t>
            </w:r>
            <w:proofErr w:type="spellEnd"/>
            <w:r w:rsidRPr="004A4B49">
              <w:rPr>
                <w:rFonts w:cs="Times New Roman"/>
                <w:lang w:val="en-GB"/>
                <w:rPrChange w:id="12217" w:author="Mario Ezequiel Scott" w:date="2019-12-29T19:14:00Z">
                  <w:rPr>
                    <w:rFonts w:cs="Times New Roman"/>
                  </w:rPr>
                </w:rPrChange>
              </w:rPr>
              <w:t xml:space="preserve"> </w:t>
            </w:r>
            <w:proofErr w:type="spellStart"/>
            <w:r w:rsidRPr="004A4B49">
              <w:rPr>
                <w:rFonts w:cs="Times New Roman"/>
                <w:lang w:val="en-GB"/>
                <w:rPrChange w:id="12218" w:author="Mario Ezequiel Scott" w:date="2019-12-29T19:14:00Z">
                  <w:rPr>
                    <w:rFonts w:cs="Times New Roman"/>
                  </w:rPr>
                </w:rPrChange>
              </w:rPr>
              <w:t>valuvorm</w:t>
            </w:r>
            <w:proofErr w:type="spellEnd"/>
            <w:r w:rsidRPr="004A4B49">
              <w:rPr>
                <w:rFonts w:cs="Times New Roman"/>
                <w:lang w:val="en-GB"/>
                <w:rPrChange w:id="12219" w:author="Mario Ezequiel Scott" w:date="2019-12-29T19:14:00Z">
                  <w:rPr>
                    <w:rFonts w:cs="Times New Roman"/>
                  </w:rPr>
                </w:rPrChange>
              </w:rPr>
              <w:t>, mi</w:t>
            </w:r>
            <w:r w:rsidR="00682F7A" w:rsidRPr="004A4B49">
              <w:rPr>
                <w:rFonts w:cs="Times New Roman"/>
                <w:lang w:val="en-GB"/>
                <w:rPrChange w:id="12220" w:author="Mario Ezequiel Scott" w:date="2019-12-29T19:14:00Z">
                  <w:rPr>
                    <w:rFonts w:cs="Times New Roman"/>
                  </w:rPr>
                </w:rPrChange>
              </w:rPr>
              <w:t xml:space="preserve">s </w:t>
            </w:r>
            <w:proofErr w:type="spellStart"/>
            <w:r w:rsidR="00682F7A" w:rsidRPr="004A4B49">
              <w:rPr>
                <w:rFonts w:cs="Times New Roman"/>
                <w:lang w:val="en-GB"/>
                <w:rPrChange w:id="12221" w:author="Mario Ezequiel Scott" w:date="2019-12-29T19:14:00Z">
                  <w:rPr>
                    <w:rFonts w:cs="Times New Roman"/>
                  </w:rPr>
                </w:rPrChange>
              </w:rPr>
              <w:t>esitab</w:t>
            </w:r>
            <w:proofErr w:type="spellEnd"/>
            <w:r w:rsidR="00682F7A" w:rsidRPr="004A4B49">
              <w:rPr>
                <w:rFonts w:cs="Times New Roman"/>
                <w:lang w:val="en-GB"/>
                <w:rPrChange w:id="12222" w:author="Mario Ezequiel Scott" w:date="2019-12-29T19:14:00Z">
                  <w:rPr>
                    <w:rFonts w:cs="Times New Roman"/>
                  </w:rPr>
                </w:rPrChange>
              </w:rPr>
              <w:t xml:space="preserve"> </w:t>
            </w:r>
            <w:proofErr w:type="spellStart"/>
            <w:r w:rsidR="00682F7A" w:rsidRPr="004A4B49">
              <w:rPr>
                <w:rFonts w:cs="Times New Roman"/>
                <w:lang w:val="en-GB"/>
                <w:rPrChange w:id="12223" w:author="Mario Ezequiel Scott" w:date="2019-12-29T19:14:00Z">
                  <w:rPr>
                    <w:rFonts w:cs="Times New Roman"/>
                  </w:rPr>
                </w:rPrChange>
              </w:rPr>
              <w:t>täitmisele</w:t>
            </w:r>
            <w:proofErr w:type="spellEnd"/>
            <w:r w:rsidR="00682F7A" w:rsidRPr="004A4B49">
              <w:rPr>
                <w:rFonts w:cs="Times New Roman"/>
                <w:lang w:val="en-GB"/>
                <w:rPrChange w:id="12224" w:author="Mario Ezequiel Scott" w:date="2019-12-29T19:14:00Z">
                  <w:rPr>
                    <w:rFonts w:cs="Times New Roman"/>
                  </w:rPr>
                </w:rPrChange>
              </w:rPr>
              <w:t xml:space="preserve"> </w:t>
            </w:r>
            <w:proofErr w:type="spellStart"/>
            <w:r w:rsidR="00682F7A" w:rsidRPr="004A4B49">
              <w:rPr>
                <w:rFonts w:cs="Times New Roman"/>
                <w:lang w:val="en-GB"/>
                <w:rPrChange w:id="12225" w:author="Mario Ezequiel Scott" w:date="2019-12-29T19:14:00Z">
                  <w:rPr>
                    <w:rFonts w:cs="Times New Roman"/>
                  </w:rPr>
                </w:rPrChange>
              </w:rPr>
              <w:t>võetava</w:t>
            </w:r>
            <w:proofErr w:type="spellEnd"/>
            <w:r w:rsidR="00682F7A" w:rsidRPr="004A4B49">
              <w:rPr>
                <w:rFonts w:cs="Times New Roman"/>
                <w:lang w:val="en-GB"/>
                <w:rPrChange w:id="12226" w:author="Mario Ezequiel Scott" w:date="2019-12-29T19:14:00Z">
                  <w:rPr>
                    <w:rFonts w:cs="Times New Roman"/>
                  </w:rPr>
                </w:rPrChange>
              </w:rPr>
              <w:t xml:space="preserve"> </w:t>
            </w:r>
            <w:proofErr w:type="spellStart"/>
            <w:r w:rsidR="00682F7A" w:rsidRPr="004A4B49">
              <w:rPr>
                <w:rFonts w:cs="Times New Roman"/>
                <w:lang w:val="en-GB"/>
                <w:rPrChange w:id="12227" w:author="Mario Ezequiel Scott" w:date="2019-12-29T19:14:00Z">
                  <w:rPr>
                    <w:rFonts w:cs="Times New Roman"/>
                  </w:rPr>
                </w:rPrChange>
              </w:rPr>
              <w:t>töö</w:t>
            </w:r>
            <w:proofErr w:type="spellEnd"/>
            <w:r w:rsidR="00682F7A" w:rsidRPr="004A4B49">
              <w:rPr>
                <w:rFonts w:cs="Times New Roman"/>
                <w:lang w:val="en-GB"/>
                <w:rPrChange w:id="12228" w:author="Mario Ezequiel Scott" w:date="2019-12-29T19:14:00Z">
                  <w:rPr>
                    <w:rFonts w:cs="Times New Roman"/>
                  </w:rPr>
                </w:rPrChange>
              </w:rPr>
              <w:t xml:space="preserve"> </w:t>
            </w:r>
            <w:proofErr w:type="spellStart"/>
            <w:r w:rsidR="00682F7A" w:rsidRPr="004A4B49">
              <w:rPr>
                <w:rFonts w:cs="Times New Roman"/>
                <w:lang w:val="en-GB"/>
                <w:rPrChange w:id="12229" w:author="Mario Ezequiel Scott" w:date="2019-12-29T19:14:00Z">
                  <w:rPr>
                    <w:rFonts w:cs="Times New Roman"/>
                  </w:rPr>
                </w:rPrChange>
              </w:rPr>
              <w:t>struktuuri</w:t>
            </w:r>
            <w:proofErr w:type="spellEnd"/>
            <w:r w:rsidRPr="004A4B49">
              <w:rPr>
                <w:rFonts w:cs="Times New Roman"/>
                <w:lang w:val="en-GB"/>
                <w:rPrChange w:id="12230" w:author="Mario Ezequiel Scott" w:date="2019-12-29T19:14:00Z">
                  <w:rPr>
                    <w:rFonts w:cs="Times New Roman"/>
                  </w:rPr>
                </w:rPrChange>
              </w:rPr>
              <w:t>.</w:t>
            </w:r>
          </w:p>
        </w:tc>
      </w:tr>
    </w:tbl>
    <w:p w14:paraId="53501B55" w14:textId="6D1E2D7A" w:rsidR="005E0C0E" w:rsidRDefault="005E0C0E" w:rsidP="008506D8">
      <w:pPr>
        <w:pStyle w:val="Appendixheading"/>
        <w:rPr>
          <w:ins w:id="12231" w:author="tedo gogoladze" w:date="2020-01-03T17:38:00Z"/>
        </w:rPr>
      </w:pPr>
      <w:bookmarkStart w:id="12232" w:name="_Toc29215319"/>
      <w:ins w:id="12233" w:author="tedo gogoladze" w:date="2020-01-03T17:38:00Z">
        <w:r>
          <w:lastRenderedPageBreak/>
          <w:t>Text cleaning</w:t>
        </w:r>
        <w:bookmarkEnd w:id="12232"/>
      </w:ins>
    </w:p>
    <w:p w14:paraId="25F9DD07" w14:textId="77777777" w:rsidR="005E0C0E" w:rsidRPr="00862023" w:rsidRDefault="005E0C0E" w:rsidP="005E0C0E">
      <w:pPr>
        <w:rPr>
          <w:ins w:id="12234" w:author="tedo gogoladze" w:date="2020-01-03T17:38:00Z"/>
          <w:rFonts w:ascii="Sylfaen" w:hAnsi="Sylfaen" w:cstheme="minorHAnsi"/>
          <w:lang w:val="en-GB"/>
        </w:rPr>
      </w:pPr>
      <w:commentRangeStart w:id="12235"/>
      <w:ins w:id="12236" w:author="tedo gogoladze" w:date="2020-01-03T17:38:00Z">
        <w:r w:rsidRPr="00862023">
          <w:rPr>
            <w:rFonts w:cstheme="minorHAnsi"/>
            <w:lang w:val="en-GB"/>
          </w:rPr>
          <w:t xml:space="preserve">Using Regular Expression is the common practice for text cleaning and pattern recognition, simplicity of use and the recognition (and therefore trust) by most of the modern programming languages were the main </w:t>
        </w:r>
        <w:proofErr w:type="spellStart"/>
        <w:r w:rsidRPr="00862023">
          <w:rPr>
            <w:rFonts w:cstheme="minorHAnsi"/>
            <w:lang w:val="en-GB"/>
          </w:rPr>
          <w:t>argumetns</w:t>
        </w:r>
        <w:proofErr w:type="spellEnd"/>
        <w:r w:rsidRPr="00862023">
          <w:rPr>
            <w:rFonts w:cstheme="minorHAnsi"/>
            <w:lang w:val="en-GB"/>
          </w:rPr>
          <w:t xml:space="preserve"> that backed it`s usage, hence it was the text-cleaning library of choice within this research as well. Specifically, regular expression library and its substitution functions (</w:t>
        </w:r>
        <w:proofErr w:type="spellStart"/>
        <w:r w:rsidRPr="00862023">
          <w:rPr>
            <w:rFonts w:cstheme="minorHAnsi"/>
            <w:lang w:val="en-GB"/>
          </w:rPr>
          <w:t>re.sub</w:t>
        </w:r>
        <w:proofErr w:type="spellEnd"/>
        <w:r w:rsidRPr="00862023">
          <w:rPr>
            <w:rFonts w:cstheme="minorHAnsi"/>
            <w:lang w:val="en-GB"/>
          </w:rPr>
          <w:t>) alongside with simple string substring (str(</w:t>
        </w:r>
        <w:proofErr w:type="gramStart"/>
        <w:r w:rsidRPr="00862023">
          <w:rPr>
            <w:rFonts w:cstheme="minorHAnsi"/>
            <w:lang w:val="en-GB"/>
          </w:rPr>
          <w:t>).replace</w:t>
        </w:r>
        <w:proofErr w:type="gramEnd"/>
        <w:r w:rsidRPr="00862023">
          <w:rPr>
            <w:rFonts w:cstheme="minorHAnsi"/>
            <w:lang w:val="en-GB"/>
          </w:rPr>
          <w:t xml:space="preserve">) functions were used in the environment of </w:t>
        </w:r>
        <w:proofErr w:type="spellStart"/>
        <w:r w:rsidRPr="00862023">
          <w:rPr>
            <w:rFonts w:cstheme="minorHAnsi"/>
            <w:lang w:val="en-GB"/>
          </w:rPr>
          <w:t>Jupyter</w:t>
        </w:r>
        <w:proofErr w:type="spellEnd"/>
        <w:r w:rsidRPr="00862023">
          <w:rPr>
            <w:rFonts w:cstheme="minorHAnsi"/>
            <w:lang w:val="en-GB"/>
          </w:rPr>
          <w:t xml:space="preserve"> notebook. Parts of the texts that have been excluded by the regular expression:</w:t>
        </w:r>
      </w:ins>
    </w:p>
    <w:p w14:paraId="7DA129AF" w14:textId="77777777" w:rsidR="005E0C0E" w:rsidRPr="00862023" w:rsidRDefault="005E0C0E" w:rsidP="005E0C0E">
      <w:pPr>
        <w:pStyle w:val="ListParagraph"/>
        <w:keepLines w:val="0"/>
        <w:numPr>
          <w:ilvl w:val="0"/>
          <w:numId w:val="77"/>
        </w:numPr>
        <w:autoSpaceDE/>
        <w:spacing w:before="0" w:after="160" w:line="259" w:lineRule="auto"/>
        <w:jc w:val="left"/>
        <w:rPr>
          <w:ins w:id="12237" w:author="tedo gogoladze" w:date="2020-01-03T17:38:00Z"/>
          <w:rFonts w:cstheme="minorHAnsi"/>
          <w:lang w:val="en-GB"/>
        </w:rPr>
      </w:pPr>
      <w:ins w:id="12238" w:author="tedo gogoladze" w:date="2020-01-03T17:38:00Z">
        <w:r w:rsidRPr="00862023">
          <w:rPr>
            <w:rFonts w:cstheme="minorHAnsi"/>
            <w:lang w:val="en-GB"/>
          </w:rPr>
          <w:t>Texts within not formatted Jira command tags</w:t>
        </w:r>
        <w:r w:rsidRPr="00862023">
          <w:rPr>
            <w:rFonts w:ascii="Sylfaen" w:hAnsi="Sylfaen" w:cstheme="minorHAnsi"/>
            <w:lang w:val="en-GB"/>
          </w:rPr>
          <w:t xml:space="preserve"> </w:t>
        </w:r>
      </w:ins>
    </w:p>
    <w:p w14:paraId="2AC91E1B" w14:textId="77777777" w:rsidR="005E0C0E" w:rsidRPr="00862023" w:rsidRDefault="005E0C0E" w:rsidP="005E0C0E">
      <w:pPr>
        <w:pStyle w:val="ListParagraph"/>
        <w:keepLines w:val="0"/>
        <w:numPr>
          <w:ilvl w:val="1"/>
          <w:numId w:val="77"/>
        </w:numPr>
        <w:autoSpaceDE/>
        <w:spacing w:before="0" w:after="160" w:line="259" w:lineRule="auto"/>
        <w:jc w:val="left"/>
        <w:rPr>
          <w:ins w:id="12239" w:author="tedo gogoladze" w:date="2020-01-03T17:38:00Z"/>
          <w:rFonts w:cstheme="minorHAnsi"/>
          <w:lang w:val="en-GB"/>
        </w:rPr>
      </w:pPr>
      <w:ins w:id="12240" w:author="tedo gogoladze" w:date="2020-01-03T17:38:00Z">
        <w:r w:rsidRPr="00862023">
          <w:rPr>
            <w:rFonts w:ascii="Sylfaen" w:hAnsi="Sylfaen" w:cstheme="minorHAnsi"/>
            <w:lang w:val="en-GB"/>
          </w:rPr>
          <w:t>{</w:t>
        </w:r>
        <w:proofErr w:type="spellStart"/>
        <w:r w:rsidRPr="00862023">
          <w:rPr>
            <w:rFonts w:ascii="Sylfaen" w:hAnsi="Sylfaen" w:cstheme="minorHAnsi"/>
            <w:lang w:val="en-GB"/>
          </w:rPr>
          <w:t>noformat</w:t>
        </w:r>
        <w:proofErr w:type="spellEnd"/>
        <w:r w:rsidRPr="00862023">
          <w:rPr>
            <w:rFonts w:ascii="Sylfaen" w:hAnsi="Sylfaen" w:cstheme="minorHAnsi"/>
            <w:lang w:val="en-GB"/>
          </w:rPr>
          <w:t>}</w:t>
        </w:r>
        <w:proofErr w:type="gramStart"/>
        <w:r w:rsidRPr="00862023">
          <w:rPr>
            <w:rFonts w:ascii="Sylfaen" w:hAnsi="Sylfaen" w:cstheme="minorHAnsi"/>
            <w:lang w:val="en-GB"/>
          </w:rPr>
          <w:t>(.+</w:t>
        </w:r>
        <w:proofErr w:type="gramEnd"/>
        <w:r w:rsidRPr="00862023">
          <w:rPr>
            <w:rFonts w:ascii="Sylfaen" w:hAnsi="Sylfaen" w:cstheme="minorHAnsi"/>
            <w:lang w:val="en-GB"/>
          </w:rPr>
          <w:t>?){</w:t>
        </w:r>
        <w:proofErr w:type="spellStart"/>
        <w:r w:rsidRPr="00862023">
          <w:rPr>
            <w:rFonts w:ascii="Sylfaen" w:hAnsi="Sylfaen" w:cstheme="minorHAnsi"/>
            <w:lang w:val="en-GB"/>
          </w:rPr>
          <w:t>noformat</w:t>
        </w:r>
        <w:proofErr w:type="spellEnd"/>
        <w:r w:rsidRPr="00862023">
          <w:rPr>
            <w:rFonts w:ascii="Sylfaen" w:hAnsi="Sylfaen" w:cstheme="minorHAnsi"/>
            <w:lang w:val="en-GB"/>
          </w:rPr>
          <w:t>}</w:t>
        </w:r>
        <w:r w:rsidRPr="00862023">
          <w:rPr>
            <w:rFonts w:cstheme="minorHAnsi"/>
            <w:lang w:val="en-GB"/>
          </w:rPr>
          <w:t>;</w:t>
        </w:r>
        <w:r w:rsidRPr="00862023">
          <w:rPr>
            <w:rFonts w:ascii="Sylfaen" w:hAnsi="Sylfaen" w:cstheme="minorHAnsi"/>
            <w:lang w:val="en-GB"/>
          </w:rPr>
          <w:t xml:space="preserve"> </w:t>
        </w:r>
      </w:ins>
    </w:p>
    <w:p w14:paraId="0094AB48" w14:textId="77777777" w:rsidR="005E0C0E" w:rsidRPr="00862023" w:rsidRDefault="005E0C0E" w:rsidP="005E0C0E">
      <w:pPr>
        <w:pStyle w:val="ListParagraph"/>
        <w:keepLines w:val="0"/>
        <w:numPr>
          <w:ilvl w:val="0"/>
          <w:numId w:val="77"/>
        </w:numPr>
        <w:autoSpaceDE/>
        <w:spacing w:before="0" w:after="160" w:line="259" w:lineRule="auto"/>
        <w:jc w:val="left"/>
        <w:rPr>
          <w:ins w:id="12241" w:author="tedo gogoladze" w:date="2020-01-03T17:38:00Z"/>
          <w:rFonts w:cstheme="minorHAnsi"/>
          <w:lang w:val="en-GB"/>
        </w:rPr>
      </w:pPr>
      <w:ins w:id="12242" w:author="tedo gogoladze" w:date="2020-01-03T17:38:00Z">
        <w:r w:rsidRPr="00862023">
          <w:rPr>
            <w:rFonts w:cstheme="minorHAnsi"/>
            <w:lang w:val="en-GB"/>
          </w:rPr>
          <w:t>texts within common Jira code formatting tags</w:t>
        </w:r>
        <w:r w:rsidRPr="00862023">
          <w:rPr>
            <w:rFonts w:ascii="Sylfaen" w:hAnsi="Sylfaen" w:cstheme="minorHAnsi"/>
            <w:lang w:val="en-GB"/>
          </w:rPr>
          <w:t xml:space="preserve"> </w:t>
        </w:r>
      </w:ins>
    </w:p>
    <w:p w14:paraId="627BA8D8" w14:textId="77777777" w:rsidR="005E0C0E" w:rsidRPr="00862023" w:rsidRDefault="005E0C0E" w:rsidP="005E0C0E">
      <w:pPr>
        <w:pStyle w:val="ListParagraph"/>
        <w:keepLines w:val="0"/>
        <w:numPr>
          <w:ilvl w:val="1"/>
          <w:numId w:val="77"/>
        </w:numPr>
        <w:autoSpaceDE/>
        <w:spacing w:before="0" w:after="160" w:line="259" w:lineRule="auto"/>
        <w:jc w:val="left"/>
        <w:rPr>
          <w:ins w:id="12243" w:author="tedo gogoladze" w:date="2020-01-03T17:38:00Z"/>
          <w:rFonts w:cstheme="minorHAnsi"/>
          <w:lang w:val="en-GB"/>
        </w:rPr>
      </w:pPr>
      <w:ins w:id="12244" w:author="tedo gogoladze" w:date="2020-01-03T17:38:00Z">
        <w:r w:rsidRPr="00862023">
          <w:rPr>
            <w:rFonts w:ascii="Sylfaen" w:hAnsi="Sylfaen" w:cstheme="minorHAnsi"/>
            <w:lang w:val="en-GB"/>
          </w:rPr>
          <w:t>{code</w:t>
        </w:r>
        <w:proofErr w:type="gramStart"/>
        <w:r w:rsidRPr="00862023">
          <w:rPr>
            <w:rFonts w:ascii="Sylfaen" w:hAnsi="Sylfaen" w:cstheme="minorHAnsi"/>
            <w:lang w:val="en-GB"/>
          </w:rPr>
          <w:t>(.+</w:t>
        </w:r>
        <w:proofErr w:type="gramEnd"/>
        <w:r w:rsidRPr="00862023">
          <w:rPr>
            <w:rFonts w:ascii="Sylfaen" w:hAnsi="Sylfaen" w:cstheme="minorHAnsi"/>
            <w:lang w:val="en-GB"/>
          </w:rPr>
          <w:t>?){code}</w:t>
        </w:r>
        <w:r w:rsidRPr="00862023">
          <w:rPr>
            <w:rFonts w:cstheme="minorHAnsi"/>
            <w:lang w:val="en-GB"/>
          </w:rPr>
          <w:t>;</w:t>
        </w:r>
      </w:ins>
    </w:p>
    <w:p w14:paraId="3D094F72" w14:textId="77777777" w:rsidR="005E0C0E" w:rsidRPr="00862023" w:rsidRDefault="005E0C0E" w:rsidP="005E0C0E">
      <w:pPr>
        <w:pStyle w:val="ListParagraph"/>
        <w:keepLines w:val="0"/>
        <w:numPr>
          <w:ilvl w:val="0"/>
          <w:numId w:val="77"/>
        </w:numPr>
        <w:autoSpaceDE/>
        <w:spacing w:before="0" w:after="160" w:line="259" w:lineRule="auto"/>
        <w:jc w:val="left"/>
        <w:rPr>
          <w:ins w:id="12245" w:author="tedo gogoladze" w:date="2020-01-03T17:38:00Z"/>
          <w:rFonts w:cstheme="minorHAnsi"/>
          <w:lang w:val="en-GB"/>
        </w:rPr>
      </w:pPr>
      <w:ins w:id="12246" w:author="tedo gogoladze" w:date="2020-01-03T17:38:00Z">
        <w:r w:rsidRPr="00862023">
          <w:rPr>
            <w:rFonts w:cstheme="minorHAnsi"/>
            <w:lang w:val="en-GB"/>
          </w:rPr>
          <w:t>texts within code tags, squared bracket tags and Html tags</w:t>
        </w:r>
        <w:r w:rsidRPr="00862023">
          <w:rPr>
            <w:rFonts w:ascii="Sylfaen" w:hAnsi="Sylfaen" w:cstheme="minorHAnsi"/>
            <w:lang w:val="en-GB"/>
          </w:rPr>
          <w:t xml:space="preserve"> </w:t>
        </w:r>
      </w:ins>
    </w:p>
    <w:p w14:paraId="293999B7" w14:textId="77777777" w:rsidR="005E0C0E" w:rsidRPr="00862023" w:rsidRDefault="005E0C0E" w:rsidP="005E0C0E">
      <w:pPr>
        <w:pStyle w:val="ListParagraph"/>
        <w:keepLines w:val="0"/>
        <w:numPr>
          <w:ilvl w:val="1"/>
          <w:numId w:val="77"/>
        </w:numPr>
        <w:autoSpaceDE/>
        <w:spacing w:before="0" w:after="160" w:line="259" w:lineRule="auto"/>
        <w:jc w:val="left"/>
        <w:rPr>
          <w:ins w:id="12247" w:author="tedo gogoladze" w:date="2020-01-03T17:38:00Z"/>
          <w:rFonts w:cstheme="minorHAnsi"/>
          <w:lang w:val="en-GB"/>
        </w:rPr>
      </w:pPr>
      <w:ins w:id="12248" w:author="tedo gogoladze" w:date="2020-01-03T17:38:00Z">
        <w:r w:rsidRPr="00862023">
          <w:rPr>
            <w:rFonts w:ascii="Sylfaen" w:hAnsi="Sylfaen" w:cstheme="minorHAnsi"/>
            <w:lang w:val="en-GB"/>
          </w:rPr>
          <w:t>&lt;(.+?)&gt;</w:t>
        </w:r>
      </w:ins>
    </w:p>
    <w:p w14:paraId="21CAB808" w14:textId="77777777" w:rsidR="005E0C0E" w:rsidRPr="00862023" w:rsidRDefault="005E0C0E" w:rsidP="005E0C0E">
      <w:pPr>
        <w:pStyle w:val="ListParagraph"/>
        <w:keepLines w:val="0"/>
        <w:numPr>
          <w:ilvl w:val="1"/>
          <w:numId w:val="77"/>
        </w:numPr>
        <w:autoSpaceDE/>
        <w:spacing w:before="0" w:after="160" w:line="259" w:lineRule="auto"/>
        <w:jc w:val="left"/>
        <w:rPr>
          <w:ins w:id="12249" w:author="tedo gogoladze" w:date="2020-01-03T17:38:00Z"/>
          <w:rFonts w:cstheme="minorHAnsi"/>
          <w:lang w:val="en-GB"/>
        </w:rPr>
      </w:pPr>
      <w:ins w:id="12250" w:author="tedo gogoladze" w:date="2020-01-03T17:38:00Z">
        <w:r w:rsidRPr="00862023">
          <w:rPr>
            <w:rFonts w:ascii="Sylfaen" w:hAnsi="Sylfaen" w:cstheme="minorHAnsi"/>
            <w:lang w:val="en-GB"/>
          </w:rPr>
          <w:t>{{(.+?)}}</w:t>
        </w:r>
      </w:ins>
    </w:p>
    <w:p w14:paraId="7902C75F" w14:textId="77777777" w:rsidR="005E0C0E" w:rsidRPr="00862023" w:rsidRDefault="005E0C0E" w:rsidP="005E0C0E">
      <w:pPr>
        <w:pStyle w:val="ListParagraph"/>
        <w:keepLines w:val="0"/>
        <w:numPr>
          <w:ilvl w:val="1"/>
          <w:numId w:val="77"/>
        </w:numPr>
        <w:autoSpaceDE/>
        <w:spacing w:before="0" w:after="160" w:line="259" w:lineRule="auto"/>
        <w:jc w:val="left"/>
        <w:rPr>
          <w:ins w:id="12251" w:author="tedo gogoladze" w:date="2020-01-03T17:38:00Z"/>
          <w:rFonts w:cstheme="minorHAnsi"/>
          <w:lang w:val="en-GB"/>
        </w:rPr>
      </w:pPr>
      <w:ins w:id="12252" w:author="tedo gogoladze" w:date="2020-01-03T17:38:00Z">
        <w:r w:rsidRPr="00862023">
          <w:rPr>
            <w:rFonts w:ascii="Sylfaen" w:hAnsi="Sylfaen" w:cstheme="minorHAnsi"/>
            <w:lang w:val="en-GB"/>
          </w:rPr>
          <w:t>{(.+?)}</w:t>
        </w:r>
      </w:ins>
    </w:p>
    <w:p w14:paraId="7AA777C0" w14:textId="77777777" w:rsidR="005E0C0E" w:rsidRPr="00862023" w:rsidRDefault="005E0C0E" w:rsidP="005E0C0E">
      <w:pPr>
        <w:pStyle w:val="ListParagraph"/>
        <w:keepLines w:val="0"/>
        <w:numPr>
          <w:ilvl w:val="1"/>
          <w:numId w:val="77"/>
        </w:numPr>
        <w:autoSpaceDE/>
        <w:spacing w:before="0" w:after="160" w:line="259" w:lineRule="auto"/>
        <w:jc w:val="left"/>
        <w:rPr>
          <w:ins w:id="12253" w:author="tedo gogoladze" w:date="2020-01-03T17:38:00Z"/>
          <w:rFonts w:cstheme="minorHAnsi"/>
          <w:lang w:val="en-GB"/>
        </w:rPr>
      </w:pPr>
      <w:ins w:id="12254" w:author="tedo gogoladze" w:date="2020-01-03T17:38:00Z">
        <w:r w:rsidRPr="00862023">
          <w:rPr>
            <w:rFonts w:ascii="Sylfaen" w:hAnsi="Sylfaen" w:cstheme="minorHAnsi"/>
            <w:lang w:val="en-GB"/>
          </w:rPr>
          <w:t xml:space="preserve"> \[([^[\]{}()]+?)\]</w:t>
        </w:r>
      </w:ins>
    </w:p>
    <w:p w14:paraId="05AA04DA" w14:textId="77777777" w:rsidR="005E0C0E" w:rsidRPr="00862023" w:rsidRDefault="005E0C0E" w:rsidP="005E0C0E">
      <w:pPr>
        <w:pStyle w:val="ListParagraph"/>
        <w:keepLines w:val="0"/>
        <w:numPr>
          <w:ilvl w:val="0"/>
          <w:numId w:val="77"/>
        </w:numPr>
        <w:autoSpaceDE/>
        <w:spacing w:before="0" w:after="160" w:line="259" w:lineRule="auto"/>
        <w:jc w:val="left"/>
        <w:rPr>
          <w:ins w:id="12255" w:author="tedo gogoladze" w:date="2020-01-03T17:38:00Z"/>
          <w:rFonts w:cstheme="minorHAnsi"/>
          <w:lang w:val="en-GB"/>
        </w:rPr>
      </w:pPr>
      <w:ins w:id="12256" w:author="tedo gogoladze" w:date="2020-01-03T17:38:00Z">
        <w:r w:rsidRPr="00862023">
          <w:rPr>
            <w:rFonts w:cstheme="minorHAnsi"/>
            <w:lang w:val="en-GB"/>
          </w:rPr>
          <w:t>java commands / JDBC calls</w:t>
        </w:r>
        <w:r w:rsidRPr="00862023">
          <w:rPr>
            <w:rFonts w:ascii="Sylfaen" w:hAnsi="Sylfaen" w:cstheme="minorHAnsi"/>
            <w:lang w:val="en-GB"/>
          </w:rPr>
          <w:t xml:space="preserve"> </w:t>
        </w:r>
      </w:ins>
    </w:p>
    <w:p w14:paraId="6688DBA9" w14:textId="77777777" w:rsidR="005E0C0E" w:rsidRPr="00862023" w:rsidRDefault="005E0C0E" w:rsidP="005E0C0E">
      <w:pPr>
        <w:pStyle w:val="ListParagraph"/>
        <w:keepLines w:val="0"/>
        <w:numPr>
          <w:ilvl w:val="1"/>
          <w:numId w:val="77"/>
        </w:numPr>
        <w:autoSpaceDE/>
        <w:spacing w:before="0" w:after="160" w:line="259" w:lineRule="auto"/>
        <w:jc w:val="left"/>
        <w:rPr>
          <w:ins w:id="12257" w:author="tedo gogoladze" w:date="2020-01-03T17:38:00Z"/>
          <w:rFonts w:cstheme="minorHAnsi"/>
          <w:lang w:val="en-GB"/>
        </w:rPr>
      </w:pPr>
      <w:ins w:id="12258" w:author="tedo gogoladze" w:date="2020-01-03T17:38:00Z">
        <w:r w:rsidRPr="00862023">
          <w:rPr>
            <w:rFonts w:ascii="Sylfaen" w:hAnsi="Sylfaen" w:cstheme="minorHAnsi"/>
            <w:lang w:val="en-GB"/>
          </w:rPr>
          <w:t>"</w:t>
        </w:r>
        <w:proofErr w:type="spellStart"/>
        <w:proofErr w:type="gramStart"/>
        <w:r w:rsidRPr="00862023">
          <w:rPr>
            <w:rFonts w:ascii="Sylfaen" w:hAnsi="Sylfaen" w:cstheme="minorHAnsi"/>
            <w:lang w:val="en-GB"/>
          </w:rPr>
          <w:t>jdbc</w:t>
        </w:r>
        <w:proofErr w:type="spellEnd"/>
        <w:r w:rsidRPr="00862023">
          <w:rPr>
            <w:rFonts w:ascii="Sylfaen" w:hAnsi="Sylfaen" w:cstheme="minorHAnsi"/>
            <w:lang w:val="en-GB"/>
          </w:rPr>
          <w:t>(</w:t>
        </w:r>
        <w:proofErr w:type="gramEnd"/>
        <w:r w:rsidRPr="00862023">
          <w:rPr>
            <w:rFonts w:ascii="Sylfaen" w:hAnsi="Sylfaen" w:cstheme="minorHAnsi"/>
            <w:lang w:val="en-GB"/>
          </w:rPr>
          <w:t>.+?)"</w:t>
        </w:r>
        <w:r w:rsidRPr="00862023">
          <w:rPr>
            <w:rFonts w:cstheme="minorHAnsi"/>
            <w:lang w:val="en-GB"/>
          </w:rPr>
          <w:t>;</w:t>
        </w:r>
      </w:ins>
    </w:p>
    <w:p w14:paraId="2B5FD2A4" w14:textId="77777777" w:rsidR="005E0C0E" w:rsidRPr="00862023" w:rsidRDefault="005E0C0E" w:rsidP="005E0C0E">
      <w:pPr>
        <w:pStyle w:val="ListParagraph"/>
        <w:keepLines w:val="0"/>
        <w:numPr>
          <w:ilvl w:val="0"/>
          <w:numId w:val="77"/>
        </w:numPr>
        <w:autoSpaceDE/>
        <w:spacing w:before="0" w:after="160" w:line="259" w:lineRule="auto"/>
        <w:jc w:val="left"/>
        <w:rPr>
          <w:ins w:id="12259" w:author="tedo gogoladze" w:date="2020-01-03T17:38:00Z"/>
          <w:rFonts w:cstheme="minorHAnsi"/>
          <w:lang w:val="en-GB"/>
        </w:rPr>
      </w:pPr>
      <w:ins w:id="12260" w:author="tedo gogoladze" w:date="2020-01-03T17:38:00Z">
        <w:r w:rsidRPr="00862023">
          <w:rPr>
            <w:rFonts w:cstheme="minorHAnsi"/>
            <w:lang w:val="en-GB"/>
          </w:rPr>
          <w:t>texts of SQL command execution</w:t>
        </w:r>
      </w:ins>
    </w:p>
    <w:p w14:paraId="162094CE" w14:textId="77777777" w:rsidR="005E0C0E" w:rsidRPr="00862023" w:rsidRDefault="005E0C0E" w:rsidP="005E0C0E">
      <w:pPr>
        <w:pStyle w:val="ListParagraph"/>
        <w:keepLines w:val="0"/>
        <w:numPr>
          <w:ilvl w:val="1"/>
          <w:numId w:val="77"/>
        </w:numPr>
        <w:autoSpaceDE/>
        <w:spacing w:before="0" w:after="160" w:line="259" w:lineRule="auto"/>
        <w:jc w:val="left"/>
        <w:rPr>
          <w:ins w:id="12261" w:author="tedo gogoladze" w:date="2020-01-03T17:38:00Z"/>
          <w:rFonts w:cstheme="minorHAnsi"/>
          <w:lang w:val="en-GB"/>
        </w:rPr>
      </w:pPr>
      <w:proofErr w:type="spellStart"/>
      <w:ins w:id="12262" w:author="tedo gogoladze" w:date="2020-01-03T17:38:00Z">
        <w:r w:rsidRPr="00862023">
          <w:rPr>
            <w:rFonts w:cstheme="minorHAnsi"/>
            <w:lang w:val="en-GB"/>
          </w:rPr>
          <w:t>sp_</w:t>
        </w:r>
        <w:proofErr w:type="gramStart"/>
        <w:r w:rsidRPr="00862023">
          <w:rPr>
            <w:rFonts w:cstheme="minorHAnsi"/>
            <w:lang w:val="en-GB"/>
          </w:rPr>
          <w:t>executesql</w:t>
        </w:r>
        <w:proofErr w:type="spellEnd"/>
        <w:r w:rsidRPr="00862023">
          <w:rPr>
            <w:rFonts w:cstheme="minorHAnsi"/>
            <w:lang w:val="en-GB"/>
          </w:rPr>
          <w:t xml:space="preserve"> ’</w:t>
        </w:r>
        <w:proofErr w:type="gramEnd"/>
        <w:r w:rsidRPr="00862023">
          <w:rPr>
            <w:rFonts w:cstheme="minorHAnsi"/>
            <w:lang w:val="en-GB"/>
          </w:rPr>
          <w:t>’</w:t>
        </w:r>
      </w:ins>
    </w:p>
    <w:p w14:paraId="7AF9514A" w14:textId="77777777" w:rsidR="005E0C0E" w:rsidRPr="00862023" w:rsidRDefault="005E0C0E" w:rsidP="005E0C0E">
      <w:pPr>
        <w:pStyle w:val="ListParagraph"/>
        <w:keepLines w:val="0"/>
        <w:numPr>
          <w:ilvl w:val="0"/>
          <w:numId w:val="77"/>
        </w:numPr>
        <w:autoSpaceDE/>
        <w:spacing w:before="0" w:after="160" w:line="259" w:lineRule="auto"/>
        <w:jc w:val="left"/>
        <w:rPr>
          <w:ins w:id="12263" w:author="tedo gogoladze" w:date="2020-01-03T17:38:00Z"/>
          <w:rFonts w:cstheme="minorHAnsi"/>
          <w:lang w:val="en-GB"/>
        </w:rPr>
      </w:pPr>
      <w:ins w:id="12264" w:author="tedo gogoladze" w:date="2020-01-03T17:38:00Z">
        <w:r w:rsidRPr="00862023">
          <w:rPr>
            <w:rFonts w:cstheme="minorHAnsi"/>
            <w:lang w:val="en-GB"/>
          </w:rPr>
          <w:t>texts of command execution</w:t>
        </w:r>
      </w:ins>
    </w:p>
    <w:p w14:paraId="49B07566" w14:textId="77777777" w:rsidR="005E0C0E" w:rsidRPr="00862023" w:rsidRDefault="005E0C0E" w:rsidP="005E0C0E">
      <w:pPr>
        <w:pStyle w:val="ListParagraph"/>
        <w:keepLines w:val="0"/>
        <w:numPr>
          <w:ilvl w:val="1"/>
          <w:numId w:val="77"/>
        </w:numPr>
        <w:autoSpaceDE/>
        <w:spacing w:before="0" w:after="160" w:line="259" w:lineRule="auto"/>
        <w:jc w:val="left"/>
        <w:rPr>
          <w:ins w:id="12265" w:author="tedo gogoladze" w:date="2020-01-03T17:38:00Z"/>
          <w:rFonts w:cstheme="minorHAnsi"/>
          <w:lang w:val="en-GB"/>
        </w:rPr>
      </w:pPr>
      <w:proofErr w:type="gramStart"/>
      <w:ins w:id="12266" w:author="tedo gogoladze" w:date="2020-01-03T17:38:00Z">
        <w:r w:rsidRPr="00862023">
          <w:rPr>
            <w:rFonts w:cstheme="minorHAnsi"/>
            <w:lang w:val="en-GB"/>
          </w:rPr>
          <w:t>exec ’</w:t>
        </w:r>
        <w:proofErr w:type="gramEnd"/>
        <w:r w:rsidRPr="00862023">
          <w:rPr>
            <w:rFonts w:cstheme="minorHAnsi"/>
            <w:lang w:val="en-GB"/>
          </w:rPr>
          <w:t>’;</w:t>
        </w:r>
      </w:ins>
    </w:p>
    <w:p w14:paraId="1194AB17" w14:textId="77777777" w:rsidR="005E0C0E" w:rsidRPr="00862023" w:rsidRDefault="005E0C0E" w:rsidP="005E0C0E">
      <w:pPr>
        <w:pStyle w:val="ListParagraph"/>
        <w:keepLines w:val="0"/>
        <w:numPr>
          <w:ilvl w:val="0"/>
          <w:numId w:val="77"/>
        </w:numPr>
        <w:autoSpaceDE/>
        <w:spacing w:before="0" w:after="160" w:line="259" w:lineRule="auto"/>
        <w:jc w:val="left"/>
        <w:rPr>
          <w:ins w:id="12267" w:author="tedo gogoladze" w:date="2020-01-03T17:38:00Z"/>
          <w:rFonts w:cstheme="minorHAnsi"/>
          <w:lang w:val="en-GB"/>
        </w:rPr>
      </w:pPr>
      <w:ins w:id="12268" w:author="tedo gogoladze" w:date="2020-01-03T17:38:00Z">
        <w:r w:rsidRPr="00862023">
          <w:rPr>
            <w:rFonts w:cstheme="minorHAnsi"/>
            <w:lang w:val="en-GB"/>
          </w:rPr>
          <w:t>module calls</w:t>
        </w:r>
        <w:r w:rsidRPr="00862023">
          <w:rPr>
            <w:rFonts w:ascii="Sylfaen" w:hAnsi="Sylfaen" w:cstheme="minorHAnsi"/>
            <w:lang w:val="en-GB"/>
          </w:rPr>
          <w:t xml:space="preserve"> </w:t>
        </w:r>
      </w:ins>
    </w:p>
    <w:p w14:paraId="0F744D74" w14:textId="77777777" w:rsidR="005E0C0E" w:rsidRPr="00862023" w:rsidRDefault="005E0C0E" w:rsidP="005E0C0E">
      <w:pPr>
        <w:pStyle w:val="ListParagraph"/>
        <w:keepLines w:val="0"/>
        <w:numPr>
          <w:ilvl w:val="1"/>
          <w:numId w:val="77"/>
        </w:numPr>
        <w:autoSpaceDE/>
        <w:spacing w:before="0" w:after="160" w:line="259" w:lineRule="auto"/>
        <w:jc w:val="left"/>
        <w:rPr>
          <w:ins w:id="12269" w:author="tedo gogoladze" w:date="2020-01-03T17:38:00Z"/>
          <w:rFonts w:cstheme="minorHAnsi"/>
          <w:lang w:val="en-GB"/>
        </w:rPr>
      </w:pPr>
      <w:proofErr w:type="gramStart"/>
      <w:ins w:id="12270" w:author="tedo gogoladze" w:date="2020-01-03T17:38:00Z">
        <w:r w:rsidRPr="00862023">
          <w:rPr>
            <w:rFonts w:ascii="Sylfaen" w:hAnsi="Sylfaen" w:cstheme="minorHAnsi"/>
            <w:lang w:val="en-GB"/>
          </w:rPr>
          <w:t>module(</w:t>
        </w:r>
        <w:proofErr w:type="gramEnd"/>
        <w:r w:rsidRPr="00862023">
          <w:rPr>
            <w:rFonts w:ascii="Sylfaen" w:hAnsi="Sylfaen" w:cstheme="minorHAnsi"/>
            <w:lang w:val="en-GB"/>
          </w:rPr>
          <w:t>.+?)</w:t>
        </w:r>
        <w:r w:rsidRPr="00862023">
          <w:rPr>
            <w:rFonts w:cstheme="minorHAnsi"/>
            <w:lang w:val="en-GB"/>
          </w:rPr>
          <w:t>;</w:t>
        </w:r>
      </w:ins>
    </w:p>
    <w:p w14:paraId="7BCC022D" w14:textId="77777777" w:rsidR="005E0C0E" w:rsidRPr="00862023" w:rsidRDefault="005E0C0E" w:rsidP="005E0C0E">
      <w:pPr>
        <w:pStyle w:val="ListParagraph"/>
        <w:keepLines w:val="0"/>
        <w:numPr>
          <w:ilvl w:val="0"/>
          <w:numId w:val="77"/>
        </w:numPr>
        <w:autoSpaceDE/>
        <w:spacing w:before="0" w:after="160" w:line="259" w:lineRule="auto"/>
        <w:jc w:val="left"/>
        <w:rPr>
          <w:ins w:id="12271" w:author="tedo gogoladze" w:date="2020-01-03T17:38:00Z"/>
          <w:rFonts w:cstheme="minorHAnsi"/>
          <w:lang w:val="en-GB"/>
        </w:rPr>
      </w:pPr>
      <w:ins w:id="12272" w:author="tedo gogoladze" w:date="2020-01-03T17:38:00Z">
        <w:r w:rsidRPr="00862023">
          <w:rPr>
            <w:rFonts w:cstheme="minorHAnsi"/>
            <w:lang w:val="en-GB"/>
          </w:rPr>
          <w:t>scheduled job calls</w:t>
        </w:r>
      </w:ins>
    </w:p>
    <w:p w14:paraId="5C7C6A89" w14:textId="77777777" w:rsidR="005E0C0E" w:rsidRPr="00862023" w:rsidRDefault="005E0C0E" w:rsidP="005E0C0E">
      <w:pPr>
        <w:pStyle w:val="ListParagraph"/>
        <w:keepLines w:val="0"/>
        <w:numPr>
          <w:ilvl w:val="1"/>
          <w:numId w:val="77"/>
        </w:numPr>
        <w:autoSpaceDE/>
        <w:spacing w:before="0" w:after="160" w:line="259" w:lineRule="auto"/>
        <w:jc w:val="left"/>
        <w:rPr>
          <w:ins w:id="12273" w:author="tedo gogoladze" w:date="2020-01-03T17:38:00Z"/>
          <w:rFonts w:cstheme="minorHAnsi"/>
          <w:lang w:val="en-GB"/>
        </w:rPr>
      </w:pPr>
      <w:ins w:id="12274" w:author="tedo gogoladze" w:date="2020-01-03T17:38:00Z">
        <w:r w:rsidRPr="00862023">
          <w:rPr>
            <w:rFonts w:ascii="Sylfaen" w:hAnsi="Sylfaen" w:cstheme="minorHAnsi"/>
            <w:lang w:val="en-GB"/>
          </w:rPr>
          <w:t>"</w:t>
        </w:r>
        <w:proofErr w:type="gramStart"/>
        <w:r w:rsidRPr="00862023">
          <w:rPr>
            <w:rFonts w:ascii="Sylfaen" w:hAnsi="Sylfaen" w:cstheme="minorHAnsi"/>
            <w:lang w:val="en-GB"/>
          </w:rPr>
          <w:t>job(</w:t>
        </w:r>
        <w:proofErr w:type="gramEnd"/>
        <w:r w:rsidRPr="00862023">
          <w:rPr>
            <w:rFonts w:ascii="Sylfaen" w:hAnsi="Sylfaen" w:cstheme="minorHAnsi"/>
            <w:lang w:val="en-GB"/>
          </w:rPr>
          <w:t>.+?)"</w:t>
        </w:r>
        <w:r w:rsidRPr="00862023">
          <w:rPr>
            <w:rFonts w:cstheme="minorHAnsi"/>
            <w:lang w:val="en-GB"/>
          </w:rPr>
          <w:t>;</w:t>
        </w:r>
      </w:ins>
    </w:p>
    <w:p w14:paraId="2C100314" w14:textId="77777777" w:rsidR="005E0C0E" w:rsidRPr="00862023" w:rsidRDefault="005E0C0E" w:rsidP="005E0C0E">
      <w:pPr>
        <w:pStyle w:val="ListParagraph"/>
        <w:keepLines w:val="0"/>
        <w:numPr>
          <w:ilvl w:val="0"/>
          <w:numId w:val="77"/>
        </w:numPr>
        <w:autoSpaceDE/>
        <w:spacing w:before="0" w:after="160" w:line="259" w:lineRule="auto"/>
        <w:jc w:val="left"/>
        <w:rPr>
          <w:ins w:id="12275" w:author="tedo gogoladze" w:date="2020-01-03T17:38:00Z"/>
          <w:rFonts w:cstheme="minorHAnsi"/>
          <w:lang w:val="en-GB"/>
        </w:rPr>
      </w:pPr>
      <w:ins w:id="12276" w:author="tedo gogoladze" w:date="2020-01-03T17:38:00Z">
        <w:r w:rsidRPr="00862023">
          <w:rPr>
            <w:rFonts w:cstheme="minorHAnsi"/>
            <w:lang w:val="en-GB"/>
          </w:rPr>
          <w:t>texts within MS SQL transaction commands</w:t>
        </w:r>
      </w:ins>
    </w:p>
    <w:p w14:paraId="7D52F306" w14:textId="77777777" w:rsidR="005E0C0E" w:rsidRPr="00862023" w:rsidRDefault="005E0C0E" w:rsidP="005E0C0E">
      <w:pPr>
        <w:pStyle w:val="ListParagraph"/>
        <w:keepLines w:val="0"/>
        <w:numPr>
          <w:ilvl w:val="1"/>
          <w:numId w:val="77"/>
        </w:numPr>
        <w:autoSpaceDE/>
        <w:spacing w:before="0" w:after="160" w:line="259" w:lineRule="auto"/>
        <w:jc w:val="left"/>
        <w:rPr>
          <w:ins w:id="12277" w:author="tedo gogoladze" w:date="2020-01-03T17:38:00Z"/>
          <w:rFonts w:cstheme="minorHAnsi"/>
          <w:lang w:val="en-GB"/>
        </w:rPr>
      </w:pPr>
      <w:ins w:id="12278" w:author="tedo gogoladze" w:date="2020-01-03T17:38:00Z">
        <w:r w:rsidRPr="00862023">
          <w:rPr>
            <w:rFonts w:cstheme="minorHAnsi"/>
            <w:lang w:val="en-GB"/>
          </w:rPr>
          <w:t>\s*(</w:t>
        </w:r>
        <w:proofErr w:type="spellStart"/>
        <w:r w:rsidRPr="00862023">
          <w:rPr>
            <w:rFonts w:cstheme="minorHAnsi"/>
            <w:lang w:val="en-GB"/>
          </w:rPr>
          <w:t>B|</w:t>
        </w:r>
        <w:proofErr w:type="gramStart"/>
        <w:r w:rsidRPr="00862023">
          <w:rPr>
            <w:rFonts w:cstheme="minorHAnsi"/>
            <w:lang w:val="en-GB"/>
          </w:rPr>
          <w:t>b</w:t>
        </w:r>
        <w:proofErr w:type="spellEnd"/>
        <w:r w:rsidRPr="00862023">
          <w:rPr>
            <w:rFonts w:cstheme="minorHAnsi"/>
            <w:lang w:val="en-GB"/>
          </w:rPr>
          <w:t>)(</w:t>
        </w:r>
        <w:proofErr w:type="spellStart"/>
        <w:proofErr w:type="gramEnd"/>
        <w:r w:rsidRPr="00862023">
          <w:rPr>
            <w:rFonts w:cstheme="minorHAnsi"/>
            <w:lang w:val="en-GB"/>
          </w:rPr>
          <w:t>egin|EGIN</w:t>
        </w:r>
        <w:proofErr w:type="spellEnd"/>
        <w:r w:rsidRPr="00862023">
          <w:rPr>
            <w:rFonts w:cstheme="minorHAnsi"/>
            <w:lang w:val="en-GB"/>
          </w:rPr>
          <w:t>)\s+. +\s+(</w:t>
        </w:r>
        <w:proofErr w:type="spellStart"/>
        <w:r w:rsidRPr="00862023">
          <w:rPr>
            <w:rFonts w:cstheme="minorHAnsi"/>
            <w:lang w:val="en-GB"/>
          </w:rPr>
          <w:t>E|</w:t>
        </w:r>
        <w:proofErr w:type="gramStart"/>
        <w:r w:rsidRPr="00862023">
          <w:rPr>
            <w:rFonts w:cstheme="minorHAnsi"/>
            <w:lang w:val="en-GB"/>
          </w:rPr>
          <w:t>e</w:t>
        </w:r>
        <w:proofErr w:type="spellEnd"/>
        <w:r w:rsidRPr="00862023">
          <w:rPr>
            <w:rFonts w:cstheme="minorHAnsi"/>
            <w:lang w:val="en-GB"/>
          </w:rPr>
          <w:t>)(</w:t>
        </w:r>
        <w:proofErr w:type="spellStart"/>
        <w:proofErr w:type="gramEnd"/>
        <w:r w:rsidRPr="00862023">
          <w:rPr>
            <w:rFonts w:cstheme="minorHAnsi"/>
            <w:lang w:val="en-GB"/>
          </w:rPr>
          <w:t>nd|ND</w:t>
        </w:r>
        <w:proofErr w:type="spellEnd"/>
        <w:r w:rsidRPr="00862023">
          <w:rPr>
            <w:rFonts w:cstheme="minorHAnsi"/>
            <w:lang w:val="en-GB"/>
          </w:rPr>
          <w:t>)\s*;</w:t>
        </w:r>
      </w:ins>
    </w:p>
    <w:p w14:paraId="7242286F" w14:textId="77777777" w:rsidR="005E0C0E" w:rsidRPr="00862023" w:rsidRDefault="005E0C0E" w:rsidP="005E0C0E">
      <w:pPr>
        <w:pStyle w:val="ListParagraph"/>
        <w:keepLines w:val="0"/>
        <w:numPr>
          <w:ilvl w:val="0"/>
          <w:numId w:val="77"/>
        </w:numPr>
        <w:autoSpaceDE/>
        <w:spacing w:before="0" w:after="160" w:line="259" w:lineRule="auto"/>
        <w:jc w:val="left"/>
        <w:rPr>
          <w:ins w:id="12279" w:author="tedo gogoladze" w:date="2020-01-03T17:38:00Z"/>
          <w:rFonts w:cstheme="minorHAnsi"/>
          <w:lang w:val="en-GB"/>
        </w:rPr>
      </w:pPr>
      <w:ins w:id="12280" w:author="tedo gogoladze" w:date="2020-01-03T17:38:00Z">
        <w:r w:rsidRPr="00862023">
          <w:rPr>
            <w:rFonts w:cstheme="minorHAnsi"/>
            <w:lang w:val="en-GB"/>
          </w:rPr>
          <w:t xml:space="preserve">SQL SELECT, INSERT, DELETE statements </w:t>
        </w:r>
      </w:ins>
    </w:p>
    <w:p w14:paraId="6F1622E2" w14:textId="77777777" w:rsidR="005E0C0E" w:rsidRPr="00862023" w:rsidRDefault="005E0C0E" w:rsidP="005E0C0E">
      <w:pPr>
        <w:pStyle w:val="ListParagraph"/>
        <w:keepLines w:val="0"/>
        <w:numPr>
          <w:ilvl w:val="1"/>
          <w:numId w:val="77"/>
        </w:numPr>
        <w:autoSpaceDE/>
        <w:spacing w:before="0" w:after="160" w:line="259" w:lineRule="auto"/>
        <w:jc w:val="left"/>
        <w:rPr>
          <w:ins w:id="12281" w:author="tedo gogoladze" w:date="2020-01-03T17:38:00Z"/>
          <w:rFonts w:cstheme="minorHAnsi"/>
          <w:lang w:val="en-GB"/>
        </w:rPr>
      </w:pPr>
      <w:ins w:id="12282" w:author="tedo gogoladze" w:date="2020-01-03T17:38:00Z">
        <w:r w:rsidRPr="00862023">
          <w:rPr>
            <w:rFonts w:cstheme="minorHAnsi"/>
            <w:lang w:val="en-GB"/>
          </w:rPr>
          <w:t>(\s*(s|</w:t>
        </w:r>
        <w:proofErr w:type="gramStart"/>
        <w:r w:rsidRPr="00862023">
          <w:rPr>
            <w:rFonts w:cstheme="minorHAnsi"/>
            <w:lang w:val="en-GB"/>
          </w:rPr>
          <w:t>S)(</w:t>
        </w:r>
        <w:proofErr w:type="gramEnd"/>
        <w:r w:rsidRPr="00862023">
          <w:rPr>
            <w:rFonts w:cstheme="minorHAnsi"/>
            <w:lang w:val="en-GB"/>
          </w:rPr>
          <w:t>elect|ELECT).+(f|F)(rom|ROM)\s*\S+(\s*(w|W)(here|HERE)\s*\S+\s*\S*\s*\S*\s|))</w:t>
        </w:r>
      </w:ins>
    </w:p>
    <w:p w14:paraId="3F451BFB" w14:textId="77777777" w:rsidR="005E0C0E" w:rsidRPr="00862023" w:rsidRDefault="005E0C0E" w:rsidP="005E0C0E">
      <w:pPr>
        <w:pStyle w:val="ListParagraph"/>
        <w:keepLines w:val="0"/>
        <w:numPr>
          <w:ilvl w:val="1"/>
          <w:numId w:val="77"/>
        </w:numPr>
        <w:autoSpaceDE/>
        <w:spacing w:before="0" w:after="160" w:line="259" w:lineRule="auto"/>
        <w:jc w:val="left"/>
        <w:rPr>
          <w:ins w:id="12283" w:author="tedo gogoladze" w:date="2020-01-03T17:38:00Z"/>
          <w:rFonts w:cstheme="minorHAnsi"/>
          <w:lang w:val="en-GB"/>
        </w:rPr>
      </w:pPr>
      <w:ins w:id="12284" w:author="tedo gogoladze" w:date="2020-01-03T17:38:00Z">
        <w:r w:rsidRPr="00862023">
          <w:rPr>
            <w:rFonts w:cstheme="minorHAnsi"/>
            <w:lang w:val="en-GB"/>
          </w:rPr>
          <w:t>(\s*(I|</w:t>
        </w:r>
        <w:proofErr w:type="gramStart"/>
        <w:r w:rsidRPr="00862023">
          <w:rPr>
            <w:rFonts w:cstheme="minorHAnsi"/>
            <w:lang w:val="en-GB"/>
          </w:rPr>
          <w:t>I)(</w:t>
        </w:r>
        <w:proofErr w:type="gramEnd"/>
        <w:r w:rsidRPr="00862023">
          <w:rPr>
            <w:rFonts w:cstheme="minorHAnsi"/>
            <w:lang w:val="en-GB"/>
          </w:rPr>
          <w:t>nsert|NSERT)\s*(I|i)(nto|NTO)\s+.+(V|v)(alues|ALUES)\s*.+\(.+\)\s*)</w:t>
        </w:r>
      </w:ins>
    </w:p>
    <w:p w14:paraId="594F4AF7" w14:textId="77777777" w:rsidR="005E0C0E" w:rsidRPr="00862023" w:rsidRDefault="005E0C0E" w:rsidP="005E0C0E">
      <w:pPr>
        <w:pStyle w:val="ListParagraph"/>
        <w:keepLines w:val="0"/>
        <w:numPr>
          <w:ilvl w:val="1"/>
          <w:numId w:val="77"/>
        </w:numPr>
        <w:autoSpaceDE/>
        <w:spacing w:before="0" w:after="160" w:line="259" w:lineRule="auto"/>
        <w:jc w:val="left"/>
        <w:rPr>
          <w:ins w:id="12285" w:author="tedo gogoladze" w:date="2020-01-03T17:38:00Z"/>
          <w:rFonts w:cstheme="minorHAnsi"/>
          <w:lang w:val="en-GB"/>
        </w:rPr>
      </w:pPr>
      <w:ins w:id="12286" w:author="tedo gogoladze" w:date="2020-01-03T17:38:00Z">
        <w:r w:rsidRPr="00862023">
          <w:rPr>
            <w:rFonts w:cstheme="minorHAnsi"/>
            <w:lang w:val="en-GB"/>
          </w:rPr>
          <w:t>(\s*(d|</w:t>
        </w:r>
        <w:proofErr w:type="gramStart"/>
        <w:r w:rsidRPr="00862023">
          <w:rPr>
            <w:rFonts w:cstheme="minorHAnsi"/>
            <w:lang w:val="en-GB"/>
          </w:rPr>
          <w:t>D)(</w:t>
        </w:r>
        <w:proofErr w:type="gramEnd"/>
        <w:r w:rsidRPr="00862023">
          <w:rPr>
            <w:rFonts w:cstheme="minorHAnsi"/>
            <w:lang w:val="en-GB"/>
          </w:rPr>
          <w:t>elete|ELETE)\s*(f|F)(rom|ROM)\s*\S+(\s*(w|W)(here|HERE)\s*\S+\s*\S*\s*\S*\s|);</w:t>
        </w:r>
      </w:ins>
    </w:p>
    <w:p w14:paraId="51FBDD51" w14:textId="77777777" w:rsidR="005E0C0E" w:rsidRPr="00862023" w:rsidRDefault="005E0C0E" w:rsidP="005E0C0E">
      <w:pPr>
        <w:pStyle w:val="ListParagraph"/>
        <w:keepLines w:val="0"/>
        <w:numPr>
          <w:ilvl w:val="0"/>
          <w:numId w:val="77"/>
        </w:numPr>
        <w:autoSpaceDE/>
        <w:spacing w:before="0" w:after="160" w:line="259" w:lineRule="auto"/>
        <w:jc w:val="left"/>
        <w:rPr>
          <w:ins w:id="12287" w:author="tedo gogoladze" w:date="2020-01-03T17:38:00Z"/>
          <w:rFonts w:cstheme="minorHAnsi"/>
          <w:lang w:val="en-GB"/>
        </w:rPr>
      </w:pPr>
      <w:ins w:id="12288" w:author="tedo gogoladze" w:date="2020-01-03T17:38:00Z">
        <w:r w:rsidRPr="00862023">
          <w:rPr>
            <w:rFonts w:cstheme="minorHAnsi"/>
            <w:lang w:val="en-GB"/>
          </w:rPr>
          <w:t xml:space="preserve">texts of System version descriptions </w:t>
        </w:r>
      </w:ins>
    </w:p>
    <w:p w14:paraId="4666425E" w14:textId="77777777" w:rsidR="005E0C0E" w:rsidRPr="00862023" w:rsidRDefault="005E0C0E" w:rsidP="005E0C0E">
      <w:pPr>
        <w:pStyle w:val="ListParagraph"/>
        <w:keepLines w:val="0"/>
        <w:numPr>
          <w:ilvl w:val="1"/>
          <w:numId w:val="77"/>
        </w:numPr>
        <w:autoSpaceDE/>
        <w:spacing w:before="0" w:after="160" w:line="259" w:lineRule="auto"/>
        <w:jc w:val="left"/>
        <w:rPr>
          <w:ins w:id="12289" w:author="tedo gogoladze" w:date="2020-01-03T17:38:00Z"/>
          <w:rFonts w:cstheme="minorHAnsi"/>
          <w:lang w:val="en-GB"/>
        </w:rPr>
      </w:pPr>
      <w:ins w:id="12290" w:author="tedo gogoladze" w:date="2020-01-03T17:38:00Z">
        <w:r w:rsidRPr="00862023">
          <w:rPr>
            <w:rFonts w:cstheme="minorHAnsi"/>
            <w:lang w:val="en-GB"/>
          </w:rPr>
          <w:t>[</w:t>
        </w:r>
        <w:proofErr w:type="gramStart"/>
        <w:r w:rsidRPr="00862023">
          <w:rPr>
            <w:rFonts w:cstheme="minorHAnsi"/>
            <w:lang w:val="en-GB"/>
          </w:rPr>
          <w:t>*][</w:t>
        </w:r>
        <w:proofErr w:type="gramEnd"/>
        <w:r w:rsidRPr="00862023">
          <w:rPr>
            <w:rFonts w:cstheme="minorHAnsi"/>
            <w:lang w:val="en-GB"/>
          </w:rPr>
          <w:t>*][*]Version(.+?)[*][*][*];</w:t>
        </w:r>
      </w:ins>
    </w:p>
    <w:p w14:paraId="5C0CF719" w14:textId="77777777" w:rsidR="005E0C0E" w:rsidRPr="00862023" w:rsidRDefault="005E0C0E" w:rsidP="005E0C0E">
      <w:pPr>
        <w:pStyle w:val="ListParagraph"/>
        <w:keepLines w:val="0"/>
        <w:numPr>
          <w:ilvl w:val="0"/>
          <w:numId w:val="77"/>
        </w:numPr>
        <w:autoSpaceDE/>
        <w:spacing w:before="0" w:after="160" w:line="259" w:lineRule="auto"/>
        <w:jc w:val="left"/>
        <w:rPr>
          <w:ins w:id="12291" w:author="tedo gogoladze" w:date="2020-01-03T17:38:00Z"/>
          <w:rFonts w:cstheme="minorHAnsi"/>
          <w:lang w:val="en-GB"/>
        </w:rPr>
      </w:pPr>
      <w:ins w:id="12292" w:author="tedo gogoladze" w:date="2020-01-03T17:38:00Z">
        <w:r w:rsidRPr="00862023">
          <w:rPr>
            <w:rFonts w:cstheme="minorHAnsi"/>
            <w:lang w:val="en-GB"/>
          </w:rPr>
          <w:t xml:space="preserve">texts of deployment system technical descriptions </w:t>
        </w:r>
      </w:ins>
    </w:p>
    <w:p w14:paraId="787069F2" w14:textId="77777777" w:rsidR="005E0C0E" w:rsidRPr="00862023" w:rsidRDefault="005E0C0E" w:rsidP="005E0C0E">
      <w:pPr>
        <w:pStyle w:val="ListParagraph"/>
        <w:keepLines w:val="0"/>
        <w:numPr>
          <w:ilvl w:val="1"/>
          <w:numId w:val="77"/>
        </w:numPr>
        <w:autoSpaceDE/>
        <w:spacing w:before="0" w:after="160" w:line="259" w:lineRule="auto"/>
        <w:jc w:val="left"/>
        <w:rPr>
          <w:ins w:id="12293" w:author="tedo gogoladze" w:date="2020-01-03T17:38:00Z"/>
          <w:rFonts w:cstheme="minorHAnsi"/>
          <w:lang w:val="en-GB"/>
        </w:rPr>
      </w:pPr>
      <w:ins w:id="12294" w:author="tedo gogoladze" w:date="2020-01-03T17:38:00Z">
        <w:r w:rsidRPr="00862023">
          <w:rPr>
            <w:rFonts w:cstheme="minorHAnsi"/>
            <w:lang w:val="en-GB"/>
          </w:rPr>
          <w:t>[</w:t>
        </w:r>
        <w:proofErr w:type="gramStart"/>
        <w:r w:rsidRPr="00862023">
          <w:rPr>
            <w:rFonts w:cstheme="minorHAnsi"/>
            <w:lang w:val="en-GB"/>
          </w:rPr>
          <w:t>*][</w:t>
        </w:r>
        <w:proofErr w:type="gramEnd"/>
        <w:r w:rsidRPr="00862023">
          <w:rPr>
            <w:rFonts w:cstheme="minorHAnsi"/>
            <w:lang w:val="en-GB"/>
          </w:rPr>
          <w:t>*][*]Describe XD Deployment(.+?)[*][*][*];</w:t>
        </w:r>
      </w:ins>
    </w:p>
    <w:p w14:paraId="0B9D7063" w14:textId="77777777" w:rsidR="005E0C0E" w:rsidRPr="00862023" w:rsidRDefault="005E0C0E" w:rsidP="005E0C0E">
      <w:pPr>
        <w:pStyle w:val="ListParagraph"/>
        <w:keepLines w:val="0"/>
        <w:numPr>
          <w:ilvl w:val="0"/>
          <w:numId w:val="77"/>
        </w:numPr>
        <w:autoSpaceDE/>
        <w:spacing w:before="0" w:after="160" w:line="259" w:lineRule="auto"/>
        <w:jc w:val="left"/>
        <w:rPr>
          <w:ins w:id="12295" w:author="tedo gogoladze" w:date="2020-01-03T17:38:00Z"/>
          <w:rFonts w:cstheme="minorHAnsi"/>
          <w:lang w:val="en-GB"/>
        </w:rPr>
      </w:pPr>
      <w:ins w:id="12296" w:author="tedo gogoladze" w:date="2020-01-03T17:38:00Z">
        <w:r w:rsidRPr="00862023">
          <w:rPr>
            <w:rFonts w:cstheme="minorHAnsi"/>
            <w:lang w:val="en-GB"/>
          </w:rPr>
          <w:t>texts of system component descriptions</w:t>
        </w:r>
      </w:ins>
    </w:p>
    <w:p w14:paraId="31ED4907" w14:textId="77777777" w:rsidR="005E0C0E" w:rsidRPr="00862023" w:rsidRDefault="005E0C0E" w:rsidP="005E0C0E">
      <w:pPr>
        <w:pStyle w:val="ListParagraph"/>
        <w:keepLines w:val="0"/>
        <w:numPr>
          <w:ilvl w:val="1"/>
          <w:numId w:val="77"/>
        </w:numPr>
        <w:autoSpaceDE/>
        <w:spacing w:before="0" w:after="160" w:line="259" w:lineRule="auto"/>
        <w:jc w:val="left"/>
        <w:rPr>
          <w:ins w:id="12297" w:author="tedo gogoladze" w:date="2020-01-03T17:38:00Z"/>
          <w:rFonts w:cstheme="minorHAnsi"/>
          <w:lang w:val="en-GB"/>
        </w:rPr>
      </w:pPr>
      <w:ins w:id="12298" w:author="tedo gogoladze" w:date="2020-01-03T17:38:00Z">
        <w:r w:rsidRPr="00862023">
          <w:rPr>
            <w:rFonts w:cstheme="minorHAnsi"/>
            <w:lang w:val="en-GB"/>
          </w:rPr>
          <w:t>[</w:t>
        </w:r>
        <w:proofErr w:type="gramStart"/>
        <w:r w:rsidRPr="00862023">
          <w:rPr>
            <w:rFonts w:cstheme="minorHAnsi"/>
            <w:lang w:val="en-GB"/>
          </w:rPr>
          <w:t>*][</w:t>
        </w:r>
        <w:proofErr w:type="gramEnd"/>
        <w:r w:rsidRPr="00862023">
          <w:rPr>
            <w:rFonts w:cstheme="minorHAnsi"/>
            <w:lang w:val="en-GB"/>
          </w:rPr>
          <w:t>*][*]Describe Other Components(.+?)[*][*][*];</w:t>
        </w:r>
      </w:ins>
    </w:p>
    <w:p w14:paraId="77175AD2" w14:textId="77777777" w:rsidR="005E0C0E" w:rsidRPr="00862023" w:rsidRDefault="005E0C0E" w:rsidP="005E0C0E">
      <w:pPr>
        <w:pStyle w:val="ListParagraph"/>
        <w:keepLines w:val="0"/>
        <w:numPr>
          <w:ilvl w:val="0"/>
          <w:numId w:val="77"/>
        </w:numPr>
        <w:autoSpaceDE/>
        <w:spacing w:before="0" w:after="160" w:line="259" w:lineRule="auto"/>
        <w:jc w:val="left"/>
        <w:rPr>
          <w:ins w:id="12299" w:author="tedo gogoladze" w:date="2020-01-03T17:38:00Z"/>
          <w:rFonts w:cstheme="minorHAnsi"/>
          <w:lang w:val="en-GB"/>
        </w:rPr>
      </w:pPr>
      <w:ins w:id="12300" w:author="tedo gogoladze" w:date="2020-01-03T17:38:00Z">
        <w:r w:rsidRPr="00862023">
          <w:rPr>
            <w:rFonts w:cstheme="minorHAnsi"/>
            <w:lang w:val="en-GB"/>
          </w:rPr>
          <w:t xml:space="preserve">texts within the headers generated by the system </w:t>
        </w:r>
      </w:ins>
    </w:p>
    <w:p w14:paraId="56041CDA" w14:textId="77777777" w:rsidR="005E0C0E" w:rsidRPr="00862023" w:rsidRDefault="005E0C0E" w:rsidP="005E0C0E">
      <w:pPr>
        <w:pStyle w:val="ListParagraph"/>
        <w:keepLines w:val="0"/>
        <w:numPr>
          <w:ilvl w:val="1"/>
          <w:numId w:val="77"/>
        </w:numPr>
        <w:autoSpaceDE/>
        <w:spacing w:before="0" w:after="160" w:line="259" w:lineRule="auto"/>
        <w:jc w:val="left"/>
        <w:rPr>
          <w:ins w:id="12301" w:author="tedo gogoladze" w:date="2020-01-03T17:38:00Z"/>
          <w:rFonts w:cstheme="minorHAnsi"/>
          <w:lang w:val="en-GB"/>
        </w:rPr>
      </w:pPr>
      <w:ins w:id="12302" w:author="tedo gogoladze" w:date="2020-01-03T17:38:00Z">
        <w:r w:rsidRPr="00862023">
          <w:rPr>
            <w:rFonts w:cstheme="minorHAnsi"/>
            <w:lang w:val="en-GB"/>
          </w:rPr>
          <w:t>'***Description', '***Steps to recreate the problem', '***Error Message:';</w:t>
        </w:r>
      </w:ins>
    </w:p>
    <w:p w14:paraId="76D3CD0E" w14:textId="77777777" w:rsidR="005E0C0E" w:rsidRPr="00862023" w:rsidRDefault="005E0C0E" w:rsidP="005E0C0E">
      <w:pPr>
        <w:pStyle w:val="ListParagraph"/>
        <w:keepLines w:val="0"/>
        <w:numPr>
          <w:ilvl w:val="0"/>
          <w:numId w:val="77"/>
        </w:numPr>
        <w:autoSpaceDE/>
        <w:spacing w:before="0" w:after="160" w:line="259" w:lineRule="auto"/>
        <w:jc w:val="left"/>
        <w:rPr>
          <w:ins w:id="12303" w:author="tedo gogoladze" w:date="2020-01-03T17:38:00Z"/>
          <w:rFonts w:cstheme="minorHAnsi"/>
          <w:lang w:val="en-GB"/>
        </w:rPr>
      </w:pPr>
      <w:ins w:id="12304" w:author="tedo gogoladze" w:date="2020-01-03T17:38:00Z">
        <w:r w:rsidRPr="00862023">
          <w:rPr>
            <w:rFonts w:cstheme="minorHAnsi"/>
            <w:lang w:val="en-GB"/>
          </w:rPr>
          <w:t xml:space="preserve">web-links </w:t>
        </w:r>
      </w:ins>
    </w:p>
    <w:p w14:paraId="366E8793" w14:textId="77777777" w:rsidR="005E0C0E" w:rsidRPr="00862023" w:rsidRDefault="005E0C0E" w:rsidP="005E0C0E">
      <w:pPr>
        <w:pStyle w:val="ListParagraph"/>
        <w:keepLines w:val="0"/>
        <w:numPr>
          <w:ilvl w:val="1"/>
          <w:numId w:val="77"/>
        </w:numPr>
        <w:autoSpaceDE/>
        <w:spacing w:before="0" w:after="160" w:line="259" w:lineRule="auto"/>
        <w:jc w:val="left"/>
        <w:rPr>
          <w:ins w:id="12305" w:author="tedo gogoladze" w:date="2020-01-03T17:38:00Z"/>
          <w:rFonts w:cstheme="minorHAnsi"/>
          <w:lang w:val="en-GB"/>
        </w:rPr>
      </w:pPr>
      <w:ins w:id="12306" w:author="tedo gogoladze" w:date="2020-01-03T17:38:00Z">
        <w:r w:rsidRPr="00862023">
          <w:rPr>
            <w:rFonts w:cstheme="minorHAnsi"/>
            <w:lang w:val="en-GB"/>
          </w:rPr>
          <w:lastRenderedPageBreak/>
          <w:t>http[s</w:t>
        </w:r>
        <w:proofErr w:type="gramStart"/>
        <w:r w:rsidRPr="00862023">
          <w:rPr>
            <w:rFonts w:cstheme="minorHAnsi"/>
            <w:lang w:val="en-GB"/>
          </w:rPr>
          <w:t>]?:/</w:t>
        </w:r>
        <w:proofErr w:type="gramEnd"/>
        <w:r w:rsidRPr="00862023">
          <w:rPr>
            <w:rFonts w:cstheme="minorHAnsi"/>
            <w:lang w:val="en-GB"/>
          </w:rPr>
          <w:t>/\S+;</w:t>
        </w:r>
      </w:ins>
    </w:p>
    <w:p w14:paraId="4953E50C" w14:textId="77777777" w:rsidR="005E0C0E" w:rsidRPr="00862023" w:rsidRDefault="005E0C0E" w:rsidP="005E0C0E">
      <w:pPr>
        <w:pStyle w:val="ListParagraph"/>
        <w:keepLines w:val="0"/>
        <w:numPr>
          <w:ilvl w:val="0"/>
          <w:numId w:val="77"/>
        </w:numPr>
        <w:autoSpaceDE/>
        <w:spacing w:before="0" w:after="160" w:line="259" w:lineRule="auto"/>
        <w:jc w:val="left"/>
        <w:rPr>
          <w:ins w:id="12307" w:author="tedo gogoladze" w:date="2020-01-03T17:38:00Z"/>
          <w:rFonts w:cstheme="minorHAnsi"/>
          <w:lang w:val="en-GB"/>
        </w:rPr>
      </w:pPr>
      <w:ins w:id="12308" w:author="tedo gogoladze" w:date="2020-01-03T17:38:00Z">
        <w:r w:rsidRPr="00862023">
          <w:rPr>
            <w:rFonts w:cstheme="minorHAnsi"/>
            <w:lang w:val="en-GB"/>
          </w:rPr>
          <w:t xml:space="preserve">local path links with slashes and backslashes </w:t>
        </w:r>
      </w:ins>
    </w:p>
    <w:p w14:paraId="3286E49D" w14:textId="77777777" w:rsidR="005E0C0E" w:rsidRPr="00862023" w:rsidRDefault="005E0C0E" w:rsidP="005E0C0E">
      <w:pPr>
        <w:pStyle w:val="ListParagraph"/>
        <w:keepLines w:val="0"/>
        <w:numPr>
          <w:ilvl w:val="1"/>
          <w:numId w:val="77"/>
        </w:numPr>
        <w:autoSpaceDE/>
        <w:spacing w:before="0" w:after="160" w:line="259" w:lineRule="auto"/>
        <w:jc w:val="left"/>
        <w:rPr>
          <w:ins w:id="12309" w:author="tedo gogoladze" w:date="2020-01-03T17:38:00Z"/>
          <w:rFonts w:cstheme="minorHAnsi"/>
          <w:lang w:val="en-GB"/>
        </w:rPr>
      </w:pPr>
      <w:ins w:id="12310" w:author="tedo gogoladze" w:date="2020-01-03T17:38:00Z">
        <w:r w:rsidRPr="00862023">
          <w:rPr>
            <w:rFonts w:cstheme="minorHAnsi"/>
            <w:lang w:val="en-GB"/>
          </w:rPr>
          <w:t>\S</w:t>
        </w:r>
        <w:proofErr w:type="gramStart"/>
        <w:r w:rsidRPr="00862023">
          <w:rPr>
            <w:rFonts w:cstheme="minorHAnsi"/>
            <w:lang w:val="en-GB"/>
          </w:rPr>
          <w:t>+?(</w:t>
        </w:r>
        <w:proofErr w:type="gramEnd"/>
        <w:r w:rsidRPr="00862023">
          <w:rPr>
            <w:rFonts w:cstheme="minorHAnsi"/>
            <w:lang w:val="en-GB"/>
          </w:rPr>
          <w:t>?=\/)\/\S*\/\S*</w:t>
        </w:r>
      </w:ins>
    </w:p>
    <w:p w14:paraId="7BFD1A0C" w14:textId="77777777" w:rsidR="005E0C0E" w:rsidRPr="00862023" w:rsidRDefault="005E0C0E" w:rsidP="005E0C0E">
      <w:pPr>
        <w:pStyle w:val="ListParagraph"/>
        <w:keepLines w:val="0"/>
        <w:numPr>
          <w:ilvl w:val="1"/>
          <w:numId w:val="77"/>
        </w:numPr>
        <w:autoSpaceDE/>
        <w:spacing w:before="0" w:after="160" w:line="259" w:lineRule="auto"/>
        <w:jc w:val="left"/>
        <w:rPr>
          <w:ins w:id="12311" w:author="tedo gogoladze" w:date="2020-01-03T17:38:00Z"/>
          <w:rFonts w:cstheme="minorHAnsi"/>
          <w:lang w:val="en-GB"/>
        </w:rPr>
      </w:pPr>
      <w:ins w:id="12312" w:author="tedo gogoladze" w:date="2020-01-03T17:38:00Z">
        <w:r w:rsidRPr="00862023">
          <w:rPr>
            <w:rFonts w:cstheme="minorHAnsi"/>
            <w:lang w:val="en-GB"/>
          </w:rPr>
          <w:t>r'\S</w:t>
        </w:r>
        <w:proofErr w:type="gramStart"/>
        <w:r w:rsidRPr="00862023">
          <w:rPr>
            <w:rFonts w:cstheme="minorHAnsi"/>
            <w:lang w:val="en-GB"/>
          </w:rPr>
          <w:t>+?(</w:t>
        </w:r>
        <w:proofErr w:type="gramEnd"/>
        <w:r w:rsidRPr="00862023">
          <w:rPr>
            <w:rFonts w:cstheme="minorHAnsi"/>
            <w:lang w:val="en-GB"/>
          </w:rPr>
          <w:t>?=\\)\\\S*\\\S*';</w:t>
        </w:r>
      </w:ins>
    </w:p>
    <w:p w14:paraId="37DD3559" w14:textId="77777777" w:rsidR="005E0C0E" w:rsidRPr="00862023" w:rsidRDefault="005E0C0E" w:rsidP="005E0C0E">
      <w:pPr>
        <w:pStyle w:val="ListParagraph"/>
        <w:keepLines w:val="0"/>
        <w:numPr>
          <w:ilvl w:val="0"/>
          <w:numId w:val="77"/>
        </w:numPr>
        <w:autoSpaceDE/>
        <w:spacing w:before="0" w:after="160" w:line="259" w:lineRule="auto"/>
        <w:jc w:val="left"/>
        <w:rPr>
          <w:ins w:id="12313" w:author="tedo gogoladze" w:date="2020-01-03T17:38:00Z"/>
          <w:rFonts w:cstheme="minorHAnsi"/>
          <w:lang w:val="en-GB"/>
        </w:rPr>
      </w:pPr>
      <w:ins w:id="12314" w:author="tedo gogoladze" w:date="2020-01-03T17:38:00Z">
        <w:r w:rsidRPr="00862023">
          <w:rPr>
            <w:rFonts w:cstheme="minorHAnsi"/>
            <w:lang w:val="en-GB"/>
          </w:rPr>
          <w:t xml:space="preserve">system logs within the asterisks </w:t>
        </w:r>
      </w:ins>
    </w:p>
    <w:p w14:paraId="3C545BE4" w14:textId="77777777" w:rsidR="005E0C0E" w:rsidRPr="00862023" w:rsidRDefault="005E0C0E" w:rsidP="005E0C0E">
      <w:pPr>
        <w:pStyle w:val="ListParagraph"/>
        <w:keepLines w:val="0"/>
        <w:numPr>
          <w:ilvl w:val="1"/>
          <w:numId w:val="77"/>
        </w:numPr>
        <w:autoSpaceDE/>
        <w:spacing w:before="0" w:after="160" w:line="259" w:lineRule="auto"/>
        <w:jc w:val="left"/>
        <w:rPr>
          <w:ins w:id="12315" w:author="tedo gogoladze" w:date="2020-01-03T17:38:00Z"/>
          <w:rFonts w:cstheme="minorHAnsi"/>
          <w:lang w:val="en-GB"/>
        </w:rPr>
      </w:pPr>
      <w:ins w:id="12316" w:author="tedo gogoladze" w:date="2020-01-03T17:38:00Z">
        <w:r w:rsidRPr="00862023">
          <w:rPr>
            <w:rFonts w:cstheme="minorHAnsi"/>
            <w:lang w:val="en-GB"/>
          </w:rPr>
          <w:t>\*{50</w:t>
        </w:r>
        <w:proofErr w:type="gramStart"/>
        <w:r w:rsidRPr="00862023">
          <w:rPr>
            <w:rFonts w:cstheme="minorHAnsi"/>
            <w:lang w:val="en-GB"/>
          </w:rPr>
          <w:t>,}(</w:t>
        </w:r>
        <w:proofErr w:type="gramEnd"/>
        <w:r w:rsidRPr="00862023">
          <w:rPr>
            <w:rFonts w:cstheme="minorHAnsi"/>
            <w:lang w:val="en-GB"/>
          </w:rPr>
          <w:t>.+?)\*{50,}</w:t>
        </w:r>
      </w:ins>
    </w:p>
    <w:p w14:paraId="0B561B63" w14:textId="77777777" w:rsidR="005E0C0E" w:rsidRPr="00862023" w:rsidRDefault="005E0C0E" w:rsidP="005E0C0E">
      <w:pPr>
        <w:pStyle w:val="ListParagraph"/>
        <w:keepLines w:val="0"/>
        <w:numPr>
          <w:ilvl w:val="1"/>
          <w:numId w:val="77"/>
        </w:numPr>
        <w:autoSpaceDE/>
        <w:spacing w:before="0" w:after="160" w:line="259" w:lineRule="auto"/>
        <w:jc w:val="left"/>
        <w:rPr>
          <w:ins w:id="12317" w:author="tedo gogoladze" w:date="2020-01-03T17:38:00Z"/>
          <w:rFonts w:cstheme="minorHAnsi"/>
          <w:lang w:val="en-GB"/>
        </w:rPr>
      </w:pPr>
      <w:ins w:id="12318" w:author="tedo gogoladze" w:date="2020-01-03T17:38:00Z">
        <w:r w:rsidRPr="00862023">
          <w:rPr>
            <w:rFonts w:cstheme="minorHAnsi"/>
            <w:lang w:val="en-GB"/>
          </w:rPr>
          <w:t>\*+(.+?)\*+;</w:t>
        </w:r>
      </w:ins>
    </w:p>
    <w:p w14:paraId="01656B7A" w14:textId="77777777" w:rsidR="005E0C0E" w:rsidRPr="00862023" w:rsidRDefault="005E0C0E" w:rsidP="005E0C0E">
      <w:pPr>
        <w:pStyle w:val="ListParagraph"/>
        <w:keepLines w:val="0"/>
        <w:numPr>
          <w:ilvl w:val="0"/>
          <w:numId w:val="77"/>
        </w:numPr>
        <w:autoSpaceDE/>
        <w:spacing w:before="0" w:after="160" w:line="259" w:lineRule="auto"/>
        <w:jc w:val="left"/>
        <w:rPr>
          <w:ins w:id="12319" w:author="tedo gogoladze" w:date="2020-01-03T17:38:00Z"/>
          <w:rFonts w:cstheme="minorHAnsi"/>
          <w:lang w:val="en-GB"/>
        </w:rPr>
      </w:pPr>
      <w:ins w:id="12320" w:author="tedo gogoladze" w:date="2020-01-03T17:38:00Z">
        <w:r w:rsidRPr="00862023">
          <w:rPr>
            <w:rFonts w:cstheme="minorHAnsi"/>
            <w:lang w:val="en-GB"/>
          </w:rPr>
          <w:t xml:space="preserve">texts of the word that has the length of more than 18 characters </w:t>
        </w:r>
      </w:ins>
    </w:p>
    <w:p w14:paraId="2AD8D7E0" w14:textId="77777777" w:rsidR="005E0C0E" w:rsidRPr="00862023" w:rsidRDefault="005E0C0E" w:rsidP="005E0C0E">
      <w:pPr>
        <w:pStyle w:val="ListParagraph"/>
        <w:keepLines w:val="0"/>
        <w:numPr>
          <w:ilvl w:val="1"/>
          <w:numId w:val="77"/>
        </w:numPr>
        <w:autoSpaceDE/>
        <w:spacing w:before="0" w:after="160" w:line="259" w:lineRule="auto"/>
        <w:jc w:val="left"/>
        <w:rPr>
          <w:ins w:id="12321" w:author="tedo gogoladze" w:date="2020-01-03T17:38:00Z"/>
          <w:rFonts w:cstheme="minorHAnsi"/>
          <w:lang w:val="en-GB"/>
        </w:rPr>
      </w:pPr>
      <w:ins w:id="12322" w:author="tedo gogoladze" w:date="2020-01-03T17:38:00Z">
        <w:r w:rsidRPr="00862023">
          <w:rPr>
            <w:rFonts w:cstheme="minorHAnsi"/>
            <w:lang w:val="en-GB"/>
          </w:rPr>
          <w:t>.\</w:t>
        </w:r>
        <w:proofErr w:type="gramStart"/>
        <w:r w:rsidRPr="00862023">
          <w:rPr>
            <w:rFonts w:cstheme="minorHAnsi"/>
            <w:lang w:val="en-GB"/>
          </w:rPr>
          <w:t>S{</w:t>
        </w:r>
        <w:proofErr w:type="gramEnd"/>
        <w:r w:rsidRPr="00862023">
          <w:rPr>
            <w:rFonts w:cstheme="minorHAnsi"/>
            <w:lang w:val="en-GB"/>
          </w:rPr>
          <w:t>15,}.;</w:t>
        </w:r>
      </w:ins>
    </w:p>
    <w:p w14:paraId="5BDE7AD3" w14:textId="77777777" w:rsidR="005E0C0E" w:rsidRPr="00862023" w:rsidRDefault="005E0C0E" w:rsidP="005E0C0E">
      <w:pPr>
        <w:pStyle w:val="ListParagraph"/>
        <w:keepLines w:val="0"/>
        <w:numPr>
          <w:ilvl w:val="0"/>
          <w:numId w:val="77"/>
        </w:numPr>
        <w:autoSpaceDE/>
        <w:spacing w:before="0" w:after="160" w:line="259" w:lineRule="auto"/>
        <w:jc w:val="left"/>
        <w:rPr>
          <w:ins w:id="12323" w:author="tedo gogoladze" w:date="2020-01-03T17:38:00Z"/>
          <w:rFonts w:cstheme="minorHAnsi"/>
          <w:lang w:val="en-GB"/>
        </w:rPr>
      </w:pPr>
      <w:ins w:id="12324" w:author="tedo gogoladze" w:date="2020-01-03T17:38:00Z">
        <w:r w:rsidRPr="00862023">
          <w:rPr>
            <w:rFonts w:cstheme="minorHAnsi"/>
            <w:lang w:val="en-GB"/>
          </w:rPr>
          <w:t xml:space="preserve">email addresses </w:t>
        </w:r>
      </w:ins>
    </w:p>
    <w:p w14:paraId="011ADCD1" w14:textId="77777777" w:rsidR="005E0C0E" w:rsidRPr="00862023" w:rsidRDefault="005E0C0E" w:rsidP="005E0C0E">
      <w:pPr>
        <w:pStyle w:val="ListParagraph"/>
        <w:keepLines w:val="0"/>
        <w:numPr>
          <w:ilvl w:val="1"/>
          <w:numId w:val="77"/>
        </w:numPr>
        <w:autoSpaceDE/>
        <w:spacing w:before="0" w:after="160" w:line="259" w:lineRule="auto"/>
        <w:jc w:val="left"/>
        <w:rPr>
          <w:ins w:id="12325" w:author="tedo gogoladze" w:date="2020-01-03T17:38:00Z"/>
          <w:rFonts w:cstheme="minorHAnsi"/>
          <w:lang w:val="en-GB"/>
        </w:rPr>
      </w:pPr>
      <w:ins w:id="12326" w:author="tedo gogoladze" w:date="2020-01-03T17:38:00Z">
        <w:r w:rsidRPr="00862023">
          <w:rPr>
            <w:rFonts w:cstheme="minorHAnsi"/>
            <w:lang w:val="en-GB"/>
          </w:rPr>
          <w:t>\s|\S</w:t>
        </w:r>
        <w:proofErr w:type="gramStart"/>
        <w:r w:rsidRPr="00862023">
          <w:rPr>
            <w:rFonts w:cstheme="minorHAnsi"/>
            <w:lang w:val="en-GB"/>
          </w:rPr>
          <w:t>+(</w:t>
        </w:r>
        <w:proofErr w:type="gramEnd"/>
        <w:r w:rsidRPr="00862023">
          <w:rPr>
            <w:rFonts w:cstheme="minorHAnsi"/>
            <w:lang w:val="en-GB"/>
          </w:rPr>
          <w:t>?=@))@\S*;</w:t>
        </w:r>
      </w:ins>
    </w:p>
    <w:p w14:paraId="7E95E5C9" w14:textId="77777777" w:rsidR="005E0C0E" w:rsidRPr="00862023" w:rsidRDefault="005E0C0E" w:rsidP="005E0C0E">
      <w:pPr>
        <w:pStyle w:val="ListParagraph"/>
        <w:keepLines w:val="0"/>
        <w:numPr>
          <w:ilvl w:val="0"/>
          <w:numId w:val="77"/>
        </w:numPr>
        <w:autoSpaceDE/>
        <w:spacing w:before="0" w:after="160" w:line="259" w:lineRule="auto"/>
        <w:jc w:val="left"/>
        <w:rPr>
          <w:ins w:id="12327" w:author="tedo gogoladze" w:date="2020-01-03T17:38:00Z"/>
          <w:rFonts w:cstheme="minorHAnsi"/>
          <w:lang w:val="en-GB"/>
        </w:rPr>
      </w:pPr>
      <w:ins w:id="12328" w:author="tedo gogoladze" w:date="2020-01-03T17:38:00Z">
        <w:r w:rsidRPr="00862023">
          <w:rPr>
            <w:rFonts w:cstheme="minorHAnsi"/>
            <w:lang w:val="en-GB"/>
          </w:rPr>
          <w:t xml:space="preserve">SQL command parameters </w:t>
        </w:r>
      </w:ins>
    </w:p>
    <w:p w14:paraId="579D4223" w14:textId="77777777" w:rsidR="005E0C0E" w:rsidRPr="00862023" w:rsidRDefault="005E0C0E" w:rsidP="005E0C0E">
      <w:pPr>
        <w:pStyle w:val="ListParagraph"/>
        <w:keepLines w:val="0"/>
        <w:numPr>
          <w:ilvl w:val="1"/>
          <w:numId w:val="77"/>
        </w:numPr>
        <w:autoSpaceDE/>
        <w:spacing w:before="0" w:after="160" w:line="259" w:lineRule="auto"/>
        <w:jc w:val="left"/>
        <w:rPr>
          <w:ins w:id="12329" w:author="tedo gogoladze" w:date="2020-01-03T17:38:00Z"/>
          <w:rFonts w:cstheme="minorHAnsi"/>
          <w:lang w:val="en-GB"/>
        </w:rPr>
      </w:pPr>
      <w:ins w:id="12330" w:author="tedo gogoladze" w:date="2020-01-03T17:38:00Z">
        <w:r w:rsidRPr="00862023">
          <w:rPr>
            <w:rFonts w:cstheme="minorHAnsi"/>
            <w:lang w:val="en-GB"/>
          </w:rPr>
          <w:t>\s|\S</w:t>
        </w:r>
        <w:proofErr w:type="gramStart"/>
        <w:r w:rsidRPr="00862023">
          <w:rPr>
            <w:rFonts w:cstheme="minorHAnsi"/>
            <w:lang w:val="en-GB"/>
          </w:rPr>
          <w:t>+(</w:t>
        </w:r>
        <w:proofErr w:type="gramEnd"/>
        <w:r w:rsidRPr="00862023">
          <w:rPr>
            <w:rFonts w:cstheme="minorHAnsi"/>
            <w:lang w:val="en-GB"/>
          </w:rPr>
          <w:t>?=@))@\S*;</w:t>
        </w:r>
      </w:ins>
    </w:p>
    <w:p w14:paraId="46FF104E" w14:textId="77777777" w:rsidR="005E0C0E" w:rsidRPr="00862023" w:rsidRDefault="005E0C0E" w:rsidP="005E0C0E">
      <w:pPr>
        <w:pStyle w:val="ListParagraph"/>
        <w:keepLines w:val="0"/>
        <w:numPr>
          <w:ilvl w:val="0"/>
          <w:numId w:val="77"/>
        </w:numPr>
        <w:autoSpaceDE/>
        <w:spacing w:before="0" w:after="160" w:line="259" w:lineRule="auto"/>
        <w:jc w:val="left"/>
        <w:rPr>
          <w:ins w:id="12331" w:author="tedo gogoladze" w:date="2020-01-03T17:38:00Z"/>
          <w:rFonts w:cstheme="minorHAnsi"/>
          <w:lang w:val="en-GB"/>
        </w:rPr>
      </w:pPr>
      <w:proofErr w:type="spellStart"/>
      <w:ins w:id="12332" w:author="tedo gogoladze" w:date="2020-01-03T17:38:00Z">
        <w:r w:rsidRPr="00862023">
          <w:rPr>
            <w:rFonts w:cstheme="minorHAnsi"/>
            <w:lang w:val="en-GB"/>
          </w:rPr>
          <w:t>cmd</w:t>
        </w:r>
        <w:proofErr w:type="spellEnd"/>
        <w:r w:rsidRPr="00862023">
          <w:rPr>
            <w:rFonts w:cstheme="minorHAnsi"/>
            <w:lang w:val="en-GB"/>
          </w:rPr>
          <w:t xml:space="preserve"> commands </w:t>
        </w:r>
      </w:ins>
    </w:p>
    <w:p w14:paraId="42216723" w14:textId="77777777" w:rsidR="005E0C0E" w:rsidRPr="00862023" w:rsidRDefault="005E0C0E" w:rsidP="005E0C0E">
      <w:pPr>
        <w:pStyle w:val="ListParagraph"/>
        <w:keepLines w:val="0"/>
        <w:numPr>
          <w:ilvl w:val="1"/>
          <w:numId w:val="77"/>
        </w:numPr>
        <w:autoSpaceDE/>
        <w:spacing w:before="0" w:after="160" w:line="259" w:lineRule="auto"/>
        <w:jc w:val="left"/>
        <w:rPr>
          <w:ins w:id="12333" w:author="tedo gogoladze" w:date="2020-01-03T17:38:00Z"/>
          <w:rFonts w:cstheme="minorHAnsi"/>
          <w:lang w:val="en-GB"/>
        </w:rPr>
      </w:pPr>
      <w:ins w:id="12334" w:author="tedo gogoladze" w:date="2020-01-03T17:38:00Z">
        <w:r w:rsidRPr="00862023">
          <w:rPr>
            <w:rFonts w:cstheme="minorHAnsi"/>
            <w:lang w:val="en-GB"/>
          </w:rPr>
          <w:t>--(\</w:t>
        </w:r>
        <w:proofErr w:type="gramStart"/>
        <w:r w:rsidRPr="00862023">
          <w:rPr>
            <w:rFonts w:cstheme="minorHAnsi"/>
            <w:lang w:val="en-GB"/>
          </w:rPr>
          <w:t>s{</w:t>
        </w:r>
        <w:proofErr w:type="gramEnd"/>
        <w:r w:rsidRPr="00862023">
          <w:rPr>
            <w:rFonts w:cstheme="minorHAnsi"/>
            <w:lang w:val="en-GB"/>
          </w:rPr>
          <w:t>0,1})\S*</w:t>
        </w:r>
      </w:ins>
    </w:p>
    <w:p w14:paraId="167E8BA6" w14:textId="77777777" w:rsidR="005E0C0E" w:rsidRPr="00862023" w:rsidRDefault="005E0C0E" w:rsidP="005E0C0E">
      <w:pPr>
        <w:pStyle w:val="ListParagraph"/>
        <w:keepLines w:val="0"/>
        <w:numPr>
          <w:ilvl w:val="1"/>
          <w:numId w:val="77"/>
        </w:numPr>
        <w:autoSpaceDE/>
        <w:spacing w:before="0" w:after="160" w:line="259" w:lineRule="auto"/>
        <w:jc w:val="left"/>
        <w:rPr>
          <w:ins w:id="12335" w:author="tedo gogoladze" w:date="2020-01-03T17:38:00Z"/>
          <w:rFonts w:cstheme="minorHAnsi"/>
          <w:lang w:val="en-GB"/>
        </w:rPr>
      </w:pPr>
      <w:ins w:id="12336" w:author="tedo gogoladze" w:date="2020-01-03T17:38:00Z">
        <w:r w:rsidRPr="00862023">
          <w:rPr>
            <w:rFonts w:cstheme="minorHAnsi"/>
            <w:lang w:val="en-GB"/>
          </w:rPr>
          <w:t>~(\</w:t>
        </w:r>
        <w:proofErr w:type="gramStart"/>
        <w:r w:rsidRPr="00862023">
          <w:rPr>
            <w:rFonts w:cstheme="minorHAnsi"/>
            <w:lang w:val="en-GB"/>
          </w:rPr>
          <w:t>s{</w:t>
        </w:r>
        <w:proofErr w:type="gramEnd"/>
        <w:r w:rsidRPr="00862023">
          <w:rPr>
            <w:rFonts w:cstheme="minorHAnsi"/>
            <w:lang w:val="en-GB"/>
          </w:rPr>
          <w:t>0,1})\S* ;</w:t>
        </w:r>
      </w:ins>
    </w:p>
    <w:p w14:paraId="0FC0224B" w14:textId="77777777" w:rsidR="005E0C0E" w:rsidRPr="00862023" w:rsidRDefault="005E0C0E" w:rsidP="005E0C0E">
      <w:pPr>
        <w:pStyle w:val="ListParagraph"/>
        <w:keepLines w:val="0"/>
        <w:numPr>
          <w:ilvl w:val="0"/>
          <w:numId w:val="77"/>
        </w:numPr>
        <w:autoSpaceDE/>
        <w:spacing w:before="0" w:after="160" w:line="259" w:lineRule="auto"/>
        <w:jc w:val="left"/>
        <w:rPr>
          <w:ins w:id="12337" w:author="tedo gogoladze" w:date="2020-01-03T17:38:00Z"/>
          <w:rFonts w:cstheme="minorHAnsi"/>
          <w:lang w:val="en-GB"/>
        </w:rPr>
      </w:pPr>
      <w:ins w:id="12338" w:author="tedo gogoladze" w:date="2020-01-03T17:38:00Z">
        <w:r w:rsidRPr="00862023">
          <w:rPr>
            <w:rFonts w:cstheme="minorHAnsi"/>
            <w:lang w:val="en-GB"/>
          </w:rPr>
          <w:t xml:space="preserve">texts of words with colons </w:t>
        </w:r>
      </w:ins>
    </w:p>
    <w:p w14:paraId="58F0598E" w14:textId="77777777" w:rsidR="005E0C0E" w:rsidRPr="00862023" w:rsidRDefault="005E0C0E" w:rsidP="005E0C0E">
      <w:pPr>
        <w:pStyle w:val="ListParagraph"/>
        <w:keepLines w:val="0"/>
        <w:numPr>
          <w:ilvl w:val="1"/>
          <w:numId w:val="77"/>
        </w:numPr>
        <w:autoSpaceDE/>
        <w:spacing w:before="0" w:after="160" w:line="259" w:lineRule="auto"/>
        <w:jc w:val="left"/>
        <w:rPr>
          <w:ins w:id="12339" w:author="tedo gogoladze" w:date="2020-01-03T17:38:00Z"/>
          <w:rFonts w:cstheme="minorHAnsi"/>
          <w:lang w:val="en-GB"/>
        </w:rPr>
      </w:pPr>
      <w:ins w:id="12340" w:author="tedo gogoladze" w:date="2020-01-03T17:38:00Z">
        <w:r w:rsidRPr="00862023">
          <w:rPr>
            <w:rFonts w:cstheme="minorHAnsi"/>
            <w:lang w:val="en-GB"/>
          </w:rPr>
          <w:t>\S+</w:t>
        </w:r>
        <w:proofErr w:type="gramStart"/>
        <w:r w:rsidRPr="00862023">
          <w:rPr>
            <w:rFonts w:cstheme="minorHAnsi"/>
            <w:lang w:val="en-GB"/>
          </w:rPr>
          <w:t>\:\</w:t>
        </w:r>
        <w:proofErr w:type="gramEnd"/>
        <w:r w:rsidRPr="00862023">
          <w:rPr>
            <w:rFonts w:cstheme="minorHAnsi"/>
            <w:lang w:val="en-GB"/>
          </w:rPr>
          <w:t>S+;</w:t>
        </w:r>
      </w:ins>
    </w:p>
    <w:p w14:paraId="17A89346" w14:textId="77777777" w:rsidR="005E0C0E" w:rsidRPr="00862023" w:rsidRDefault="005E0C0E" w:rsidP="005E0C0E">
      <w:pPr>
        <w:pStyle w:val="ListParagraph"/>
        <w:keepLines w:val="0"/>
        <w:numPr>
          <w:ilvl w:val="0"/>
          <w:numId w:val="77"/>
        </w:numPr>
        <w:autoSpaceDE/>
        <w:spacing w:before="0" w:after="160" w:line="259" w:lineRule="auto"/>
        <w:jc w:val="left"/>
        <w:rPr>
          <w:ins w:id="12341" w:author="tedo gogoladze" w:date="2020-01-03T17:38:00Z"/>
          <w:rFonts w:cstheme="minorHAnsi"/>
          <w:lang w:val="en-GB"/>
        </w:rPr>
      </w:pPr>
      <w:ins w:id="12342" w:author="tedo gogoladze" w:date="2020-01-03T17:38:00Z">
        <w:r w:rsidRPr="00862023">
          <w:rPr>
            <w:rFonts w:cstheme="minorHAnsi"/>
            <w:lang w:val="en-GB"/>
          </w:rPr>
          <w:t xml:space="preserve">texts of application version numbers </w:t>
        </w:r>
      </w:ins>
    </w:p>
    <w:p w14:paraId="3926B37B" w14:textId="77777777" w:rsidR="005E0C0E" w:rsidRPr="00862023" w:rsidRDefault="005E0C0E" w:rsidP="005E0C0E">
      <w:pPr>
        <w:pStyle w:val="ListParagraph"/>
        <w:keepLines w:val="0"/>
        <w:numPr>
          <w:ilvl w:val="1"/>
          <w:numId w:val="77"/>
        </w:numPr>
        <w:autoSpaceDE/>
        <w:spacing w:before="0" w:after="160" w:line="259" w:lineRule="auto"/>
        <w:jc w:val="left"/>
        <w:rPr>
          <w:ins w:id="12343" w:author="tedo gogoladze" w:date="2020-01-03T17:38:00Z"/>
          <w:rFonts w:cstheme="minorHAnsi"/>
          <w:lang w:val="en-GB"/>
        </w:rPr>
      </w:pPr>
      <w:ins w:id="12344" w:author="tedo gogoladze" w:date="2020-01-03T17:38:00Z">
        <w:r w:rsidRPr="00862023">
          <w:rPr>
            <w:rFonts w:cstheme="minorHAnsi"/>
            <w:lang w:val="en-GB"/>
          </w:rPr>
          <w:t>\S+\.\S+;</w:t>
        </w:r>
      </w:ins>
    </w:p>
    <w:p w14:paraId="1CC0415D" w14:textId="77777777" w:rsidR="005E0C0E" w:rsidRPr="00862023" w:rsidRDefault="005E0C0E" w:rsidP="005E0C0E">
      <w:pPr>
        <w:pStyle w:val="ListParagraph"/>
        <w:keepLines w:val="0"/>
        <w:numPr>
          <w:ilvl w:val="0"/>
          <w:numId w:val="77"/>
        </w:numPr>
        <w:autoSpaceDE/>
        <w:spacing w:before="0" w:after="160" w:line="259" w:lineRule="auto"/>
        <w:jc w:val="left"/>
        <w:rPr>
          <w:ins w:id="12345" w:author="tedo gogoladze" w:date="2020-01-03T17:38:00Z"/>
          <w:rFonts w:cstheme="minorHAnsi"/>
          <w:lang w:val="en-GB"/>
        </w:rPr>
      </w:pPr>
      <w:ins w:id="12346" w:author="tedo gogoladze" w:date="2020-01-03T17:38:00Z">
        <w:r w:rsidRPr="00862023">
          <w:rPr>
            <w:rFonts w:cstheme="minorHAnsi"/>
            <w:lang w:val="en-GB"/>
          </w:rPr>
          <w:t xml:space="preserve">texts of command words and versions </w:t>
        </w:r>
      </w:ins>
    </w:p>
    <w:p w14:paraId="169851CC" w14:textId="77777777" w:rsidR="005E0C0E" w:rsidRPr="00862023" w:rsidRDefault="005E0C0E" w:rsidP="005E0C0E">
      <w:pPr>
        <w:pStyle w:val="ListParagraph"/>
        <w:keepLines w:val="0"/>
        <w:numPr>
          <w:ilvl w:val="1"/>
          <w:numId w:val="77"/>
        </w:numPr>
        <w:autoSpaceDE/>
        <w:spacing w:before="0" w:after="160" w:line="259" w:lineRule="auto"/>
        <w:jc w:val="left"/>
        <w:rPr>
          <w:ins w:id="12347" w:author="tedo gogoladze" w:date="2020-01-03T17:38:00Z"/>
          <w:rFonts w:cstheme="minorHAnsi"/>
          <w:lang w:val="en-GB"/>
        </w:rPr>
      </w:pPr>
      <w:ins w:id="12348" w:author="tedo gogoladze" w:date="2020-01-03T17:38:00Z">
        <w:r w:rsidRPr="00862023">
          <w:rPr>
            <w:rFonts w:cstheme="minorHAnsi"/>
            <w:lang w:val="en-GB"/>
          </w:rPr>
          <w:t>\S*(_|-|:|\</w:t>
        </w:r>
        <w:proofErr w:type="gramStart"/>
        <w:r w:rsidRPr="00862023">
          <w:rPr>
            <w:rFonts w:cstheme="minorHAnsi"/>
            <w:lang w:val="en-GB"/>
          </w:rPr>
          <w:t>.)\</w:t>
        </w:r>
        <w:proofErr w:type="gramEnd"/>
        <w:r w:rsidRPr="00862023">
          <w:rPr>
            <w:rFonts w:cstheme="minorHAnsi"/>
            <w:lang w:val="en-GB"/>
          </w:rPr>
          <w:t>S*(_|-|:|\.)\S+</w:t>
        </w:r>
      </w:ins>
    </w:p>
    <w:p w14:paraId="6C86BDBF" w14:textId="77777777" w:rsidR="005E0C0E" w:rsidRPr="00862023" w:rsidRDefault="005E0C0E" w:rsidP="005E0C0E">
      <w:pPr>
        <w:pStyle w:val="ListParagraph"/>
        <w:keepLines w:val="0"/>
        <w:numPr>
          <w:ilvl w:val="0"/>
          <w:numId w:val="77"/>
        </w:numPr>
        <w:autoSpaceDE/>
        <w:spacing w:before="0" w:after="160" w:line="259" w:lineRule="auto"/>
        <w:jc w:val="left"/>
        <w:rPr>
          <w:ins w:id="12349" w:author="tedo gogoladze" w:date="2020-01-03T17:38:00Z"/>
          <w:rFonts w:cstheme="minorHAnsi"/>
          <w:lang w:val="en-GB"/>
        </w:rPr>
      </w:pPr>
      <w:ins w:id="12350" w:author="tedo gogoladze" w:date="2020-01-03T17:38:00Z">
        <w:r w:rsidRPr="00862023">
          <w:rPr>
            <w:rFonts w:cstheme="minorHAnsi"/>
            <w:lang w:val="en-GB"/>
          </w:rPr>
          <w:t xml:space="preserve">non-textual special characters </w:t>
        </w:r>
      </w:ins>
    </w:p>
    <w:p w14:paraId="082A42E6" w14:textId="77777777" w:rsidR="005E0C0E" w:rsidRPr="00862023" w:rsidRDefault="005E0C0E" w:rsidP="005E0C0E">
      <w:pPr>
        <w:pStyle w:val="ListParagraph"/>
        <w:keepLines w:val="0"/>
        <w:numPr>
          <w:ilvl w:val="1"/>
          <w:numId w:val="77"/>
        </w:numPr>
        <w:autoSpaceDE/>
        <w:spacing w:before="0" w:after="160" w:line="259" w:lineRule="auto"/>
        <w:jc w:val="left"/>
        <w:rPr>
          <w:ins w:id="12351" w:author="tedo gogoladze" w:date="2020-01-03T17:38:00Z"/>
          <w:rFonts w:cstheme="minorHAnsi"/>
          <w:lang w:val="en-GB"/>
        </w:rPr>
      </w:pPr>
      <w:ins w:id="12352" w:author="tedo gogoladze" w:date="2020-01-03T17:38:00Z">
        <w:r w:rsidRPr="00862023">
          <w:rPr>
            <w:rFonts w:cstheme="minorHAnsi"/>
            <w:lang w:val="en-GB"/>
          </w:rPr>
          <w:t>r'(\||~|=|&gt;|_|</w:t>
        </w:r>
        <w:proofErr w:type="gramStart"/>
        <w:r w:rsidRPr="00862023">
          <w:rPr>
            <w:rFonts w:cstheme="minorHAnsi"/>
            <w:lang w:val="en-GB"/>
          </w:rPr>
          <w:t>\[</w:t>
        </w:r>
        <w:proofErr w:type="gramEnd"/>
        <w:r w:rsidRPr="00862023">
          <w:rPr>
            <w:rFonts w:cstheme="minorHAnsi"/>
            <w:lang w:val="en-GB"/>
          </w:rPr>
          <w:t>|\]|{|}|--|\/|\\|#)';</w:t>
        </w:r>
      </w:ins>
    </w:p>
    <w:p w14:paraId="5855246E" w14:textId="77777777" w:rsidR="005E0C0E" w:rsidRPr="00862023" w:rsidRDefault="005E0C0E" w:rsidP="005E0C0E">
      <w:pPr>
        <w:pStyle w:val="ListParagraph"/>
        <w:keepLines w:val="0"/>
        <w:numPr>
          <w:ilvl w:val="0"/>
          <w:numId w:val="77"/>
        </w:numPr>
        <w:autoSpaceDE/>
        <w:spacing w:before="0" w:after="160" w:line="259" w:lineRule="auto"/>
        <w:jc w:val="left"/>
        <w:rPr>
          <w:ins w:id="12353" w:author="tedo gogoladze" w:date="2020-01-03T17:38:00Z"/>
          <w:rFonts w:cstheme="minorHAnsi"/>
          <w:lang w:val="en-GB"/>
        </w:rPr>
      </w:pPr>
      <w:ins w:id="12354" w:author="tedo gogoladze" w:date="2020-01-03T17:38:00Z">
        <w:r w:rsidRPr="00862023">
          <w:rPr>
            <w:rFonts w:cstheme="minorHAnsi"/>
            <w:lang w:val="en-GB"/>
          </w:rPr>
          <w:t xml:space="preserve">whitespaces </w:t>
        </w:r>
      </w:ins>
    </w:p>
    <w:p w14:paraId="5563769D" w14:textId="77777777" w:rsidR="005E0C0E" w:rsidRPr="00862023" w:rsidRDefault="005E0C0E" w:rsidP="005E0C0E">
      <w:pPr>
        <w:pStyle w:val="ListParagraph"/>
        <w:keepLines w:val="0"/>
        <w:numPr>
          <w:ilvl w:val="1"/>
          <w:numId w:val="77"/>
        </w:numPr>
        <w:autoSpaceDE/>
        <w:spacing w:before="0" w:after="160" w:line="259" w:lineRule="auto"/>
        <w:jc w:val="left"/>
        <w:rPr>
          <w:ins w:id="12355" w:author="tedo gogoladze" w:date="2020-01-03T17:38:00Z"/>
          <w:rFonts w:cstheme="minorHAnsi"/>
          <w:lang w:val="en-GB"/>
        </w:rPr>
      </w:pPr>
      <w:ins w:id="12356" w:author="tedo gogoladze" w:date="2020-01-03T17:38:00Z">
        <w:r w:rsidRPr="00862023">
          <w:rPr>
            <w:rFonts w:cstheme="minorHAnsi"/>
            <w:lang w:val="en-GB"/>
          </w:rPr>
          <w:t>\</w:t>
        </w:r>
        <w:proofErr w:type="gramStart"/>
        <w:r w:rsidRPr="00862023">
          <w:rPr>
            <w:rFonts w:cstheme="minorHAnsi"/>
            <w:lang w:val="en-GB"/>
          </w:rPr>
          <w:t>s{</w:t>
        </w:r>
        <w:proofErr w:type="gramEnd"/>
        <w:r w:rsidRPr="00862023">
          <w:rPr>
            <w:rFonts w:cstheme="minorHAnsi"/>
            <w:lang w:val="en-GB"/>
          </w:rPr>
          <w:t>2,};</w:t>
        </w:r>
      </w:ins>
    </w:p>
    <w:p w14:paraId="63CA3907" w14:textId="77777777" w:rsidR="005E0C0E" w:rsidRPr="00862023" w:rsidRDefault="005E0C0E" w:rsidP="005E0C0E">
      <w:pPr>
        <w:pStyle w:val="ListParagraph"/>
        <w:keepLines w:val="0"/>
        <w:numPr>
          <w:ilvl w:val="0"/>
          <w:numId w:val="77"/>
        </w:numPr>
        <w:autoSpaceDE/>
        <w:spacing w:before="0" w:after="160" w:line="259" w:lineRule="auto"/>
        <w:jc w:val="left"/>
        <w:rPr>
          <w:ins w:id="12357" w:author="tedo gogoladze" w:date="2020-01-03T17:38:00Z"/>
          <w:rFonts w:cstheme="minorHAnsi"/>
          <w:lang w:val="en-GB"/>
        </w:rPr>
      </w:pPr>
      <w:ins w:id="12358" w:author="tedo gogoladze" w:date="2020-01-03T17:38:00Z">
        <w:r w:rsidRPr="00862023">
          <w:rPr>
            <w:rFonts w:cstheme="minorHAnsi"/>
            <w:lang w:val="en-GB"/>
          </w:rPr>
          <w:t>non-</w:t>
        </w:r>
        <w:proofErr w:type="spellStart"/>
        <w:r w:rsidRPr="00862023">
          <w:rPr>
            <w:rFonts w:cstheme="minorHAnsi"/>
            <w:lang w:val="en-GB"/>
          </w:rPr>
          <w:t>unicode</w:t>
        </w:r>
        <w:proofErr w:type="spellEnd"/>
        <w:r w:rsidRPr="00862023">
          <w:rPr>
            <w:rFonts w:cstheme="minorHAnsi"/>
            <w:lang w:val="en-GB"/>
          </w:rPr>
          <w:t xml:space="preserve"> characters </w:t>
        </w:r>
      </w:ins>
    </w:p>
    <w:p w14:paraId="5FFAB322" w14:textId="77777777" w:rsidR="005E0C0E" w:rsidRPr="00862023" w:rsidRDefault="005E0C0E" w:rsidP="005E0C0E">
      <w:pPr>
        <w:pStyle w:val="ListParagraph"/>
        <w:keepLines w:val="0"/>
        <w:numPr>
          <w:ilvl w:val="1"/>
          <w:numId w:val="77"/>
        </w:numPr>
        <w:autoSpaceDE/>
        <w:spacing w:before="0" w:after="160" w:line="259" w:lineRule="auto"/>
        <w:jc w:val="left"/>
        <w:rPr>
          <w:ins w:id="12359" w:author="tedo gogoladze" w:date="2020-01-03T17:38:00Z"/>
          <w:rFonts w:cstheme="minorHAnsi"/>
          <w:lang w:val="en-GB"/>
        </w:rPr>
      </w:pPr>
      <w:ins w:id="12360" w:author="tedo gogoladze" w:date="2020-01-03T17:38:00Z">
        <w:r w:rsidRPr="00862023">
          <w:rPr>
            <w:rFonts w:cstheme="minorHAnsi"/>
            <w:lang w:val="en-GB"/>
          </w:rPr>
          <w:t>r'[^</w:t>
        </w:r>
        <w:proofErr w:type="gramStart"/>
        <w:r w:rsidRPr="00862023">
          <w:rPr>
            <w:rFonts w:cstheme="minorHAnsi"/>
            <w:lang w:val="en-GB"/>
          </w:rPr>
          <w:t>\x00-\x7F]+</w:t>
        </w:r>
        <w:proofErr w:type="gramEnd"/>
        <w:r w:rsidRPr="00862023">
          <w:rPr>
            <w:rFonts w:cstheme="minorHAnsi"/>
            <w:lang w:val="en-GB"/>
          </w:rPr>
          <w:t>'</w:t>
        </w:r>
      </w:ins>
    </w:p>
    <w:p w14:paraId="2FB70747" w14:textId="49C63A63" w:rsidR="005E0C0E" w:rsidRDefault="005E0C0E" w:rsidP="005E0C0E">
      <w:pPr>
        <w:pStyle w:val="ListParagraph"/>
        <w:keepLines w:val="0"/>
        <w:numPr>
          <w:ilvl w:val="0"/>
          <w:numId w:val="77"/>
        </w:numPr>
        <w:autoSpaceDE/>
        <w:spacing w:before="0" w:after="160" w:line="259" w:lineRule="auto"/>
        <w:jc w:val="left"/>
        <w:rPr>
          <w:ins w:id="12361" w:author="tedo gogoladze" w:date="2020-01-03T17:48:00Z"/>
          <w:rFonts w:cstheme="minorHAnsi"/>
          <w:lang w:val="en-GB"/>
        </w:rPr>
      </w:pPr>
      <w:ins w:id="12362" w:author="tedo gogoladze" w:date="2020-01-03T17:38:00Z">
        <w:r w:rsidRPr="00862023">
          <w:rPr>
            <w:rFonts w:cstheme="minorHAnsi"/>
            <w:lang w:val="en-GB"/>
          </w:rPr>
          <w:t>dates;</w:t>
        </w:r>
        <w:commentRangeEnd w:id="12235"/>
        <w:r w:rsidRPr="00862023">
          <w:rPr>
            <w:rStyle w:val="CommentReference"/>
            <w:lang w:val="en-GB"/>
          </w:rPr>
          <w:commentReference w:id="12235"/>
        </w:r>
      </w:ins>
    </w:p>
    <w:p w14:paraId="3BA780E9" w14:textId="1C3D873F" w:rsidR="005D7F37" w:rsidRPr="00862023" w:rsidRDefault="005D7F37" w:rsidP="005D7F37">
      <w:pPr>
        <w:rPr>
          <w:ins w:id="12363" w:author="tedo gogoladze" w:date="2020-01-03T17:48:00Z"/>
          <w:rFonts w:cstheme="minorHAnsi"/>
          <w:lang w:val="en-GB"/>
        </w:rPr>
      </w:pPr>
      <w:ins w:id="12364" w:author="tedo gogoladze" w:date="2020-01-03T17:48:00Z">
        <w:r>
          <w:rPr>
            <w:rFonts w:cstheme="minorHAnsi"/>
            <w:lang w:val="en-GB"/>
          </w:rPr>
          <w:t>Text cleaning techniques removed the m</w:t>
        </w:r>
      </w:ins>
      <w:ins w:id="12365" w:author="tedo gogoladze" w:date="2020-01-03T17:49:00Z">
        <w:r>
          <w:rPr>
            <w:rFonts w:cstheme="minorHAnsi"/>
            <w:lang w:val="en-GB"/>
          </w:rPr>
          <w:t xml:space="preserve">ost common </w:t>
        </w:r>
      </w:ins>
      <w:ins w:id="12366" w:author="tedo gogoladze" w:date="2020-01-03T17:50:00Z">
        <w:r>
          <w:rPr>
            <w:rFonts w:cstheme="minorHAnsi"/>
            <w:lang w:val="en-GB"/>
          </w:rPr>
          <w:t xml:space="preserve">patterns of the </w:t>
        </w:r>
      </w:ins>
      <w:ins w:id="12367" w:author="tedo gogoladze" w:date="2020-01-03T17:49:00Z">
        <w:r>
          <w:rPr>
            <w:rFonts w:cstheme="minorHAnsi"/>
            <w:lang w:val="en-GB"/>
          </w:rPr>
          <w:t>texts generated by the various systems, however, there still are the</w:t>
        </w:r>
      </w:ins>
      <w:ins w:id="12368" w:author="tedo gogoladze" w:date="2020-01-03T17:50:00Z">
        <w:r>
          <w:rPr>
            <w:rFonts w:cstheme="minorHAnsi"/>
            <w:lang w:val="en-GB"/>
          </w:rPr>
          <w:t xml:space="preserve"> less frequent cases where the </w:t>
        </w:r>
      </w:ins>
      <w:ins w:id="12369" w:author="tedo gogoladze" w:date="2020-01-03T17:51:00Z">
        <w:r w:rsidR="00A738ED">
          <w:rPr>
            <w:rFonts w:cstheme="minorHAnsi"/>
            <w:lang w:val="en-GB"/>
          </w:rPr>
          <w:t xml:space="preserve">regular expressions </w:t>
        </w:r>
        <w:r>
          <w:rPr>
            <w:rFonts w:cstheme="minorHAnsi"/>
            <w:lang w:val="en-GB"/>
          </w:rPr>
          <w:t>could not catch the system log texts.</w:t>
        </w:r>
        <w:r w:rsidR="00A738ED">
          <w:rPr>
            <w:rFonts w:cstheme="minorHAnsi"/>
            <w:lang w:val="en-GB"/>
          </w:rPr>
          <w:t xml:space="preserve"> </w:t>
        </w:r>
      </w:ins>
      <w:ins w:id="12370" w:author="tedo gogoladze" w:date="2020-01-03T17:52:00Z">
        <w:r w:rsidR="00A738ED">
          <w:rPr>
            <w:rFonts w:cstheme="minorHAnsi"/>
            <w:lang w:val="en-GB"/>
          </w:rPr>
          <w:t xml:space="preserve">In order to detect </w:t>
        </w:r>
      </w:ins>
      <w:ins w:id="12371" w:author="tedo gogoladze" w:date="2020-01-04T07:37:00Z">
        <w:r w:rsidR="00EB0044">
          <w:rPr>
            <w:rFonts w:cstheme="minorHAnsi"/>
            <w:lang w:val="en-GB"/>
          </w:rPr>
          <w:t xml:space="preserve">and clean </w:t>
        </w:r>
      </w:ins>
      <w:ins w:id="12372" w:author="tedo gogoladze" w:date="2020-01-03T17:52:00Z">
        <w:r w:rsidR="00A738ED">
          <w:rPr>
            <w:rFonts w:cstheme="minorHAnsi"/>
            <w:lang w:val="en-GB"/>
          </w:rPr>
          <w:t>these texts with system logs, we introduced text length variable for each written text</w:t>
        </w:r>
        <w:r w:rsidR="003A1450">
          <w:rPr>
            <w:rFonts w:cstheme="minorHAnsi"/>
            <w:lang w:val="en-GB"/>
          </w:rPr>
          <w:t>.</w:t>
        </w:r>
      </w:ins>
      <w:ins w:id="12373" w:author="tedo gogoladze" w:date="2020-01-03T17:51:00Z">
        <w:r>
          <w:rPr>
            <w:rFonts w:cstheme="minorHAnsi"/>
            <w:lang w:val="en-GB"/>
          </w:rPr>
          <w:t xml:space="preserve"> </w:t>
        </w:r>
      </w:ins>
    </w:p>
    <w:p w14:paraId="240932BA" w14:textId="77777777" w:rsidR="005D7F37" w:rsidRPr="00862023" w:rsidRDefault="005D7F37" w:rsidP="005D7F37">
      <w:pPr>
        <w:rPr>
          <w:ins w:id="12374" w:author="tedo gogoladze" w:date="2020-01-03T17:48:00Z"/>
          <w:rFonts w:cstheme="minorHAnsi"/>
          <w:lang w:val="en-GB"/>
        </w:rPr>
      </w:pPr>
    </w:p>
    <w:p w14:paraId="0FEBD95F" w14:textId="77777777" w:rsidR="005D7F37" w:rsidRPr="00862023" w:rsidRDefault="005D7F37" w:rsidP="005D7F37">
      <w:pPr>
        <w:rPr>
          <w:ins w:id="12375" w:author="tedo gogoladze" w:date="2020-01-03T17:48:00Z"/>
          <w:rFonts w:cstheme="minorHAnsi"/>
          <w:lang w:val="en-GB"/>
        </w:rPr>
      </w:pPr>
      <w:ins w:id="12376" w:author="tedo gogoladze" w:date="2020-01-03T17:48:00Z">
        <w:r w:rsidRPr="00862023">
          <w:rPr>
            <w:rFonts w:cstheme="minorHAnsi"/>
            <w:noProof/>
            <w:lang w:val="en-GB"/>
          </w:rPr>
          <w:lastRenderedPageBreak/>
          <w:drawing>
            <wp:inline distT="0" distB="0" distL="0" distR="0" wp14:anchorId="52A69FF7" wp14:editId="5D53B878">
              <wp:extent cx="5553075" cy="2847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075" cy="2847975"/>
                      </a:xfrm>
                      <a:prstGeom prst="rect">
                        <a:avLst/>
                      </a:prstGeom>
                      <a:noFill/>
                      <a:ln>
                        <a:noFill/>
                      </a:ln>
                    </pic:spPr>
                  </pic:pic>
                </a:graphicData>
              </a:graphic>
            </wp:inline>
          </w:drawing>
        </w:r>
      </w:ins>
    </w:p>
    <w:p w14:paraId="65FED625" w14:textId="77777777" w:rsidR="005D7F37" w:rsidRPr="00862023" w:rsidRDefault="005D7F37" w:rsidP="005D7F37">
      <w:pPr>
        <w:rPr>
          <w:ins w:id="12377" w:author="tedo gogoladze" w:date="2020-01-03T17:48:00Z"/>
          <w:rFonts w:cstheme="minorHAnsi"/>
          <w:lang w:val="en-GB"/>
        </w:rPr>
      </w:pPr>
      <w:ins w:id="12378" w:author="tedo gogoladze" w:date="2020-01-03T17:48:00Z">
        <w:r w:rsidRPr="00862023">
          <w:rPr>
            <w:rFonts w:cstheme="minorHAnsi"/>
            <w:lang w:val="en-GB"/>
          </w:rPr>
          <w:t>Figure 2: Distributi</w:t>
        </w:r>
        <w:r>
          <w:rPr>
            <w:rFonts w:cstheme="minorHAnsi"/>
            <w:lang w:val="en-GB"/>
          </w:rPr>
          <w:t>o</w:t>
        </w:r>
        <w:r w:rsidRPr="00862023">
          <w:rPr>
            <w:rFonts w:cstheme="minorHAnsi"/>
            <w:lang w:val="en-GB"/>
          </w:rPr>
          <w:t xml:space="preserve">n of </w:t>
        </w:r>
        <w:r>
          <w:rPr>
            <w:rFonts w:cstheme="minorHAnsi"/>
            <w:lang w:val="en-GB"/>
          </w:rPr>
          <w:t xml:space="preserve">word </w:t>
        </w:r>
        <w:r w:rsidRPr="00862023">
          <w:rPr>
            <w:rFonts w:cstheme="minorHAnsi"/>
            <w:lang w:val="en-GB"/>
          </w:rPr>
          <w:t>lengths.</w:t>
        </w:r>
      </w:ins>
    </w:p>
    <w:p w14:paraId="7C6A31F7" w14:textId="3FD20013" w:rsidR="005D7F37" w:rsidRDefault="005D7F37" w:rsidP="005D7F37">
      <w:pPr>
        <w:rPr>
          <w:ins w:id="12379" w:author="tedo gogoladze" w:date="2020-01-03T17:48:00Z"/>
          <w:rFonts w:cstheme="minorHAnsi"/>
          <w:lang w:val="en-GB"/>
        </w:rPr>
      </w:pPr>
      <w:ins w:id="12380" w:author="tedo gogoladze" w:date="2020-01-03T17:48:00Z">
        <w:r w:rsidRPr="00862023">
          <w:rPr>
            <w:rFonts w:cstheme="minorHAnsi"/>
            <w:lang w:val="en-GB"/>
          </w:rPr>
          <w:t xml:space="preserve">Figure 2 shows the histogram of the </w:t>
        </w:r>
      </w:ins>
      <w:ins w:id="12381" w:author="tedo gogoladze" w:date="2020-01-03T17:52:00Z">
        <w:r w:rsidR="008E5B39">
          <w:rPr>
            <w:rFonts w:cstheme="minorHAnsi"/>
            <w:lang w:val="en-GB"/>
          </w:rPr>
          <w:t xml:space="preserve">written text </w:t>
        </w:r>
      </w:ins>
      <w:ins w:id="12382" w:author="tedo gogoladze" w:date="2020-01-03T17:48:00Z">
        <w:r w:rsidRPr="00862023">
          <w:rPr>
            <w:rFonts w:cstheme="minorHAnsi"/>
            <w:lang w:val="en-GB"/>
          </w:rPr>
          <w:t xml:space="preserve">lengths distribution. </w:t>
        </w:r>
      </w:ins>
      <w:ins w:id="12383" w:author="tedo gogoladze" w:date="2020-01-04T07:37:00Z">
        <w:r w:rsidR="00EB0044">
          <w:rPr>
            <w:rFonts w:cstheme="minorHAnsi"/>
            <w:lang w:val="en-GB"/>
          </w:rPr>
          <w:t>First, we checked the outliers</w:t>
        </w:r>
      </w:ins>
      <w:ins w:id="12384" w:author="tedo gogoladze" w:date="2020-01-04T07:38:00Z">
        <w:r w:rsidR="00EB0044">
          <w:rPr>
            <w:rFonts w:cstheme="minorHAnsi"/>
            <w:lang w:val="en-GB"/>
          </w:rPr>
          <w:t xml:space="preserve"> manually</w:t>
        </w:r>
      </w:ins>
      <w:ins w:id="12385" w:author="tedo gogoladze" w:date="2020-01-04T07:37:00Z">
        <w:r w:rsidR="00EB0044">
          <w:rPr>
            <w:rFonts w:cstheme="minorHAnsi"/>
            <w:lang w:val="en-GB"/>
          </w:rPr>
          <w:t xml:space="preserve"> – written texts</w:t>
        </w:r>
      </w:ins>
      <w:ins w:id="12386" w:author="tedo gogoladze" w:date="2020-01-04T07:38:00Z">
        <w:r w:rsidR="00EB0044">
          <w:rPr>
            <w:rFonts w:cstheme="minorHAnsi"/>
            <w:lang w:val="en-GB"/>
          </w:rPr>
          <w:t xml:space="preserve"> with more than 5000 characters</w:t>
        </w:r>
      </w:ins>
      <w:ins w:id="12387" w:author="tedo gogoladze" w:date="2020-01-04T07:37:00Z">
        <w:r w:rsidR="00EB0044">
          <w:rPr>
            <w:rFonts w:cstheme="minorHAnsi"/>
            <w:lang w:val="en-GB"/>
          </w:rPr>
          <w:t xml:space="preserve"> </w:t>
        </w:r>
      </w:ins>
      <w:ins w:id="12388" w:author="tedo gogoladze" w:date="2020-01-04T07:39:00Z">
        <w:r w:rsidR="00EB0044">
          <w:rPr>
            <w:rFonts w:cstheme="minorHAnsi"/>
            <w:lang w:val="en-GB"/>
          </w:rPr>
          <w:t xml:space="preserve">and </w:t>
        </w:r>
      </w:ins>
      <w:ins w:id="12389" w:author="tedo gogoladze" w:date="2020-01-03T17:54:00Z">
        <w:r w:rsidR="008E5B39">
          <w:rPr>
            <w:rFonts w:cstheme="minorHAnsi"/>
            <w:lang w:val="en-GB"/>
          </w:rPr>
          <w:t xml:space="preserve">these texts </w:t>
        </w:r>
      </w:ins>
      <w:ins w:id="12390" w:author="tedo gogoladze" w:date="2020-01-03T17:56:00Z">
        <w:r w:rsidR="008E5B39">
          <w:rPr>
            <w:rFonts w:cstheme="minorHAnsi"/>
            <w:lang w:val="en-GB"/>
          </w:rPr>
          <w:t xml:space="preserve">were </w:t>
        </w:r>
      </w:ins>
      <w:ins w:id="12391" w:author="tedo gogoladze" w:date="2020-01-04T07:39:00Z">
        <w:r w:rsidR="00EB0044">
          <w:rPr>
            <w:rFonts w:cstheme="minorHAnsi"/>
            <w:lang w:val="en-GB"/>
          </w:rPr>
          <w:t xml:space="preserve">indeed the </w:t>
        </w:r>
      </w:ins>
      <w:ins w:id="12392" w:author="tedo gogoladze" w:date="2020-01-03T17:56:00Z">
        <w:r w:rsidR="008E5B39">
          <w:rPr>
            <w:rFonts w:cstheme="minorHAnsi"/>
            <w:lang w:val="en-GB"/>
          </w:rPr>
          <w:t xml:space="preserve">logs generated by system. </w:t>
        </w:r>
      </w:ins>
      <w:commentRangeStart w:id="12393"/>
      <w:commentRangeStart w:id="12394"/>
      <w:ins w:id="12395" w:author="tedo gogoladze" w:date="2020-01-03T17:48:00Z">
        <w:r>
          <w:rPr>
            <w:rFonts w:cstheme="minorHAnsi"/>
            <w:lang w:val="en-GB"/>
          </w:rPr>
          <w:t>These outliers were removed</w:t>
        </w:r>
      </w:ins>
      <w:ins w:id="12396" w:author="tedo gogoladze" w:date="2020-01-04T07:39:00Z">
        <w:r w:rsidR="00EB0044">
          <w:rPr>
            <w:rFonts w:cstheme="minorHAnsi"/>
            <w:lang w:val="en-GB"/>
          </w:rPr>
          <w:t xml:space="preserve"> (6 such written texts)</w:t>
        </w:r>
      </w:ins>
      <w:ins w:id="12397" w:author="tedo gogoladze" w:date="2020-01-03T17:48:00Z">
        <w:r>
          <w:rPr>
            <w:rFonts w:cstheme="minorHAnsi"/>
            <w:lang w:val="en-GB"/>
          </w:rPr>
          <w:t xml:space="preserve">. </w:t>
        </w:r>
        <w:commentRangeEnd w:id="12393"/>
        <w:r>
          <w:rPr>
            <w:rStyle w:val="CommentReference"/>
          </w:rPr>
          <w:commentReference w:id="12393"/>
        </w:r>
      </w:ins>
      <w:commentRangeEnd w:id="12394"/>
      <w:ins w:id="12398" w:author="tedo gogoladze" w:date="2020-01-04T07:40:00Z">
        <w:r w:rsidR="00EB0044">
          <w:rPr>
            <w:rFonts w:cstheme="minorHAnsi"/>
            <w:lang w:val="en-GB"/>
          </w:rPr>
          <w:t xml:space="preserve">Next, we checked the distribution of the </w:t>
        </w:r>
      </w:ins>
      <w:ins w:id="12399" w:author="tedo gogoladze" w:date="2020-01-04T07:41:00Z">
        <w:r w:rsidR="00EB0044">
          <w:rPr>
            <w:rFonts w:cstheme="minorHAnsi"/>
            <w:lang w:val="en-GB"/>
          </w:rPr>
          <w:t>character length of the written texts.</w:t>
        </w:r>
      </w:ins>
      <w:ins w:id="12400" w:author="tedo gogoladze" w:date="2020-01-03T17:58:00Z">
        <w:r w:rsidR="008E5B39">
          <w:rPr>
            <w:rStyle w:val="CommentReference"/>
          </w:rPr>
          <w:commentReference w:id="12394"/>
        </w:r>
      </w:ins>
    </w:p>
    <w:p w14:paraId="110BB97C" w14:textId="534F4365" w:rsidR="005D7F37" w:rsidRPr="00862023" w:rsidRDefault="005D7F37" w:rsidP="005D7F37">
      <w:pPr>
        <w:rPr>
          <w:ins w:id="12401" w:author="tedo gogoladze" w:date="2020-01-03T17:48:00Z"/>
          <w:rFonts w:cstheme="minorHAnsi"/>
          <w:lang w:val="en-GB"/>
        </w:rPr>
      </w:pPr>
      <w:commentRangeStart w:id="12402"/>
      <w:commentRangeStart w:id="12403"/>
      <w:ins w:id="12404" w:author="tedo gogoladze" w:date="2020-01-03T17:48:00Z">
        <w:r w:rsidRPr="00862023">
          <w:rPr>
            <w:rFonts w:cstheme="minorHAnsi"/>
            <w:lang w:val="en-GB"/>
          </w:rPr>
          <w:t xml:space="preserve">To have the better picture of the </w:t>
        </w:r>
      </w:ins>
      <w:ins w:id="12405" w:author="tedo gogoladze" w:date="2020-01-03T17:58:00Z">
        <w:r w:rsidR="00065060">
          <w:rPr>
            <w:rFonts w:cstheme="minorHAnsi"/>
            <w:lang w:val="en-GB"/>
          </w:rPr>
          <w:t xml:space="preserve">written </w:t>
        </w:r>
        <w:proofErr w:type="gramStart"/>
        <w:r w:rsidR="00065060">
          <w:rPr>
            <w:rFonts w:cstheme="minorHAnsi"/>
            <w:lang w:val="en-GB"/>
          </w:rPr>
          <w:t>texts</w:t>
        </w:r>
        <w:proofErr w:type="gramEnd"/>
        <w:r w:rsidR="00065060">
          <w:rPr>
            <w:rFonts w:cstheme="minorHAnsi"/>
            <w:lang w:val="en-GB"/>
          </w:rPr>
          <w:t xml:space="preserve"> lengths</w:t>
        </w:r>
      </w:ins>
      <w:ins w:id="12406" w:author="tedo gogoladze" w:date="2020-01-03T17:48:00Z">
        <w:r w:rsidRPr="00862023">
          <w:rPr>
            <w:rFonts w:cstheme="minorHAnsi"/>
            <w:lang w:val="en-GB"/>
          </w:rPr>
          <w:t xml:space="preserve">, </w:t>
        </w:r>
      </w:ins>
      <w:ins w:id="12407" w:author="tedo gogoladze" w:date="2020-01-03T17:58:00Z">
        <w:r w:rsidR="00065060">
          <w:rPr>
            <w:rFonts w:cstheme="minorHAnsi"/>
            <w:lang w:val="en-GB"/>
          </w:rPr>
          <w:t xml:space="preserve">the </w:t>
        </w:r>
      </w:ins>
      <w:ins w:id="12408" w:author="tedo gogoladze" w:date="2020-01-03T17:48:00Z">
        <w:r w:rsidRPr="00862023">
          <w:rPr>
            <w:rFonts w:cstheme="minorHAnsi"/>
            <w:lang w:val="en-GB"/>
          </w:rPr>
          <w:t>distribution</w:t>
        </w:r>
        <w:r>
          <w:rPr>
            <w:rFonts w:cstheme="minorHAnsi"/>
            <w:lang w:val="en-GB"/>
          </w:rPr>
          <w:t>s</w:t>
        </w:r>
        <w:r w:rsidRPr="00862023">
          <w:rPr>
            <w:rFonts w:cstheme="minorHAnsi"/>
            <w:lang w:val="en-GB"/>
          </w:rPr>
          <w:t xml:space="preserve"> are plotted </w:t>
        </w:r>
        <w:r>
          <w:rPr>
            <w:rFonts w:cstheme="minorHAnsi"/>
            <w:lang w:val="en-GB"/>
          </w:rPr>
          <w:t xml:space="preserve">in </w:t>
        </w:r>
        <w:r w:rsidRPr="00862023">
          <w:rPr>
            <w:rFonts w:cstheme="minorHAnsi"/>
            <w:lang w:val="en-GB"/>
          </w:rPr>
          <w:t>Figure 3</w:t>
        </w:r>
        <w:r>
          <w:rPr>
            <w:rFonts w:cstheme="minorHAnsi"/>
            <w:lang w:val="en-GB"/>
          </w:rPr>
          <w:t>.</w:t>
        </w:r>
        <w:commentRangeEnd w:id="12402"/>
        <w:r>
          <w:rPr>
            <w:rStyle w:val="CommentReference"/>
          </w:rPr>
          <w:commentReference w:id="12402"/>
        </w:r>
      </w:ins>
      <w:commentRangeEnd w:id="12403"/>
      <w:ins w:id="12409" w:author="tedo gogoladze" w:date="2020-01-04T07:41:00Z">
        <w:r w:rsidR="00EB0044">
          <w:rPr>
            <w:rStyle w:val="CommentReference"/>
          </w:rPr>
          <w:commentReference w:id="12403"/>
        </w:r>
      </w:ins>
    </w:p>
    <w:p w14:paraId="09D77B21" w14:textId="77777777" w:rsidR="005D7F37" w:rsidRPr="00862023" w:rsidRDefault="005D7F37" w:rsidP="005D7F37">
      <w:pPr>
        <w:rPr>
          <w:ins w:id="12410" w:author="tedo gogoladze" w:date="2020-01-03T17:48:00Z"/>
          <w:rFonts w:cstheme="minorHAnsi"/>
          <w:noProof/>
          <w:lang w:val="en-GB"/>
        </w:rPr>
      </w:pPr>
    </w:p>
    <w:p w14:paraId="2A9B537E" w14:textId="77777777" w:rsidR="005D7F37" w:rsidRPr="00862023" w:rsidRDefault="005D7F37" w:rsidP="005D7F37">
      <w:pPr>
        <w:rPr>
          <w:ins w:id="12411" w:author="tedo gogoladze" w:date="2020-01-03T17:48:00Z"/>
          <w:rFonts w:cstheme="minorHAnsi"/>
          <w:lang w:val="en-GB"/>
        </w:rPr>
      </w:pPr>
      <w:ins w:id="12412" w:author="tedo gogoladze" w:date="2020-01-03T17:48:00Z">
        <w:r w:rsidRPr="00862023">
          <w:rPr>
            <w:rFonts w:cstheme="minorHAnsi"/>
            <w:noProof/>
            <w:lang w:val="en-GB"/>
          </w:rPr>
          <w:drawing>
            <wp:inline distT="0" distB="0" distL="0" distR="0" wp14:anchorId="6FD8C974" wp14:editId="6AB55CA0">
              <wp:extent cx="5756579" cy="3857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8247" t="7416" r="8935" b="3847"/>
                      <a:stretch/>
                    </pic:blipFill>
                    <pic:spPr bwMode="auto">
                      <a:xfrm>
                        <a:off x="0" y="0"/>
                        <a:ext cx="5773744" cy="3869128"/>
                      </a:xfrm>
                      <a:prstGeom prst="rect">
                        <a:avLst/>
                      </a:prstGeom>
                      <a:noFill/>
                      <a:ln>
                        <a:noFill/>
                      </a:ln>
                      <a:extLst>
                        <a:ext uri="{53640926-AAD7-44D8-BBD7-CCE9431645EC}">
                          <a14:shadowObscured xmlns:a14="http://schemas.microsoft.com/office/drawing/2010/main"/>
                        </a:ext>
                      </a:extLst>
                    </pic:spPr>
                  </pic:pic>
                </a:graphicData>
              </a:graphic>
            </wp:inline>
          </w:drawing>
        </w:r>
      </w:ins>
    </w:p>
    <w:p w14:paraId="23DECC96" w14:textId="77777777" w:rsidR="005D7F37" w:rsidRPr="00862023" w:rsidRDefault="005D7F37" w:rsidP="005D7F37">
      <w:pPr>
        <w:rPr>
          <w:ins w:id="12413" w:author="tedo gogoladze" w:date="2020-01-03T17:48:00Z"/>
          <w:rFonts w:cstheme="minorHAnsi"/>
          <w:noProof/>
          <w:lang w:val="en-GB"/>
        </w:rPr>
      </w:pPr>
    </w:p>
    <w:p w14:paraId="355B58BB" w14:textId="77777777" w:rsidR="005D7F37" w:rsidRPr="00862023" w:rsidRDefault="005D7F37" w:rsidP="005D7F37">
      <w:pPr>
        <w:rPr>
          <w:ins w:id="12414" w:author="tedo gogoladze" w:date="2020-01-03T17:48:00Z"/>
          <w:rFonts w:cstheme="minorHAnsi"/>
          <w:lang w:val="en-GB"/>
        </w:rPr>
      </w:pPr>
    </w:p>
    <w:p w14:paraId="0C67C74B" w14:textId="15867EF6" w:rsidR="005D7F37" w:rsidRPr="00862023" w:rsidRDefault="005D7F37" w:rsidP="005D7F37">
      <w:pPr>
        <w:rPr>
          <w:ins w:id="12415" w:author="tedo gogoladze" w:date="2020-01-03T17:48:00Z"/>
          <w:rFonts w:cstheme="minorHAnsi"/>
          <w:lang w:val="en-GB"/>
        </w:rPr>
      </w:pPr>
      <w:ins w:id="12416" w:author="tedo gogoladze" w:date="2020-01-03T17:48:00Z">
        <w:r w:rsidRPr="00862023">
          <w:rPr>
            <w:rFonts w:cstheme="minorHAnsi"/>
            <w:lang w:val="en-GB"/>
          </w:rPr>
          <w:t>Figure 3. distribution of</w:t>
        </w:r>
      </w:ins>
      <w:ins w:id="12417" w:author="tedo gogoladze" w:date="2020-01-03T17:59:00Z">
        <w:r w:rsidR="00065060">
          <w:rPr>
            <w:rFonts w:cstheme="minorHAnsi"/>
            <w:lang w:val="en-GB"/>
          </w:rPr>
          <w:t xml:space="preserve"> written</w:t>
        </w:r>
      </w:ins>
      <w:ins w:id="12418" w:author="tedo gogoladze" w:date="2020-01-03T17:48:00Z">
        <w:r w:rsidRPr="00862023">
          <w:rPr>
            <w:rFonts w:cstheme="minorHAnsi"/>
            <w:lang w:val="en-GB"/>
          </w:rPr>
          <w:t xml:space="preserve"> text lengths.</w:t>
        </w:r>
      </w:ins>
    </w:p>
    <w:p w14:paraId="0455350F" w14:textId="5B892AAB" w:rsidR="005D7F37" w:rsidRPr="00862023" w:rsidRDefault="005D7F37" w:rsidP="005D7F37">
      <w:pPr>
        <w:rPr>
          <w:ins w:id="12419" w:author="tedo gogoladze" w:date="2020-01-03T17:48:00Z"/>
          <w:rFonts w:cstheme="minorHAnsi"/>
          <w:lang w:val="en-GB"/>
        </w:rPr>
      </w:pPr>
      <w:commentRangeStart w:id="12420"/>
      <w:commentRangeStart w:id="12421"/>
      <w:ins w:id="12422" w:author="tedo gogoladze" w:date="2020-01-03T17:48:00Z">
        <w:r w:rsidRPr="00862023">
          <w:rPr>
            <w:rFonts w:cstheme="minorHAnsi"/>
            <w:lang w:val="en-GB"/>
          </w:rPr>
          <w:t xml:space="preserve">The detailed plots of text length distribution show that more than 95% of the </w:t>
        </w:r>
      </w:ins>
      <w:ins w:id="12423" w:author="tedo gogoladze" w:date="2020-01-03T17:57:00Z">
        <w:r w:rsidR="008E5B39">
          <w:rPr>
            <w:rFonts w:cstheme="minorHAnsi"/>
            <w:lang w:val="en-GB"/>
          </w:rPr>
          <w:t>written texts</w:t>
        </w:r>
      </w:ins>
      <w:ins w:id="12424" w:author="tedo gogoladze" w:date="2020-01-03T17:48:00Z">
        <w:r w:rsidRPr="00862023">
          <w:rPr>
            <w:rFonts w:cstheme="minorHAnsi"/>
            <w:lang w:val="en-GB"/>
          </w:rPr>
          <w:t xml:space="preserve"> have the length of 900 characters or less. </w:t>
        </w:r>
      </w:ins>
    </w:p>
    <w:p w14:paraId="53E12563" w14:textId="01BAF2B0" w:rsidR="005D7F37" w:rsidRPr="00862023" w:rsidRDefault="005D7F37" w:rsidP="005D7F37">
      <w:pPr>
        <w:rPr>
          <w:ins w:id="12425" w:author="tedo gogoladze" w:date="2020-01-03T17:48:00Z"/>
          <w:rFonts w:cstheme="minorHAnsi"/>
          <w:lang w:val="en-GB"/>
        </w:rPr>
      </w:pPr>
      <w:ins w:id="12426" w:author="tedo gogoladze" w:date="2020-01-03T17:48:00Z">
        <w:r w:rsidRPr="00862023">
          <w:rPr>
            <w:rFonts w:cstheme="minorHAnsi"/>
            <w:lang w:val="en-GB"/>
          </w:rPr>
          <w:t xml:space="preserve">Longest 5% </w:t>
        </w:r>
      </w:ins>
      <w:ins w:id="12427" w:author="tedo gogoladze" w:date="2020-01-04T07:45:00Z">
        <w:r w:rsidR="00693FAC">
          <w:rPr>
            <w:rFonts w:cstheme="minorHAnsi"/>
            <w:lang w:val="en-GB"/>
          </w:rPr>
          <w:t xml:space="preserve">written </w:t>
        </w:r>
      </w:ins>
      <w:ins w:id="12428" w:author="tedo gogoladze" w:date="2020-01-03T17:48:00Z">
        <w:r w:rsidRPr="00862023">
          <w:rPr>
            <w:rFonts w:cstheme="minorHAnsi"/>
            <w:lang w:val="en-GB"/>
          </w:rPr>
          <w:t xml:space="preserve">texts plot shows that majority – more than 86% of these </w:t>
        </w:r>
      </w:ins>
      <w:proofErr w:type="gramStart"/>
      <w:ins w:id="12429" w:author="tedo gogoladze" w:date="2020-01-04T07:45:00Z">
        <w:r w:rsidR="00DB4CB4">
          <w:rPr>
            <w:rFonts w:cstheme="minorHAnsi"/>
            <w:lang w:val="en-GB"/>
          </w:rPr>
          <w:t>lo</w:t>
        </w:r>
      </w:ins>
      <w:ins w:id="12430" w:author="tedo gogoladze" w:date="2020-01-04T07:46:00Z">
        <w:r w:rsidR="00DB4CB4">
          <w:rPr>
            <w:rFonts w:cstheme="minorHAnsi"/>
            <w:lang w:val="en-GB"/>
          </w:rPr>
          <w:t xml:space="preserve">ng </w:t>
        </w:r>
      </w:ins>
      <w:ins w:id="12431" w:author="tedo gogoladze" w:date="2020-01-04T07:45:00Z">
        <w:r w:rsidR="00693FAC">
          <w:rPr>
            <w:rFonts w:cstheme="minorHAnsi"/>
            <w:lang w:val="en-GB"/>
          </w:rPr>
          <w:t>written</w:t>
        </w:r>
        <w:proofErr w:type="gramEnd"/>
        <w:r w:rsidR="00693FAC">
          <w:rPr>
            <w:rFonts w:cstheme="minorHAnsi"/>
            <w:lang w:val="en-GB"/>
          </w:rPr>
          <w:t xml:space="preserve"> </w:t>
        </w:r>
      </w:ins>
      <w:ins w:id="12432" w:author="tedo gogoladze" w:date="2020-01-03T17:48:00Z">
        <w:r w:rsidRPr="00862023">
          <w:rPr>
            <w:rFonts w:cstheme="minorHAnsi"/>
            <w:lang w:val="en-GB"/>
          </w:rPr>
          <w:t xml:space="preserve">texts are 1683 characters or less, while the rest of the long </w:t>
        </w:r>
      </w:ins>
      <w:ins w:id="12433" w:author="tedo gogoladze" w:date="2020-01-04T07:46:00Z">
        <w:r w:rsidR="00DB4CB4">
          <w:rPr>
            <w:rFonts w:cstheme="minorHAnsi"/>
            <w:lang w:val="en-GB"/>
          </w:rPr>
          <w:t xml:space="preserve">written </w:t>
        </w:r>
      </w:ins>
      <w:ins w:id="12434" w:author="tedo gogoladze" w:date="2020-01-03T17:48:00Z">
        <w:r w:rsidRPr="00862023">
          <w:rPr>
            <w:rFonts w:cstheme="minorHAnsi"/>
            <w:lang w:val="en-GB"/>
          </w:rPr>
          <w:t>texts, more than 13% (and out of the whole dataset – 0.13*0.05=0.065, roughly 6.5%) are</w:t>
        </w:r>
      </w:ins>
      <w:ins w:id="12435" w:author="tedo gogoladze" w:date="2020-01-04T07:44:00Z">
        <w:r w:rsidR="00EB0044">
          <w:rPr>
            <w:rFonts w:cstheme="minorHAnsi"/>
            <w:lang w:val="en-GB"/>
          </w:rPr>
          <w:t xml:space="preserve"> still</w:t>
        </w:r>
      </w:ins>
      <w:ins w:id="12436" w:author="tedo gogoladze" w:date="2020-01-03T17:48:00Z">
        <w:r w:rsidRPr="00862023">
          <w:rPr>
            <w:rFonts w:cstheme="minorHAnsi"/>
            <w:lang w:val="en-GB"/>
          </w:rPr>
          <w:t xml:space="preserve"> with an unusually long number of characters. Although the text cleaning procedure excluded the majority of the automatically generated texts</w:t>
        </w:r>
      </w:ins>
      <w:ins w:id="12437" w:author="tedo gogoladze" w:date="2020-01-04T07:44:00Z">
        <w:r w:rsidR="00EB0044">
          <w:rPr>
            <w:rFonts w:cstheme="minorHAnsi"/>
            <w:lang w:val="en-GB"/>
          </w:rPr>
          <w:t xml:space="preserve"> and we removed the outliers</w:t>
        </w:r>
      </w:ins>
      <w:ins w:id="12438" w:author="tedo gogoladze" w:date="2020-01-03T17:48:00Z">
        <w:r w:rsidRPr="00862023">
          <w:rPr>
            <w:rFonts w:cstheme="minorHAnsi"/>
            <w:lang w:val="en-GB"/>
          </w:rPr>
          <w:t xml:space="preserve">, there still are the cases of the texts that are likely to be not written by the developers. </w:t>
        </w:r>
      </w:ins>
      <w:ins w:id="12439" w:author="tedo gogoladze" w:date="2020-01-04T07:44:00Z">
        <w:r w:rsidR="00EB0044">
          <w:rPr>
            <w:rFonts w:cstheme="minorHAnsi"/>
            <w:lang w:val="en-GB"/>
          </w:rPr>
          <w:t xml:space="preserve">After a thorough </w:t>
        </w:r>
      </w:ins>
      <w:ins w:id="12440" w:author="tedo gogoladze" w:date="2020-01-03T17:48:00Z">
        <w:r w:rsidRPr="00862023">
          <w:rPr>
            <w:rFonts w:cstheme="minorHAnsi"/>
            <w:lang w:val="en-GB"/>
          </w:rPr>
          <w:t xml:space="preserve">check </w:t>
        </w:r>
      </w:ins>
      <w:ins w:id="12441" w:author="tedo gogoladze" w:date="2020-01-04T07:45:00Z">
        <w:r w:rsidR="00693FAC">
          <w:rPr>
            <w:rFonts w:cstheme="minorHAnsi"/>
            <w:lang w:val="en-GB"/>
          </w:rPr>
          <w:t xml:space="preserve">of </w:t>
        </w:r>
      </w:ins>
      <w:ins w:id="12442" w:author="tedo gogoladze" w:date="2020-01-03T17:48:00Z">
        <w:r w:rsidRPr="00862023">
          <w:rPr>
            <w:rFonts w:cstheme="minorHAnsi"/>
            <w:lang w:val="en-GB"/>
          </w:rPr>
          <w:t>the</w:t>
        </w:r>
      </w:ins>
      <w:ins w:id="12443" w:author="tedo gogoladze" w:date="2020-01-04T07:46:00Z">
        <w:r w:rsidR="00DB4CB4">
          <w:rPr>
            <w:rFonts w:cstheme="minorHAnsi"/>
            <w:lang w:val="en-GB"/>
          </w:rPr>
          <w:t xml:space="preserve"> </w:t>
        </w:r>
      </w:ins>
      <w:ins w:id="12444" w:author="tedo gogoladze" w:date="2020-01-04T07:47:00Z">
        <w:r w:rsidR="00DB4CB4">
          <w:rPr>
            <w:rFonts w:cstheme="minorHAnsi"/>
            <w:lang w:val="en-GB"/>
          </w:rPr>
          <w:t xml:space="preserve">written texts </w:t>
        </w:r>
      </w:ins>
      <w:ins w:id="12445" w:author="tedo gogoladze" w:date="2020-01-03T17:48:00Z">
        <w:r w:rsidRPr="00862023">
          <w:rPr>
            <w:rFonts w:cstheme="minorHAnsi"/>
            <w:lang w:val="en-GB"/>
          </w:rPr>
          <w:t xml:space="preserve">with </w:t>
        </w:r>
      </w:ins>
      <w:ins w:id="12446" w:author="tedo gogoladze" w:date="2020-01-04T07:47:00Z">
        <w:r w:rsidR="00DB4CB4">
          <w:rPr>
            <w:rFonts w:cstheme="minorHAnsi"/>
            <w:lang w:val="en-GB"/>
          </w:rPr>
          <w:t xml:space="preserve">the highest number of characters, </w:t>
        </w:r>
      </w:ins>
      <w:ins w:id="12447" w:author="tedo gogoladze" w:date="2020-01-03T17:48:00Z">
        <w:r w:rsidRPr="00862023">
          <w:rPr>
            <w:rFonts w:cstheme="minorHAnsi"/>
            <w:lang w:val="en-GB"/>
          </w:rPr>
          <w:t xml:space="preserve">it was found out, that some of them still contain the system logs. Removing the top records with the relatively long </w:t>
        </w:r>
      </w:ins>
      <w:ins w:id="12448" w:author="tedo gogoladze" w:date="2020-01-04T07:48:00Z">
        <w:r w:rsidR="00066CC0">
          <w:rPr>
            <w:rFonts w:cstheme="minorHAnsi"/>
            <w:lang w:val="en-GB"/>
          </w:rPr>
          <w:t xml:space="preserve">written </w:t>
        </w:r>
      </w:ins>
      <w:ins w:id="12449" w:author="tedo gogoladze" w:date="2020-01-03T17:48:00Z">
        <w:r w:rsidRPr="00862023">
          <w:rPr>
            <w:rFonts w:cstheme="minorHAnsi"/>
            <w:lang w:val="en-GB"/>
          </w:rPr>
          <w:t>texts would help to make sure that automatic</w:t>
        </w:r>
      </w:ins>
      <w:ins w:id="12450" w:author="tedo gogoladze" w:date="2020-01-04T07:48:00Z">
        <w:r w:rsidR="00347590">
          <w:rPr>
            <w:rFonts w:cstheme="minorHAnsi"/>
            <w:lang w:val="en-GB"/>
          </w:rPr>
          <w:t>ally generated</w:t>
        </w:r>
      </w:ins>
      <w:ins w:id="12451" w:author="tedo gogoladze" w:date="2020-01-03T17:48:00Z">
        <w:r w:rsidRPr="00862023">
          <w:rPr>
            <w:rFonts w:cstheme="minorHAnsi"/>
            <w:lang w:val="en-GB"/>
          </w:rPr>
          <w:t xml:space="preserve"> texts </w:t>
        </w:r>
      </w:ins>
      <w:ins w:id="12452" w:author="tedo gogoladze" w:date="2020-01-04T07:48:00Z">
        <w:r w:rsidR="00347590">
          <w:rPr>
            <w:rFonts w:cstheme="minorHAnsi"/>
            <w:lang w:val="en-GB"/>
          </w:rPr>
          <w:t xml:space="preserve">by system </w:t>
        </w:r>
      </w:ins>
      <w:ins w:id="12453" w:author="tedo gogoladze" w:date="2020-01-03T17:48:00Z">
        <w:r w:rsidRPr="00862023">
          <w:rPr>
            <w:rFonts w:cstheme="minorHAnsi"/>
            <w:lang w:val="en-GB"/>
          </w:rPr>
          <w:t>are presented with down to the minimum in this dataset.</w:t>
        </w:r>
      </w:ins>
    </w:p>
    <w:p w14:paraId="7F6435DB" w14:textId="7A3FD95C" w:rsidR="005D7F37" w:rsidRPr="00862023" w:rsidRDefault="005D7F37" w:rsidP="005D7F37">
      <w:pPr>
        <w:rPr>
          <w:ins w:id="12454" w:author="tedo gogoladze" w:date="2020-01-03T17:48:00Z"/>
          <w:rFonts w:cstheme="minorHAnsi"/>
          <w:lang w:val="en-GB"/>
        </w:rPr>
      </w:pPr>
      <w:ins w:id="12455" w:author="tedo gogoladze" w:date="2020-01-03T17:48:00Z">
        <w:r w:rsidRPr="00862023">
          <w:rPr>
            <w:rFonts w:cstheme="minorHAnsi"/>
            <w:lang w:val="en-GB"/>
          </w:rPr>
          <w:t xml:space="preserve">Shortest 5% </w:t>
        </w:r>
      </w:ins>
      <w:ins w:id="12456" w:author="tedo gogoladze" w:date="2020-01-04T07:48:00Z">
        <w:r w:rsidR="00347590">
          <w:rPr>
            <w:rFonts w:cstheme="minorHAnsi"/>
            <w:lang w:val="en-GB"/>
          </w:rPr>
          <w:t xml:space="preserve">written </w:t>
        </w:r>
      </w:ins>
      <w:ins w:id="12457" w:author="tedo gogoladze" w:date="2020-01-03T17:48:00Z">
        <w:r w:rsidRPr="00862023">
          <w:rPr>
            <w:rFonts w:cstheme="minorHAnsi"/>
            <w:lang w:val="en-GB"/>
          </w:rPr>
          <w:t>texts graph shows that all of them are 24 characters or less, and as many as half of these records are even less than 15 characters long. Considering the following facts, that each English word on average contain 6-8 characters</w:t>
        </w:r>
      </w:ins>
      <w:ins w:id="12458" w:author="tedo gogoladze" w:date="2020-01-03T18:01:00Z">
        <w:r w:rsidR="003F27CC">
          <w:rPr>
            <w:rFonts w:cstheme="minorHAnsi"/>
            <w:lang w:val="en-GB"/>
          </w:rPr>
          <w:t xml:space="preserve"> [</w:t>
        </w:r>
      </w:ins>
      <w:ins w:id="12459" w:author="tedo gogoladze" w:date="2020-01-05T02:19:00Z">
        <w:r w:rsidR="00466867">
          <w:rPr>
            <w:rFonts w:cstheme="minorHAnsi"/>
            <w:lang w:val="en-GB"/>
          </w:rPr>
          <w:t>14</w:t>
        </w:r>
      </w:ins>
      <w:ins w:id="12460" w:author="tedo gogoladze" w:date="2020-01-03T18:01:00Z">
        <w:r w:rsidR="003F27CC">
          <w:rPr>
            <w:rFonts w:cstheme="minorHAnsi"/>
            <w:lang w:val="en-GB"/>
          </w:rPr>
          <w:t>]</w:t>
        </w:r>
      </w:ins>
      <w:ins w:id="12461" w:author="tedo gogoladze" w:date="2020-01-03T17:48:00Z">
        <w:r w:rsidRPr="00862023">
          <w:rPr>
            <w:rFonts w:cstheme="minorHAnsi"/>
            <w:lang w:val="en-GB"/>
          </w:rPr>
          <w:t>, and that 15 characters would make only two words, it is easy to understand that the texts with two words are less likely to contribute into forming of the 600 words threshold</w:t>
        </w:r>
      </w:ins>
      <w:ins w:id="12462" w:author="tedo gogoladze" w:date="2020-01-04T07:49:00Z">
        <w:r w:rsidR="00347590">
          <w:rPr>
            <w:rFonts w:cstheme="minorHAnsi"/>
            <w:lang w:val="en-GB"/>
          </w:rPr>
          <w:t xml:space="preserve"> </w:t>
        </w:r>
      </w:ins>
      <w:ins w:id="12463" w:author="tedo gogoladze" w:date="2020-01-04T07:50:00Z">
        <w:r w:rsidR="00347590">
          <w:rPr>
            <w:rFonts w:cstheme="minorHAnsi"/>
            <w:lang w:val="en-GB"/>
          </w:rPr>
          <w:t xml:space="preserve">(The word count threshold </w:t>
        </w:r>
      </w:ins>
      <w:ins w:id="12464" w:author="tedo gogoladze" w:date="2020-01-04T07:49:00Z">
        <w:r w:rsidR="00347590">
          <w:rPr>
            <w:rFonts w:cstheme="minorHAnsi"/>
            <w:lang w:val="en-GB"/>
          </w:rPr>
          <w:t xml:space="preserve">is set by the IBM Watson Personality Insights tool that we use in the next chapters for </w:t>
        </w:r>
      </w:ins>
      <w:ins w:id="12465" w:author="tedo gogoladze" w:date="2020-01-04T07:50:00Z">
        <w:r w:rsidR="00347590">
          <w:rPr>
            <w:rFonts w:cstheme="minorHAnsi"/>
            <w:lang w:val="en-GB"/>
          </w:rPr>
          <w:t>detecting personality traits of the developers)</w:t>
        </w:r>
      </w:ins>
      <w:ins w:id="12466" w:author="tedo gogoladze" w:date="2020-01-03T17:48:00Z">
        <w:r w:rsidRPr="00862023">
          <w:rPr>
            <w:rFonts w:cstheme="minorHAnsi"/>
            <w:lang w:val="en-GB"/>
          </w:rPr>
          <w:t>, while on the other hand, these two words can be system commands that are useless and even more, can affect the personality traits assessment results.</w:t>
        </w:r>
        <w:commentRangeEnd w:id="12420"/>
        <w:r>
          <w:rPr>
            <w:rStyle w:val="CommentReference"/>
          </w:rPr>
          <w:commentReference w:id="12420"/>
        </w:r>
      </w:ins>
      <w:commentRangeEnd w:id="12421"/>
      <w:ins w:id="12467" w:author="tedo gogoladze" w:date="2020-01-04T07:53:00Z">
        <w:r w:rsidR="003940CE">
          <w:rPr>
            <w:rStyle w:val="CommentReference"/>
          </w:rPr>
          <w:commentReference w:id="12421"/>
        </w:r>
      </w:ins>
    </w:p>
    <w:p w14:paraId="42730C2B" w14:textId="64B22C9E" w:rsidR="005D7F37" w:rsidRPr="00862023" w:rsidRDefault="005D7F37" w:rsidP="005D7F37">
      <w:pPr>
        <w:rPr>
          <w:ins w:id="12468" w:author="tedo gogoladze" w:date="2020-01-03T17:48:00Z"/>
          <w:rFonts w:cstheme="minorHAnsi"/>
          <w:lang w:val="en-GB"/>
        </w:rPr>
      </w:pPr>
      <w:ins w:id="12469" w:author="tedo gogoladze" w:date="2020-01-03T17:48:00Z">
        <w:r w:rsidRPr="00862023">
          <w:rPr>
            <w:rFonts w:cstheme="minorHAnsi"/>
            <w:lang w:val="en-GB"/>
          </w:rPr>
          <w:t>Based on th</w:t>
        </w:r>
        <w:r>
          <w:rPr>
            <w:rFonts w:cstheme="minorHAnsi"/>
            <w:lang w:val="en-GB"/>
          </w:rPr>
          <w:t>is reasoning</w:t>
        </w:r>
        <w:r w:rsidRPr="00862023">
          <w:rPr>
            <w:rFonts w:cstheme="minorHAnsi"/>
            <w:lang w:val="en-GB"/>
          </w:rPr>
          <w:t xml:space="preserve">, the </w:t>
        </w:r>
      </w:ins>
      <w:ins w:id="12470" w:author="tedo gogoladze" w:date="2020-01-04T18:28:00Z">
        <w:r w:rsidR="00914E90">
          <w:rPr>
            <w:rFonts w:cstheme="minorHAnsi"/>
            <w:lang w:val="en-GB"/>
          </w:rPr>
          <w:t>transactions</w:t>
        </w:r>
      </w:ins>
      <w:ins w:id="12471" w:author="tedo gogoladze" w:date="2020-01-03T17:48:00Z">
        <w:r w:rsidRPr="00862023">
          <w:rPr>
            <w:rFonts w:cstheme="minorHAnsi"/>
            <w:lang w:val="en-GB"/>
          </w:rPr>
          <w:t xml:space="preserve"> with longest 1% </w:t>
        </w:r>
      </w:ins>
      <w:ins w:id="12472" w:author="tedo gogoladze" w:date="2020-01-04T07:51:00Z">
        <w:r w:rsidR="00347590">
          <w:rPr>
            <w:rFonts w:cstheme="minorHAnsi"/>
            <w:lang w:val="en-GB"/>
          </w:rPr>
          <w:t xml:space="preserve">written </w:t>
        </w:r>
      </w:ins>
      <w:ins w:id="12473" w:author="tedo gogoladze" w:date="2020-01-03T17:48:00Z">
        <w:r w:rsidRPr="00862023">
          <w:rPr>
            <w:rFonts w:cstheme="minorHAnsi"/>
            <w:lang w:val="en-GB"/>
          </w:rPr>
          <w:t xml:space="preserve">texts (86 </w:t>
        </w:r>
      </w:ins>
      <w:ins w:id="12474" w:author="tedo gogoladze" w:date="2020-01-04T07:51:00Z">
        <w:r w:rsidR="00347590">
          <w:rPr>
            <w:rFonts w:cstheme="minorHAnsi"/>
            <w:lang w:val="en-GB"/>
          </w:rPr>
          <w:t>written texts</w:t>
        </w:r>
      </w:ins>
      <w:ins w:id="12475" w:author="tedo gogoladze" w:date="2020-01-03T17:48:00Z">
        <w:r w:rsidRPr="00862023">
          <w:rPr>
            <w:rFonts w:cstheme="minorHAnsi"/>
            <w:lang w:val="en-GB"/>
          </w:rPr>
          <w:t xml:space="preserve"> </w:t>
        </w:r>
      </w:ins>
      <w:ins w:id="12476" w:author="tedo gogoladze" w:date="2020-01-04T07:51:00Z">
        <w:r w:rsidR="00347590">
          <w:rPr>
            <w:rFonts w:cstheme="minorHAnsi"/>
            <w:lang w:val="en-GB"/>
          </w:rPr>
          <w:t xml:space="preserve">in total </w:t>
        </w:r>
      </w:ins>
      <w:ins w:id="12477" w:author="tedo gogoladze" w:date="2020-01-03T17:48:00Z">
        <w:r w:rsidRPr="00862023">
          <w:rPr>
            <w:rFonts w:cstheme="minorHAnsi"/>
            <w:lang w:val="en-GB"/>
          </w:rPr>
          <w:t>with more than or equal to 1504 characters</w:t>
        </w:r>
      </w:ins>
      <w:ins w:id="12478" w:author="tedo gogoladze" w:date="2020-01-04T07:51:00Z">
        <w:r w:rsidR="00347590">
          <w:rPr>
            <w:rFonts w:cstheme="minorHAnsi"/>
            <w:lang w:val="en-GB"/>
          </w:rPr>
          <w:t xml:space="preserve"> length</w:t>
        </w:r>
      </w:ins>
      <w:ins w:id="12479" w:author="tedo gogoladze" w:date="2020-01-03T17:48:00Z">
        <w:r w:rsidRPr="00862023">
          <w:rPr>
            <w:rFonts w:cstheme="minorHAnsi"/>
            <w:lang w:val="en-GB"/>
          </w:rPr>
          <w:t xml:space="preserve">), and shortest 2% </w:t>
        </w:r>
      </w:ins>
      <w:ins w:id="12480" w:author="tedo gogoladze" w:date="2020-01-04T07:51:00Z">
        <w:r w:rsidR="00347590">
          <w:rPr>
            <w:rFonts w:cstheme="minorHAnsi"/>
            <w:lang w:val="en-GB"/>
          </w:rPr>
          <w:t xml:space="preserve">written </w:t>
        </w:r>
      </w:ins>
      <w:ins w:id="12481" w:author="tedo gogoladze" w:date="2020-01-03T17:48:00Z">
        <w:r w:rsidRPr="00862023">
          <w:rPr>
            <w:rFonts w:cstheme="minorHAnsi"/>
            <w:lang w:val="en-GB"/>
          </w:rPr>
          <w:t xml:space="preserve">texts (172 </w:t>
        </w:r>
      </w:ins>
      <w:ins w:id="12482" w:author="tedo gogoladze" w:date="2020-01-04T07:51:00Z">
        <w:r w:rsidR="00347590">
          <w:rPr>
            <w:rFonts w:cstheme="minorHAnsi"/>
            <w:lang w:val="en-GB"/>
          </w:rPr>
          <w:t>written texts in total</w:t>
        </w:r>
      </w:ins>
      <w:ins w:id="12483" w:author="tedo gogoladze" w:date="2020-01-03T17:48:00Z">
        <w:r w:rsidRPr="00862023">
          <w:rPr>
            <w:rFonts w:cstheme="minorHAnsi"/>
            <w:lang w:val="en-GB"/>
          </w:rPr>
          <w:t>, less than or equal to 13 characters</w:t>
        </w:r>
      </w:ins>
      <w:ins w:id="12484" w:author="tedo gogoladze" w:date="2020-01-04T07:51:00Z">
        <w:r w:rsidR="00347590">
          <w:rPr>
            <w:rFonts w:cstheme="minorHAnsi"/>
            <w:lang w:val="en-GB"/>
          </w:rPr>
          <w:t xml:space="preserve"> length</w:t>
        </w:r>
      </w:ins>
      <w:ins w:id="12485" w:author="tedo gogoladze" w:date="2020-01-03T17:48:00Z">
        <w:r w:rsidRPr="00862023">
          <w:rPr>
            <w:rFonts w:cstheme="minorHAnsi"/>
            <w:lang w:val="en-GB"/>
          </w:rPr>
          <w:t>)</w:t>
        </w:r>
        <w:r>
          <w:rPr>
            <w:rFonts w:cstheme="minorHAnsi"/>
            <w:lang w:val="en-GB"/>
          </w:rPr>
          <w:t xml:space="preserve"> were removed. As a result</w:t>
        </w:r>
        <w:r w:rsidRPr="00862023">
          <w:rPr>
            <w:rFonts w:cstheme="minorHAnsi"/>
            <w:lang w:val="en-GB"/>
          </w:rPr>
          <w:t xml:space="preserve">, </w:t>
        </w:r>
        <w:r>
          <w:rPr>
            <w:rFonts w:cstheme="minorHAnsi"/>
            <w:lang w:val="en-GB"/>
          </w:rPr>
          <w:t xml:space="preserve">the </w:t>
        </w:r>
        <w:r w:rsidRPr="00862023">
          <w:rPr>
            <w:rFonts w:cstheme="minorHAnsi"/>
            <w:lang w:val="en-GB"/>
          </w:rPr>
          <w:t xml:space="preserve">dataset gets </w:t>
        </w:r>
        <w:commentRangeStart w:id="12486"/>
        <w:commentRangeStart w:id="12487"/>
        <w:r w:rsidRPr="00862023">
          <w:rPr>
            <w:rFonts w:cstheme="minorHAnsi"/>
            <w:lang w:val="en-GB"/>
          </w:rPr>
          <w:t xml:space="preserve">8308 </w:t>
        </w:r>
      </w:ins>
      <w:ins w:id="12488" w:author="tedo gogoladze" w:date="2020-01-04T07:52:00Z">
        <w:r w:rsidR="00347590">
          <w:rPr>
            <w:rFonts w:cstheme="minorHAnsi"/>
            <w:lang w:val="en-GB"/>
          </w:rPr>
          <w:t xml:space="preserve">written texts </w:t>
        </w:r>
      </w:ins>
      <w:ins w:id="12489" w:author="tedo gogoladze" w:date="2020-01-03T17:48:00Z">
        <w:r w:rsidRPr="00862023">
          <w:rPr>
            <w:rFonts w:cstheme="minorHAnsi"/>
            <w:lang w:val="en-GB"/>
          </w:rPr>
          <w:t>from the original 8578.</w:t>
        </w:r>
        <w:commentRangeEnd w:id="12486"/>
        <w:r>
          <w:rPr>
            <w:rStyle w:val="CommentReference"/>
          </w:rPr>
          <w:commentReference w:id="12486"/>
        </w:r>
      </w:ins>
      <w:commentRangeEnd w:id="12487"/>
      <w:ins w:id="12490" w:author="tedo gogoladze" w:date="2020-01-04T07:52:00Z">
        <w:r w:rsidR="003940CE">
          <w:rPr>
            <w:rStyle w:val="CommentReference"/>
          </w:rPr>
          <w:commentReference w:id="12487"/>
        </w:r>
      </w:ins>
    </w:p>
    <w:p w14:paraId="4E15F6BD" w14:textId="77777777" w:rsidR="005D7F37" w:rsidRPr="005D7F37" w:rsidRDefault="005D7F37" w:rsidP="005D7F37">
      <w:pPr>
        <w:autoSpaceDE/>
        <w:spacing w:before="0" w:after="160" w:line="259" w:lineRule="auto"/>
        <w:jc w:val="left"/>
        <w:rPr>
          <w:ins w:id="12491" w:author="tedo gogoladze" w:date="2020-01-03T17:38:00Z"/>
          <w:rFonts w:cstheme="minorHAnsi"/>
          <w:lang w:val="en-GB"/>
          <w:rPrChange w:id="12492" w:author="tedo gogoladze" w:date="2020-01-03T17:48:00Z">
            <w:rPr>
              <w:ins w:id="12493" w:author="tedo gogoladze" w:date="2020-01-03T17:38:00Z"/>
              <w:lang w:val="en-GB"/>
            </w:rPr>
          </w:rPrChange>
        </w:rPr>
        <w:pPrChange w:id="12494" w:author="tedo gogoladze" w:date="2020-01-03T17:48:00Z">
          <w:pPr>
            <w:pStyle w:val="ListParagraph"/>
            <w:keepLines w:val="0"/>
            <w:numPr>
              <w:numId w:val="77"/>
            </w:numPr>
            <w:autoSpaceDE/>
            <w:spacing w:before="0" w:after="160" w:line="259" w:lineRule="auto"/>
            <w:ind w:hanging="360"/>
            <w:jc w:val="left"/>
          </w:pPr>
        </w:pPrChange>
      </w:pPr>
    </w:p>
    <w:p w14:paraId="762C8BBE" w14:textId="77777777" w:rsidR="005E0C0E" w:rsidRPr="005E0C0E" w:rsidRDefault="005E0C0E" w:rsidP="005E0C0E">
      <w:pPr>
        <w:rPr>
          <w:ins w:id="12495" w:author="tedo gogoladze" w:date="2020-01-03T17:38:00Z"/>
          <w:lang w:val="en-GB"/>
          <w:rPrChange w:id="12496" w:author="tedo gogoladze" w:date="2020-01-03T17:38:00Z">
            <w:rPr>
              <w:ins w:id="12497" w:author="tedo gogoladze" w:date="2020-01-03T17:38:00Z"/>
            </w:rPr>
          </w:rPrChange>
        </w:rPr>
        <w:pPrChange w:id="12498" w:author="tedo gogoladze" w:date="2020-01-03T17:38:00Z">
          <w:pPr>
            <w:pStyle w:val="Appendixheading"/>
          </w:pPr>
        </w:pPrChange>
      </w:pPr>
    </w:p>
    <w:p w14:paraId="49AA3E0B" w14:textId="286C06DD" w:rsidR="00EE6E9A" w:rsidRPr="008A1EBF" w:rsidRDefault="008506D8" w:rsidP="008506D8">
      <w:pPr>
        <w:pStyle w:val="Appendixheading"/>
      </w:pPr>
      <w:bookmarkStart w:id="12499" w:name="_Toc29215320"/>
      <w:r w:rsidRPr="009A4FA7">
        <w:lastRenderedPageBreak/>
        <w:t>License</w:t>
      </w:r>
      <w:bookmarkEnd w:id="12499"/>
    </w:p>
    <w:p w14:paraId="3278223C" w14:textId="2F2337B0" w:rsidR="003C554E" w:rsidRPr="008A1EBF" w:rsidRDefault="003125A8" w:rsidP="003C554E">
      <w:pPr>
        <w:shd w:val="clear" w:color="auto" w:fill="FFFFFF"/>
        <w:outlineLvl w:val="0"/>
        <w:rPr>
          <w:rFonts w:eastAsia="Times New Roman" w:cs="Times New Roman"/>
          <w:lang w:val="en-GB"/>
        </w:rPr>
      </w:pPr>
      <w:bookmarkStart w:id="12500" w:name="_Toc27841689"/>
      <w:bookmarkStart w:id="12501" w:name="_Toc27843104"/>
      <w:bookmarkStart w:id="12502" w:name="_Toc27922730"/>
      <w:bookmarkStart w:id="12503" w:name="_Toc29215321"/>
      <w:r w:rsidRPr="008A1EBF">
        <w:rPr>
          <w:rFonts w:eastAsia="Times New Roman" w:cs="Times New Roman"/>
          <w:lang w:val="en-GB"/>
        </w:rPr>
        <w:t>Non-exclusive licence to reproduce thesis and make thesis public</w:t>
      </w:r>
      <w:bookmarkEnd w:id="12500"/>
      <w:bookmarkEnd w:id="12501"/>
      <w:bookmarkEnd w:id="12502"/>
      <w:bookmarkEnd w:id="12503"/>
    </w:p>
    <w:p w14:paraId="6887BFDB" w14:textId="63E48136" w:rsidR="003125A8" w:rsidRPr="004A4B49" w:rsidRDefault="003125A8" w:rsidP="003C554E">
      <w:pPr>
        <w:pStyle w:val="Loendilik1"/>
        <w:numPr>
          <w:ilvl w:val="0"/>
          <w:numId w:val="73"/>
        </w:numPr>
        <w:shd w:val="clear" w:color="auto" w:fill="FFFFFF"/>
        <w:ind w:left="0"/>
        <w:contextualSpacing w:val="0"/>
        <w:jc w:val="both"/>
        <w:rPr>
          <w:sz w:val="24"/>
          <w:szCs w:val="24"/>
          <w:lang w:val="en-GB"/>
        </w:rPr>
      </w:pPr>
      <w:bookmarkStart w:id="12504" w:name="_Toc27841690"/>
      <w:bookmarkStart w:id="12505" w:name="_Toc27843105"/>
      <w:r w:rsidRPr="004A4B49">
        <w:rPr>
          <w:sz w:val="24"/>
          <w:szCs w:val="24"/>
          <w:lang w:val="en-GB"/>
        </w:rPr>
        <w:t>I,</w:t>
      </w:r>
      <w:r w:rsidR="005B68D0" w:rsidRPr="004A4B49">
        <w:rPr>
          <w:sz w:val="24"/>
          <w:szCs w:val="24"/>
          <w:lang w:val="en-GB"/>
        </w:rPr>
        <w:t xml:space="preserve"> Tedo Gogoladze</w:t>
      </w:r>
      <w:r w:rsidRPr="004A4B49">
        <w:rPr>
          <w:sz w:val="24"/>
          <w:szCs w:val="24"/>
          <w:lang w:val="en-GB"/>
        </w:rPr>
        <w:t>,</w:t>
      </w:r>
      <w:bookmarkEnd w:id="12504"/>
      <w:bookmarkEnd w:id="12505"/>
    </w:p>
    <w:p w14:paraId="3AD8282C" w14:textId="77777777" w:rsidR="003125A8" w:rsidRPr="004A4B49" w:rsidRDefault="003125A8" w:rsidP="003125A8">
      <w:pPr>
        <w:shd w:val="clear" w:color="auto" w:fill="FFFFFF"/>
        <w:tabs>
          <w:tab w:val="left" w:pos="221"/>
        </w:tabs>
        <w:rPr>
          <w:spacing w:val="-1"/>
          <w:lang w:val="en-GB"/>
        </w:rPr>
      </w:pPr>
    </w:p>
    <w:p w14:paraId="5C42F958" w14:textId="1A71847A" w:rsidR="003125A8" w:rsidRPr="004A4B49" w:rsidRDefault="003125A8" w:rsidP="0080090F">
      <w:pPr>
        <w:pStyle w:val="Loendilik1"/>
        <w:numPr>
          <w:ilvl w:val="0"/>
          <w:numId w:val="73"/>
        </w:numPr>
        <w:shd w:val="clear" w:color="auto" w:fill="FFFFFF"/>
        <w:ind w:left="0"/>
        <w:contextualSpacing w:val="0"/>
        <w:jc w:val="both"/>
        <w:rPr>
          <w:sz w:val="24"/>
          <w:szCs w:val="24"/>
          <w:lang w:val="en-GB"/>
        </w:rPr>
      </w:pPr>
      <w:r w:rsidRPr="004A4B49">
        <w:rPr>
          <w:spacing w:val="-1"/>
          <w:sz w:val="24"/>
          <w:szCs w:val="24"/>
          <w:lang w:val="en-GB"/>
        </w:rPr>
        <w:t>herewith grant the University of Tartu a free permit (non-exclusive licence) to</w:t>
      </w:r>
      <w:r w:rsidR="009644A4" w:rsidRPr="004A4B49">
        <w:rPr>
          <w:spacing w:val="-1"/>
          <w:sz w:val="24"/>
          <w:szCs w:val="24"/>
          <w:lang w:val="en-GB"/>
        </w:rPr>
        <w:t xml:space="preserve"> </w:t>
      </w:r>
      <w:r w:rsidRPr="004A4B49">
        <w:rPr>
          <w:sz w:val="24"/>
          <w:szCs w:val="24"/>
          <w:lang w:val="en-GB"/>
        </w:rPr>
        <w:t xml:space="preserve">reproduce, for the purpose of preservation, including for adding to the </w:t>
      </w:r>
      <w:proofErr w:type="spellStart"/>
      <w:r w:rsidRPr="004A4B49">
        <w:rPr>
          <w:sz w:val="24"/>
          <w:szCs w:val="24"/>
          <w:lang w:val="en-GB"/>
        </w:rPr>
        <w:t>DSpace</w:t>
      </w:r>
      <w:proofErr w:type="spellEnd"/>
      <w:r w:rsidRPr="004A4B49">
        <w:rPr>
          <w:sz w:val="24"/>
          <w:szCs w:val="24"/>
          <w:lang w:val="en-GB"/>
        </w:rPr>
        <w:t xml:space="preserve"> digital archives until the expiry of the term of copyright,</w:t>
      </w:r>
    </w:p>
    <w:p w14:paraId="106480E9" w14:textId="77777777" w:rsidR="003125A8" w:rsidRPr="004A4B49" w:rsidRDefault="003125A8" w:rsidP="003125A8">
      <w:pPr>
        <w:pStyle w:val="Loendilik1"/>
        <w:shd w:val="clear" w:color="auto" w:fill="FFFFFF"/>
        <w:ind w:left="426" w:hanging="426"/>
        <w:contextualSpacing w:val="0"/>
        <w:jc w:val="both"/>
        <w:rPr>
          <w:sz w:val="24"/>
          <w:szCs w:val="24"/>
          <w:lang w:val="en-GB"/>
        </w:rPr>
      </w:pPr>
    </w:p>
    <w:p w14:paraId="1D7F8558" w14:textId="751C329A" w:rsidR="003125A8" w:rsidRPr="004A4B49" w:rsidRDefault="009644A4" w:rsidP="003C554E">
      <w:pPr>
        <w:shd w:val="clear" w:color="auto" w:fill="FFFFFF"/>
        <w:ind w:left="19"/>
        <w:rPr>
          <w:spacing w:val="-1"/>
          <w:lang w:val="en-GB"/>
        </w:rPr>
      </w:pPr>
      <w:r w:rsidRPr="004A4B49">
        <w:rPr>
          <w:spacing w:val="-1"/>
          <w:lang w:val="en-GB"/>
        </w:rPr>
        <w:t>The Importance of Personality Traits in Agile Soft-ware Development: A Case Study</w:t>
      </w:r>
      <w:r w:rsidR="003125A8" w:rsidRPr="004A4B49">
        <w:rPr>
          <w:spacing w:val="-1"/>
          <w:lang w:val="en-GB"/>
        </w:rPr>
        <w:t>,</w:t>
      </w:r>
      <w:r w:rsidR="003125A8" w:rsidRPr="004A4B49">
        <w:rPr>
          <w:lang w:val="en-GB"/>
        </w:rPr>
        <w:tab/>
      </w:r>
      <w:bookmarkStart w:id="12506" w:name="_Toc27841692"/>
      <w:bookmarkStart w:id="12507" w:name="_Toc27843107"/>
      <w:r w:rsidR="003125A8" w:rsidRPr="004A4B49">
        <w:rPr>
          <w:lang w:val="en-GB"/>
        </w:rPr>
        <w:t>(</w:t>
      </w:r>
      <w:r w:rsidR="003125A8" w:rsidRPr="004A4B49">
        <w:rPr>
          <w:i/>
          <w:lang w:val="en-GB"/>
        </w:rPr>
        <w:t>title of thesis</w:t>
      </w:r>
      <w:r w:rsidR="003125A8" w:rsidRPr="004A4B49">
        <w:rPr>
          <w:lang w:val="en-GB"/>
        </w:rPr>
        <w:t>)</w:t>
      </w:r>
      <w:bookmarkEnd w:id="12506"/>
      <w:bookmarkEnd w:id="12507"/>
    </w:p>
    <w:p w14:paraId="402B3365" w14:textId="77777777" w:rsidR="003125A8" w:rsidRPr="004A4B49" w:rsidRDefault="003125A8" w:rsidP="003125A8">
      <w:pPr>
        <w:shd w:val="clear" w:color="auto" w:fill="FFFFFF"/>
        <w:ind w:left="19"/>
        <w:rPr>
          <w:spacing w:val="-1"/>
          <w:lang w:val="en-GB"/>
        </w:rPr>
      </w:pPr>
    </w:p>
    <w:p w14:paraId="0030C4FC" w14:textId="77777777" w:rsidR="00331B1F" w:rsidRPr="004A4B49" w:rsidRDefault="003125A8" w:rsidP="00331B1F">
      <w:pPr>
        <w:shd w:val="clear" w:color="auto" w:fill="FFFFFF"/>
        <w:ind w:left="19"/>
        <w:rPr>
          <w:spacing w:val="-1"/>
          <w:lang w:val="en-GB"/>
        </w:rPr>
      </w:pPr>
      <w:r w:rsidRPr="004A4B49">
        <w:rPr>
          <w:spacing w:val="-1"/>
          <w:lang w:val="en-GB"/>
        </w:rPr>
        <w:t xml:space="preserve">supervised by </w:t>
      </w:r>
      <w:r w:rsidR="005B68D0" w:rsidRPr="004A4B49">
        <w:rPr>
          <w:spacing w:val="-1"/>
          <w:lang w:val="en-GB"/>
        </w:rPr>
        <w:t>Ezequiel Scott</w:t>
      </w:r>
      <w:r w:rsidR="009644A4" w:rsidRPr="004A4B49">
        <w:rPr>
          <w:spacing w:val="-1"/>
          <w:lang w:val="en-GB"/>
        </w:rPr>
        <w:t>.</w:t>
      </w:r>
    </w:p>
    <w:p w14:paraId="70AD19E9" w14:textId="0C0D9599" w:rsidR="003125A8" w:rsidRPr="004A4B49" w:rsidRDefault="003125A8" w:rsidP="00331B1F">
      <w:pPr>
        <w:shd w:val="clear" w:color="auto" w:fill="FFFFFF"/>
        <w:ind w:left="19"/>
        <w:rPr>
          <w:spacing w:val="-1"/>
          <w:lang w:val="en-GB"/>
        </w:rPr>
      </w:pPr>
      <w:r w:rsidRPr="004A4B49">
        <w:rPr>
          <w:lang w:val="en-GB"/>
        </w:rPr>
        <w:tab/>
      </w:r>
      <w:bookmarkStart w:id="12508" w:name="_Toc27841693"/>
      <w:bookmarkStart w:id="12509" w:name="_Toc27843108"/>
      <w:r w:rsidRPr="004A4B49">
        <w:rPr>
          <w:lang w:val="en-GB"/>
        </w:rPr>
        <w:t>(</w:t>
      </w:r>
      <w:r w:rsidRPr="004A4B49">
        <w:rPr>
          <w:i/>
          <w:lang w:val="en-GB"/>
        </w:rPr>
        <w:t>supervisor’s name</w:t>
      </w:r>
      <w:r w:rsidRPr="004A4B49">
        <w:rPr>
          <w:lang w:val="en-GB"/>
        </w:rPr>
        <w:t>)</w:t>
      </w:r>
      <w:bookmarkEnd w:id="12508"/>
      <w:bookmarkEnd w:id="12509"/>
    </w:p>
    <w:p w14:paraId="3BC7EEFD" w14:textId="77777777" w:rsidR="003125A8" w:rsidRPr="004A4B49" w:rsidRDefault="003125A8" w:rsidP="003125A8">
      <w:pPr>
        <w:shd w:val="clear" w:color="auto" w:fill="FFFFFF"/>
        <w:ind w:left="19"/>
        <w:rPr>
          <w:spacing w:val="-1"/>
          <w:lang w:val="en-GB"/>
        </w:rPr>
      </w:pPr>
    </w:p>
    <w:p w14:paraId="002836C2" w14:textId="77777777" w:rsidR="003125A8" w:rsidRPr="004A4B49" w:rsidRDefault="003125A8" w:rsidP="003125A8">
      <w:pPr>
        <w:pStyle w:val="Loendilik1"/>
        <w:shd w:val="clear" w:color="auto" w:fill="FFFFFF"/>
        <w:ind w:left="0"/>
        <w:jc w:val="both"/>
        <w:rPr>
          <w:spacing w:val="-1"/>
          <w:sz w:val="24"/>
          <w:szCs w:val="24"/>
          <w:lang w:val="en-GB"/>
        </w:rPr>
      </w:pPr>
    </w:p>
    <w:p w14:paraId="21C95199" w14:textId="77777777" w:rsidR="003125A8" w:rsidRPr="004A4B49" w:rsidRDefault="003125A8" w:rsidP="003125A8">
      <w:pPr>
        <w:pStyle w:val="Loendilik1"/>
        <w:shd w:val="clear" w:color="auto" w:fill="FFFFFF"/>
        <w:ind w:left="426" w:hanging="426"/>
        <w:contextualSpacing w:val="0"/>
        <w:jc w:val="both"/>
        <w:rPr>
          <w:spacing w:val="-1"/>
          <w:sz w:val="24"/>
          <w:szCs w:val="24"/>
          <w:lang w:val="en-GB"/>
        </w:rPr>
      </w:pPr>
      <w:r w:rsidRPr="004A4B49">
        <w:rPr>
          <w:sz w:val="24"/>
          <w:szCs w:val="24"/>
          <w:lang w:val="en-GB"/>
        </w:rPr>
        <w:t xml:space="preserve">2.    I grant </w:t>
      </w:r>
      <w:r w:rsidRPr="004A4B49">
        <w:rPr>
          <w:spacing w:val="-1"/>
          <w:sz w:val="24"/>
          <w:szCs w:val="24"/>
          <w:lang w:val="en-GB"/>
        </w:rPr>
        <w:t xml:space="preserve">the University of Tartu a permit to </w:t>
      </w:r>
      <w:r w:rsidRPr="004A4B49">
        <w:rPr>
          <w:sz w:val="24"/>
          <w:szCs w:val="24"/>
          <w:lang w:val="en-GB"/>
        </w:rPr>
        <w:t xml:space="preserve">make the work specified in p. 1 available to the public via the web environment of the </w:t>
      </w:r>
      <w:r w:rsidRPr="004A4B49">
        <w:rPr>
          <w:spacing w:val="-1"/>
          <w:sz w:val="24"/>
          <w:szCs w:val="24"/>
          <w:lang w:val="en-GB"/>
        </w:rPr>
        <w:t>University of Tartu</w:t>
      </w:r>
      <w:r w:rsidRPr="004A4B49">
        <w:rPr>
          <w:sz w:val="24"/>
          <w:szCs w:val="24"/>
          <w:lang w:val="en-GB"/>
        </w:rPr>
        <w:t xml:space="preserve">, including via the </w:t>
      </w:r>
      <w:proofErr w:type="spellStart"/>
      <w:r w:rsidRPr="004A4B49">
        <w:rPr>
          <w:sz w:val="24"/>
          <w:szCs w:val="24"/>
          <w:lang w:val="en-GB"/>
        </w:rPr>
        <w:t>DSpace</w:t>
      </w:r>
      <w:proofErr w:type="spellEnd"/>
      <w:r w:rsidRPr="004A4B49">
        <w:rPr>
          <w:sz w:val="24"/>
          <w:szCs w:val="24"/>
          <w:lang w:val="en-GB"/>
        </w:rPr>
        <w:t xml:space="preserve"> digital archives, under the Creative Commons licence CC BY NC ND 3.0, which allows, by giving appropriate credit to the author, to reproduce, distribute the work and communicate it to the public, and prohibits the creation of derivative works and any commercial use of the work until the expiry of the term of copyright.</w:t>
      </w:r>
    </w:p>
    <w:p w14:paraId="434C1900" w14:textId="77777777" w:rsidR="003125A8" w:rsidRPr="004A4B49" w:rsidRDefault="003125A8" w:rsidP="003125A8">
      <w:pPr>
        <w:shd w:val="clear" w:color="auto" w:fill="FFFFFF"/>
        <w:rPr>
          <w:spacing w:val="-1"/>
          <w:lang w:val="en-GB"/>
        </w:rPr>
      </w:pPr>
    </w:p>
    <w:p w14:paraId="5967E2A0" w14:textId="77777777" w:rsidR="003125A8" w:rsidRPr="004A4B49" w:rsidRDefault="003125A8" w:rsidP="003125A8">
      <w:pPr>
        <w:pStyle w:val="Loendilik1"/>
        <w:shd w:val="clear" w:color="auto" w:fill="FFFFFF"/>
        <w:ind w:left="426" w:hanging="426"/>
        <w:contextualSpacing w:val="0"/>
        <w:jc w:val="both"/>
        <w:rPr>
          <w:sz w:val="24"/>
          <w:szCs w:val="24"/>
          <w:lang w:val="en-GB"/>
        </w:rPr>
      </w:pPr>
      <w:r w:rsidRPr="004A4B49">
        <w:rPr>
          <w:sz w:val="24"/>
          <w:szCs w:val="24"/>
          <w:lang w:val="en-GB"/>
        </w:rPr>
        <w:t xml:space="preserve">3. </w:t>
      </w:r>
      <w:r w:rsidRPr="004A4B49">
        <w:rPr>
          <w:sz w:val="24"/>
          <w:szCs w:val="24"/>
          <w:lang w:val="en-GB"/>
        </w:rPr>
        <w:tab/>
        <w:t>I am aware of the fact that the author retains the rights specified in p. 1 and 2.</w:t>
      </w:r>
    </w:p>
    <w:p w14:paraId="016DF4DD" w14:textId="77777777" w:rsidR="003125A8" w:rsidRPr="004A4B49" w:rsidRDefault="003125A8" w:rsidP="003125A8">
      <w:pPr>
        <w:shd w:val="clear" w:color="auto" w:fill="FFFFFF"/>
        <w:rPr>
          <w:lang w:val="en-GB"/>
        </w:rPr>
      </w:pPr>
    </w:p>
    <w:p w14:paraId="72576280" w14:textId="77777777" w:rsidR="003125A8" w:rsidRPr="004A4B49" w:rsidRDefault="003125A8" w:rsidP="003125A8">
      <w:pPr>
        <w:pStyle w:val="Loendilik1"/>
        <w:shd w:val="clear" w:color="auto" w:fill="FFFFFF"/>
        <w:ind w:left="426" w:hanging="426"/>
        <w:contextualSpacing w:val="0"/>
        <w:jc w:val="both"/>
        <w:rPr>
          <w:spacing w:val="-1"/>
          <w:sz w:val="24"/>
          <w:szCs w:val="24"/>
          <w:lang w:val="en-GB"/>
        </w:rPr>
      </w:pPr>
      <w:r w:rsidRPr="004A4B49">
        <w:rPr>
          <w:sz w:val="24"/>
          <w:szCs w:val="24"/>
          <w:lang w:val="en-GB"/>
        </w:rPr>
        <w:t xml:space="preserve">4. </w:t>
      </w:r>
      <w:r w:rsidRPr="004A4B49">
        <w:rPr>
          <w:sz w:val="24"/>
          <w:szCs w:val="24"/>
          <w:lang w:val="en-GB"/>
        </w:rPr>
        <w:tab/>
        <w:t xml:space="preserve">I certify that granting the non-exclusive licence does not infringe other persons’ intellectual property rights or rights arising from the personal data protection legislation. </w:t>
      </w:r>
    </w:p>
    <w:p w14:paraId="1D6ACCC1" w14:textId="77777777" w:rsidR="003125A8" w:rsidRPr="004A4B49" w:rsidRDefault="003125A8" w:rsidP="003125A8">
      <w:pPr>
        <w:shd w:val="clear" w:color="auto" w:fill="FFFFFF"/>
        <w:rPr>
          <w:spacing w:val="-1"/>
          <w:lang w:val="en-GB"/>
        </w:rPr>
      </w:pPr>
    </w:p>
    <w:p w14:paraId="253DB7B2" w14:textId="77777777" w:rsidR="003125A8" w:rsidRPr="004A4B49" w:rsidRDefault="003125A8" w:rsidP="003125A8">
      <w:pPr>
        <w:shd w:val="clear" w:color="auto" w:fill="FFFFFF"/>
        <w:rPr>
          <w:spacing w:val="-1"/>
          <w:lang w:val="en-GB"/>
        </w:rPr>
      </w:pPr>
    </w:p>
    <w:p w14:paraId="4BBCE840" w14:textId="77777777" w:rsidR="003125A8" w:rsidRPr="004A4B49" w:rsidRDefault="003125A8" w:rsidP="003125A8">
      <w:pPr>
        <w:shd w:val="clear" w:color="auto" w:fill="FFFFFF"/>
        <w:rPr>
          <w:spacing w:val="-1"/>
          <w:lang w:val="en-GB"/>
        </w:rPr>
      </w:pPr>
    </w:p>
    <w:p w14:paraId="2926CF1F" w14:textId="7E284DD3" w:rsidR="003125A8" w:rsidRPr="004A4B49" w:rsidRDefault="00E1430F" w:rsidP="003125A8">
      <w:pPr>
        <w:shd w:val="clear" w:color="auto" w:fill="FFFFFF"/>
        <w:rPr>
          <w:i/>
          <w:spacing w:val="-1"/>
          <w:lang w:val="en-GB"/>
        </w:rPr>
      </w:pPr>
      <w:r w:rsidRPr="004A4B49">
        <w:rPr>
          <w:i/>
          <w:spacing w:val="-1"/>
          <w:lang w:val="en-GB"/>
        </w:rPr>
        <w:t>Tedo Gogoladze</w:t>
      </w:r>
    </w:p>
    <w:p w14:paraId="50E49301" w14:textId="77777777" w:rsidR="008506D8" w:rsidRPr="004A4B49" w:rsidRDefault="003125A8" w:rsidP="003125A8">
      <w:pPr>
        <w:shd w:val="clear" w:color="auto" w:fill="FFFFFF"/>
        <w:rPr>
          <w:lang w:val="en-GB"/>
        </w:rPr>
      </w:pPr>
      <w:r w:rsidRPr="004A4B49">
        <w:rPr>
          <w:b/>
          <w:i/>
          <w:spacing w:val="-1"/>
          <w:lang w:val="en-GB"/>
        </w:rPr>
        <w:t>dd/mm/</w:t>
      </w:r>
      <w:proofErr w:type="spellStart"/>
      <w:r w:rsidRPr="004A4B49">
        <w:rPr>
          <w:b/>
          <w:i/>
          <w:spacing w:val="-1"/>
          <w:lang w:val="en-GB"/>
        </w:rPr>
        <w:t>yyyy</w:t>
      </w:r>
      <w:proofErr w:type="spellEnd"/>
    </w:p>
    <w:sectPr w:rsidR="008506D8" w:rsidRPr="004A4B49" w:rsidSect="003B6ED0">
      <w:footerReference w:type="default" r:id="rId37"/>
      <w:pgSz w:w="11907" w:h="16839" w:code="9"/>
      <w:pgMar w:top="1440" w:right="1440" w:bottom="1440" w:left="1440" w:header="709" w:footer="709" w:gutter="284"/>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iim" w:date="2014-10-02T12:00:00Z" w:initials="S">
    <w:p w14:paraId="6762B67D" w14:textId="77777777" w:rsidR="00D50DD0" w:rsidRPr="0066650C" w:rsidRDefault="00D50DD0">
      <w:pPr>
        <w:pStyle w:val="CommentText"/>
        <w:rPr>
          <w:lang w:val="en-GB"/>
        </w:rPr>
      </w:pPr>
      <w:r w:rsidRPr="0066650C">
        <w:rPr>
          <w:rStyle w:val="CommentReference"/>
          <w:lang w:val="en-GB"/>
        </w:rPr>
        <w:annotationRef/>
      </w:r>
      <w:proofErr w:type="spellStart"/>
      <w:r w:rsidRPr="0066650C">
        <w:rPr>
          <w:lang w:val="en-GB"/>
        </w:rPr>
        <w:t>Gray</w:t>
      </w:r>
      <w:proofErr w:type="spellEnd"/>
      <w:r w:rsidRPr="0066650C">
        <w:rPr>
          <w:lang w:val="en-GB"/>
        </w:rPr>
        <w:t xml:space="preserve"> boxes can be replaced by selecting them and typing the replacement text. Replace this box with the name of the curriculum. </w:t>
      </w:r>
    </w:p>
  </w:comment>
  <w:comment w:id="3" w:author="Siim" w:date="2014-10-02T12:03:00Z" w:initials="S">
    <w:p w14:paraId="50FFC262" w14:textId="77777777" w:rsidR="00D50DD0" w:rsidRDefault="00D50DD0">
      <w:pPr>
        <w:pStyle w:val="CommentText"/>
      </w:pPr>
      <w:r>
        <w:rPr>
          <w:rStyle w:val="CommentReference"/>
        </w:rPr>
        <w:annotationRef/>
      </w:r>
      <w:r>
        <w:rPr>
          <w:lang w:val="en-GB"/>
        </w:rPr>
        <w:t>These boxes are linked to the document metadata (allows updating the same information in multiple places automatically). Thus, you should change their content if necessary.</w:t>
      </w:r>
    </w:p>
  </w:comment>
  <w:comment w:id="9" w:author="Siim" w:date="2014-10-02T12:02:00Z" w:initials="S">
    <w:p w14:paraId="7ED115CB" w14:textId="77777777" w:rsidR="00D50DD0" w:rsidRPr="0066650C" w:rsidRDefault="00D50DD0">
      <w:pPr>
        <w:pStyle w:val="CommentText"/>
        <w:rPr>
          <w:lang w:val="en-GB"/>
        </w:rPr>
      </w:pPr>
      <w:r>
        <w:rPr>
          <w:rStyle w:val="CommentReference"/>
        </w:rPr>
        <w:annotationRef/>
      </w:r>
      <w:r w:rsidRPr="0066650C">
        <w:rPr>
          <w:lang w:val="en-GB"/>
        </w:rPr>
        <w:t>Make sure you have the correct type of the thesis and number of ECTS.</w:t>
      </w:r>
    </w:p>
  </w:comment>
  <w:comment w:id="63" w:author="Siim" w:date="2016-02-09T15:54:00Z" w:initials="S">
    <w:p w14:paraId="363E180A" w14:textId="77777777" w:rsidR="00D50DD0" w:rsidRDefault="00D50DD0">
      <w:pPr>
        <w:pStyle w:val="CommentText"/>
      </w:pPr>
      <w:r>
        <w:rPr>
          <w:rStyle w:val="CommentReference"/>
        </w:rPr>
        <w:annotationRef/>
      </w:r>
      <w:r>
        <w:t>Add CERCS code and name. List on codes and names:</w:t>
      </w:r>
    </w:p>
    <w:p w14:paraId="072D04E3" w14:textId="77777777" w:rsidR="00D50DD0" w:rsidRDefault="00D50DD0">
      <w:pPr>
        <w:pStyle w:val="CommentText"/>
      </w:pPr>
      <w:hyperlink r:id="rId1" w:history="1">
        <w:r w:rsidRPr="00482EA7">
          <w:rPr>
            <w:rStyle w:val="Hyperlink"/>
          </w:rPr>
          <w:t>https://www.etis.ee/Portal/Classifiers/Details/d3717f7b-bec8-4cd9-8ea4-c89cd56ca46e</w:t>
        </w:r>
      </w:hyperlink>
      <w:r>
        <w:t xml:space="preserve"> </w:t>
      </w:r>
    </w:p>
  </w:comment>
  <w:comment w:id="111" w:author="Siim" w:date="2016-02-09T18:25:00Z" w:initials="S">
    <w:p w14:paraId="6521365B" w14:textId="77777777" w:rsidR="00D50DD0" w:rsidRDefault="00D50DD0">
      <w:pPr>
        <w:pStyle w:val="CommentText"/>
      </w:pPr>
      <w:r>
        <w:rPr>
          <w:rStyle w:val="CommentReference"/>
        </w:rPr>
        <w:annotationRef/>
      </w:r>
      <w:r>
        <w:t>Lisada CERCS kood ja nimetus.</w:t>
      </w:r>
    </w:p>
  </w:comment>
  <w:comment w:id="584" w:author="Mario Ezequiel Scott" w:date="2020-01-02T16:54:00Z" w:initials="MES">
    <w:p w14:paraId="581CB187" w14:textId="18C1D511" w:rsidR="00D50DD0" w:rsidRDefault="00D50DD0">
      <w:pPr>
        <w:pStyle w:val="CommentText"/>
      </w:pPr>
      <w:r>
        <w:rPr>
          <w:rStyle w:val="CommentReference"/>
        </w:rPr>
        <w:annotationRef/>
      </w:r>
      <w:r>
        <w:t>RQ1: What’s the relationship between the personality traits and agile metrics?</w:t>
      </w:r>
    </w:p>
    <w:p w14:paraId="2AA5276B" w14:textId="55CC46B8" w:rsidR="00D50DD0" w:rsidRDefault="00D50DD0">
      <w:pPr>
        <w:pStyle w:val="CommentText"/>
      </w:pPr>
      <w:r>
        <w:t>RQ2: What is the relationship betweent big5 and FSLSM in the context of agile software development?</w:t>
      </w:r>
    </w:p>
  </w:comment>
  <w:comment w:id="1333" w:author="Mario Ezequiel Scott" w:date="2019-12-28T09:32:00Z" w:initials="MES">
    <w:p w14:paraId="6CA70F0C" w14:textId="0FA98AFF" w:rsidR="00D50DD0" w:rsidRDefault="00D50DD0">
      <w:pPr>
        <w:pStyle w:val="CommentText"/>
      </w:pPr>
      <w:r>
        <w:rPr>
          <w:rStyle w:val="CommentReference"/>
        </w:rPr>
        <w:annotationRef/>
      </w:r>
      <w:r>
        <w:t>Each section should have at least one paragraph describing the aim of the section. (This can be improved)</w:t>
      </w:r>
    </w:p>
  </w:comment>
  <w:comment w:id="1551" w:author="Mario Ezequiel Scott" w:date="2019-12-28T09:38:00Z" w:initials="MES">
    <w:p w14:paraId="669E91F9" w14:textId="7F5DA924" w:rsidR="00D50DD0" w:rsidRDefault="00D50DD0">
      <w:pPr>
        <w:pStyle w:val="CommentText"/>
      </w:pPr>
      <w:r>
        <w:rPr>
          <w:rStyle w:val="CommentReference"/>
        </w:rPr>
        <w:annotationRef/>
      </w:r>
      <w:r>
        <w:t>Please add a link to your repo.</w:t>
      </w:r>
    </w:p>
  </w:comment>
  <w:comment w:id="1633" w:author="Mario Ezequiel Scott" w:date="2019-12-28T08:55:00Z" w:initials="MES">
    <w:p w14:paraId="55C110E4" w14:textId="4CB55B90" w:rsidR="00D50DD0" w:rsidRDefault="00D50DD0">
      <w:pPr>
        <w:pStyle w:val="CommentText"/>
      </w:pPr>
      <w:r>
        <w:rPr>
          <w:rStyle w:val="CommentReference"/>
        </w:rPr>
        <w:annotationRef/>
      </w:r>
      <w:r>
        <w:t>You should avoid the use of „we“</w:t>
      </w:r>
    </w:p>
  </w:comment>
  <w:comment w:id="1635" w:author="Mario Ezequiel Scott" w:date="2019-12-28T08:52:00Z" w:initials="MES">
    <w:p w14:paraId="7B600D79" w14:textId="66D8B290" w:rsidR="00D50DD0" w:rsidRDefault="00D50DD0">
      <w:pPr>
        <w:pStyle w:val="CommentText"/>
      </w:pPr>
      <w:r>
        <w:rPr>
          <w:rStyle w:val="CommentReference"/>
        </w:rPr>
        <w:annotationRef/>
      </w:r>
      <w:r>
        <w:t xml:space="preserve">There were 8 projects in total, XD, APSTUD, APTANA, MESOS, etc. </w:t>
      </w:r>
    </w:p>
  </w:comment>
  <w:comment w:id="1646" w:author="Mario Ezequiel Scott" w:date="2019-12-28T09:15:00Z" w:initials="MES">
    <w:p w14:paraId="1D36B8EB" w14:textId="09787541" w:rsidR="00D50DD0" w:rsidRDefault="00D50DD0">
      <w:pPr>
        <w:pStyle w:val="CommentText"/>
      </w:pPr>
      <w:r>
        <w:rPr>
          <w:rStyle w:val="CommentReference"/>
        </w:rPr>
        <w:annotationRef/>
      </w:r>
      <w:r>
        <w:t>There is a relationship with the name „text“. I think it is a default label that should be removed.</w:t>
      </w:r>
    </w:p>
  </w:comment>
  <w:comment w:id="1955" w:author="Mario Ezequiel Scott" w:date="2019-12-29T17:50:00Z" w:initials="MES">
    <w:p w14:paraId="75486AF6" w14:textId="77777777" w:rsidR="00D50DD0" w:rsidRDefault="00D50DD0">
      <w:pPr>
        <w:pStyle w:val="CommentText"/>
      </w:pPr>
      <w:r>
        <w:rPr>
          <w:rStyle w:val="CommentReference"/>
        </w:rPr>
        <w:annotationRef/>
      </w:r>
      <w:r>
        <w:t xml:space="preserve">You </w:t>
      </w:r>
      <w:r>
        <w:t>should focus only on describing the metric „actual development time“. Explain what it represent and how you calculate it (analyzing the changelog, calculating the time spent from one transition to another).</w:t>
      </w:r>
    </w:p>
    <w:p w14:paraId="0592B122" w14:textId="77777777" w:rsidR="00D50DD0" w:rsidRDefault="00D50DD0">
      <w:pPr>
        <w:pStyle w:val="CommentText"/>
      </w:pPr>
    </w:p>
    <w:p w14:paraId="0FBA8334" w14:textId="39B953DB" w:rsidR="00D50DD0" w:rsidRDefault="00D50DD0">
      <w:pPr>
        <w:pStyle w:val="CommentText"/>
      </w:pPr>
      <w:r>
        <w:t>Finally, you can clarify how this metric contrasts with „elapsed time“ and whhy it is better, but this is optional and not extremely relevant.</w:t>
      </w:r>
    </w:p>
  </w:comment>
  <w:comment w:id="1986" w:author="Mario Ezequiel Scott" w:date="2019-12-29T17:55:00Z" w:initials="MES">
    <w:p w14:paraId="15D2DB2B" w14:textId="6FC762F3" w:rsidR="00D50DD0" w:rsidRDefault="00D50DD0">
      <w:pPr>
        <w:pStyle w:val="CommentText"/>
      </w:pPr>
      <w:r>
        <w:rPr>
          <w:rStyle w:val="CommentReference"/>
        </w:rPr>
        <w:annotationRef/>
      </w:r>
      <w:r>
        <w:t>This reference is wrong. Please fix it, the reference should be listed in the section „references“</w:t>
      </w:r>
    </w:p>
  </w:comment>
  <w:comment w:id="2022" w:author="Mario Ezequiel Scott" w:date="2019-12-29T18:03:00Z" w:initials="MES">
    <w:p w14:paraId="513C5C1C" w14:textId="3F65D6A6" w:rsidR="00D50DD0" w:rsidRDefault="00D50DD0">
      <w:pPr>
        <w:pStyle w:val="CommentText"/>
      </w:pPr>
      <w:r>
        <w:rPr>
          <w:rStyle w:val="CommentReference"/>
        </w:rPr>
        <w:annotationRef/>
      </w:r>
      <w:r>
        <w:t>This is redundant, please give a better explanation.</w:t>
      </w:r>
    </w:p>
  </w:comment>
  <w:comment w:id="2234" w:author="Mario Ezequiel Scott" w:date="2019-12-29T18:19:00Z" w:initials="MES">
    <w:p w14:paraId="5FF21E74" w14:textId="176577C5" w:rsidR="00D50DD0" w:rsidRDefault="00D50DD0">
      <w:pPr>
        <w:pStyle w:val="CommentText"/>
      </w:pPr>
      <w:r>
        <w:rPr>
          <w:rStyle w:val="CommentReference"/>
        </w:rPr>
        <w:annotationRef/>
      </w:r>
      <w:r>
        <w:t xml:space="preserve">I don’t think these are metrics since they are not quantificable. </w:t>
      </w:r>
    </w:p>
  </w:comment>
  <w:comment w:id="2240" w:author="Mario Ezequiel Scott" w:date="2019-12-29T18:17:00Z" w:initials="MES">
    <w:p w14:paraId="1AB11DC3" w14:textId="05B137E9" w:rsidR="00D50DD0" w:rsidRDefault="00D50DD0">
      <w:pPr>
        <w:pStyle w:val="CommentText"/>
      </w:pPr>
      <w:r>
        <w:rPr>
          <w:rStyle w:val="CommentReference"/>
        </w:rPr>
        <w:annotationRef/>
      </w:r>
      <w:r>
        <w:t>When I add a note [ref], it means you should support the claim with exisitng literature.</w:t>
      </w:r>
    </w:p>
  </w:comment>
  <w:comment w:id="2287" w:author="Mario Ezequiel Scott" w:date="2019-12-29T18:24:00Z" w:initials="MES">
    <w:p w14:paraId="7AB5B403" w14:textId="76EA84FF" w:rsidR="00D50DD0" w:rsidRDefault="00D50DD0">
      <w:pPr>
        <w:pStyle w:val="CommentText"/>
      </w:pPr>
      <w:r>
        <w:rPr>
          <w:rStyle w:val="CommentReference"/>
        </w:rPr>
        <w:annotationRef/>
      </w:r>
      <w:r>
        <w:t>I think you haven’t done a systematic literature review.</w:t>
      </w:r>
    </w:p>
  </w:comment>
  <w:comment w:id="2268" w:author="Mario Ezequiel Scott" w:date="2019-12-29T18:26:00Z" w:initials="MES">
    <w:p w14:paraId="5CE96361" w14:textId="77777777" w:rsidR="00D50DD0" w:rsidRDefault="00D50DD0">
      <w:pPr>
        <w:pStyle w:val="CommentText"/>
      </w:pPr>
      <w:r>
        <w:rPr>
          <w:rStyle w:val="CommentReference"/>
        </w:rPr>
        <w:annotationRef/>
      </w:r>
      <w:r>
        <w:t xml:space="preserve">This section must be completly rewritten. </w:t>
      </w:r>
    </w:p>
    <w:p w14:paraId="1F8E886F" w14:textId="77777777" w:rsidR="00D50DD0" w:rsidRDefault="00D50DD0" w:rsidP="004C1F8E">
      <w:pPr>
        <w:pStyle w:val="CommentText"/>
      </w:pPr>
      <w:r>
        <w:t>This should be the flow of ideas.</w:t>
      </w:r>
    </w:p>
    <w:p w14:paraId="4C9F06A8" w14:textId="77777777" w:rsidR="00D50DD0" w:rsidRDefault="00D50DD0" w:rsidP="004C1F8E">
      <w:pPr>
        <w:pStyle w:val="CommentText"/>
      </w:pPr>
    </w:p>
    <w:p w14:paraId="09AD308E" w14:textId="20A529AB" w:rsidR="00D50DD0" w:rsidRDefault="00D50DD0" w:rsidP="004C1F8E">
      <w:pPr>
        <w:pStyle w:val="CommentText"/>
        <w:numPr>
          <w:ilvl w:val="0"/>
          <w:numId w:val="81"/>
        </w:numPr>
      </w:pPr>
      <w:r>
        <w:t xml:space="preserve">There are many models aiming to describe the personality of the individuals. For example, MBTI, FSLSM, Big5. </w:t>
      </w:r>
    </w:p>
    <w:p w14:paraId="7B3C3838" w14:textId="10538D15" w:rsidR="00D50DD0" w:rsidRDefault="00D50DD0" w:rsidP="004C1F8E">
      <w:pPr>
        <w:pStyle w:val="CommentText"/>
        <w:numPr>
          <w:ilvl w:val="0"/>
          <w:numId w:val="81"/>
        </w:numPr>
      </w:pPr>
      <w:r>
        <w:t>Big5 is the most used and accepted model to describe the overall personality traits… Moreover, Big5 has been used in Software Enginerring [refs]</w:t>
      </w:r>
    </w:p>
    <w:p w14:paraId="1DB92189" w14:textId="77777777" w:rsidR="00D50DD0" w:rsidRDefault="00D50DD0" w:rsidP="004C1F8E">
      <w:pPr>
        <w:pStyle w:val="CommentText"/>
        <w:numPr>
          <w:ilvl w:val="0"/>
          <w:numId w:val="81"/>
        </w:numPr>
      </w:pPr>
      <w:r>
        <w:t>The big5 model describe the traits based on 5 dimensions [explanation]</w:t>
      </w:r>
    </w:p>
    <w:p w14:paraId="4BC34101" w14:textId="77777777" w:rsidR="00D50DD0" w:rsidRDefault="00D50DD0" w:rsidP="004C1F8E">
      <w:pPr>
        <w:pStyle w:val="CommentText"/>
        <w:numPr>
          <w:ilvl w:val="0"/>
          <w:numId w:val="81"/>
        </w:numPr>
      </w:pPr>
      <w:r>
        <w:t xml:space="preserve"> The big5 model can be extrated from text using current tools such as Personality Insights….</w:t>
      </w:r>
    </w:p>
    <w:p w14:paraId="68F7B31F" w14:textId="583B5143" w:rsidR="00D50DD0" w:rsidRDefault="00D50DD0" w:rsidP="004C1F8E">
      <w:pPr>
        <w:pStyle w:val="CommentText"/>
        <w:numPr>
          <w:ilvl w:val="0"/>
          <w:numId w:val="81"/>
        </w:numPr>
      </w:pPr>
      <w:r>
        <w:t xml:space="preserve"> [here you should connect with the contents of the following section 3,5]</w:t>
      </w:r>
    </w:p>
  </w:comment>
  <w:comment w:id="2321" w:author="Mario Ezequiel Scott" w:date="2019-12-29T18:33:00Z" w:initials="MES">
    <w:p w14:paraId="76A962DC" w14:textId="2AE9C0FB" w:rsidR="00D50DD0" w:rsidRDefault="00D50DD0">
      <w:pPr>
        <w:pStyle w:val="CommentText"/>
      </w:pPr>
      <w:r>
        <w:rPr>
          <w:rStyle w:val="CommentReference"/>
        </w:rPr>
        <w:annotationRef/>
      </w:r>
      <w:r>
        <w:t>Remove this heading</w:t>
      </w:r>
    </w:p>
  </w:comment>
  <w:comment w:id="2629" w:author="Mario Ezequiel Scott" w:date="2019-12-29T19:15:00Z" w:initials="MES">
    <w:p w14:paraId="716278A0" w14:textId="5B8BD172" w:rsidR="00D50DD0" w:rsidRDefault="00D50DD0">
      <w:pPr>
        <w:pStyle w:val="CommentText"/>
      </w:pPr>
      <w:r>
        <w:rPr>
          <w:rStyle w:val="CommentReference"/>
        </w:rPr>
        <w:annotationRef/>
      </w:r>
      <w:r>
        <w:t>What does „ocurrence“ mean? Please clarify.</w:t>
      </w:r>
    </w:p>
  </w:comment>
  <w:comment w:id="2652" w:author="Mario Ezequiel Scott" w:date="2019-12-29T19:24:00Z" w:initials="MES">
    <w:p w14:paraId="60727660" w14:textId="77777777" w:rsidR="00D50DD0" w:rsidRDefault="00D50DD0">
      <w:pPr>
        <w:pStyle w:val="CommentText"/>
      </w:pPr>
      <w:r>
        <w:rPr>
          <w:rStyle w:val="CommentReference"/>
        </w:rPr>
        <w:annotationRef/>
      </w:r>
      <w:r>
        <w:t>I think you want to say:</w:t>
      </w:r>
    </w:p>
    <w:p w14:paraId="48417E7E" w14:textId="77777777" w:rsidR="00D50DD0" w:rsidRDefault="00D50DD0">
      <w:pPr>
        <w:pStyle w:val="CommentText"/>
      </w:pPr>
    </w:p>
    <w:p w14:paraId="0C512A58" w14:textId="0F9ACF96" w:rsidR="00D50DD0" w:rsidRDefault="00D50DD0">
      <w:pPr>
        <w:pStyle w:val="CommentText"/>
      </w:pPr>
      <w:r>
        <w:t>„based on the occurrence (whatever it means), we decided to use the fileds […] since these are the fields having most of the written text“.</w:t>
      </w:r>
    </w:p>
  </w:comment>
  <w:comment w:id="2831" w:author="Mario Ezequiel Scott" w:date="2019-12-29T19:09:00Z" w:initials="MES">
    <w:p w14:paraId="6B8696CA" w14:textId="77777777" w:rsidR="00D50DD0" w:rsidRDefault="00D50DD0" w:rsidP="008A1EBF">
      <w:pPr>
        <w:pStyle w:val="CommentText"/>
      </w:pPr>
      <w:r>
        <w:rPr>
          <w:rStyle w:val="CommentReference"/>
        </w:rPr>
        <w:annotationRef/>
      </w:r>
      <w:r>
        <w:t>Please move the list of cleaning steps and string matching patterns used to a new Appendix.</w:t>
      </w:r>
    </w:p>
  </w:comment>
  <w:comment w:id="2802" w:author="Mario Ezequiel Scott" w:date="2019-12-29T19:18:00Z" w:initials="MES">
    <w:p w14:paraId="2553AAA3" w14:textId="350574CC" w:rsidR="00D50DD0" w:rsidRDefault="00D50DD0">
      <w:pPr>
        <w:pStyle w:val="CommentText"/>
      </w:pPr>
      <w:r>
        <w:rPr>
          <w:rStyle w:val="CommentReference"/>
        </w:rPr>
        <w:annotationRef/>
      </w:r>
      <w:r>
        <w:t>I just moved this paragraph.</w:t>
      </w:r>
    </w:p>
  </w:comment>
  <w:comment w:id="2838" w:author="Mario Ezequiel Scott" w:date="2019-12-29T19:10:00Z" w:initials="MES">
    <w:p w14:paraId="5A3FF5F7" w14:textId="6067848C" w:rsidR="00D50DD0" w:rsidRDefault="00D50DD0">
      <w:pPr>
        <w:pStyle w:val="CommentText"/>
      </w:pPr>
      <w:r>
        <w:rPr>
          <w:rStyle w:val="CommentReference"/>
        </w:rPr>
        <w:annotationRef/>
      </w:r>
      <w:r>
        <w:t>See prev. Comment. Move these steps to a new appendix.</w:t>
      </w:r>
    </w:p>
  </w:comment>
  <w:comment w:id="3588" w:author="Mario Ezequiel Scott" w:date="2019-12-29T19:44:00Z" w:initials="MES">
    <w:p w14:paraId="6939962A" w14:textId="7192C236" w:rsidR="00D50DD0" w:rsidRDefault="00D50DD0">
      <w:pPr>
        <w:pStyle w:val="CommentText"/>
      </w:pPr>
      <w:r>
        <w:rPr>
          <w:rStyle w:val="CommentReference"/>
        </w:rPr>
        <w:annotationRef/>
      </w:r>
      <w:r>
        <w:t xml:space="preserve">Did you remove the outliers or you keep them? Why? You just have to describe what and why you did it. </w:t>
      </w:r>
    </w:p>
  </w:comment>
  <w:comment w:id="3595" w:author="Mario Ezequiel Scott" w:date="2019-12-29T19:46:00Z" w:initials="MES">
    <w:p w14:paraId="5EB4C962" w14:textId="77777777" w:rsidR="00D50DD0" w:rsidRDefault="00D50DD0">
      <w:pPr>
        <w:pStyle w:val="CommentText"/>
      </w:pPr>
      <w:r>
        <w:rPr>
          <w:rStyle w:val="CommentReference"/>
        </w:rPr>
        <w:annotationRef/>
      </w:r>
      <w:r>
        <w:t>Let’s use the following naming convention:</w:t>
      </w:r>
    </w:p>
    <w:p w14:paraId="6CCC5CF5" w14:textId="77777777" w:rsidR="00D50DD0" w:rsidRDefault="00D50DD0" w:rsidP="00F30BEC">
      <w:pPr>
        <w:pStyle w:val="CommentText"/>
        <w:numPr>
          <w:ilvl w:val="0"/>
          <w:numId w:val="81"/>
        </w:numPr>
      </w:pPr>
      <w:r>
        <w:t>Each developer has a corpus (a collection of written texts)</w:t>
      </w:r>
    </w:p>
    <w:p w14:paraId="266324DC" w14:textId="77777777" w:rsidR="00D50DD0" w:rsidRDefault="00D50DD0" w:rsidP="00F30BEC">
      <w:pPr>
        <w:pStyle w:val="CommentText"/>
        <w:numPr>
          <w:ilvl w:val="0"/>
          <w:numId w:val="81"/>
        </w:numPr>
      </w:pPr>
      <w:r>
        <w:t>A collection of corpus gives a corpora (or corpuses)</w:t>
      </w:r>
    </w:p>
    <w:p w14:paraId="74DC4E13" w14:textId="77777777" w:rsidR="00D50DD0" w:rsidRDefault="00D50DD0" w:rsidP="00F30BEC">
      <w:pPr>
        <w:pStyle w:val="CommentText"/>
      </w:pPr>
    </w:p>
    <w:p w14:paraId="334D21A4" w14:textId="77777777" w:rsidR="00D50DD0" w:rsidRDefault="00D50DD0" w:rsidP="00F30BEC">
      <w:pPr>
        <w:pStyle w:val="CommentText"/>
      </w:pPr>
      <w:r>
        <w:t>I can see you first describe the size of the corpuses in terms of word lenght. This is important because of Watson’s restriction. That’s ok.</w:t>
      </w:r>
    </w:p>
    <w:p w14:paraId="5CC6E871" w14:textId="77777777" w:rsidR="00D50DD0" w:rsidRDefault="00D50DD0" w:rsidP="00F30BEC">
      <w:pPr>
        <w:pStyle w:val="CommentText"/>
      </w:pPr>
    </w:p>
    <w:p w14:paraId="77DD3060" w14:textId="6DD96124" w:rsidR="00D50DD0" w:rsidRDefault="00D50DD0" w:rsidP="00F30BEC">
      <w:pPr>
        <w:pStyle w:val="CommentText"/>
      </w:pPr>
      <w:r>
        <w:t>However, you start to talk about size in terms of characters. Why? I cannot understand this point from the text. Please clarify it. If character lenght is not relevant or not used, you shoudl remove it.</w:t>
      </w:r>
    </w:p>
  </w:comment>
  <w:comment w:id="3655" w:author="Mario Ezequiel Scott" w:date="2019-12-29T19:50:00Z" w:initials="MES">
    <w:p w14:paraId="442DF2AF" w14:textId="77777777" w:rsidR="00D50DD0" w:rsidRDefault="00D50DD0">
      <w:pPr>
        <w:pStyle w:val="CommentText"/>
      </w:pPr>
      <w:r>
        <w:rPr>
          <w:rStyle w:val="CommentReference"/>
        </w:rPr>
        <w:annotationRef/>
      </w:r>
      <w:r>
        <w:t>Have you used character lenght to clean the data and keep the most relevant texts? If so, then first introduce a paragraph explaining that.</w:t>
      </w:r>
    </w:p>
    <w:p w14:paraId="467EC173" w14:textId="77777777" w:rsidR="00D50DD0" w:rsidRDefault="00D50DD0">
      <w:pPr>
        <w:pStyle w:val="CommentText"/>
      </w:pPr>
    </w:p>
    <w:p w14:paraId="429C66C6" w14:textId="77E0DF57" w:rsidR="00D50DD0" w:rsidRDefault="00D50DD0">
      <w:pPr>
        <w:pStyle w:val="CommentText"/>
      </w:pPr>
      <w:r>
        <w:t>„In order to identify the most relevant corpuses (and, in consequence, the most active developers), the following cleaning steps were applied.“</w:t>
      </w:r>
    </w:p>
  </w:comment>
  <w:comment w:id="3711" w:author="Mario Ezequiel Scott" w:date="2019-12-29T19:53:00Z" w:initials="MES">
    <w:p w14:paraId="1192788E" w14:textId="0F66F44D" w:rsidR="00D50DD0" w:rsidRDefault="00D50DD0">
      <w:pPr>
        <w:pStyle w:val="CommentText"/>
      </w:pPr>
      <w:r>
        <w:rPr>
          <w:rStyle w:val="CommentReference"/>
        </w:rPr>
        <w:annotationRef/>
      </w:r>
      <w:r>
        <w:t>Now the text talks about „rows“. It’s confusing. You should improve this part.</w:t>
      </w:r>
    </w:p>
  </w:comment>
  <w:comment w:id="3719" w:author="Mario Ezequiel Scott" w:date="2019-12-29T21:41:00Z" w:initials="MES">
    <w:p w14:paraId="0F23D73D" w14:textId="3E495ABF" w:rsidR="00D50DD0" w:rsidRDefault="00D50DD0">
      <w:pPr>
        <w:pStyle w:val="CommentText"/>
      </w:pPr>
      <w:r>
        <w:rPr>
          <w:rStyle w:val="CommentReference"/>
        </w:rPr>
        <w:annotationRef/>
      </w:r>
      <w:r>
        <w:t xml:space="preserve">If you clean the fields first, and then you group by deloper, it should be the same than grouping first and then clean, right? I think the latter is better to describe the process. </w:t>
      </w:r>
    </w:p>
  </w:comment>
  <w:comment w:id="3757" w:author="Mario Ezequiel Scott" w:date="2019-12-29T21:47:00Z" w:initials="MES">
    <w:p w14:paraId="34A6F8E0" w14:textId="67F027B4" w:rsidR="00D50DD0" w:rsidRPr="009225B4" w:rsidRDefault="00D50DD0">
      <w:pPr>
        <w:pStyle w:val="CommentText"/>
        <w:rPr>
          <w:lang w:val="en-GB"/>
        </w:rPr>
      </w:pPr>
      <w:r w:rsidRPr="009225B4">
        <w:rPr>
          <w:rStyle w:val="CommentReference"/>
          <w:lang w:val="en-GB"/>
        </w:rPr>
        <w:annotationRef/>
      </w:r>
      <w:r w:rsidRPr="009225B4">
        <w:rPr>
          <w:lang w:val="en-GB"/>
        </w:rPr>
        <w:t>This table and the cleaning steps based on number of characters</w:t>
      </w:r>
      <w:r>
        <w:rPr>
          <w:lang w:val="en-GB"/>
        </w:rPr>
        <w:t xml:space="preserve"> that you have described before are</w:t>
      </w:r>
      <w:r w:rsidRPr="009225B4">
        <w:rPr>
          <w:lang w:val="en-GB"/>
        </w:rPr>
        <w:t xml:space="preserve"> confusing and should be rewritten. Try to describe the process</w:t>
      </w:r>
      <w:r>
        <w:rPr>
          <w:lang w:val="en-GB"/>
        </w:rPr>
        <w:t xml:space="preserve"> by</w:t>
      </w:r>
      <w:r w:rsidRPr="009225B4">
        <w:rPr>
          <w:lang w:val="en-GB"/>
        </w:rPr>
        <w:t xml:space="preserve"> focusing on </w:t>
      </w:r>
      <w:r>
        <w:rPr>
          <w:lang w:val="en-GB"/>
        </w:rPr>
        <w:t>the “</w:t>
      </w:r>
      <w:r w:rsidRPr="009225B4">
        <w:rPr>
          <w:lang w:val="en-GB"/>
        </w:rPr>
        <w:t xml:space="preserve">number of developers that have written enough </w:t>
      </w:r>
      <w:r>
        <w:rPr>
          <w:lang w:val="en-GB"/>
        </w:rPr>
        <w:t xml:space="preserve">and meaningful </w:t>
      </w:r>
      <w:proofErr w:type="gramStart"/>
      <w:r w:rsidRPr="009225B4">
        <w:rPr>
          <w:lang w:val="en-GB"/>
        </w:rPr>
        <w:t>text</w:t>
      </w:r>
      <w:r>
        <w:rPr>
          <w:lang w:val="en-GB"/>
        </w:rPr>
        <w:t>s</w:t>
      </w:r>
      <w:r w:rsidRPr="009225B4">
        <w:rPr>
          <w:lang w:val="en-GB"/>
        </w:rPr>
        <w:t>“</w:t>
      </w:r>
      <w:proofErr w:type="gramEnd"/>
      <w:r w:rsidRPr="009225B4">
        <w:rPr>
          <w:lang w:val="en-GB"/>
        </w:rPr>
        <w:t>.</w:t>
      </w:r>
      <w:r>
        <w:rPr>
          <w:lang w:val="en-GB"/>
        </w:rPr>
        <w:t xml:space="preserve"> Enough refers to developers having corpuses of at least 600 words. Meaningful refers to texts that are useful to detect the personality traits. To get corpuses of enough quality, you applied the cleaning steps.</w:t>
      </w:r>
    </w:p>
  </w:comment>
  <w:comment w:id="4047" w:author="Mario Ezequiel Scott" w:date="2020-01-02T13:13:00Z" w:initials="MES">
    <w:p w14:paraId="40DC63FD" w14:textId="6675E4C3" w:rsidR="00D50DD0" w:rsidRDefault="00D50DD0">
      <w:pPr>
        <w:pStyle w:val="CommentText"/>
      </w:pPr>
      <w:r>
        <w:rPr>
          <w:rStyle w:val="CommentReference"/>
        </w:rPr>
        <w:annotationRef/>
      </w:r>
      <w:r>
        <w:t>I removed this sentence because more than one filtering step was applied.</w:t>
      </w:r>
    </w:p>
  </w:comment>
  <w:comment w:id="4135" w:author="Mario Ezequiel Scott" w:date="2020-01-02T13:43:00Z" w:initials="MES">
    <w:p w14:paraId="51F71DDE" w14:textId="0B65F53D" w:rsidR="00D50DD0" w:rsidRDefault="00D50DD0">
      <w:pPr>
        <w:pStyle w:val="CommentText"/>
      </w:pPr>
      <w:r>
        <w:rPr>
          <w:rStyle w:val="CommentReference"/>
        </w:rPr>
        <w:annotationRef/>
      </w:r>
      <w:r>
        <w:t>This paragraph should be put next to the previous sentence.</w:t>
      </w:r>
    </w:p>
  </w:comment>
  <w:comment w:id="4151" w:author="Mario Ezequiel Scott" w:date="2020-01-02T13:38:00Z" w:initials="MES">
    <w:p w14:paraId="40669274" w14:textId="242075AE" w:rsidR="00D50DD0" w:rsidRDefault="00D50DD0">
      <w:pPr>
        <w:pStyle w:val="CommentText"/>
      </w:pPr>
      <w:r>
        <w:rPr>
          <w:rStyle w:val="CommentReference"/>
        </w:rPr>
        <w:annotationRef/>
      </w:r>
      <w:r>
        <w:t xml:space="preserve">It would be great to describe the number of users who participate in more than one projects. </w:t>
      </w:r>
    </w:p>
  </w:comment>
  <w:comment w:id="4291" w:author="Mario Ezequiel Scott" w:date="2020-01-02T13:57:00Z" w:initials="MES">
    <w:p w14:paraId="51D3F066" w14:textId="4E3C9A49" w:rsidR="00D50DD0" w:rsidRDefault="00D50DD0">
      <w:pPr>
        <w:pStyle w:val="CommentText"/>
      </w:pPr>
      <w:r>
        <w:rPr>
          <w:rStyle w:val="CommentReference"/>
        </w:rPr>
        <w:annotationRef/>
      </w:r>
      <w:r>
        <w:t>You have to just describe the things you have done.</w:t>
      </w:r>
    </w:p>
  </w:comment>
  <w:comment w:id="4374" w:author="Mario Ezequiel Scott" w:date="2020-01-02T14:00:00Z" w:initials="MES">
    <w:p w14:paraId="7F0AB8A2" w14:textId="61D2B0DF" w:rsidR="00D50DD0" w:rsidRDefault="00D50DD0">
      <w:pPr>
        <w:pStyle w:val="CommentText"/>
      </w:pPr>
      <w:r>
        <w:rPr>
          <w:rStyle w:val="CommentReference"/>
        </w:rPr>
        <w:annotationRef/>
      </w:r>
      <w:r>
        <w:rPr>
          <w:rStyle w:val="CommentReference"/>
        </w:rPr>
        <w:t xml:space="preserve">The titles of x and y axis are missing. Please rename „o_raw“ „c_raw“ etc </w:t>
      </w:r>
    </w:p>
  </w:comment>
  <w:comment w:id="4380" w:author="tedo gogoladze" w:date="2020-01-04T18:19:00Z" w:initials="tg">
    <w:p w14:paraId="2570CB9A" w14:textId="30C67F8D" w:rsidR="00D50DD0" w:rsidRDefault="00D50DD0">
      <w:pPr>
        <w:pStyle w:val="CommentText"/>
      </w:pPr>
      <w:r>
        <w:rPr>
          <w:rStyle w:val="CommentReference"/>
        </w:rPr>
        <w:annotationRef/>
      </w:r>
      <w:r>
        <w:t>It is a histogram, but I still added Y label. Corrected x label names.</w:t>
      </w:r>
    </w:p>
  </w:comment>
  <w:comment w:id="4510" w:author="Mario Ezequiel Scott" w:date="2020-01-02T15:30:00Z" w:initials="MES">
    <w:p w14:paraId="21F544EA" w14:textId="518F19CD" w:rsidR="00D50DD0" w:rsidRDefault="00D50DD0">
      <w:pPr>
        <w:pStyle w:val="CommentText"/>
      </w:pPr>
      <w:r>
        <w:rPr>
          <w:rStyle w:val="CommentReference"/>
        </w:rPr>
        <w:annotationRef/>
      </w:r>
      <w:r>
        <w:t>These paragraphs should be placed in the section 3.3.1</w:t>
      </w:r>
    </w:p>
  </w:comment>
  <w:comment w:id="4511" w:author="tedo gogoladze" w:date="2020-01-05T02:32:00Z" w:initials="tg">
    <w:p w14:paraId="6C9ABC20" w14:textId="71DE6A3B" w:rsidR="00D50DD0" w:rsidRDefault="00D50DD0">
      <w:pPr>
        <w:pStyle w:val="CommentText"/>
      </w:pPr>
      <w:r>
        <w:rPr>
          <w:rStyle w:val="CommentReference"/>
        </w:rPr>
        <w:annotationRef/>
      </w:r>
      <w:r>
        <w:t>Are you sure about this? 3.3.x has the general description of the metrics, while here I discuss the methodology of calculation the develoeprs metrics.</w:t>
      </w:r>
    </w:p>
  </w:comment>
  <w:comment w:id="4558" w:author="Mario Ezequiel Scott" w:date="2020-01-02T15:32:00Z" w:initials="MES">
    <w:p w14:paraId="606A85E7" w14:textId="77777777" w:rsidR="00D50DD0" w:rsidRDefault="00D50DD0" w:rsidP="008840AF">
      <w:pPr>
        <w:pStyle w:val="CommentText"/>
        <w:numPr>
          <w:ilvl w:val="0"/>
          <w:numId w:val="81"/>
        </w:numPr>
      </w:pPr>
      <w:r>
        <w:rPr>
          <w:rStyle w:val="CommentReference"/>
        </w:rPr>
        <w:annotationRef/>
      </w:r>
      <w:r>
        <w:t xml:space="preserve"> </w:t>
      </w:r>
      <w:r>
        <w:t>Y label is missing</w:t>
      </w:r>
    </w:p>
    <w:p w14:paraId="339706B0" w14:textId="00261C64" w:rsidR="00D50DD0" w:rsidRDefault="00D50DD0" w:rsidP="008840AF">
      <w:pPr>
        <w:pStyle w:val="CommentText"/>
        <w:numPr>
          <w:ilvl w:val="0"/>
          <w:numId w:val="81"/>
        </w:numPr>
      </w:pPr>
      <w:r>
        <w:t xml:space="preserve"> I would try to make it more readable by using a different unit (e.g. hours) in the x-axis.</w:t>
      </w:r>
    </w:p>
  </w:comment>
  <w:comment w:id="4559" w:author="tedo gogoladze" w:date="2020-01-04T18:11:00Z" w:initials="tg">
    <w:p w14:paraId="609C7268" w14:textId="6F8697FE" w:rsidR="00D50DD0" w:rsidRDefault="00D50DD0">
      <w:pPr>
        <w:pStyle w:val="CommentText"/>
      </w:pPr>
      <w:r>
        <w:rPr>
          <w:rStyle w:val="CommentReference"/>
        </w:rPr>
        <w:annotationRef/>
      </w:r>
      <w:r>
        <w:rPr>
          <w:rStyle w:val="CommentReference"/>
        </w:rPr>
        <w:t>I skipped Y since it is histogram, but added here just in case.I changed minutes to hours, but it is still not much readable since there are outliers. The next figure is specifically for more readability.</w:t>
      </w:r>
      <w:r>
        <w:t xml:space="preserve"> </w:t>
      </w:r>
    </w:p>
  </w:comment>
  <w:comment w:id="4636" w:author="tedo gogoladze" w:date="2020-01-04T18:34:00Z" w:initials="tg">
    <w:p w14:paraId="5CE7A03B" w14:textId="10B61FA8" w:rsidR="00D50DD0" w:rsidRDefault="00D50DD0">
      <w:pPr>
        <w:pStyle w:val="CommentText"/>
      </w:pPr>
      <w:r>
        <w:rPr>
          <w:rStyle w:val="CommentReference"/>
        </w:rPr>
        <w:annotationRef/>
      </w:r>
      <w:r>
        <w:t>Introducing the transaction term</w:t>
      </w:r>
    </w:p>
  </w:comment>
  <w:comment w:id="4737" w:author="Mario Ezequiel Scott" w:date="2020-01-02T15:52:00Z" w:initials="MES">
    <w:p w14:paraId="244B1DB5" w14:textId="468F1F78" w:rsidR="00D50DD0" w:rsidRDefault="00D50DD0">
      <w:pPr>
        <w:pStyle w:val="CommentText"/>
      </w:pPr>
      <w:r>
        <w:rPr>
          <w:rStyle w:val="CommentReference"/>
        </w:rPr>
        <w:annotationRef/>
      </w:r>
      <w:r>
        <w:t>In the whole document, you should clarify what the meaning of a row is. It’s better to talk about „number of transactions“ – but what a transaction represents should be clarified at the begining</w:t>
      </w:r>
    </w:p>
  </w:comment>
  <w:comment w:id="4738" w:author="tedo gogoladze" w:date="2020-01-04T18:39:00Z" w:initials="tg">
    <w:p w14:paraId="432BEDBD" w14:textId="659B7A08" w:rsidR="00D50DD0" w:rsidRDefault="00D50DD0">
      <w:pPr>
        <w:pStyle w:val="CommentText"/>
      </w:pPr>
      <w:r>
        <w:rPr>
          <w:rStyle w:val="CommentReference"/>
        </w:rPr>
        <w:annotationRef/>
      </w:r>
      <w:r>
        <w:t>Changed rows with the number of transactions in all the sections.</w:t>
      </w:r>
    </w:p>
  </w:comment>
  <w:comment w:id="4754" w:author="Mario Ezequiel Scott" w:date="2020-01-02T15:35:00Z" w:initials="MES">
    <w:p w14:paraId="1947E723" w14:textId="762A8B2D" w:rsidR="00D50DD0" w:rsidRDefault="00D50DD0">
      <w:pPr>
        <w:pStyle w:val="CommentText"/>
      </w:pPr>
      <w:r>
        <w:rPr>
          <w:rStyle w:val="CommentReference"/>
        </w:rPr>
        <w:annotationRef/>
      </w:r>
      <w:r>
        <w:t xml:space="preserve">It’s better to be conssitent with the names. </w:t>
      </w:r>
    </w:p>
  </w:comment>
  <w:comment w:id="4790" w:author="Mario Ezequiel Scott" w:date="2020-01-02T15:57:00Z" w:initials="MES">
    <w:p w14:paraId="76BA85B9" w14:textId="2A21B711" w:rsidR="00D50DD0" w:rsidRDefault="00D50DD0">
      <w:pPr>
        <w:pStyle w:val="CommentText"/>
      </w:pPr>
      <w:r>
        <w:rPr>
          <w:rStyle w:val="CommentReference"/>
        </w:rPr>
        <w:annotationRef/>
      </w:r>
      <w:r>
        <w:t>This is already explained in section 3.</w:t>
      </w:r>
    </w:p>
  </w:comment>
  <w:comment w:id="5373" w:author="Mario Ezequiel Scott" w:date="2020-01-02T15:59:00Z" w:initials="MES">
    <w:p w14:paraId="321CCBC3" w14:textId="2D7EBE84" w:rsidR="00D50DD0" w:rsidRDefault="00D50DD0">
      <w:pPr>
        <w:pStyle w:val="CommentText"/>
      </w:pPr>
      <w:r>
        <w:t xml:space="preserve">The presentation of </w:t>
      </w:r>
      <w:r>
        <w:rPr>
          <w:rStyle w:val="CommentReference"/>
        </w:rPr>
        <w:annotationRef/>
      </w:r>
      <w:r>
        <w:t>this table can be improved a lot. I would just present the values as a list.</w:t>
      </w:r>
    </w:p>
  </w:comment>
  <w:comment w:id="5417" w:author="Mario Ezequiel Scott" w:date="2020-01-02T16:04:00Z" w:initials="MES">
    <w:p w14:paraId="4BBD9B94" w14:textId="08D5E443" w:rsidR="00D50DD0" w:rsidRDefault="00D50DD0">
      <w:pPr>
        <w:pStyle w:val="CommentText"/>
      </w:pPr>
      <w:r>
        <w:rPr>
          <w:rStyle w:val="CommentReference"/>
        </w:rPr>
        <w:annotationRef/>
      </w:r>
      <w:r>
        <w:t>I don’t see the point of this part. These details are extremely technical and don’t add value. If you consider any step here is really relevant, it should be described in Section 3. Otherwise, just remove these sentences.</w:t>
      </w:r>
    </w:p>
  </w:comment>
  <w:comment w:id="5445" w:author="Mario Ezequiel Scott" w:date="2020-01-02T16:06:00Z" w:initials="MES">
    <w:p w14:paraId="54D04E63" w14:textId="1A7ABF5F" w:rsidR="00D50DD0" w:rsidRDefault="00D50DD0">
      <w:pPr>
        <w:pStyle w:val="CommentText"/>
      </w:pPr>
      <w:r>
        <w:rPr>
          <w:rStyle w:val="CommentReference"/>
        </w:rPr>
        <w:annotationRef/>
      </w:r>
      <w:r>
        <w:t>I don’t understand this sentence, please improve it.</w:t>
      </w:r>
    </w:p>
  </w:comment>
  <w:comment w:id="5607" w:author="Mario Ezequiel Scott" w:date="2020-01-02T16:08:00Z" w:initials="MES">
    <w:p w14:paraId="68D4B389" w14:textId="3BAB32E0" w:rsidR="00D50DD0" w:rsidRDefault="00D50DD0">
      <w:pPr>
        <w:pStyle w:val="CommentText"/>
      </w:pPr>
      <w:r>
        <w:rPr>
          <w:rStyle w:val="CommentReference"/>
        </w:rPr>
        <w:annotationRef/>
      </w:r>
      <w:r>
        <w:t>Same than the previous section. Too much detail, just keep the total number of transactions.</w:t>
      </w:r>
    </w:p>
  </w:comment>
  <w:comment w:id="5729" w:author="Mario Ezequiel Scott" w:date="2020-01-02T16:11:00Z" w:initials="MES">
    <w:p w14:paraId="5091B371" w14:textId="5D89D0A4" w:rsidR="00D50DD0" w:rsidRDefault="00D50DD0">
      <w:pPr>
        <w:pStyle w:val="CommentText"/>
      </w:pPr>
      <w:r>
        <w:rPr>
          <w:rStyle w:val="CommentReference"/>
        </w:rPr>
        <w:annotationRef/>
      </w:r>
      <w:r>
        <w:t>This is already explained in section 3.3.3</w:t>
      </w:r>
    </w:p>
  </w:comment>
  <w:comment w:id="5908" w:author="Mario Ezequiel Scott" w:date="2020-01-02T16:45:00Z" w:initials="MES">
    <w:p w14:paraId="62B3D7BC" w14:textId="3C4173BF" w:rsidR="00D50DD0" w:rsidRDefault="00D50DD0">
      <w:pPr>
        <w:pStyle w:val="CommentText"/>
      </w:pPr>
      <w:r>
        <w:rPr>
          <w:rStyle w:val="CommentReference"/>
        </w:rPr>
        <w:annotationRef/>
      </w:r>
      <w:r>
        <w:t>This section is not necessary.</w:t>
      </w:r>
    </w:p>
  </w:comment>
  <w:comment w:id="6439" w:author="Mario Ezequiel Scott" w:date="2020-01-02T20:18:00Z" w:initials="MES">
    <w:p w14:paraId="4B44E537" w14:textId="77777777" w:rsidR="00D50DD0" w:rsidRDefault="00D50DD0" w:rsidP="0011796B">
      <w:pPr>
        <w:pStyle w:val="CommentText"/>
      </w:pPr>
      <w:r>
        <w:rPr>
          <w:rStyle w:val="CommentReference"/>
        </w:rPr>
        <w:annotationRef/>
      </w:r>
      <w:r>
        <w:t xml:space="preserve">This </w:t>
      </w:r>
      <w:r>
        <w:t>is part of the pre-processing and it should be placed under Section 3.5.3</w:t>
      </w:r>
    </w:p>
  </w:comment>
  <w:comment w:id="6575" w:author="Mario Ezequiel Scott" w:date="2020-01-02T20:42:00Z" w:initials="MES">
    <w:p w14:paraId="54FC6449" w14:textId="77777777" w:rsidR="00D50DD0" w:rsidRDefault="00D50DD0" w:rsidP="003E5A49">
      <w:pPr>
        <w:pStyle w:val="CommentText"/>
      </w:pPr>
      <w:r>
        <w:rPr>
          <w:rStyle w:val="CommentReference"/>
        </w:rPr>
        <w:annotationRef/>
      </w:r>
      <w:r>
        <w:t xml:space="preserve">This </w:t>
      </w:r>
      <w:r>
        <w:t>table is part of section „cleaned dataset“</w:t>
      </w:r>
    </w:p>
  </w:comment>
  <w:comment w:id="6625" w:author="Mario Ezequiel Scott" w:date="2020-01-02T20:18:00Z" w:initials="MES">
    <w:p w14:paraId="150A15D0" w14:textId="77777777" w:rsidR="00D50DD0" w:rsidRDefault="00D50DD0" w:rsidP="0011796B">
      <w:pPr>
        <w:pStyle w:val="CommentText"/>
      </w:pPr>
      <w:r>
        <w:rPr>
          <w:rStyle w:val="CommentReference"/>
        </w:rPr>
        <w:annotationRef/>
      </w:r>
      <w:r>
        <w:t>This is part of the pre-processing and it should be placed under Section 3.5.3</w:t>
      </w:r>
    </w:p>
  </w:comment>
  <w:comment w:id="6713" w:author="Mario Ezequiel Scott" w:date="2020-01-02T20:14:00Z" w:initials="MES">
    <w:p w14:paraId="599C0D0B" w14:textId="0B7EBCD6" w:rsidR="00D50DD0" w:rsidRPr="00CF11F0" w:rsidRDefault="00D50DD0" w:rsidP="00A57B12">
      <w:pPr>
        <w:rPr>
          <w:lang w:val="en-GB"/>
        </w:rPr>
      </w:pPr>
      <w:r>
        <w:rPr>
          <w:rStyle w:val="CommentReference"/>
        </w:rPr>
        <w:annotationRef/>
      </w:r>
      <w:r w:rsidRPr="004A4B49">
        <w:rPr>
          <w:lang w:val="en-GB"/>
        </w:rPr>
        <w:t xml:space="preserve">[Here, you must describe the approach used to get the association rules, including the algorithm and packages used, the sources of data used, the output of the algorithm, and how you will interpret the output. This section is just about the procedure and methods used, not about the results. I </w:t>
      </w:r>
      <w:r>
        <w:rPr>
          <w:lang w:val="en-GB"/>
        </w:rPr>
        <w:t xml:space="preserve">think this section </w:t>
      </w:r>
      <w:r w:rsidRPr="004A4B49">
        <w:rPr>
          <w:lang w:val="en-GB"/>
        </w:rPr>
        <w:t>should be split into “methods” and “results”</w:t>
      </w:r>
      <w:r>
        <w:rPr>
          <w:lang w:val="en-GB"/>
        </w:rPr>
        <w:t>]</w:t>
      </w:r>
    </w:p>
    <w:p w14:paraId="2CDEB568" w14:textId="76E21066" w:rsidR="00D50DD0" w:rsidRPr="00A57B12" w:rsidRDefault="00D50DD0">
      <w:pPr>
        <w:pStyle w:val="CommentText"/>
        <w:rPr>
          <w:lang w:val="en-GB"/>
        </w:rPr>
      </w:pPr>
    </w:p>
  </w:comment>
  <w:comment w:id="6801" w:author="Mario Ezequiel Scott" w:date="2020-01-02T20:18:00Z" w:initials="MES">
    <w:p w14:paraId="250745F0" w14:textId="2B15CB11" w:rsidR="00D50DD0" w:rsidRDefault="00D50DD0">
      <w:pPr>
        <w:pStyle w:val="CommentText"/>
      </w:pPr>
      <w:r>
        <w:rPr>
          <w:rStyle w:val="CommentReference"/>
        </w:rPr>
        <w:annotationRef/>
      </w:r>
      <w:r>
        <w:t>This is part of the pre-processing and it should be placed under Section 3.5.3</w:t>
      </w:r>
    </w:p>
  </w:comment>
  <w:comment w:id="6918" w:author="Mario Ezequiel Scott" w:date="2020-01-02T20:46:00Z" w:initials="MES">
    <w:p w14:paraId="660BEC9C" w14:textId="7CA7F9A0" w:rsidR="00D50DD0" w:rsidRDefault="00D50DD0">
      <w:pPr>
        <w:pStyle w:val="CommentText"/>
      </w:pPr>
      <w:r>
        <w:rPr>
          <w:rStyle w:val="CommentReference"/>
        </w:rPr>
        <w:annotationRef/>
      </w:r>
      <w:r>
        <w:t>This paragraph is hard to understand. I am not sure what you want to convey.</w:t>
      </w:r>
    </w:p>
  </w:comment>
  <w:comment w:id="6942" w:author="Mario Ezequiel Scott" w:date="2020-01-02T20:42:00Z" w:initials="MES">
    <w:p w14:paraId="706A500C" w14:textId="457F98A9" w:rsidR="00D50DD0" w:rsidRDefault="00D50DD0">
      <w:pPr>
        <w:pStyle w:val="CommentText"/>
      </w:pPr>
      <w:r>
        <w:rPr>
          <w:rStyle w:val="CommentReference"/>
        </w:rPr>
        <w:annotationRef/>
      </w:r>
      <w:r>
        <w:t>This table is part of section „cleaned dataset“</w:t>
      </w:r>
    </w:p>
  </w:comment>
  <w:comment w:id="7053" w:author="Mario Ezequiel Scott" w:date="2020-01-02T20:46:00Z" w:initials="MES">
    <w:p w14:paraId="682235B0" w14:textId="77777777" w:rsidR="00D50DD0" w:rsidRDefault="00D50DD0">
      <w:pPr>
        <w:pStyle w:val="CommentText"/>
      </w:pPr>
      <w:r>
        <w:rPr>
          <w:rStyle w:val="CommentReference"/>
        </w:rPr>
        <w:annotationRef/>
      </w:r>
      <w:r>
        <w:t xml:space="preserve">This is really technical and this kind of details should be ommited. Instead, a formal definition of the dataset used should be provided. </w:t>
      </w:r>
    </w:p>
    <w:p w14:paraId="5D88EBAC" w14:textId="77777777" w:rsidR="00D50DD0" w:rsidRDefault="00D50DD0">
      <w:pPr>
        <w:pStyle w:val="CommentText"/>
      </w:pPr>
    </w:p>
    <w:p w14:paraId="7BCFC207" w14:textId="77777777" w:rsidR="00D50DD0" w:rsidRDefault="00D50DD0">
      <w:pPr>
        <w:pStyle w:val="CommentText"/>
      </w:pPr>
      <w:r>
        <w:t>Each transaction on the dataset represents … and has the following form</w:t>
      </w:r>
    </w:p>
    <w:p w14:paraId="591AB984" w14:textId="77777777" w:rsidR="00D50DD0" w:rsidRDefault="00D50DD0">
      <w:pPr>
        <w:pStyle w:val="CommentText"/>
      </w:pPr>
    </w:p>
    <w:p w14:paraId="6E8E4771" w14:textId="6525C63F" w:rsidR="00D50DD0" w:rsidRDefault="00D50DD0">
      <w:pPr>
        <w:pStyle w:val="CommentText"/>
      </w:pPr>
      <w:r>
        <w:t>User, project, m1, m2, m3, m4, p1, p2, p3, p4, p5 (see the definition above)</w:t>
      </w:r>
    </w:p>
  </w:comment>
  <w:comment w:id="7119" w:author="Mario Ezequiel Scott" w:date="2020-01-02T20:50:00Z" w:initials="MES">
    <w:p w14:paraId="7959F833" w14:textId="6329F7B1" w:rsidR="00D50DD0" w:rsidRDefault="00D50DD0">
      <w:pPr>
        <w:pStyle w:val="CommentText"/>
      </w:pPr>
      <w:r>
        <w:rPr>
          <w:rStyle w:val="CommentReference"/>
        </w:rPr>
        <w:annotationRef/>
      </w:r>
      <w:r>
        <w:t>„Neuroticism“</w:t>
      </w:r>
    </w:p>
  </w:comment>
  <w:comment w:id="7132" w:author="Mario Ezequiel Scott" w:date="2020-01-02T20:49:00Z" w:initials="MES">
    <w:p w14:paraId="529D8112" w14:textId="6292629F" w:rsidR="00D50DD0" w:rsidRDefault="00D50DD0">
      <w:pPr>
        <w:pStyle w:val="CommentText"/>
      </w:pPr>
      <w:r>
        <w:rPr>
          <w:rStyle w:val="CommentReference"/>
        </w:rPr>
        <w:annotationRef/>
      </w:r>
      <w:r>
        <w:t xml:space="preserve">You must be consistent. Here, it should be written „Negative“ instead of No_neuroticism. </w:t>
      </w:r>
    </w:p>
  </w:comment>
  <w:comment w:id="7140" w:author="Mario Ezequiel Scott" w:date="2020-01-02T20:50:00Z" w:initials="MES">
    <w:p w14:paraId="5C102E3F" w14:textId="3E957EF7" w:rsidR="00D50DD0" w:rsidRDefault="00D50DD0">
      <w:pPr>
        <w:pStyle w:val="CommentText"/>
      </w:pPr>
      <w:r>
        <w:rPr>
          <w:rStyle w:val="CommentReference"/>
        </w:rPr>
        <w:annotationRef/>
      </w:r>
      <w:r>
        <w:t>The name of the variables should be the consistent with the text.</w:t>
      </w:r>
    </w:p>
  </w:comment>
  <w:comment w:id="7224" w:author="Mario Ezequiel Scott" w:date="2020-01-02T20:50:00Z" w:initials="MES">
    <w:p w14:paraId="24DE5BC2" w14:textId="0286683F" w:rsidR="00D50DD0" w:rsidRDefault="00D50DD0">
      <w:pPr>
        <w:pStyle w:val="CommentText"/>
      </w:pPr>
      <w:r>
        <w:rPr>
          <w:rStyle w:val="CommentReference"/>
        </w:rPr>
        <w:annotationRef/>
      </w:r>
      <w:r>
        <w:t>„Positive“</w:t>
      </w:r>
    </w:p>
  </w:comment>
  <w:comment w:id="7232" w:author="Mario Ezequiel Scott" w:date="2020-01-02T20:50:00Z" w:initials="MES">
    <w:p w14:paraId="46E24780" w14:textId="77777777" w:rsidR="00D50DD0" w:rsidRDefault="00D50DD0" w:rsidP="00C91B08">
      <w:pPr>
        <w:pStyle w:val="CommentText"/>
      </w:pPr>
      <w:r>
        <w:rPr>
          <w:rStyle w:val="CommentReference"/>
        </w:rPr>
        <w:annotationRef/>
      </w:r>
      <w:r>
        <w:t>The name of the variables should be the consistent with the text.</w:t>
      </w:r>
    </w:p>
  </w:comment>
  <w:comment w:id="7314" w:author="Mario Ezequiel Scott" w:date="2020-01-02T20:51:00Z" w:initials="MES">
    <w:p w14:paraId="0834982F" w14:textId="014F3C59" w:rsidR="00D50DD0" w:rsidRDefault="00D50DD0">
      <w:pPr>
        <w:pStyle w:val="CommentText"/>
      </w:pPr>
      <w:r>
        <w:rPr>
          <w:rStyle w:val="CommentReference"/>
        </w:rPr>
        <w:annotationRef/>
      </w:r>
      <w:r>
        <w:t>This caption is wrong. „Possible values for the association rules between the metrics and the trait Neurotiscism“</w:t>
      </w:r>
    </w:p>
  </w:comment>
  <w:comment w:id="7342" w:author="Mario Ezequiel Scott" w:date="2020-01-02T20:56:00Z" w:initials="MES">
    <w:p w14:paraId="2C8587CB" w14:textId="17E9CA32" w:rsidR="00D50DD0" w:rsidRDefault="00D50DD0">
      <w:pPr>
        <w:pStyle w:val="CommentText"/>
      </w:pPr>
      <w:r>
        <w:rPr>
          <w:rStyle w:val="CommentReference"/>
        </w:rPr>
        <w:annotationRef/>
      </w:r>
      <w:r>
        <w:t>Move this part to the end of the section.</w:t>
      </w:r>
    </w:p>
  </w:comment>
  <w:comment w:id="7410" w:author="Mario Ezequiel Scott" w:date="2020-01-02T20:57:00Z" w:initials="MES">
    <w:p w14:paraId="22D57AA4" w14:textId="2B80674F" w:rsidR="00D50DD0" w:rsidRDefault="00D50DD0">
      <w:pPr>
        <w:pStyle w:val="CommentText"/>
      </w:pPr>
      <w:r>
        <w:rPr>
          <w:rStyle w:val="CommentReference"/>
        </w:rPr>
        <w:annotationRef/>
      </w:r>
      <w:r>
        <w:t xml:space="preserve">Don’t use JIRA metric. You must be consistent with the naming. Software development metric is acceptable. </w:t>
      </w:r>
    </w:p>
  </w:comment>
  <w:comment w:id="7871" w:author="Mario Ezequiel Scott" w:date="2020-01-02T20:56:00Z" w:initials="MES">
    <w:p w14:paraId="15826442" w14:textId="77777777" w:rsidR="00D50DD0" w:rsidRDefault="00D50DD0" w:rsidP="00B47688">
      <w:pPr>
        <w:pStyle w:val="CommentText"/>
      </w:pPr>
      <w:r>
        <w:rPr>
          <w:rStyle w:val="CommentReference"/>
        </w:rPr>
        <w:annotationRef/>
      </w:r>
      <w:r>
        <w:t>Move this part to the end of the section.</w:t>
      </w:r>
    </w:p>
  </w:comment>
  <w:comment w:id="8401" w:author="Mario Ezequiel Scott" w:date="2020-01-02T16:56:00Z" w:initials="MES">
    <w:p w14:paraId="5F17A6F2" w14:textId="22DED3FB" w:rsidR="00D50DD0" w:rsidRDefault="00D50DD0">
      <w:pPr>
        <w:pStyle w:val="CommentText"/>
      </w:pPr>
      <w:r>
        <w:rPr>
          <w:rStyle w:val="CommentReference"/>
        </w:rPr>
        <w:annotationRef/>
      </w:r>
      <w:r>
        <w:t xml:space="preserve">The </w:t>
      </w:r>
      <w:r>
        <w:t>results should be organized according to the research questions.</w:t>
      </w:r>
    </w:p>
  </w:comment>
  <w:comment w:id="8404" w:author="Mario Ezequiel Scott" w:date="2020-01-02T20:58:00Z" w:initials="MES">
    <w:p w14:paraId="7807F8D8" w14:textId="16ECFF1C" w:rsidR="00D50DD0" w:rsidRDefault="00D50DD0">
      <w:pPr>
        <w:pStyle w:val="CommentText"/>
      </w:pPr>
      <w:r>
        <w:rPr>
          <w:rStyle w:val="CommentReference"/>
        </w:rPr>
        <w:annotationRef/>
      </w:r>
      <w:r>
        <w:t>I don’t undersstand why this section is needed. Is it a sanity chec? What’s the role that it plays on answering the RQs?</w:t>
      </w:r>
    </w:p>
  </w:comment>
  <w:comment w:id="11234" w:author="Mario Ezequiel Scott" w:date="2020-01-02T23:30:00Z" w:initials="MES">
    <w:p w14:paraId="36E3255D" w14:textId="77777777" w:rsidR="00D50DD0" w:rsidRDefault="00D50DD0" w:rsidP="00E61499">
      <w:pPr>
        <w:pStyle w:val="CommentText"/>
      </w:pPr>
      <w:r>
        <w:rPr>
          <w:rStyle w:val="CommentReference"/>
        </w:rPr>
        <w:annotationRef/>
      </w:r>
      <w:r>
        <w:t>Move this to the discussion section.</w:t>
      </w:r>
    </w:p>
  </w:comment>
  <w:comment w:id="11231" w:author="tedo gogoladze" w:date="2020-01-06T13:43:00Z" w:initials="tg">
    <w:p w14:paraId="2AE0F953" w14:textId="2E20012D" w:rsidR="00D50DD0" w:rsidRDefault="00D50DD0" w:rsidP="004F363A">
      <w:pPr>
        <w:pStyle w:val="CommentText"/>
      </w:pPr>
      <w:r>
        <w:rPr>
          <w:rStyle w:val="CommentReference"/>
        </w:rPr>
        <w:annotationRef/>
      </w:r>
      <w:r>
        <w:t>Ezequiel: „Although this is good to note, this cannot be the main relevant finding since it has many treats to validity.</w:t>
      </w:r>
    </w:p>
    <w:p w14:paraId="13C9AC1D" w14:textId="77777777" w:rsidR="00D50DD0" w:rsidRDefault="00D50DD0" w:rsidP="004F363A">
      <w:pPr>
        <w:pStyle w:val="CommentText"/>
      </w:pPr>
      <w:r>
        <w:t>First, the dataset contains a lot of tasks in DONE status.</w:t>
      </w:r>
    </w:p>
    <w:p w14:paraId="3ADC940A" w14:textId="77777777" w:rsidR="00D50DD0" w:rsidRDefault="00D50DD0" w:rsidP="004F363A">
      <w:pPr>
        <w:pStyle w:val="CommentText"/>
      </w:pPr>
      <w:r>
        <w:t>Second, it’s expected that tasks are finished during the development.</w:t>
      </w:r>
    </w:p>
    <w:p w14:paraId="3B280801" w14:textId="77777777" w:rsidR="00D50DD0" w:rsidRDefault="00D50DD0" w:rsidP="004F363A">
      <w:pPr>
        <w:pStyle w:val="CommentText"/>
      </w:pPr>
      <w:r>
        <w:t>Third, there is no personality trait linked to this behaviour since you say that „all the groups of personality“ – that means that traaits don’t influence the completeness of tasks</w:t>
      </w:r>
    </w:p>
    <w:p w14:paraId="55E50DB7" w14:textId="029D8E76" w:rsidR="00D50DD0" w:rsidRDefault="00D50DD0" w:rsidP="004F363A">
      <w:pPr>
        <w:pStyle w:val="CommentText"/>
      </w:pPr>
      <w:r>
        <w:t>Fourth, the completeness of the tasks can be influenced by many organizational factors.“</w:t>
      </w:r>
    </w:p>
  </w:comment>
  <w:comment w:id="11232" w:author="tedo gogoladze" w:date="2020-01-06T13:44:00Z" w:initials="tg">
    <w:p w14:paraId="1CD9DE1C" w14:textId="42F790C8" w:rsidR="00D50DD0" w:rsidRDefault="00D50DD0">
      <w:pPr>
        <w:pStyle w:val="CommentText"/>
      </w:pPr>
      <w:r>
        <w:rPr>
          <w:rStyle w:val="CommentReference"/>
        </w:rPr>
        <w:annotationRef/>
      </w:r>
      <w:r>
        <w:t>Altered the paragraph to remove the discussion about all the personality traits.</w:t>
      </w:r>
    </w:p>
  </w:comment>
  <w:comment w:id="11323" w:author="tedo gogoladze" w:date="2020-01-06T13:45:00Z" w:initials="tg">
    <w:p w14:paraId="034F3002" w14:textId="2DF116E0" w:rsidR="00D50DD0" w:rsidRDefault="00D50DD0">
      <w:pPr>
        <w:pStyle w:val="CommentText"/>
      </w:pPr>
      <w:r>
        <w:rPr>
          <w:rStyle w:val="CommentReference"/>
        </w:rPr>
        <w:annotationRef/>
      </w:r>
      <w:r>
        <w:t>Ezequiel: „This is an interesting finding. Still, I don’t understand how this relates to the previous paragraph in which you say „all the personality types“.</w:t>
      </w:r>
    </w:p>
  </w:comment>
  <w:comment w:id="11324" w:author="tedo gogoladze" w:date="2020-01-06T13:45:00Z" w:initials="tg">
    <w:p w14:paraId="5525A38C" w14:textId="2C001378" w:rsidR="00D50DD0" w:rsidRDefault="00D50DD0">
      <w:pPr>
        <w:pStyle w:val="CommentText"/>
      </w:pPr>
      <w:r>
        <w:rPr>
          <w:rStyle w:val="CommentReference"/>
        </w:rPr>
        <w:annotationRef/>
      </w:r>
      <w:r>
        <w:t>Now it should be linked. In the above paragraph, I state the interest in the metric `status: todo and in progress’</w:t>
      </w:r>
    </w:p>
  </w:comment>
  <w:comment w:id="11500" w:author="tedo gogoladze" w:date="2020-01-06T13:49:00Z" w:initials="tg">
    <w:p w14:paraId="3DCBC330" w14:textId="0FE3C66C" w:rsidR="00D50DD0" w:rsidRDefault="00D50DD0">
      <w:pPr>
        <w:pStyle w:val="CommentText"/>
      </w:pPr>
      <w:r>
        <w:rPr>
          <w:rStyle w:val="CommentReference"/>
        </w:rPr>
        <w:annotationRef/>
      </w:r>
      <w:r>
        <w:t>Ezequiel: „I wouldn’t say „more evident“. Instead, „more frequent“, with more support, confindence or lift. You can also say „strong association rule“ if you clarify what strong means.“</w:t>
      </w:r>
    </w:p>
  </w:comment>
  <w:comment w:id="11501" w:author="tedo gogoladze" w:date="2020-01-06T13:49:00Z" w:initials="tg">
    <w:p w14:paraId="303FD4D5" w14:textId="42BCDED4" w:rsidR="00D50DD0" w:rsidRDefault="00D50DD0">
      <w:pPr>
        <w:pStyle w:val="CommentText"/>
      </w:pPr>
      <w:r>
        <w:rPr>
          <w:rStyle w:val="CommentReference"/>
        </w:rPr>
        <w:annotationRef/>
      </w:r>
      <w:r>
        <w:t>Should be solved by stating this way I think.</w:t>
      </w:r>
    </w:p>
  </w:comment>
  <w:comment w:id="11581" w:author="tedo gogoladze" w:date="2020-01-06T13:54:00Z" w:initials="tg">
    <w:p w14:paraId="16F529CC" w14:textId="3BB2634A" w:rsidR="00D50DD0" w:rsidRDefault="00D50DD0">
      <w:pPr>
        <w:pStyle w:val="CommentText"/>
      </w:pPr>
      <w:r>
        <w:rPr>
          <w:rStyle w:val="CommentReference"/>
        </w:rPr>
        <w:annotationRef/>
      </w:r>
      <w:r>
        <w:t>Ezequiel: „If the matrix is removed from the chapter „results“, I would add that matrix in these section.“</w:t>
      </w:r>
    </w:p>
  </w:comment>
  <w:comment w:id="11582" w:author="tedo gogoladze" w:date="2020-01-06T13:54:00Z" w:initials="tg">
    <w:p w14:paraId="4597CF5F" w14:textId="3C7C06E7" w:rsidR="00D50DD0" w:rsidRDefault="00D50DD0">
      <w:pPr>
        <w:pStyle w:val="CommentText"/>
      </w:pPr>
      <w:r>
        <w:rPr>
          <w:rStyle w:val="CommentReference"/>
        </w:rPr>
        <w:annotationRef/>
      </w:r>
      <w:r>
        <w:t>Done, moved matrix here.</w:t>
      </w:r>
    </w:p>
  </w:comment>
  <w:comment w:id="11859" w:author="Mario Ezequiel Scott" w:date="2020-01-04T20:30:00Z" w:initials="MES">
    <w:p w14:paraId="748B9661" w14:textId="77777777" w:rsidR="00D50DD0" w:rsidRDefault="00D50DD0" w:rsidP="00CF72EE">
      <w:pPr>
        <w:pStyle w:val="CommentText"/>
      </w:pPr>
      <w:r>
        <w:rPr>
          <w:rStyle w:val="CommentReference"/>
        </w:rPr>
        <w:annotationRef/>
      </w:r>
      <w:r>
        <w:rPr>
          <w:rStyle w:val="CommentReference"/>
        </w:rPr>
        <w:t>This sentence should make clear the difference between previous studies and your study. One or two sentences should be enough.</w:t>
      </w:r>
    </w:p>
  </w:comment>
  <w:comment w:id="11860" w:author="tedo gogoladze" w:date="2020-01-06T14:21:00Z" w:initials="tg">
    <w:p w14:paraId="5C323563" w14:textId="0418E596" w:rsidR="00D50DD0" w:rsidRDefault="00D50DD0">
      <w:pPr>
        <w:pStyle w:val="CommentText"/>
      </w:pPr>
      <w:r>
        <w:rPr>
          <w:rStyle w:val="CommentReference"/>
        </w:rPr>
        <w:annotationRef/>
      </w:r>
      <w:r>
        <w:t>Added.</w:t>
      </w:r>
    </w:p>
  </w:comment>
  <w:comment w:id="12235" w:author="Mario Ezequiel Scott" w:date="2019-12-29T19:10:00Z" w:initials="MES">
    <w:p w14:paraId="1B9F0629" w14:textId="77777777" w:rsidR="00D50DD0" w:rsidRDefault="00D50DD0" w:rsidP="005E0C0E">
      <w:pPr>
        <w:pStyle w:val="CommentText"/>
      </w:pPr>
      <w:r>
        <w:rPr>
          <w:rStyle w:val="CommentReference"/>
        </w:rPr>
        <w:annotationRef/>
      </w:r>
      <w:r>
        <w:t>See prev. Comment. Move these steps to a new appendix.</w:t>
      </w:r>
    </w:p>
  </w:comment>
  <w:comment w:id="12393" w:author="Mario Ezequiel Scott" w:date="2019-12-29T19:44:00Z" w:initials="MES">
    <w:p w14:paraId="4AAF5F22" w14:textId="77777777" w:rsidR="00D50DD0" w:rsidRDefault="00D50DD0" w:rsidP="005D7F37">
      <w:pPr>
        <w:pStyle w:val="CommentText"/>
      </w:pPr>
      <w:r>
        <w:rPr>
          <w:rStyle w:val="CommentReference"/>
        </w:rPr>
        <w:annotationRef/>
      </w:r>
      <w:r>
        <w:t xml:space="preserve">Did you remove the outliers or you keep them? Why? You just have to describe what and why you did it. </w:t>
      </w:r>
    </w:p>
  </w:comment>
  <w:comment w:id="12394" w:author="tedo gogoladze" w:date="2020-01-03T17:58:00Z" w:initials="tg">
    <w:p w14:paraId="3836CDF2" w14:textId="31312C2F" w:rsidR="00D50DD0" w:rsidRDefault="00D50DD0">
      <w:pPr>
        <w:pStyle w:val="CommentText"/>
      </w:pPr>
      <w:r>
        <w:rPr>
          <w:rStyle w:val="CommentReference"/>
        </w:rPr>
        <w:annotationRef/>
      </w:r>
      <w:r>
        <w:t>Yes, I have removed and described why I did so.</w:t>
      </w:r>
    </w:p>
  </w:comment>
  <w:comment w:id="12402" w:author="Mario Ezequiel Scott" w:date="2019-12-29T19:46:00Z" w:initials="MES">
    <w:p w14:paraId="44E1829A" w14:textId="77777777" w:rsidR="00D50DD0" w:rsidRDefault="00D50DD0" w:rsidP="005D7F37">
      <w:pPr>
        <w:pStyle w:val="CommentText"/>
      </w:pPr>
      <w:r>
        <w:rPr>
          <w:rStyle w:val="CommentReference"/>
        </w:rPr>
        <w:annotationRef/>
      </w:r>
      <w:r>
        <w:t>Let’s use the following naming convention:</w:t>
      </w:r>
    </w:p>
    <w:p w14:paraId="1A5C3353" w14:textId="77777777" w:rsidR="00D50DD0" w:rsidRDefault="00D50DD0" w:rsidP="005D7F37">
      <w:pPr>
        <w:pStyle w:val="CommentText"/>
        <w:numPr>
          <w:ilvl w:val="0"/>
          <w:numId w:val="81"/>
        </w:numPr>
      </w:pPr>
      <w:r>
        <w:t>Each developer has a corpus (a collection of written texts)</w:t>
      </w:r>
    </w:p>
    <w:p w14:paraId="5E29C7C6" w14:textId="77777777" w:rsidR="00D50DD0" w:rsidRDefault="00D50DD0" w:rsidP="005D7F37">
      <w:pPr>
        <w:pStyle w:val="CommentText"/>
        <w:numPr>
          <w:ilvl w:val="0"/>
          <w:numId w:val="81"/>
        </w:numPr>
      </w:pPr>
      <w:r>
        <w:t>A collection of corpus gives a corpora (or corpuses)</w:t>
      </w:r>
    </w:p>
    <w:p w14:paraId="03E1E1DB" w14:textId="77777777" w:rsidR="00D50DD0" w:rsidRDefault="00D50DD0" w:rsidP="005D7F37">
      <w:pPr>
        <w:pStyle w:val="CommentText"/>
      </w:pPr>
    </w:p>
    <w:p w14:paraId="0BA249C1" w14:textId="77777777" w:rsidR="00D50DD0" w:rsidRDefault="00D50DD0" w:rsidP="005D7F37">
      <w:pPr>
        <w:pStyle w:val="CommentText"/>
      </w:pPr>
      <w:r>
        <w:t>I can see you first describe the size of the corpuses in terms of word lenght. This is important because of Watson’s restriction. That’s ok.</w:t>
      </w:r>
    </w:p>
    <w:p w14:paraId="6BF4379E" w14:textId="77777777" w:rsidR="00D50DD0" w:rsidRDefault="00D50DD0" w:rsidP="005D7F37">
      <w:pPr>
        <w:pStyle w:val="CommentText"/>
      </w:pPr>
    </w:p>
    <w:p w14:paraId="1306A5AE" w14:textId="77777777" w:rsidR="00D50DD0" w:rsidRDefault="00D50DD0" w:rsidP="005D7F37">
      <w:pPr>
        <w:pStyle w:val="CommentText"/>
      </w:pPr>
      <w:r>
        <w:t>However, you start to talk about size in terms of characters. Why? I cannot understand this point from the text. Please clarify it. If character lenght is not relevant or not used, you shoudl remove it.</w:t>
      </w:r>
    </w:p>
  </w:comment>
  <w:comment w:id="12403" w:author="tedo gogoladze" w:date="2020-01-04T07:41:00Z" w:initials="tg">
    <w:p w14:paraId="19846375" w14:textId="77777777" w:rsidR="00D50DD0" w:rsidRDefault="00D50DD0">
      <w:pPr>
        <w:pStyle w:val="CommentText"/>
      </w:pPr>
      <w:r>
        <w:rPr>
          <w:rStyle w:val="CommentReference"/>
        </w:rPr>
        <w:annotationRef/>
      </w:r>
      <w:r>
        <w:t>That`s a good point to use corpuses. Regarding the character length applies to the written texts (before groupping them for each developer as a corpus).</w:t>
      </w:r>
    </w:p>
    <w:p w14:paraId="7659B5F6" w14:textId="2E913562" w:rsidR="00D50DD0" w:rsidRDefault="00D50DD0">
      <w:pPr>
        <w:pStyle w:val="CommentText"/>
      </w:pPr>
      <w:r>
        <w:t>I have introduced the written text character length as the cleaning step.</w:t>
      </w:r>
    </w:p>
  </w:comment>
  <w:comment w:id="12420" w:author="Mario Ezequiel Scott" w:date="2019-12-29T19:50:00Z" w:initials="MES">
    <w:p w14:paraId="010ED2AA" w14:textId="77777777" w:rsidR="00D50DD0" w:rsidRDefault="00D50DD0" w:rsidP="005D7F37">
      <w:pPr>
        <w:pStyle w:val="CommentText"/>
      </w:pPr>
      <w:r>
        <w:rPr>
          <w:rStyle w:val="CommentReference"/>
        </w:rPr>
        <w:annotationRef/>
      </w:r>
      <w:r>
        <w:t>Have you used character lenght to clean the data and keep the most relevant texts? If so, then first introduce a paragraph explaining that.</w:t>
      </w:r>
    </w:p>
    <w:p w14:paraId="30B47E0E" w14:textId="77777777" w:rsidR="00D50DD0" w:rsidRDefault="00D50DD0" w:rsidP="005D7F37">
      <w:pPr>
        <w:pStyle w:val="CommentText"/>
      </w:pPr>
    </w:p>
    <w:p w14:paraId="17549EB4" w14:textId="77777777" w:rsidR="00D50DD0" w:rsidRDefault="00D50DD0" w:rsidP="005D7F37">
      <w:pPr>
        <w:pStyle w:val="CommentText"/>
      </w:pPr>
      <w:r>
        <w:t>„In order to identify the most relevant corpuses (and, in consequence, the most active developers), the following cleaning steps were applied.“</w:t>
      </w:r>
    </w:p>
  </w:comment>
  <w:comment w:id="12421" w:author="tedo gogoladze" w:date="2020-01-04T07:53:00Z" w:initials="tg">
    <w:p w14:paraId="1B4E3D97" w14:textId="3F31D47A" w:rsidR="00D50DD0" w:rsidRDefault="00D50DD0">
      <w:pPr>
        <w:pStyle w:val="CommentText"/>
      </w:pPr>
      <w:r>
        <w:rPr>
          <w:rStyle w:val="CommentReference"/>
        </w:rPr>
        <w:annotationRef/>
      </w:r>
      <w:r>
        <w:t>Introduced character length in the beginning of paragraph and described the usage.</w:t>
      </w:r>
    </w:p>
  </w:comment>
  <w:comment w:id="12486" w:author="Mario Ezequiel Scott" w:date="2019-12-29T19:53:00Z" w:initials="MES">
    <w:p w14:paraId="24592689" w14:textId="77777777" w:rsidR="00D50DD0" w:rsidRDefault="00D50DD0" w:rsidP="005D7F37">
      <w:pPr>
        <w:pStyle w:val="CommentText"/>
      </w:pPr>
      <w:r>
        <w:rPr>
          <w:rStyle w:val="CommentReference"/>
        </w:rPr>
        <w:annotationRef/>
      </w:r>
      <w:r>
        <w:t>Now the text talks about „rows“. It’s confusing. You should improve this part.</w:t>
      </w:r>
    </w:p>
  </w:comment>
  <w:comment w:id="12487" w:author="tedo gogoladze" w:date="2020-01-04T07:52:00Z" w:initials="tg">
    <w:p w14:paraId="5D814FEE" w14:textId="686239BF" w:rsidR="00D50DD0" w:rsidRDefault="00D50DD0">
      <w:pPr>
        <w:pStyle w:val="CommentText"/>
      </w:pPr>
      <w:r>
        <w:rPr>
          <w:rStyle w:val="CommentReference"/>
        </w:rPr>
        <w:annotationRef/>
      </w:r>
      <w:r>
        <w:t>Removed rows. Used written texts instead and corrected.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62B67D" w15:done="0"/>
  <w15:commentEx w15:paraId="50FFC262" w15:done="0"/>
  <w15:commentEx w15:paraId="7ED115CB" w15:done="0"/>
  <w15:commentEx w15:paraId="072D04E3" w15:done="0"/>
  <w15:commentEx w15:paraId="6521365B" w15:done="0"/>
  <w15:commentEx w15:paraId="2AA5276B" w15:done="1"/>
  <w15:commentEx w15:paraId="6CA70F0C" w15:done="1"/>
  <w15:commentEx w15:paraId="669E91F9" w15:done="1"/>
  <w15:commentEx w15:paraId="55C110E4" w15:done="0"/>
  <w15:commentEx w15:paraId="7B600D79" w15:done="0"/>
  <w15:commentEx w15:paraId="1D36B8EB" w15:done="0"/>
  <w15:commentEx w15:paraId="0FBA8334" w15:done="0"/>
  <w15:commentEx w15:paraId="15D2DB2B" w15:done="1"/>
  <w15:commentEx w15:paraId="513C5C1C" w15:done="1"/>
  <w15:commentEx w15:paraId="5FF21E74" w15:done="1"/>
  <w15:commentEx w15:paraId="1AB11DC3" w15:done="1"/>
  <w15:commentEx w15:paraId="7AB5B403" w15:done="0"/>
  <w15:commentEx w15:paraId="68F7B31F" w15:done="0"/>
  <w15:commentEx w15:paraId="76A962DC" w15:done="0"/>
  <w15:commentEx w15:paraId="716278A0" w15:done="1"/>
  <w15:commentEx w15:paraId="0C512A58" w15:done="1"/>
  <w15:commentEx w15:paraId="6B8696CA" w15:done="1"/>
  <w15:commentEx w15:paraId="2553AAA3" w15:done="1"/>
  <w15:commentEx w15:paraId="5A3FF5F7" w15:done="0"/>
  <w15:commentEx w15:paraId="6939962A" w15:done="0"/>
  <w15:commentEx w15:paraId="77DD3060" w15:done="0"/>
  <w15:commentEx w15:paraId="429C66C6" w15:done="0"/>
  <w15:commentEx w15:paraId="1192788E" w15:done="0"/>
  <w15:commentEx w15:paraId="0F23D73D" w15:done="0"/>
  <w15:commentEx w15:paraId="34A6F8E0" w15:done="1"/>
  <w15:commentEx w15:paraId="40DC63FD" w15:done="0"/>
  <w15:commentEx w15:paraId="51F71DDE" w15:done="1"/>
  <w15:commentEx w15:paraId="40669274" w15:done="1"/>
  <w15:commentEx w15:paraId="51D3F066" w15:done="0"/>
  <w15:commentEx w15:paraId="7F0AB8A2" w15:done="0"/>
  <w15:commentEx w15:paraId="2570CB9A" w15:done="1"/>
  <w15:commentEx w15:paraId="21F544EA" w15:done="0"/>
  <w15:commentEx w15:paraId="6C9ABC20" w15:paraIdParent="21F544EA" w15:done="0"/>
  <w15:commentEx w15:paraId="339706B0" w15:done="1"/>
  <w15:commentEx w15:paraId="609C7268" w15:paraIdParent="339706B0" w15:done="1"/>
  <w15:commentEx w15:paraId="5CE7A03B" w15:done="0"/>
  <w15:commentEx w15:paraId="244B1DB5" w15:done="1"/>
  <w15:commentEx w15:paraId="432BEDBD" w15:paraIdParent="244B1DB5" w15:done="0"/>
  <w15:commentEx w15:paraId="1947E723" w15:done="1"/>
  <w15:commentEx w15:paraId="76BA85B9" w15:done="0"/>
  <w15:commentEx w15:paraId="321CCBC3" w15:done="0"/>
  <w15:commentEx w15:paraId="4BBD9B94" w15:done="1"/>
  <w15:commentEx w15:paraId="54D04E63" w15:done="1"/>
  <w15:commentEx w15:paraId="68D4B389" w15:done="1"/>
  <w15:commentEx w15:paraId="5091B371" w15:done="0"/>
  <w15:commentEx w15:paraId="62B3D7BC" w15:done="0"/>
  <w15:commentEx w15:paraId="4B44E537" w15:done="1"/>
  <w15:commentEx w15:paraId="54FC6449" w15:done="1"/>
  <w15:commentEx w15:paraId="150A15D0" w15:done="0"/>
  <w15:commentEx w15:paraId="2CDEB568" w15:done="1"/>
  <w15:commentEx w15:paraId="250745F0" w15:done="0"/>
  <w15:commentEx w15:paraId="660BEC9C" w15:done="0"/>
  <w15:commentEx w15:paraId="706A500C" w15:done="0"/>
  <w15:commentEx w15:paraId="6E8E4771" w15:done="0"/>
  <w15:commentEx w15:paraId="7959F833" w15:done="1"/>
  <w15:commentEx w15:paraId="529D8112" w15:done="1"/>
  <w15:commentEx w15:paraId="5C102E3F" w15:done="1"/>
  <w15:commentEx w15:paraId="24DE5BC2" w15:done="1"/>
  <w15:commentEx w15:paraId="46E24780" w15:done="1"/>
  <w15:commentEx w15:paraId="0834982F" w15:done="0"/>
  <w15:commentEx w15:paraId="2C8587CB" w15:done="0"/>
  <w15:commentEx w15:paraId="22D57AA4" w15:done="1"/>
  <w15:commentEx w15:paraId="15826442" w15:done="1"/>
  <w15:commentEx w15:paraId="5F17A6F2" w15:done="1"/>
  <w15:commentEx w15:paraId="7807F8D8" w15:done="0"/>
  <w15:commentEx w15:paraId="36E3255D" w15:done="0"/>
  <w15:commentEx w15:paraId="55E50DB7" w15:done="0"/>
  <w15:commentEx w15:paraId="1CD9DE1C" w15:paraIdParent="55E50DB7" w15:done="0"/>
  <w15:commentEx w15:paraId="034F3002" w15:done="0"/>
  <w15:commentEx w15:paraId="5525A38C" w15:paraIdParent="034F3002" w15:done="0"/>
  <w15:commentEx w15:paraId="3DCBC330" w15:done="0"/>
  <w15:commentEx w15:paraId="303FD4D5" w15:paraIdParent="3DCBC330" w15:done="0"/>
  <w15:commentEx w15:paraId="16F529CC" w15:done="0"/>
  <w15:commentEx w15:paraId="4597CF5F" w15:paraIdParent="16F529CC" w15:done="0"/>
  <w15:commentEx w15:paraId="748B9661" w15:done="0"/>
  <w15:commentEx w15:paraId="5C323563" w15:paraIdParent="748B9661" w15:done="0"/>
  <w15:commentEx w15:paraId="1B9F0629" w15:done="1"/>
  <w15:commentEx w15:paraId="4AAF5F22" w15:done="1"/>
  <w15:commentEx w15:paraId="3836CDF2" w15:paraIdParent="4AAF5F22" w15:done="1"/>
  <w15:commentEx w15:paraId="1306A5AE" w15:done="1"/>
  <w15:commentEx w15:paraId="7659B5F6" w15:paraIdParent="1306A5AE" w15:done="1"/>
  <w15:commentEx w15:paraId="17549EB4" w15:done="1"/>
  <w15:commentEx w15:paraId="1B4E3D97" w15:paraIdParent="17549EB4" w15:done="1"/>
  <w15:commentEx w15:paraId="24592689" w15:done="1"/>
  <w15:commentEx w15:paraId="5D814FEE" w15:paraIdParent="24592689"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62B67D" w16cid:durableId="2193D5DC"/>
  <w16cid:commentId w16cid:paraId="50FFC262" w16cid:durableId="2193D5DD"/>
  <w16cid:commentId w16cid:paraId="7ED115CB" w16cid:durableId="2193D5DE"/>
  <w16cid:commentId w16cid:paraId="072D04E3" w16cid:durableId="2193D5DF"/>
  <w16cid:commentId w16cid:paraId="6521365B" w16cid:durableId="2193D5E0"/>
  <w16cid:commentId w16cid:paraId="2AA5276B" w16cid:durableId="21B89ED5"/>
  <w16cid:commentId w16cid:paraId="6CA70F0C" w16cid:durableId="21B19FCB"/>
  <w16cid:commentId w16cid:paraId="669E91F9" w16cid:durableId="21B1A114"/>
  <w16cid:commentId w16cid:paraId="55C110E4" w16cid:durableId="21B19706"/>
  <w16cid:commentId w16cid:paraId="7B600D79" w16cid:durableId="21B19666"/>
  <w16cid:commentId w16cid:paraId="1D36B8EB" w16cid:durableId="21B19BA8"/>
  <w16cid:commentId w16cid:paraId="0FBA8334" w16cid:durableId="21B365EA"/>
  <w16cid:commentId w16cid:paraId="15D2DB2B" w16cid:durableId="21B3671D"/>
  <w16cid:commentId w16cid:paraId="513C5C1C" w16cid:durableId="21B36906"/>
  <w16cid:commentId w16cid:paraId="5FF21E74" w16cid:durableId="21B36CA8"/>
  <w16cid:commentId w16cid:paraId="1AB11DC3" w16cid:durableId="21B36C47"/>
  <w16cid:commentId w16cid:paraId="7AB5B403" w16cid:durableId="21B36DDE"/>
  <w16cid:commentId w16cid:paraId="68F7B31F" w16cid:durableId="21B36E41"/>
  <w16cid:commentId w16cid:paraId="76A962DC" w16cid:durableId="21B36FF8"/>
  <w16cid:commentId w16cid:paraId="716278A0" w16cid:durableId="21B379EA"/>
  <w16cid:commentId w16cid:paraId="0C512A58" w16cid:durableId="21B37BE4"/>
  <w16cid:commentId w16cid:paraId="6B8696CA" w16cid:durableId="21B3785A"/>
  <w16cid:commentId w16cid:paraId="2553AAA3" w16cid:durableId="21B37A8C"/>
  <w16cid:commentId w16cid:paraId="5A3FF5F7" w16cid:durableId="21B3788B"/>
  <w16cid:commentId w16cid:paraId="6939962A" w16cid:durableId="21B380B7"/>
  <w16cid:commentId w16cid:paraId="77DD3060" w16cid:durableId="21B38118"/>
  <w16cid:commentId w16cid:paraId="429C66C6" w16cid:durableId="21B381FF"/>
  <w16cid:commentId w16cid:paraId="1192788E" w16cid:durableId="21B382A4"/>
  <w16cid:commentId w16cid:paraId="0F23D73D" w16cid:durableId="21B39C04"/>
  <w16cid:commentId w16cid:paraId="34A6F8E0" w16cid:durableId="21B39D7B"/>
  <w16cid:commentId w16cid:paraId="40DC63FD" w16cid:durableId="21B86B16"/>
  <w16cid:commentId w16cid:paraId="51F71DDE" w16cid:durableId="21B8720A"/>
  <w16cid:commentId w16cid:paraId="40669274" w16cid:durableId="21B870CA"/>
  <w16cid:commentId w16cid:paraId="51D3F066" w16cid:durableId="21B87550"/>
  <w16cid:commentId w16cid:paraId="7F0AB8A2" w16cid:durableId="21B875F7"/>
  <w16cid:commentId w16cid:paraId="2570CB9A" w16cid:durableId="21BB55BB"/>
  <w16cid:commentId w16cid:paraId="21F544EA" w16cid:durableId="21B88B16"/>
  <w16cid:commentId w16cid:paraId="6C9ABC20" w16cid:durableId="21BBC930"/>
  <w16cid:commentId w16cid:paraId="339706B0" w16cid:durableId="21B88B7C"/>
  <w16cid:commentId w16cid:paraId="609C7268" w16cid:durableId="21BB53DF"/>
  <w16cid:commentId w16cid:paraId="5CE7A03B" w16cid:durableId="21BB5951"/>
  <w16cid:commentId w16cid:paraId="244B1DB5" w16cid:durableId="21B8903D"/>
  <w16cid:commentId w16cid:paraId="432BEDBD" w16cid:durableId="21BB5A60"/>
  <w16cid:commentId w16cid:paraId="1947E723" w16cid:durableId="21B88C2D"/>
  <w16cid:commentId w16cid:paraId="76BA85B9" w16cid:durableId="21B8914D"/>
  <w16cid:commentId w16cid:paraId="321CCBC3" w16cid:durableId="21B891EE"/>
  <w16cid:commentId w16cid:paraId="4BBD9B94" w16cid:durableId="21B8931D"/>
  <w16cid:commentId w16cid:paraId="54D04E63" w16cid:durableId="21B89392"/>
  <w16cid:commentId w16cid:paraId="68D4B389" w16cid:durableId="21B893FA"/>
  <w16cid:commentId w16cid:paraId="5091B371" w16cid:durableId="21B894A9"/>
  <w16cid:commentId w16cid:paraId="62B3D7BC" w16cid:durableId="21B89CAF"/>
  <w16cid:commentId w16cid:paraId="4B44E537" w16cid:durableId="21BB9DF2"/>
  <w16cid:commentId w16cid:paraId="54FC6449" w16cid:durableId="21BB89FF"/>
  <w16cid:commentId w16cid:paraId="150A15D0" w16cid:durableId="21BB9DC7"/>
  <w16cid:commentId w16cid:paraId="2CDEB568" w16cid:durableId="21B8CDB5"/>
  <w16cid:commentId w16cid:paraId="250745F0" w16cid:durableId="21B8CE92"/>
  <w16cid:commentId w16cid:paraId="660BEC9C" w16cid:durableId="21B8D50F"/>
  <w16cid:commentId w16cid:paraId="706A500C" w16cid:durableId="21B8D428"/>
  <w16cid:commentId w16cid:paraId="6E8E4771" w16cid:durableId="21B8D535"/>
  <w16cid:commentId w16cid:paraId="7959F833" w16cid:durableId="21B8D610"/>
  <w16cid:commentId w16cid:paraId="529D8112" w16cid:durableId="21B8D5DB"/>
  <w16cid:commentId w16cid:paraId="5C102E3F" w16cid:durableId="21B8D61C"/>
  <w16cid:commentId w16cid:paraId="24DE5BC2" w16cid:durableId="21B8D607"/>
  <w16cid:commentId w16cid:paraId="46E24780" w16cid:durableId="21BB652B"/>
  <w16cid:commentId w16cid:paraId="0834982F" w16cid:durableId="21B8D63B"/>
  <w16cid:commentId w16cid:paraId="2C8587CB" w16cid:durableId="21B8D76D"/>
  <w16cid:commentId w16cid:paraId="22D57AA4" w16cid:durableId="21B8D7CC"/>
  <w16cid:commentId w16cid:paraId="15826442" w16cid:durableId="21BBA3E7"/>
  <w16cid:commentId w16cid:paraId="5F17A6F2" w16cid:durableId="21B89F4C"/>
  <w16cid:commentId w16cid:paraId="7807F8D8" w16cid:durableId="21B8D7FC"/>
  <w16cid:commentId w16cid:paraId="36E3255D" w16cid:durableId="21B8FB9D"/>
  <w16cid:commentId w16cid:paraId="55E50DB7" w16cid:durableId="21BDB813"/>
  <w16cid:commentId w16cid:paraId="1CD9DE1C" w16cid:durableId="21BDB82D"/>
  <w16cid:commentId w16cid:paraId="034F3002" w16cid:durableId="21BDB867"/>
  <w16cid:commentId w16cid:paraId="5525A38C" w16cid:durableId="21BDB86F"/>
  <w16cid:commentId w16cid:paraId="3DCBC330" w16cid:durableId="21BDB96F"/>
  <w16cid:commentId w16cid:paraId="303FD4D5" w16cid:durableId="21BDB979"/>
  <w16cid:commentId w16cid:paraId="16F529CC" w16cid:durableId="21BDBA9A"/>
  <w16cid:commentId w16cid:paraId="4597CF5F" w16cid:durableId="21BDBAA4"/>
  <w16cid:commentId w16cid:paraId="748B9661" w16cid:durableId="21BB7461"/>
  <w16cid:commentId w16cid:paraId="5C323563" w16cid:durableId="21BDC0E5"/>
  <w16cid:commentId w16cid:paraId="1B9F0629" w16cid:durableId="21B9FA7B"/>
  <w16cid:commentId w16cid:paraId="4AAF5F22" w16cid:durableId="21B9FCDB"/>
  <w16cid:commentId w16cid:paraId="3836CDF2" w16cid:durableId="21B9FF28"/>
  <w16cid:commentId w16cid:paraId="1306A5AE" w16cid:durableId="21B9FCDA"/>
  <w16cid:commentId w16cid:paraId="7659B5F6" w16cid:durableId="21BAC023"/>
  <w16cid:commentId w16cid:paraId="17549EB4" w16cid:durableId="21B9FCD9"/>
  <w16cid:commentId w16cid:paraId="1B4E3D97" w16cid:durableId="21BAC2E9"/>
  <w16cid:commentId w16cid:paraId="24592689" w16cid:durableId="21B9FCD8"/>
  <w16cid:commentId w16cid:paraId="5D814FEE" w16cid:durableId="21BAC2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F510A5" w14:textId="77777777" w:rsidR="00027D9C" w:rsidRDefault="00027D9C" w:rsidP="00FB55BE">
      <w:pPr>
        <w:spacing w:before="0" w:after="0"/>
      </w:pPr>
      <w:r>
        <w:separator/>
      </w:r>
    </w:p>
  </w:endnote>
  <w:endnote w:type="continuationSeparator" w:id="0">
    <w:p w14:paraId="0DBCF73E" w14:textId="77777777" w:rsidR="00027D9C" w:rsidRDefault="00027D9C" w:rsidP="00FB55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Gulliv-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dvCORRESAST">
    <w:altName w:val="Malgun Gothic"/>
    <w:panose1 w:val="00000000000000000000"/>
    <w:charset w:val="81"/>
    <w:family w:val="auto"/>
    <w:notTrueType/>
    <w:pitch w:val="default"/>
    <w:sig w:usb0="00000001" w:usb1="09060000" w:usb2="00000010" w:usb3="00000000" w:csb0="00080000"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247611"/>
      <w:docPartObj>
        <w:docPartGallery w:val="Page Numbers (Bottom of Page)"/>
        <w:docPartUnique/>
      </w:docPartObj>
    </w:sdtPr>
    <w:sdtContent>
      <w:p w14:paraId="7AED6789" w14:textId="77777777" w:rsidR="00D50DD0" w:rsidRDefault="00D50DD0">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00A9E74A" w14:textId="77777777" w:rsidR="00D50DD0" w:rsidRDefault="00D50D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FDE587" w14:textId="77777777" w:rsidR="00027D9C" w:rsidRDefault="00027D9C" w:rsidP="00FB55BE">
      <w:pPr>
        <w:spacing w:before="0" w:after="0"/>
      </w:pPr>
      <w:r>
        <w:separator/>
      </w:r>
    </w:p>
  </w:footnote>
  <w:footnote w:type="continuationSeparator" w:id="0">
    <w:p w14:paraId="3775A4BA" w14:textId="77777777" w:rsidR="00027D9C" w:rsidRDefault="00027D9C" w:rsidP="00FB55BE">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D140D"/>
    <w:multiLevelType w:val="hybridMultilevel"/>
    <w:tmpl w:val="2A24FAEA"/>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 w15:restartNumberingAfterBreak="0">
    <w:nsid w:val="05C61D63"/>
    <w:multiLevelType w:val="hybridMultilevel"/>
    <w:tmpl w:val="1F9058A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 w15:restartNumberingAfterBreak="0">
    <w:nsid w:val="079D3759"/>
    <w:multiLevelType w:val="hybridMultilevel"/>
    <w:tmpl w:val="406A72CE"/>
    <w:lvl w:ilvl="0" w:tplc="61B4920A">
      <w:start w:val="3"/>
      <w:numFmt w:val="bullet"/>
      <w:lvlText w:val="-"/>
      <w:lvlJc w:val="left"/>
      <w:pPr>
        <w:ind w:left="720" w:hanging="360"/>
      </w:pPr>
      <w:rPr>
        <w:rFonts w:ascii="Times New Roman" w:eastAsia="Arial Unicode MS"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FB3BAF"/>
    <w:multiLevelType w:val="hybridMultilevel"/>
    <w:tmpl w:val="C4CA32B8"/>
    <w:lvl w:ilvl="0" w:tplc="04250011">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 w15:restartNumberingAfterBreak="0">
    <w:nsid w:val="09065203"/>
    <w:multiLevelType w:val="hybridMultilevel"/>
    <w:tmpl w:val="886640B6"/>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 w15:restartNumberingAfterBreak="0">
    <w:nsid w:val="0CE27318"/>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F930F6"/>
    <w:multiLevelType w:val="hybridMultilevel"/>
    <w:tmpl w:val="1E30928E"/>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7" w15:restartNumberingAfterBreak="0">
    <w:nsid w:val="10DC6B9B"/>
    <w:multiLevelType w:val="multilevel"/>
    <w:tmpl w:val="4004422A"/>
    <w:lvl w:ilvl="0">
      <w:start w:val="1"/>
      <w:numFmt w:val="decimal"/>
      <w:pStyle w:val="Heading1"/>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lvlText w:val="%1.%2.%3"/>
      <w:lvlJc w:val="left"/>
      <w:pPr>
        <w:ind w:left="720" w:hanging="720"/>
      </w:pPr>
      <w:rPr>
        <w:b/>
        <w:bCs/>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0FE23BE"/>
    <w:multiLevelType w:val="hybridMultilevel"/>
    <w:tmpl w:val="E8C08DDE"/>
    <w:lvl w:ilvl="0" w:tplc="5D4811FA">
      <w:numFmt w:val="bullet"/>
      <w:lvlText w:val=""/>
      <w:lvlJc w:val="left"/>
      <w:pPr>
        <w:ind w:left="720" w:hanging="360"/>
      </w:pPr>
      <w:rPr>
        <w:rFonts w:ascii="Symbol" w:eastAsia="Arial Unicode MS" w:hAnsi="Symbol"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9" w15:restartNumberingAfterBreak="0">
    <w:nsid w:val="12E32F5F"/>
    <w:multiLevelType w:val="multilevel"/>
    <w:tmpl w:val="626639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32520D9"/>
    <w:multiLevelType w:val="hybridMultilevel"/>
    <w:tmpl w:val="50FE993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1" w15:restartNumberingAfterBreak="0">
    <w:nsid w:val="13F010B7"/>
    <w:multiLevelType w:val="hybridMultilevel"/>
    <w:tmpl w:val="2F16DA22"/>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2" w15:restartNumberingAfterBreak="0">
    <w:nsid w:val="140F3890"/>
    <w:multiLevelType w:val="hybridMultilevel"/>
    <w:tmpl w:val="70026932"/>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3" w15:restartNumberingAfterBreak="0">
    <w:nsid w:val="15504FCA"/>
    <w:multiLevelType w:val="multilevel"/>
    <w:tmpl w:val="C17AD9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88255C4"/>
    <w:multiLevelType w:val="hybridMultilevel"/>
    <w:tmpl w:val="EB329F9A"/>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5" w15:restartNumberingAfterBreak="0">
    <w:nsid w:val="1AC05D84"/>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EBA77BF"/>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FC211DD"/>
    <w:multiLevelType w:val="hybridMultilevel"/>
    <w:tmpl w:val="7B5CDA0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8" w15:restartNumberingAfterBreak="0">
    <w:nsid w:val="21F91259"/>
    <w:multiLevelType w:val="hybridMultilevel"/>
    <w:tmpl w:val="F3ACB24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15:restartNumberingAfterBreak="0">
    <w:nsid w:val="24AB6315"/>
    <w:multiLevelType w:val="hybridMultilevel"/>
    <w:tmpl w:val="E572CDB2"/>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0" w15:restartNumberingAfterBreak="0">
    <w:nsid w:val="24CA0D7F"/>
    <w:multiLevelType w:val="multilevel"/>
    <w:tmpl w:val="04250025"/>
    <w:lvl w:ilvl="0">
      <w:start w:val="1"/>
      <w:numFmt w:val="decimal"/>
      <w:lvlText w:val="%1"/>
      <w:lvlJc w:val="left"/>
      <w:pPr>
        <w:ind w:left="432" w:hanging="432"/>
      </w:pPr>
      <w:rPr>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26D31E1E"/>
    <w:multiLevelType w:val="hybridMultilevel"/>
    <w:tmpl w:val="C7C2EE8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2" w15:restartNumberingAfterBreak="0">
    <w:nsid w:val="289B6EE1"/>
    <w:multiLevelType w:val="hybridMultilevel"/>
    <w:tmpl w:val="CA56FB4A"/>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3" w15:restartNumberingAfterBreak="0">
    <w:nsid w:val="2CB9738F"/>
    <w:multiLevelType w:val="hybridMultilevel"/>
    <w:tmpl w:val="BE5C7C7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4" w15:restartNumberingAfterBreak="0">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5" w15:restartNumberingAfterBreak="0">
    <w:nsid w:val="302B1C8E"/>
    <w:multiLevelType w:val="hybridMultilevel"/>
    <w:tmpl w:val="7846AACE"/>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6" w15:restartNumberingAfterBreak="0">
    <w:nsid w:val="30AC7F94"/>
    <w:multiLevelType w:val="hybridMultilevel"/>
    <w:tmpl w:val="197E75A2"/>
    <w:lvl w:ilvl="0" w:tplc="0425000F">
      <w:start w:val="1"/>
      <w:numFmt w:val="decimal"/>
      <w:lvlText w:val="%1."/>
      <w:lvlJc w:val="left"/>
      <w:pPr>
        <w:ind w:left="383" w:hanging="360"/>
      </w:pPr>
    </w:lvl>
    <w:lvl w:ilvl="1" w:tplc="04250019" w:tentative="1">
      <w:start w:val="1"/>
      <w:numFmt w:val="lowerLetter"/>
      <w:lvlText w:val="%2."/>
      <w:lvlJc w:val="left"/>
      <w:pPr>
        <w:ind w:left="1103" w:hanging="360"/>
      </w:pPr>
    </w:lvl>
    <w:lvl w:ilvl="2" w:tplc="0425001B" w:tentative="1">
      <w:start w:val="1"/>
      <w:numFmt w:val="lowerRoman"/>
      <w:lvlText w:val="%3."/>
      <w:lvlJc w:val="right"/>
      <w:pPr>
        <w:ind w:left="1823" w:hanging="180"/>
      </w:pPr>
    </w:lvl>
    <w:lvl w:ilvl="3" w:tplc="0425000F" w:tentative="1">
      <w:start w:val="1"/>
      <w:numFmt w:val="decimal"/>
      <w:lvlText w:val="%4."/>
      <w:lvlJc w:val="left"/>
      <w:pPr>
        <w:ind w:left="2543" w:hanging="360"/>
      </w:pPr>
    </w:lvl>
    <w:lvl w:ilvl="4" w:tplc="04250019" w:tentative="1">
      <w:start w:val="1"/>
      <w:numFmt w:val="lowerLetter"/>
      <w:lvlText w:val="%5."/>
      <w:lvlJc w:val="left"/>
      <w:pPr>
        <w:ind w:left="3263" w:hanging="360"/>
      </w:pPr>
    </w:lvl>
    <w:lvl w:ilvl="5" w:tplc="0425001B" w:tentative="1">
      <w:start w:val="1"/>
      <w:numFmt w:val="lowerRoman"/>
      <w:lvlText w:val="%6."/>
      <w:lvlJc w:val="right"/>
      <w:pPr>
        <w:ind w:left="3983" w:hanging="180"/>
      </w:pPr>
    </w:lvl>
    <w:lvl w:ilvl="6" w:tplc="0425000F" w:tentative="1">
      <w:start w:val="1"/>
      <w:numFmt w:val="decimal"/>
      <w:lvlText w:val="%7."/>
      <w:lvlJc w:val="left"/>
      <w:pPr>
        <w:ind w:left="4703" w:hanging="360"/>
      </w:pPr>
    </w:lvl>
    <w:lvl w:ilvl="7" w:tplc="04250019" w:tentative="1">
      <w:start w:val="1"/>
      <w:numFmt w:val="lowerLetter"/>
      <w:lvlText w:val="%8."/>
      <w:lvlJc w:val="left"/>
      <w:pPr>
        <w:ind w:left="5423" w:hanging="360"/>
      </w:pPr>
    </w:lvl>
    <w:lvl w:ilvl="8" w:tplc="0425001B" w:tentative="1">
      <w:start w:val="1"/>
      <w:numFmt w:val="lowerRoman"/>
      <w:lvlText w:val="%9."/>
      <w:lvlJc w:val="right"/>
      <w:pPr>
        <w:ind w:left="6143" w:hanging="180"/>
      </w:pPr>
    </w:lvl>
  </w:abstractNum>
  <w:abstractNum w:abstractNumId="27" w15:restartNumberingAfterBreak="0">
    <w:nsid w:val="32CC0065"/>
    <w:multiLevelType w:val="hybridMultilevel"/>
    <w:tmpl w:val="4D76FB1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8" w15:restartNumberingAfterBreak="0">
    <w:nsid w:val="32EF275D"/>
    <w:multiLevelType w:val="hybridMultilevel"/>
    <w:tmpl w:val="5E56749C"/>
    <w:lvl w:ilvl="0" w:tplc="AA4A604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5B10D73"/>
    <w:multiLevelType w:val="hybridMultilevel"/>
    <w:tmpl w:val="25F0E918"/>
    <w:lvl w:ilvl="0" w:tplc="61B4920A">
      <w:start w:val="3"/>
      <w:numFmt w:val="bullet"/>
      <w:lvlText w:val="-"/>
      <w:lvlJc w:val="left"/>
      <w:pPr>
        <w:ind w:left="720" w:hanging="360"/>
      </w:pPr>
      <w:rPr>
        <w:rFonts w:ascii="Times New Roman" w:eastAsia="Arial Unicode MS"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6785467"/>
    <w:multiLevelType w:val="hybridMultilevel"/>
    <w:tmpl w:val="7BC46BA2"/>
    <w:lvl w:ilvl="0" w:tplc="61B4920A">
      <w:start w:val="3"/>
      <w:numFmt w:val="bullet"/>
      <w:lvlText w:val="-"/>
      <w:lvlJc w:val="left"/>
      <w:pPr>
        <w:ind w:left="720" w:hanging="360"/>
      </w:pPr>
      <w:rPr>
        <w:rFonts w:ascii="Times New Roman" w:eastAsia="Arial Unicode MS"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B225233"/>
    <w:multiLevelType w:val="hybridMultilevel"/>
    <w:tmpl w:val="60FC2AAC"/>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2" w15:restartNumberingAfterBreak="0">
    <w:nsid w:val="3B8229CE"/>
    <w:multiLevelType w:val="hybridMultilevel"/>
    <w:tmpl w:val="29FC24FC"/>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3" w15:restartNumberingAfterBreak="0">
    <w:nsid w:val="3CB70954"/>
    <w:multiLevelType w:val="hybridMultilevel"/>
    <w:tmpl w:val="4B602F3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4" w15:restartNumberingAfterBreak="0">
    <w:nsid w:val="3CC17AA9"/>
    <w:multiLevelType w:val="hybridMultilevel"/>
    <w:tmpl w:val="FE7A33F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5" w15:restartNumberingAfterBreak="0">
    <w:nsid w:val="3D0D6B18"/>
    <w:multiLevelType w:val="hybridMultilevel"/>
    <w:tmpl w:val="7FBE3D8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6" w15:restartNumberingAfterBreak="0">
    <w:nsid w:val="3D715B69"/>
    <w:multiLevelType w:val="hybridMultilevel"/>
    <w:tmpl w:val="465ED30A"/>
    <w:lvl w:ilvl="0" w:tplc="61B4920A">
      <w:start w:val="3"/>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09731C"/>
    <w:multiLevelType w:val="hybridMultilevel"/>
    <w:tmpl w:val="04CA2CD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8" w15:restartNumberingAfterBreak="0">
    <w:nsid w:val="403F7445"/>
    <w:multiLevelType w:val="hybridMultilevel"/>
    <w:tmpl w:val="DCE6FDC8"/>
    <w:lvl w:ilvl="0" w:tplc="7556FEDA">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9" w15:restartNumberingAfterBreak="0">
    <w:nsid w:val="4B6E6EBE"/>
    <w:multiLevelType w:val="hybridMultilevel"/>
    <w:tmpl w:val="786E9CF4"/>
    <w:lvl w:ilvl="0" w:tplc="04250011">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0" w15:restartNumberingAfterBreak="0">
    <w:nsid w:val="509C23E9"/>
    <w:multiLevelType w:val="hybridMultilevel"/>
    <w:tmpl w:val="F0FEECF6"/>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1" w15:restartNumberingAfterBreak="0">
    <w:nsid w:val="50E05660"/>
    <w:multiLevelType w:val="hybridMultilevel"/>
    <w:tmpl w:val="791C870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2" w15:restartNumberingAfterBreak="0">
    <w:nsid w:val="581C61FB"/>
    <w:multiLevelType w:val="hybridMultilevel"/>
    <w:tmpl w:val="C58E5C14"/>
    <w:lvl w:ilvl="0" w:tplc="F50A1A5E">
      <w:start w:val="1"/>
      <w:numFmt w:val="bullet"/>
      <w:lvlText w:val="-"/>
      <w:lvlJc w:val="left"/>
      <w:pPr>
        <w:ind w:left="720" w:hanging="360"/>
      </w:pPr>
      <w:rPr>
        <w:rFonts w:ascii="Calibri" w:eastAsiaTheme="minorHAnsi" w:hAnsi="Calibri" w:cs="Calibri" w:hint="default"/>
      </w:rPr>
    </w:lvl>
    <w:lvl w:ilvl="1" w:tplc="FC362ED8">
      <w:numFmt w:val="bullet"/>
      <w:lvlText w:val=""/>
      <w:lvlJc w:val="left"/>
      <w:pPr>
        <w:ind w:left="1440" w:hanging="360"/>
      </w:pPr>
      <w:rPr>
        <w:rFonts w:ascii="Symbol" w:eastAsia="Arial Unicode MS" w:hAnsi="Symbol"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93808B3"/>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E1C34C3"/>
    <w:multiLevelType w:val="hybridMultilevel"/>
    <w:tmpl w:val="CB9A4FD8"/>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5" w15:restartNumberingAfterBreak="0">
    <w:nsid w:val="60141FCB"/>
    <w:multiLevelType w:val="hybridMultilevel"/>
    <w:tmpl w:val="88FCCBC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6" w15:restartNumberingAfterBreak="0">
    <w:nsid w:val="61041022"/>
    <w:multiLevelType w:val="hybridMultilevel"/>
    <w:tmpl w:val="84342B8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7" w15:restartNumberingAfterBreak="0">
    <w:nsid w:val="61B23357"/>
    <w:multiLevelType w:val="hybridMultilevel"/>
    <w:tmpl w:val="029C6922"/>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8" w15:restartNumberingAfterBreak="0">
    <w:nsid w:val="639F1F2E"/>
    <w:multiLevelType w:val="hybridMultilevel"/>
    <w:tmpl w:val="DD58FF3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9" w15:restartNumberingAfterBreak="0">
    <w:nsid w:val="63A872B1"/>
    <w:multiLevelType w:val="hybridMultilevel"/>
    <w:tmpl w:val="91E68A6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0" w15:restartNumberingAfterBreak="0">
    <w:nsid w:val="65083DF4"/>
    <w:multiLevelType w:val="hybridMultilevel"/>
    <w:tmpl w:val="0D4A1850"/>
    <w:lvl w:ilvl="0" w:tplc="61B4920A">
      <w:start w:val="3"/>
      <w:numFmt w:val="bullet"/>
      <w:lvlText w:val="-"/>
      <w:lvlJc w:val="left"/>
      <w:pPr>
        <w:ind w:left="720" w:hanging="360"/>
      </w:pPr>
      <w:rPr>
        <w:rFonts w:ascii="Times New Roman" w:eastAsia="Arial Unicode MS"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7363D57"/>
    <w:multiLevelType w:val="hybridMultilevel"/>
    <w:tmpl w:val="8D7C43C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2" w15:restartNumberingAfterBreak="0">
    <w:nsid w:val="67D35AFA"/>
    <w:multiLevelType w:val="multilevel"/>
    <w:tmpl w:val="626639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3" w15:restartNumberingAfterBreak="0">
    <w:nsid w:val="6C94401C"/>
    <w:multiLevelType w:val="hybridMultilevel"/>
    <w:tmpl w:val="6D92187E"/>
    <w:lvl w:ilvl="0" w:tplc="61B4920A">
      <w:start w:val="3"/>
      <w:numFmt w:val="bullet"/>
      <w:lvlText w:val="-"/>
      <w:lvlJc w:val="left"/>
      <w:pPr>
        <w:ind w:left="720" w:hanging="360"/>
      </w:pPr>
      <w:rPr>
        <w:rFonts w:ascii="Times New Roman" w:eastAsia="Arial Unicode MS"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D260BD7"/>
    <w:multiLevelType w:val="hybridMultilevel"/>
    <w:tmpl w:val="C652E276"/>
    <w:lvl w:ilvl="0" w:tplc="183E5A10">
      <w:start w:val="1"/>
      <w:numFmt w:val="decimal"/>
      <w:lvlText w:val="%1."/>
      <w:lvlJc w:val="left"/>
      <w:pPr>
        <w:ind w:left="720" w:hanging="360"/>
      </w:pPr>
      <w:rPr>
        <w:rFonts w:asciiTheme="majorHAnsi" w:hAnsiTheme="majorHAnsi"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5" w15:restartNumberingAfterBreak="0">
    <w:nsid w:val="70DA2D55"/>
    <w:multiLevelType w:val="hybridMultilevel"/>
    <w:tmpl w:val="6DBC41F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6" w15:restartNumberingAfterBreak="0">
    <w:nsid w:val="714E0125"/>
    <w:multiLevelType w:val="hybridMultilevel"/>
    <w:tmpl w:val="A4F6E542"/>
    <w:lvl w:ilvl="0" w:tplc="D530143C">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7" w15:restartNumberingAfterBreak="0">
    <w:nsid w:val="72AC71A7"/>
    <w:multiLevelType w:val="hybridMultilevel"/>
    <w:tmpl w:val="FDD6936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8" w15:restartNumberingAfterBreak="0">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59" w15:restartNumberingAfterBreak="0">
    <w:nsid w:val="7BBE0CD0"/>
    <w:multiLevelType w:val="hybridMultilevel"/>
    <w:tmpl w:val="647EA582"/>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0" w15:restartNumberingAfterBreak="0">
    <w:nsid w:val="7E932608"/>
    <w:multiLevelType w:val="hybridMultilevel"/>
    <w:tmpl w:val="34AE4E5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1" w15:restartNumberingAfterBreak="0">
    <w:nsid w:val="7F1B7EE0"/>
    <w:multiLevelType w:val="hybridMultilevel"/>
    <w:tmpl w:val="48181062"/>
    <w:lvl w:ilvl="0" w:tplc="FF227D02">
      <w:start w:val="3"/>
      <w:numFmt w:val="bullet"/>
      <w:lvlText w:val="-"/>
      <w:lvlJc w:val="left"/>
      <w:pPr>
        <w:ind w:left="720" w:hanging="360"/>
      </w:pPr>
      <w:rPr>
        <w:rFonts w:ascii="Times New Roman" w:eastAsia="Arial Unicode MS"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3"/>
  </w:num>
  <w:num w:numId="2">
    <w:abstractNumId w:val="15"/>
  </w:num>
  <w:num w:numId="3">
    <w:abstractNumId w:val="16"/>
  </w:num>
  <w:num w:numId="4">
    <w:abstractNumId w:val="5"/>
  </w:num>
  <w:num w:numId="5">
    <w:abstractNumId w:val="13"/>
  </w:num>
  <w:num w:numId="6">
    <w:abstractNumId w:val="7"/>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2"/>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7"/>
  </w:num>
  <w:num w:numId="13">
    <w:abstractNumId w:val="7"/>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2"/>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num>
  <w:num w:numId="27">
    <w:abstractNumId w:val="20"/>
  </w:num>
  <w:num w:numId="28">
    <w:abstractNumId w:val="7"/>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7"/>
  </w:num>
  <w:num w:numId="33">
    <w:abstractNumId w:val="39"/>
  </w:num>
  <w:num w:numId="34">
    <w:abstractNumId w:val="8"/>
  </w:num>
  <w:num w:numId="35">
    <w:abstractNumId w:val="48"/>
  </w:num>
  <w:num w:numId="36">
    <w:abstractNumId w:val="25"/>
  </w:num>
  <w:num w:numId="37">
    <w:abstractNumId w:val="19"/>
  </w:num>
  <w:num w:numId="38">
    <w:abstractNumId w:val="6"/>
  </w:num>
  <w:num w:numId="39">
    <w:abstractNumId w:val="1"/>
  </w:num>
  <w:num w:numId="40">
    <w:abstractNumId w:val="12"/>
  </w:num>
  <w:num w:numId="41">
    <w:abstractNumId w:val="54"/>
  </w:num>
  <w:num w:numId="42">
    <w:abstractNumId w:val="44"/>
  </w:num>
  <w:num w:numId="43">
    <w:abstractNumId w:val="10"/>
  </w:num>
  <w:num w:numId="44">
    <w:abstractNumId w:val="18"/>
  </w:num>
  <w:num w:numId="45">
    <w:abstractNumId w:val="37"/>
  </w:num>
  <w:num w:numId="46">
    <w:abstractNumId w:val="31"/>
  </w:num>
  <w:num w:numId="47">
    <w:abstractNumId w:val="17"/>
  </w:num>
  <w:num w:numId="48">
    <w:abstractNumId w:val="57"/>
  </w:num>
  <w:num w:numId="49">
    <w:abstractNumId w:val="51"/>
  </w:num>
  <w:num w:numId="50">
    <w:abstractNumId w:val="46"/>
  </w:num>
  <w:num w:numId="51">
    <w:abstractNumId w:val="35"/>
  </w:num>
  <w:num w:numId="52">
    <w:abstractNumId w:val="0"/>
  </w:num>
  <w:num w:numId="53">
    <w:abstractNumId w:val="21"/>
  </w:num>
  <w:num w:numId="54">
    <w:abstractNumId w:val="14"/>
  </w:num>
  <w:num w:numId="55">
    <w:abstractNumId w:val="59"/>
  </w:num>
  <w:num w:numId="56">
    <w:abstractNumId w:val="4"/>
  </w:num>
  <w:num w:numId="57">
    <w:abstractNumId w:val="47"/>
  </w:num>
  <w:num w:numId="58">
    <w:abstractNumId w:val="27"/>
  </w:num>
  <w:num w:numId="59">
    <w:abstractNumId w:val="55"/>
  </w:num>
  <w:num w:numId="60">
    <w:abstractNumId w:val="11"/>
  </w:num>
  <w:num w:numId="61">
    <w:abstractNumId w:val="33"/>
  </w:num>
  <w:num w:numId="62">
    <w:abstractNumId w:val="41"/>
  </w:num>
  <w:num w:numId="63">
    <w:abstractNumId w:val="40"/>
  </w:num>
  <w:num w:numId="64">
    <w:abstractNumId w:val="60"/>
  </w:num>
  <w:num w:numId="65">
    <w:abstractNumId w:val="23"/>
  </w:num>
  <w:num w:numId="66">
    <w:abstractNumId w:val="32"/>
  </w:num>
  <w:num w:numId="67">
    <w:abstractNumId w:val="34"/>
  </w:num>
  <w:num w:numId="68">
    <w:abstractNumId w:val="49"/>
  </w:num>
  <w:num w:numId="69">
    <w:abstractNumId w:val="45"/>
  </w:num>
  <w:num w:numId="70">
    <w:abstractNumId w:val="22"/>
  </w:num>
  <w:num w:numId="71">
    <w:abstractNumId w:val="24"/>
  </w:num>
  <w:num w:numId="72">
    <w:abstractNumId w:val="3"/>
  </w:num>
  <w:num w:numId="73">
    <w:abstractNumId w:val="58"/>
  </w:num>
  <w:num w:numId="74">
    <w:abstractNumId w:val="26"/>
  </w:num>
  <w:num w:numId="75">
    <w:abstractNumId w:val="42"/>
  </w:num>
  <w:num w:numId="76">
    <w:abstractNumId w:val="7"/>
    <w:lvlOverride w:ilvl="0">
      <w:startOverride w:val="4"/>
    </w:lvlOverride>
    <w:lvlOverride w:ilvl="1">
      <w:startOverride w:val="2"/>
    </w:lvlOverride>
    <w:lvlOverride w:ilvl="2">
      <w:startOverride w:val="3"/>
    </w:lvlOverride>
  </w:num>
  <w:num w:numId="77">
    <w:abstractNumId w:val="28"/>
  </w:num>
  <w:num w:numId="7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56"/>
  </w:num>
  <w:num w:numId="80">
    <w:abstractNumId w:val="61"/>
  </w:num>
  <w:num w:numId="81">
    <w:abstractNumId w:val="29"/>
  </w:num>
  <w:num w:numId="82">
    <w:abstractNumId w:val="2"/>
  </w:num>
  <w:num w:numId="83">
    <w:abstractNumId w:val="53"/>
  </w:num>
  <w:num w:numId="84">
    <w:abstractNumId w:val="30"/>
  </w:num>
  <w:num w:numId="85">
    <w:abstractNumId w:val="50"/>
  </w:num>
  <w:num w:numId="86">
    <w:abstractNumId w:val="7"/>
  </w:num>
  <w:num w:numId="87">
    <w:abstractNumId w:val="7"/>
  </w:num>
  <w:num w:numId="88">
    <w:abstractNumId w:val="7"/>
  </w:num>
  <w:num w:numId="89">
    <w:abstractNumId w:val="7"/>
  </w:num>
  <w:num w:numId="90">
    <w:abstractNumId w:val="7"/>
  </w:num>
  <w:num w:numId="91">
    <w:abstractNumId w:val="7"/>
  </w:num>
  <w:num w:numId="92">
    <w:abstractNumId w:val="7"/>
  </w:num>
  <w:num w:numId="93">
    <w:abstractNumId w:val="7"/>
  </w:num>
  <w:num w:numId="94">
    <w:abstractNumId w:val="7"/>
  </w:num>
  <w:num w:numId="95">
    <w:abstractNumId w:val="7"/>
  </w:num>
  <w:num w:numId="96">
    <w:abstractNumId w:val="7"/>
  </w:num>
  <w:num w:numId="97">
    <w:abstractNumId w:val="7"/>
  </w:num>
  <w:num w:numId="98">
    <w:abstractNumId w:val="7"/>
  </w:num>
  <w:num w:numId="99">
    <w:abstractNumId w:val="7"/>
  </w:num>
  <w:num w:numId="100">
    <w:abstractNumId w:val="7"/>
  </w:num>
  <w:num w:numId="101">
    <w:abstractNumId w:val="7"/>
  </w:num>
  <w:num w:numId="102">
    <w:abstractNumId w:val="36"/>
  </w:num>
  <w:numIdMacAtCleanup w:val="10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io Ezequiel Scott">
    <w15:presenceInfo w15:providerId="None" w15:userId="Mario Ezequiel Scott"/>
  </w15:person>
  <w15:person w15:author="Siim">
    <w15:presenceInfo w15:providerId="None" w15:userId="Siim"/>
  </w15:person>
  <w15:person w15:author="tedo gogoladze">
    <w15:presenceInfo w15:providerId="Windows Live" w15:userId="b8a3e7e75f7982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trackRevisions/>
  <w:defaultTabStop w:val="720"/>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zNDI0N7A0MrKwNDVU0lEKTi0uzszPAykwrwUADbxitCwAAAA="/>
  </w:docVars>
  <w:rsids>
    <w:rsidRoot w:val="003957D4"/>
    <w:rsid w:val="00000B58"/>
    <w:rsid w:val="000034F1"/>
    <w:rsid w:val="00004B5A"/>
    <w:rsid w:val="0000625D"/>
    <w:rsid w:val="00006435"/>
    <w:rsid w:val="00006DD3"/>
    <w:rsid w:val="000070BA"/>
    <w:rsid w:val="0000772F"/>
    <w:rsid w:val="00010A1B"/>
    <w:rsid w:val="000147DD"/>
    <w:rsid w:val="00014B6F"/>
    <w:rsid w:val="000156A6"/>
    <w:rsid w:val="00016158"/>
    <w:rsid w:val="00017262"/>
    <w:rsid w:val="000173F2"/>
    <w:rsid w:val="00020E12"/>
    <w:rsid w:val="00021F33"/>
    <w:rsid w:val="00022CAE"/>
    <w:rsid w:val="00023739"/>
    <w:rsid w:val="00023A5A"/>
    <w:rsid w:val="00024239"/>
    <w:rsid w:val="0002443C"/>
    <w:rsid w:val="00024711"/>
    <w:rsid w:val="00025BDE"/>
    <w:rsid w:val="00025F47"/>
    <w:rsid w:val="0002600B"/>
    <w:rsid w:val="00027D9C"/>
    <w:rsid w:val="00032B60"/>
    <w:rsid w:val="00033294"/>
    <w:rsid w:val="000337CD"/>
    <w:rsid w:val="00035245"/>
    <w:rsid w:val="00035F74"/>
    <w:rsid w:val="00036349"/>
    <w:rsid w:val="00040A22"/>
    <w:rsid w:val="00040B20"/>
    <w:rsid w:val="00043C18"/>
    <w:rsid w:val="0004452B"/>
    <w:rsid w:val="000449EF"/>
    <w:rsid w:val="00046062"/>
    <w:rsid w:val="00046115"/>
    <w:rsid w:val="00046D9A"/>
    <w:rsid w:val="00046E83"/>
    <w:rsid w:val="00047924"/>
    <w:rsid w:val="00050C57"/>
    <w:rsid w:val="00051D5D"/>
    <w:rsid w:val="000523FC"/>
    <w:rsid w:val="00052548"/>
    <w:rsid w:val="00054DB9"/>
    <w:rsid w:val="00054FF1"/>
    <w:rsid w:val="000555BC"/>
    <w:rsid w:val="00055FFF"/>
    <w:rsid w:val="000574EC"/>
    <w:rsid w:val="0006173F"/>
    <w:rsid w:val="000617DD"/>
    <w:rsid w:val="00061C53"/>
    <w:rsid w:val="000639AC"/>
    <w:rsid w:val="00064BF9"/>
    <w:rsid w:val="00065060"/>
    <w:rsid w:val="00065C24"/>
    <w:rsid w:val="000669A8"/>
    <w:rsid w:val="00066CC0"/>
    <w:rsid w:val="00067501"/>
    <w:rsid w:val="00067DCC"/>
    <w:rsid w:val="00070201"/>
    <w:rsid w:val="00070B10"/>
    <w:rsid w:val="000719FD"/>
    <w:rsid w:val="00071F71"/>
    <w:rsid w:val="00072017"/>
    <w:rsid w:val="00073333"/>
    <w:rsid w:val="000738EB"/>
    <w:rsid w:val="00076B8B"/>
    <w:rsid w:val="000777F3"/>
    <w:rsid w:val="00080809"/>
    <w:rsid w:val="000830F1"/>
    <w:rsid w:val="00084687"/>
    <w:rsid w:val="00086011"/>
    <w:rsid w:val="0008708C"/>
    <w:rsid w:val="000914BF"/>
    <w:rsid w:val="000955A9"/>
    <w:rsid w:val="00095B9A"/>
    <w:rsid w:val="000A18EF"/>
    <w:rsid w:val="000A2CBB"/>
    <w:rsid w:val="000A3D7E"/>
    <w:rsid w:val="000A440D"/>
    <w:rsid w:val="000A454D"/>
    <w:rsid w:val="000B03D1"/>
    <w:rsid w:val="000B2C0D"/>
    <w:rsid w:val="000B2F0C"/>
    <w:rsid w:val="000B60EC"/>
    <w:rsid w:val="000B7967"/>
    <w:rsid w:val="000C0C30"/>
    <w:rsid w:val="000C1B8B"/>
    <w:rsid w:val="000C4AC7"/>
    <w:rsid w:val="000D0F75"/>
    <w:rsid w:val="000D20E9"/>
    <w:rsid w:val="000D27EE"/>
    <w:rsid w:val="000D3047"/>
    <w:rsid w:val="000D3C32"/>
    <w:rsid w:val="000D40E1"/>
    <w:rsid w:val="000D669C"/>
    <w:rsid w:val="000D737E"/>
    <w:rsid w:val="000E0256"/>
    <w:rsid w:val="000E046F"/>
    <w:rsid w:val="000E13BC"/>
    <w:rsid w:val="000E16F4"/>
    <w:rsid w:val="000E21F6"/>
    <w:rsid w:val="000E3DAD"/>
    <w:rsid w:val="000E4566"/>
    <w:rsid w:val="000E56D4"/>
    <w:rsid w:val="000E57F3"/>
    <w:rsid w:val="000E5831"/>
    <w:rsid w:val="000E7B92"/>
    <w:rsid w:val="000E7F57"/>
    <w:rsid w:val="000E7FDF"/>
    <w:rsid w:val="000F0115"/>
    <w:rsid w:val="000F0BA7"/>
    <w:rsid w:val="000F0E28"/>
    <w:rsid w:val="000F1C65"/>
    <w:rsid w:val="000F1EE8"/>
    <w:rsid w:val="000F3CDA"/>
    <w:rsid w:val="000F4320"/>
    <w:rsid w:val="000F68C7"/>
    <w:rsid w:val="000F6FE9"/>
    <w:rsid w:val="000F7915"/>
    <w:rsid w:val="000F7E61"/>
    <w:rsid w:val="001033C7"/>
    <w:rsid w:val="0010447A"/>
    <w:rsid w:val="001049FC"/>
    <w:rsid w:val="00106537"/>
    <w:rsid w:val="001073D9"/>
    <w:rsid w:val="00107C8D"/>
    <w:rsid w:val="001115BD"/>
    <w:rsid w:val="00111B49"/>
    <w:rsid w:val="001123AC"/>
    <w:rsid w:val="001126A0"/>
    <w:rsid w:val="00112F3A"/>
    <w:rsid w:val="00113342"/>
    <w:rsid w:val="001156E0"/>
    <w:rsid w:val="00116264"/>
    <w:rsid w:val="00116A0C"/>
    <w:rsid w:val="001173AC"/>
    <w:rsid w:val="001176B6"/>
    <w:rsid w:val="0011796B"/>
    <w:rsid w:val="00117C18"/>
    <w:rsid w:val="001213E0"/>
    <w:rsid w:val="001226B3"/>
    <w:rsid w:val="001239B0"/>
    <w:rsid w:val="00123FB3"/>
    <w:rsid w:val="0012572D"/>
    <w:rsid w:val="001259CC"/>
    <w:rsid w:val="00125AFB"/>
    <w:rsid w:val="0012743C"/>
    <w:rsid w:val="0013423E"/>
    <w:rsid w:val="001353AC"/>
    <w:rsid w:val="0013576A"/>
    <w:rsid w:val="001373E6"/>
    <w:rsid w:val="00137456"/>
    <w:rsid w:val="00137BAB"/>
    <w:rsid w:val="00137EFB"/>
    <w:rsid w:val="00140505"/>
    <w:rsid w:val="00140E55"/>
    <w:rsid w:val="0014169F"/>
    <w:rsid w:val="00141744"/>
    <w:rsid w:val="0014239B"/>
    <w:rsid w:val="0014317D"/>
    <w:rsid w:val="001433BB"/>
    <w:rsid w:val="00143D7C"/>
    <w:rsid w:val="00144C75"/>
    <w:rsid w:val="001452E3"/>
    <w:rsid w:val="001454B5"/>
    <w:rsid w:val="00147A34"/>
    <w:rsid w:val="00150286"/>
    <w:rsid w:val="00150C5A"/>
    <w:rsid w:val="00152A8B"/>
    <w:rsid w:val="001566A0"/>
    <w:rsid w:val="00156940"/>
    <w:rsid w:val="00156D0F"/>
    <w:rsid w:val="00160011"/>
    <w:rsid w:val="00160376"/>
    <w:rsid w:val="001614F0"/>
    <w:rsid w:val="00162716"/>
    <w:rsid w:val="00162C0B"/>
    <w:rsid w:val="00162C64"/>
    <w:rsid w:val="001663B6"/>
    <w:rsid w:val="00166D81"/>
    <w:rsid w:val="0016799E"/>
    <w:rsid w:val="00167A36"/>
    <w:rsid w:val="0017026E"/>
    <w:rsid w:val="00170701"/>
    <w:rsid w:val="001724C2"/>
    <w:rsid w:val="00172861"/>
    <w:rsid w:val="00173E7D"/>
    <w:rsid w:val="00174471"/>
    <w:rsid w:val="0017528D"/>
    <w:rsid w:val="001808E0"/>
    <w:rsid w:val="001829EC"/>
    <w:rsid w:val="00182A0F"/>
    <w:rsid w:val="00182D62"/>
    <w:rsid w:val="001833C1"/>
    <w:rsid w:val="00183CD3"/>
    <w:rsid w:val="0018538C"/>
    <w:rsid w:val="00186470"/>
    <w:rsid w:val="00190560"/>
    <w:rsid w:val="001913CA"/>
    <w:rsid w:val="00192552"/>
    <w:rsid w:val="00193349"/>
    <w:rsid w:val="00193B17"/>
    <w:rsid w:val="00194221"/>
    <w:rsid w:val="00194A4D"/>
    <w:rsid w:val="001968D7"/>
    <w:rsid w:val="00196B14"/>
    <w:rsid w:val="00196D89"/>
    <w:rsid w:val="00197995"/>
    <w:rsid w:val="001A0CFE"/>
    <w:rsid w:val="001A1377"/>
    <w:rsid w:val="001A4667"/>
    <w:rsid w:val="001B138E"/>
    <w:rsid w:val="001B17B2"/>
    <w:rsid w:val="001B2574"/>
    <w:rsid w:val="001B27BF"/>
    <w:rsid w:val="001B3A44"/>
    <w:rsid w:val="001B5A23"/>
    <w:rsid w:val="001B5D87"/>
    <w:rsid w:val="001B5E65"/>
    <w:rsid w:val="001B7D0C"/>
    <w:rsid w:val="001C0279"/>
    <w:rsid w:val="001C0384"/>
    <w:rsid w:val="001C0880"/>
    <w:rsid w:val="001C0BDA"/>
    <w:rsid w:val="001C2500"/>
    <w:rsid w:val="001C25A2"/>
    <w:rsid w:val="001C276E"/>
    <w:rsid w:val="001C2FC1"/>
    <w:rsid w:val="001C4BED"/>
    <w:rsid w:val="001C5AFA"/>
    <w:rsid w:val="001C5D1F"/>
    <w:rsid w:val="001C5F94"/>
    <w:rsid w:val="001C6687"/>
    <w:rsid w:val="001C6784"/>
    <w:rsid w:val="001D03DC"/>
    <w:rsid w:val="001D1DE4"/>
    <w:rsid w:val="001D2905"/>
    <w:rsid w:val="001D3C52"/>
    <w:rsid w:val="001D46DB"/>
    <w:rsid w:val="001D55C7"/>
    <w:rsid w:val="001D5651"/>
    <w:rsid w:val="001D706B"/>
    <w:rsid w:val="001E035E"/>
    <w:rsid w:val="001E1CDD"/>
    <w:rsid w:val="001E3B20"/>
    <w:rsid w:val="001E3DF1"/>
    <w:rsid w:val="001E4CF8"/>
    <w:rsid w:val="001E6D4F"/>
    <w:rsid w:val="001E6FFB"/>
    <w:rsid w:val="001F05D0"/>
    <w:rsid w:val="001F12F1"/>
    <w:rsid w:val="001F27F9"/>
    <w:rsid w:val="001F3341"/>
    <w:rsid w:val="001F35A6"/>
    <w:rsid w:val="001F36DE"/>
    <w:rsid w:val="001F40A3"/>
    <w:rsid w:val="001F43BA"/>
    <w:rsid w:val="001F5498"/>
    <w:rsid w:val="001F76AE"/>
    <w:rsid w:val="00200A5B"/>
    <w:rsid w:val="002010A8"/>
    <w:rsid w:val="00202CC5"/>
    <w:rsid w:val="00204415"/>
    <w:rsid w:val="00204770"/>
    <w:rsid w:val="002047CB"/>
    <w:rsid w:val="00204CF2"/>
    <w:rsid w:val="002065CD"/>
    <w:rsid w:val="002073BE"/>
    <w:rsid w:val="00210074"/>
    <w:rsid w:val="00210A7D"/>
    <w:rsid w:val="002124C4"/>
    <w:rsid w:val="00212754"/>
    <w:rsid w:val="00214F83"/>
    <w:rsid w:val="00215D75"/>
    <w:rsid w:val="00215DF1"/>
    <w:rsid w:val="00216DBC"/>
    <w:rsid w:val="0021735C"/>
    <w:rsid w:val="00217A03"/>
    <w:rsid w:val="002209DE"/>
    <w:rsid w:val="00220B58"/>
    <w:rsid w:val="002217AD"/>
    <w:rsid w:val="00223FFF"/>
    <w:rsid w:val="002246CF"/>
    <w:rsid w:val="00225113"/>
    <w:rsid w:val="002261B0"/>
    <w:rsid w:val="0022701D"/>
    <w:rsid w:val="002276ED"/>
    <w:rsid w:val="00231C6A"/>
    <w:rsid w:val="002336E2"/>
    <w:rsid w:val="00235820"/>
    <w:rsid w:val="00235842"/>
    <w:rsid w:val="00236BE6"/>
    <w:rsid w:val="0023726E"/>
    <w:rsid w:val="0023752B"/>
    <w:rsid w:val="00241D99"/>
    <w:rsid w:val="002425DE"/>
    <w:rsid w:val="0024283D"/>
    <w:rsid w:val="0024303E"/>
    <w:rsid w:val="0024396C"/>
    <w:rsid w:val="002443F0"/>
    <w:rsid w:val="002448B9"/>
    <w:rsid w:val="00244A49"/>
    <w:rsid w:val="0024508B"/>
    <w:rsid w:val="00245C8F"/>
    <w:rsid w:val="00246A71"/>
    <w:rsid w:val="002510D6"/>
    <w:rsid w:val="00251C93"/>
    <w:rsid w:val="00251F57"/>
    <w:rsid w:val="002542C2"/>
    <w:rsid w:val="00254A7A"/>
    <w:rsid w:val="0025576F"/>
    <w:rsid w:val="00257FF7"/>
    <w:rsid w:val="002663AA"/>
    <w:rsid w:val="00270B19"/>
    <w:rsid w:val="0027285E"/>
    <w:rsid w:val="002729B3"/>
    <w:rsid w:val="00274C28"/>
    <w:rsid w:val="002751E3"/>
    <w:rsid w:val="002763D3"/>
    <w:rsid w:val="00276A6A"/>
    <w:rsid w:val="0028042E"/>
    <w:rsid w:val="00281736"/>
    <w:rsid w:val="002817B5"/>
    <w:rsid w:val="00281F7C"/>
    <w:rsid w:val="0028204B"/>
    <w:rsid w:val="002821D4"/>
    <w:rsid w:val="00284309"/>
    <w:rsid w:val="00284BD7"/>
    <w:rsid w:val="00285904"/>
    <w:rsid w:val="002870A4"/>
    <w:rsid w:val="0029067D"/>
    <w:rsid w:val="002925CE"/>
    <w:rsid w:val="00292C7B"/>
    <w:rsid w:val="00295F93"/>
    <w:rsid w:val="0029650C"/>
    <w:rsid w:val="002A1085"/>
    <w:rsid w:val="002A124E"/>
    <w:rsid w:val="002A16AD"/>
    <w:rsid w:val="002A2275"/>
    <w:rsid w:val="002A417D"/>
    <w:rsid w:val="002A5587"/>
    <w:rsid w:val="002A5F0C"/>
    <w:rsid w:val="002A6397"/>
    <w:rsid w:val="002A7AC5"/>
    <w:rsid w:val="002B06D8"/>
    <w:rsid w:val="002B1552"/>
    <w:rsid w:val="002B15AD"/>
    <w:rsid w:val="002B22E8"/>
    <w:rsid w:val="002B235B"/>
    <w:rsid w:val="002B2662"/>
    <w:rsid w:val="002B409E"/>
    <w:rsid w:val="002B5AC9"/>
    <w:rsid w:val="002B6DBD"/>
    <w:rsid w:val="002C05A9"/>
    <w:rsid w:val="002C1732"/>
    <w:rsid w:val="002C1A8B"/>
    <w:rsid w:val="002C4A34"/>
    <w:rsid w:val="002C748A"/>
    <w:rsid w:val="002C7773"/>
    <w:rsid w:val="002C7892"/>
    <w:rsid w:val="002C7DDE"/>
    <w:rsid w:val="002D0D6E"/>
    <w:rsid w:val="002D1480"/>
    <w:rsid w:val="002D2CCC"/>
    <w:rsid w:val="002D33BF"/>
    <w:rsid w:val="002D58DD"/>
    <w:rsid w:val="002D6FC5"/>
    <w:rsid w:val="002D77AA"/>
    <w:rsid w:val="002E1BF6"/>
    <w:rsid w:val="002E1EBB"/>
    <w:rsid w:val="002E2F04"/>
    <w:rsid w:val="002E3E57"/>
    <w:rsid w:val="002E4CA1"/>
    <w:rsid w:val="002E590A"/>
    <w:rsid w:val="002E612A"/>
    <w:rsid w:val="002E70E7"/>
    <w:rsid w:val="002E74FD"/>
    <w:rsid w:val="002F00FA"/>
    <w:rsid w:val="002F0FD3"/>
    <w:rsid w:val="002F1601"/>
    <w:rsid w:val="002F2327"/>
    <w:rsid w:val="002F3333"/>
    <w:rsid w:val="002F5D95"/>
    <w:rsid w:val="002F6DFF"/>
    <w:rsid w:val="002F7249"/>
    <w:rsid w:val="003011E5"/>
    <w:rsid w:val="00303584"/>
    <w:rsid w:val="0030381E"/>
    <w:rsid w:val="003103BE"/>
    <w:rsid w:val="003106F8"/>
    <w:rsid w:val="00310BF2"/>
    <w:rsid w:val="00311385"/>
    <w:rsid w:val="00311DB6"/>
    <w:rsid w:val="003125A8"/>
    <w:rsid w:val="003131E2"/>
    <w:rsid w:val="00313402"/>
    <w:rsid w:val="00314F74"/>
    <w:rsid w:val="00315D7F"/>
    <w:rsid w:val="00320E13"/>
    <w:rsid w:val="00321382"/>
    <w:rsid w:val="0032149F"/>
    <w:rsid w:val="003214E5"/>
    <w:rsid w:val="003217A1"/>
    <w:rsid w:val="00322DEB"/>
    <w:rsid w:val="00330240"/>
    <w:rsid w:val="0033043F"/>
    <w:rsid w:val="00330477"/>
    <w:rsid w:val="003308BF"/>
    <w:rsid w:val="00331023"/>
    <w:rsid w:val="00331A83"/>
    <w:rsid w:val="00331B1F"/>
    <w:rsid w:val="0033254E"/>
    <w:rsid w:val="00333300"/>
    <w:rsid w:val="00334929"/>
    <w:rsid w:val="00334CE7"/>
    <w:rsid w:val="00335B34"/>
    <w:rsid w:val="0034157C"/>
    <w:rsid w:val="003421E0"/>
    <w:rsid w:val="0034359D"/>
    <w:rsid w:val="0034371B"/>
    <w:rsid w:val="00343A42"/>
    <w:rsid w:val="00343C30"/>
    <w:rsid w:val="00344B15"/>
    <w:rsid w:val="00345976"/>
    <w:rsid w:val="00347590"/>
    <w:rsid w:val="0035166C"/>
    <w:rsid w:val="00351FEA"/>
    <w:rsid w:val="00352640"/>
    <w:rsid w:val="00353448"/>
    <w:rsid w:val="00353563"/>
    <w:rsid w:val="00353AA1"/>
    <w:rsid w:val="003546A8"/>
    <w:rsid w:val="00355982"/>
    <w:rsid w:val="003569F9"/>
    <w:rsid w:val="00356A5E"/>
    <w:rsid w:val="00357999"/>
    <w:rsid w:val="00361668"/>
    <w:rsid w:val="003620B8"/>
    <w:rsid w:val="00366587"/>
    <w:rsid w:val="00366884"/>
    <w:rsid w:val="00367F17"/>
    <w:rsid w:val="00370523"/>
    <w:rsid w:val="00370915"/>
    <w:rsid w:val="00372675"/>
    <w:rsid w:val="00372A1F"/>
    <w:rsid w:val="00372A30"/>
    <w:rsid w:val="00373574"/>
    <w:rsid w:val="00376953"/>
    <w:rsid w:val="0038065F"/>
    <w:rsid w:val="0038073E"/>
    <w:rsid w:val="00380F8D"/>
    <w:rsid w:val="00381451"/>
    <w:rsid w:val="0038297B"/>
    <w:rsid w:val="003831D6"/>
    <w:rsid w:val="00383663"/>
    <w:rsid w:val="00390DDB"/>
    <w:rsid w:val="00391DCF"/>
    <w:rsid w:val="00392412"/>
    <w:rsid w:val="00392FE3"/>
    <w:rsid w:val="003937FA"/>
    <w:rsid w:val="00393C4B"/>
    <w:rsid w:val="003940CE"/>
    <w:rsid w:val="003957D4"/>
    <w:rsid w:val="003A139E"/>
    <w:rsid w:val="003A1450"/>
    <w:rsid w:val="003A1941"/>
    <w:rsid w:val="003A1985"/>
    <w:rsid w:val="003A2F3E"/>
    <w:rsid w:val="003A3E3C"/>
    <w:rsid w:val="003A3E66"/>
    <w:rsid w:val="003A4364"/>
    <w:rsid w:val="003A440F"/>
    <w:rsid w:val="003A46EA"/>
    <w:rsid w:val="003A5060"/>
    <w:rsid w:val="003A5831"/>
    <w:rsid w:val="003A5D09"/>
    <w:rsid w:val="003A672F"/>
    <w:rsid w:val="003A6E1F"/>
    <w:rsid w:val="003B12B4"/>
    <w:rsid w:val="003B395F"/>
    <w:rsid w:val="003B41F0"/>
    <w:rsid w:val="003B4D2C"/>
    <w:rsid w:val="003B52D6"/>
    <w:rsid w:val="003B53AA"/>
    <w:rsid w:val="003B606D"/>
    <w:rsid w:val="003B6792"/>
    <w:rsid w:val="003B6EBA"/>
    <w:rsid w:val="003B6ED0"/>
    <w:rsid w:val="003B7737"/>
    <w:rsid w:val="003B7784"/>
    <w:rsid w:val="003C0677"/>
    <w:rsid w:val="003C1E0D"/>
    <w:rsid w:val="003C2971"/>
    <w:rsid w:val="003C3929"/>
    <w:rsid w:val="003C3AC3"/>
    <w:rsid w:val="003C3EF1"/>
    <w:rsid w:val="003C554E"/>
    <w:rsid w:val="003C5812"/>
    <w:rsid w:val="003C68DB"/>
    <w:rsid w:val="003C6C28"/>
    <w:rsid w:val="003C6D92"/>
    <w:rsid w:val="003C6EE1"/>
    <w:rsid w:val="003C702D"/>
    <w:rsid w:val="003C79B4"/>
    <w:rsid w:val="003D0E67"/>
    <w:rsid w:val="003D2818"/>
    <w:rsid w:val="003D2FE9"/>
    <w:rsid w:val="003D358A"/>
    <w:rsid w:val="003D3778"/>
    <w:rsid w:val="003D41F6"/>
    <w:rsid w:val="003D4383"/>
    <w:rsid w:val="003D4771"/>
    <w:rsid w:val="003D5095"/>
    <w:rsid w:val="003D55D0"/>
    <w:rsid w:val="003D5A8D"/>
    <w:rsid w:val="003D5D0A"/>
    <w:rsid w:val="003D65BD"/>
    <w:rsid w:val="003E323A"/>
    <w:rsid w:val="003E3922"/>
    <w:rsid w:val="003E3A7C"/>
    <w:rsid w:val="003E3DA4"/>
    <w:rsid w:val="003E5A49"/>
    <w:rsid w:val="003E6824"/>
    <w:rsid w:val="003E6904"/>
    <w:rsid w:val="003E7D03"/>
    <w:rsid w:val="003E7D59"/>
    <w:rsid w:val="003F069A"/>
    <w:rsid w:val="003F097E"/>
    <w:rsid w:val="003F0E2D"/>
    <w:rsid w:val="003F0E9E"/>
    <w:rsid w:val="003F1B9B"/>
    <w:rsid w:val="003F20BD"/>
    <w:rsid w:val="003F2677"/>
    <w:rsid w:val="003F27CC"/>
    <w:rsid w:val="003F3D48"/>
    <w:rsid w:val="003F7195"/>
    <w:rsid w:val="003F7381"/>
    <w:rsid w:val="00400C33"/>
    <w:rsid w:val="004018F6"/>
    <w:rsid w:val="00402313"/>
    <w:rsid w:val="00403271"/>
    <w:rsid w:val="00403378"/>
    <w:rsid w:val="00404580"/>
    <w:rsid w:val="00404E33"/>
    <w:rsid w:val="004056D3"/>
    <w:rsid w:val="00410E86"/>
    <w:rsid w:val="00411693"/>
    <w:rsid w:val="00411DAA"/>
    <w:rsid w:val="00412CA8"/>
    <w:rsid w:val="00413891"/>
    <w:rsid w:val="00415264"/>
    <w:rsid w:val="0041554B"/>
    <w:rsid w:val="004162A3"/>
    <w:rsid w:val="00416BEF"/>
    <w:rsid w:val="00420549"/>
    <w:rsid w:val="004206E0"/>
    <w:rsid w:val="00421D1F"/>
    <w:rsid w:val="00424EB0"/>
    <w:rsid w:val="004262D9"/>
    <w:rsid w:val="004302A7"/>
    <w:rsid w:val="004303A7"/>
    <w:rsid w:val="004303EC"/>
    <w:rsid w:val="0043114C"/>
    <w:rsid w:val="00431A93"/>
    <w:rsid w:val="00431AA1"/>
    <w:rsid w:val="00433EC4"/>
    <w:rsid w:val="004341E6"/>
    <w:rsid w:val="00435049"/>
    <w:rsid w:val="004353FF"/>
    <w:rsid w:val="00437443"/>
    <w:rsid w:val="00437621"/>
    <w:rsid w:val="00437EDB"/>
    <w:rsid w:val="00441B13"/>
    <w:rsid w:val="0044290E"/>
    <w:rsid w:val="00442BD1"/>
    <w:rsid w:val="00442C57"/>
    <w:rsid w:val="004436B5"/>
    <w:rsid w:val="00443941"/>
    <w:rsid w:val="004444A3"/>
    <w:rsid w:val="004448F0"/>
    <w:rsid w:val="00447402"/>
    <w:rsid w:val="004476CA"/>
    <w:rsid w:val="00452E76"/>
    <w:rsid w:val="004536EF"/>
    <w:rsid w:val="004538CB"/>
    <w:rsid w:val="00453EC4"/>
    <w:rsid w:val="00454D2A"/>
    <w:rsid w:val="0045526F"/>
    <w:rsid w:val="00455ADB"/>
    <w:rsid w:val="004563E8"/>
    <w:rsid w:val="00457495"/>
    <w:rsid w:val="004611C5"/>
    <w:rsid w:val="004618AC"/>
    <w:rsid w:val="00462491"/>
    <w:rsid w:val="00462EEE"/>
    <w:rsid w:val="00463DB3"/>
    <w:rsid w:val="00463DFA"/>
    <w:rsid w:val="004645A3"/>
    <w:rsid w:val="00464D08"/>
    <w:rsid w:val="00464D6A"/>
    <w:rsid w:val="00465862"/>
    <w:rsid w:val="00465B4E"/>
    <w:rsid w:val="00465C56"/>
    <w:rsid w:val="004660A1"/>
    <w:rsid w:val="00466867"/>
    <w:rsid w:val="004670AF"/>
    <w:rsid w:val="00470E0F"/>
    <w:rsid w:val="00471B11"/>
    <w:rsid w:val="00472FB2"/>
    <w:rsid w:val="00473131"/>
    <w:rsid w:val="00473CD0"/>
    <w:rsid w:val="00473F2B"/>
    <w:rsid w:val="00474743"/>
    <w:rsid w:val="00474845"/>
    <w:rsid w:val="004749B6"/>
    <w:rsid w:val="00475539"/>
    <w:rsid w:val="00475CB6"/>
    <w:rsid w:val="004805E1"/>
    <w:rsid w:val="00481AC5"/>
    <w:rsid w:val="004838C6"/>
    <w:rsid w:val="00483AA2"/>
    <w:rsid w:val="0048624F"/>
    <w:rsid w:val="004872B5"/>
    <w:rsid w:val="004920D8"/>
    <w:rsid w:val="004923A9"/>
    <w:rsid w:val="00493E8F"/>
    <w:rsid w:val="00493FB1"/>
    <w:rsid w:val="00494EDB"/>
    <w:rsid w:val="00495514"/>
    <w:rsid w:val="004958CB"/>
    <w:rsid w:val="0049742B"/>
    <w:rsid w:val="00497840"/>
    <w:rsid w:val="0049786B"/>
    <w:rsid w:val="00497FA7"/>
    <w:rsid w:val="004A28BC"/>
    <w:rsid w:val="004A34DB"/>
    <w:rsid w:val="004A3C2E"/>
    <w:rsid w:val="004A4B49"/>
    <w:rsid w:val="004A4BEF"/>
    <w:rsid w:val="004A60F5"/>
    <w:rsid w:val="004A6598"/>
    <w:rsid w:val="004A67D9"/>
    <w:rsid w:val="004A75A3"/>
    <w:rsid w:val="004A78AE"/>
    <w:rsid w:val="004B159F"/>
    <w:rsid w:val="004B16FD"/>
    <w:rsid w:val="004B431D"/>
    <w:rsid w:val="004B5082"/>
    <w:rsid w:val="004B57B2"/>
    <w:rsid w:val="004C01B3"/>
    <w:rsid w:val="004C027F"/>
    <w:rsid w:val="004C11D1"/>
    <w:rsid w:val="004C138E"/>
    <w:rsid w:val="004C171E"/>
    <w:rsid w:val="004C1F8E"/>
    <w:rsid w:val="004C241E"/>
    <w:rsid w:val="004C3705"/>
    <w:rsid w:val="004C3721"/>
    <w:rsid w:val="004C3779"/>
    <w:rsid w:val="004C46C8"/>
    <w:rsid w:val="004C48BE"/>
    <w:rsid w:val="004C4BA7"/>
    <w:rsid w:val="004C76B7"/>
    <w:rsid w:val="004C7B92"/>
    <w:rsid w:val="004C7F6D"/>
    <w:rsid w:val="004D01F6"/>
    <w:rsid w:val="004D1443"/>
    <w:rsid w:val="004D1CA6"/>
    <w:rsid w:val="004D319B"/>
    <w:rsid w:val="004D3A13"/>
    <w:rsid w:val="004D3AC8"/>
    <w:rsid w:val="004D4A20"/>
    <w:rsid w:val="004D4F0A"/>
    <w:rsid w:val="004D5D91"/>
    <w:rsid w:val="004D6E4F"/>
    <w:rsid w:val="004E215D"/>
    <w:rsid w:val="004E2B00"/>
    <w:rsid w:val="004E32E1"/>
    <w:rsid w:val="004E3FC2"/>
    <w:rsid w:val="004E44E5"/>
    <w:rsid w:val="004E4C0F"/>
    <w:rsid w:val="004E5337"/>
    <w:rsid w:val="004E5ED1"/>
    <w:rsid w:val="004E6826"/>
    <w:rsid w:val="004E68D9"/>
    <w:rsid w:val="004F2082"/>
    <w:rsid w:val="004F223E"/>
    <w:rsid w:val="004F363A"/>
    <w:rsid w:val="004F3A96"/>
    <w:rsid w:val="004F3B4B"/>
    <w:rsid w:val="004F3E05"/>
    <w:rsid w:val="004F3F4F"/>
    <w:rsid w:val="004F61C7"/>
    <w:rsid w:val="004F7205"/>
    <w:rsid w:val="004F7934"/>
    <w:rsid w:val="004F7BBA"/>
    <w:rsid w:val="004F7F00"/>
    <w:rsid w:val="005008E3"/>
    <w:rsid w:val="0050284B"/>
    <w:rsid w:val="00504529"/>
    <w:rsid w:val="00506179"/>
    <w:rsid w:val="00506DFD"/>
    <w:rsid w:val="00507F0B"/>
    <w:rsid w:val="00511166"/>
    <w:rsid w:val="00511BBB"/>
    <w:rsid w:val="005120BE"/>
    <w:rsid w:val="00512508"/>
    <w:rsid w:val="00513DCA"/>
    <w:rsid w:val="00515138"/>
    <w:rsid w:val="005153E5"/>
    <w:rsid w:val="00516C9A"/>
    <w:rsid w:val="005174C0"/>
    <w:rsid w:val="00521424"/>
    <w:rsid w:val="00522F29"/>
    <w:rsid w:val="0052361C"/>
    <w:rsid w:val="005244DB"/>
    <w:rsid w:val="00525AB8"/>
    <w:rsid w:val="005268D3"/>
    <w:rsid w:val="00526CD5"/>
    <w:rsid w:val="00527790"/>
    <w:rsid w:val="00531BF5"/>
    <w:rsid w:val="005321DD"/>
    <w:rsid w:val="005341DB"/>
    <w:rsid w:val="005352C4"/>
    <w:rsid w:val="00540193"/>
    <w:rsid w:val="00540535"/>
    <w:rsid w:val="00540739"/>
    <w:rsid w:val="00541BE6"/>
    <w:rsid w:val="005424D7"/>
    <w:rsid w:val="00544091"/>
    <w:rsid w:val="0054443F"/>
    <w:rsid w:val="00551774"/>
    <w:rsid w:val="00554B72"/>
    <w:rsid w:val="00555102"/>
    <w:rsid w:val="0055696D"/>
    <w:rsid w:val="00556DDA"/>
    <w:rsid w:val="005606E1"/>
    <w:rsid w:val="00561790"/>
    <w:rsid w:val="00561CA2"/>
    <w:rsid w:val="0056226C"/>
    <w:rsid w:val="005637F4"/>
    <w:rsid w:val="00563825"/>
    <w:rsid w:val="00563A5B"/>
    <w:rsid w:val="00563C7C"/>
    <w:rsid w:val="00564100"/>
    <w:rsid w:val="005648F1"/>
    <w:rsid w:val="005649D5"/>
    <w:rsid w:val="005668AE"/>
    <w:rsid w:val="00566C07"/>
    <w:rsid w:val="00566D7C"/>
    <w:rsid w:val="00567BF5"/>
    <w:rsid w:val="00570699"/>
    <w:rsid w:val="00571D06"/>
    <w:rsid w:val="005720C8"/>
    <w:rsid w:val="00572289"/>
    <w:rsid w:val="00572ED6"/>
    <w:rsid w:val="00574306"/>
    <w:rsid w:val="0057472E"/>
    <w:rsid w:val="00575AE7"/>
    <w:rsid w:val="00576036"/>
    <w:rsid w:val="0057612E"/>
    <w:rsid w:val="00580445"/>
    <w:rsid w:val="00580B16"/>
    <w:rsid w:val="00580B7B"/>
    <w:rsid w:val="00581D3F"/>
    <w:rsid w:val="005820EA"/>
    <w:rsid w:val="005834E9"/>
    <w:rsid w:val="00583571"/>
    <w:rsid w:val="00583C3F"/>
    <w:rsid w:val="00584031"/>
    <w:rsid w:val="0058478C"/>
    <w:rsid w:val="0058578D"/>
    <w:rsid w:val="0058593B"/>
    <w:rsid w:val="00587A32"/>
    <w:rsid w:val="00590F2D"/>
    <w:rsid w:val="0059421F"/>
    <w:rsid w:val="00594B0E"/>
    <w:rsid w:val="00595931"/>
    <w:rsid w:val="00596554"/>
    <w:rsid w:val="00596AAB"/>
    <w:rsid w:val="005A2ECE"/>
    <w:rsid w:val="005A2F94"/>
    <w:rsid w:val="005A38C6"/>
    <w:rsid w:val="005A41D5"/>
    <w:rsid w:val="005A4909"/>
    <w:rsid w:val="005A654F"/>
    <w:rsid w:val="005A6AA5"/>
    <w:rsid w:val="005A6C6C"/>
    <w:rsid w:val="005A6C9F"/>
    <w:rsid w:val="005A7598"/>
    <w:rsid w:val="005B0515"/>
    <w:rsid w:val="005B07E5"/>
    <w:rsid w:val="005B15EE"/>
    <w:rsid w:val="005B2A8E"/>
    <w:rsid w:val="005B3ED1"/>
    <w:rsid w:val="005B4972"/>
    <w:rsid w:val="005B5D11"/>
    <w:rsid w:val="005B5E71"/>
    <w:rsid w:val="005B68D0"/>
    <w:rsid w:val="005B73CD"/>
    <w:rsid w:val="005B7A73"/>
    <w:rsid w:val="005B7B24"/>
    <w:rsid w:val="005C4343"/>
    <w:rsid w:val="005C468B"/>
    <w:rsid w:val="005C4F10"/>
    <w:rsid w:val="005C58F5"/>
    <w:rsid w:val="005C66FD"/>
    <w:rsid w:val="005C6A2D"/>
    <w:rsid w:val="005C73C2"/>
    <w:rsid w:val="005C747D"/>
    <w:rsid w:val="005D0A32"/>
    <w:rsid w:val="005D125B"/>
    <w:rsid w:val="005D185E"/>
    <w:rsid w:val="005D24CA"/>
    <w:rsid w:val="005D384F"/>
    <w:rsid w:val="005D38B6"/>
    <w:rsid w:val="005D5238"/>
    <w:rsid w:val="005D552E"/>
    <w:rsid w:val="005D679F"/>
    <w:rsid w:val="005D7F37"/>
    <w:rsid w:val="005E097B"/>
    <w:rsid w:val="005E0C0E"/>
    <w:rsid w:val="005E1828"/>
    <w:rsid w:val="005E1E7D"/>
    <w:rsid w:val="005E3201"/>
    <w:rsid w:val="005E3416"/>
    <w:rsid w:val="005E3C9D"/>
    <w:rsid w:val="005E4602"/>
    <w:rsid w:val="005E4E64"/>
    <w:rsid w:val="005E630F"/>
    <w:rsid w:val="005E648C"/>
    <w:rsid w:val="005F1661"/>
    <w:rsid w:val="005F3897"/>
    <w:rsid w:val="005F5184"/>
    <w:rsid w:val="005F6A15"/>
    <w:rsid w:val="005F724F"/>
    <w:rsid w:val="005F7F69"/>
    <w:rsid w:val="00600833"/>
    <w:rsid w:val="006015FA"/>
    <w:rsid w:val="006023D7"/>
    <w:rsid w:val="006026E6"/>
    <w:rsid w:val="00603348"/>
    <w:rsid w:val="00603391"/>
    <w:rsid w:val="00603710"/>
    <w:rsid w:val="00603E65"/>
    <w:rsid w:val="00605CCE"/>
    <w:rsid w:val="006073BB"/>
    <w:rsid w:val="00607485"/>
    <w:rsid w:val="0060758A"/>
    <w:rsid w:val="00610FBE"/>
    <w:rsid w:val="00612697"/>
    <w:rsid w:val="00613D88"/>
    <w:rsid w:val="006146CD"/>
    <w:rsid w:val="00615A84"/>
    <w:rsid w:val="006163AD"/>
    <w:rsid w:val="006163EE"/>
    <w:rsid w:val="00616DE2"/>
    <w:rsid w:val="006175B5"/>
    <w:rsid w:val="00617EA3"/>
    <w:rsid w:val="006204F8"/>
    <w:rsid w:val="00620F10"/>
    <w:rsid w:val="00621F13"/>
    <w:rsid w:val="00623AD7"/>
    <w:rsid w:val="006256BC"/>
    <w:rsid w:val="00626531"/>
    <w:rsid w:val="00626626"/>
    <w:rsid w:val="006266CB"/>
    <w:rsid w:val="00627F26"/>
    <w:rsid w:val="00630512"/>
    <w:rsid w:val="0063055E"/>
    <w:rsid w:val="0063093D"/>
    <w:rsid w:val="006310C7"/>
    <w:rsid w:val="0063163C"/>
    <w:rsid w:val="00633BCF"/>
    <w:rsid w:val="006344A5"/>
    <w:rsid w:val="0063589B"/>
    <w:rsid w:val="0063671E"/>
    <w:rsid w:val="00637B46"/>
    <w:rsid w:val="00637FEC"/>
    <w:rsid w:val="006427E3"/>
    <w:rsid w:val="0064559F"/>
    <w:rsid w:val="00645773"/>
    <w:rsid w:val="00645982"/>
    <w:rsid w:val="00645DFF"/>
    <w:rsid w:val="006461AD"/>
    <w:rsid w:val="00646229"/>
    <w:rsid w:val="00647258"/>
    <w:rsid w:val="006474DC"/>
    <w:rsid w:val="00650EF2"/>
    <w:rsid w:val="006516EF"/>
    <w:rsid w:val="00655346"/>
    <w:rsid w:val="00655BB6"/>
    <w:rsid w:val="006567CB"/>
    <w:rsid w:val="00656BEB"/>
    <w:rsid w:val="00657686"/>
    <w:rsid w:val="00657755"/>
    <w:rsid w:val="006623D6"/>
    <w:rsid w:val="00663A0D"/>
    <w:rsid w:val="0066650C"/>
    <w:rsid w:val="00667E46"/>
    <w:rsid w:val="0067015A"/>
    <w:rsid w:val="00670558"/>
    <w:rsid w:val="00670695"/>
    <w:rsid w:val="006716F3"/>
    <w:rsid w:val="00672D62"/>
    <w:rsid w:val="00672E0D"/>
    <w:rsid w:val="00674973"/>
    <w:rsid w:val="006756D8"/>
    <w:rsid w:val="00676894"/>
    <w:rsid w:val="006773AE"/>
    <w:rsid w:val="00677671"/>
    <w:rsid w:val="0068000C"/>
    <w:rsid w:val="006809AF"/>
    <w:rsid w:val="00680D74"/>
    <w:rsid w:val="00680E53"/>
    <w:rsid w:val="006810FF"/>
    <w:rsid w:val="00681DDA"/>
    <w:rsid w:val="006829E2"/>
    <w:rsid w:val="00682C87"/>
    <w:rsid w:val="00682F7A"/>
    <w:rsid w:val="00683627"/>
    <w:rsid w:val="0068760D"/>
    <w:rsid w:val="00690F71"/>
    <w:rsid w:val="00692A8B"/>
    <w:rsid w:val="00693B0A"/>
    <w:rsid w:val="00693CA0"/>
    <w:rsid w:val="00693FAC"/>
    <w:rsid w:val="00694EE8"/>
    <w:rsid w:val="00695B20"/>
    <w:rsid w:val="00696255"/>
    <w:rsid w:val="00696BD7"/>
    <w:rsid w:val="006A14FD"/>
    <w:rsid w:val="006A1A27"/>
    <w:rsid w:val="006A2D2C"/>
    <w:rsid w:val="006A334D"/>
    <w:rsid w:val="006A3515"/>
    <w:rsid w:val="006A3DE1"/>
    <w:rsid w:val="006A46EC"/>
    <w:rsid w:val="006A4971"/>
    <w:rsid w:val="006A5864"/>
    <w:rsid w:val="006A65AD"/>
    <w:rsid w:val="006A65B5"/>
    <w:rsid w:val="006B0B4C"/>
    <w:rsid w:val="006B19D1"/>
    <w:rsid w:val="006B2230"/>
    <w:rsid w:val="006B2510"/>
    <w:rsid w:val="006B39A0"/>
    <w:rsid w:val="006B436F"/>
    <w:rsid w:val="006B457D"/>
    <w:rsid w:val="006B553D"/>
    <w:rsid w:val="006B5F3D"/>
    <w:rsid w:val="006B627A"/>
    <w:rsid w:val="006B6F87"/>
    <w:rsid w:val="006B726B"/>
    <w:rsid w:val="006C0805"/>
    <w:rsid w:val="006C1425"/>
    <w:rsid w:val="006C3787"/>
    <w:rsid w:val="006C5214"/>
    <w:rsid w:val="006C54FF"/>
    <w:rsid w:val="006C6783"/>
    <w:rsid w:val="006C6A24"/>
    <w:rsid w:val="006C701F"/>
    <w:rsid w:val="006C7079"/>
    <w:rsid w:val="006C77C5"/>
    <w:rsid w:val="006D1755"/>
    <w:rsid w:val="006D2C2B"/>
    <w:rsid w:val="006D305E"/>
    <w:rsid w:val="006D4D1E"/>
    <w:rsid w:val="006D5127"/>
    <w:rsid w:val="006D6156"/>
    <w:rsid w:val="006E00A8"/>
    <w:rsid w:val="006E258A"/>
    <w:rsid w:val="006E3E1D"/>
    <w:rsid w:val="006E4259"/>
    <w:rsid w:val="006E69AB"/>
    <w:rsid w:val="006E7192"/>
    <w:rsid w:val="006E77CA"/>
    <w:rsid w:val="006E7BC8"/>
    <w:rsid w:val="006F000A"/>
    <w:rsid w:val="006F0085"/>
    <w:rsid w:val="006F0529"/>
    <w:rsid w:val="006F09AF"/>
    <w:rsid w:val="006F1990"/>
    <w:rsid w:val="006F31BA"/>
    <w:rsid w:val="006F66A4"/>
    <w:rsid w:val="006F6FE9"/>
    <w:rsid w:val="0070091C"/>
    <w:rsid w:val="00700AD2"/>
    <w:rsid w:val="0070248B"/>
    <w:rsid w:val="00702E21"/>
    <w:rsid w:val="00703E6A"/>
    <w:rsid w:val="00704395"/>
    <w:rsid w:val="007060F1"/>
    <w:rsid w:val="00706ABD"/>
    <w:rsid w:val="00706FED"/>
    <w:rsid w:val="00707B9E"/>
    <w:rsid w:val="00710269"/>
    <w:rsid w:val="00711F28"/>
    <w:rsid w:val="007126D6"/>
    <w:rsid w:val="00712B3B"/>
    <w:rsid w:val="00713433"/>
    <w:rsid w:val="00713AED"/>
    <w:rsid w:val="00721785"/>
    <w:rsid w:val="007217EE"/>
    <w:rsid w:val="00722016"/>
    <w:rsid w:val="0072211E"/>
    <w:rsid w:val="00723027"/>
    <w:rsid w:val="007238D2"/>
    <w:rsid w:val="00724C9F"/>
    <w:rsid w:val="00725291"/>
    <w:rsid w:val="0072710C"/>
    <w:rsid w:val="007316C1"/>
    <w:rsid w:val="00732C57"/>
    <w:rsid w:val="00735C6D"/>
    <w:rsid w:val="00735E22"/>
    <w:rsid w:val="00737559"/>
    <w:rsid w:val="00737B6F"/>
    <w:rsid w:val="00741029"/>
    <w:rsid w:val="00741ECC"/>
    <w:rsid w:val="00742EC8"/>
    <w:rsid w:val="00742FC8"/>
    <w:rsid w:val="00743077"/>
    <w:rsid w:val="007432DC"/>
    <w:rsid w:val="007449FC"/>
    <w:rsid w:val="00744CD9"/>
    <w:rsid w:val="007453E3"/>
    <w:rsid w:val="00754293"/>
    <w:rsid w:val="00754803"/>
    <w:rsid w:val="00756AFF"/>
    <w:rsid w:val="00756D1F"/>
    <w:rsid w:val="00757AF6"/>
    <w:rsid w:val="007629B6"/>
    <w:rsid w:val="00762E24"/>
    <w:rsid w:val="00764178"/>
    <w:rsid w:val="007650C0"/>
    <w:rsid w:val="00765373"/>
    <w:rsid w:val="007659AA"/>
    <w:rsid w:val="007664E9"/>
    <w:rsid w:val="007676ED"/>
    <w:rsid w:val="00767BB8"/>
    <w:rsid w:val="00770065"/>
    <w:rsid w:val="007703CA"/>
    <w:rsid w:val="00773786"/>
    <w:rsid w:val="0077584C"/>
    <w:rsid w:val="00775C9A"/>
    <w:rsid w:val="007806E3"/>
    <w:rsid w:val="007821A0"/>
    <w:rsid w:val="00782D4E"/>
    <w:rsid w:val="00785DAA"/>
    <w:rsid w:val="00786453"/>
    <w:rsid w:val="00786470"/>
    <w:rsid w:val="00786D74"/>
    <w:rsid w:val="00790E1D"/>
    <w:rsid w:val="00792E44"/>
    <w:rsid w:val="00793A4E"/>
    <w:rsid w:val="00793A7C"/>
    <w:rsid w:val="00794694"/>
    <w:rsid w:val="00796A48"/>
    <w:rsid w:val="0079797F"/>
    <w:rsid w:val="007A0296"/>
    <w:rsid w:val="007A057F"/>
    <w:rsid w:val="007A15A4"/>
    <w:rsid w:val="007A2C2D"/>
    <w:rsid w:val="007A5858"/>
    <w:rsid w:val="007A5EF8"/>
    <w:rsid w:val="007A7173"/>
    <w:rsid w:val="007B0B11"/>
    <w:rsid w:val="007B29C4"/>
    <w:rsid w:val="007B2D59"/>
    <w:rsid w:val="007B4F26"/>
    <w:rsid w:val="007B6457"/>
    <w:rsid w:val="007B64FD"/>
    <w:rsid w:val="007B7701"/>
    <w:rsid w:val="007B78C1"/>
    <w:rsid w:val="007C0383"/>
    <w:rsid w:val="007C0E26"/>
    <w:rsid w:val="007C0F3A"/>
    <w:rsid w:val="007C0F9C"/>
    <w:rsid w:val="007C1106"/>
    <w:rsid w:val="007C370F"/>
    <w:rsid w:val="007C3D4F"/>
    <w:rsid w:val="007C4866"/>
    <w:rsid w:val="007C4986"/>
    <w:rsid w:val="007C4B43"/>
    <w:rsid w:val="007C5184"/>
    <w:rsid w:val="007D002B"/>
    <w:rsid w:val="007D028E"/>
    <w:rsid w:val="007D02E5"/>
    <w:rsid w:val="007D0A70"/>
    <w:rsid w:val="007D0F68"/>
    <w:rsid w:val="007D1457"/>
    <w:rsid w:val="007D2FDF"/>
    <w:rsid w:val="007D4825"/>
    <w:rsid w:val="007D5A6D"/>
    <w:rsid w:val="007D7281"/>
    <w:rsid w:val="007E0047"/>
    <w:rsid w:val="007E01A9"/>
    <w:rsid w:val="007E0BA3"/>
    <w:rsid w:val="007E0E0C"/>
    <w:rsid w:val="007E1937"/>
    <w:rsid w:val="007E40DC"/>
    <w:rsid w:val="007E4259"/>
    <w:rsid w:val="007E42EE"/>
    <w:rsid w:val="007E558C"/>
    <w:rsid w:val="007E5E0B"/>
    <w:rsid w:val="007E6C8A"/>
    <w:rsid w:val="007F0CBE"/>
    <w:rsid w:val="007F1E6D"/>
    <w:rsid w:val="007F2154"/>
    <w:rsid w:val="007F28B3"/>
    <w:rsid w:val="007F4AA0"/>
    <w:rsid w:val="007F63CC"/>
    <w:rsid w:val="007F7BBE"/>
    <w:rsid w:val="0080090F"/>
    <w:rsid w:val="00801957"/>
    <w:rsid w:val="008034DD"/>
    <w:rsid w:val="0080355D"/>
    <w:rsid w:val="00803782"/>
    <w:rsid w:val="008046D9"/>
    <w:rsid w:val="0080507C"/>
    <w:rsid w:val="008051C1"/>
    <w:rsid w:val="00807778"/>
    <w:rsid w:val="008105AA"/>
    <w:rsid w:val="00810AA8"/>
    <w:rsid w:val="00810B69"/>
    <w:rsid w:val="00811E78"/>
    <w:rsid w:val="0081219C"/>
    <w:rsid w:val="0081283C"/>
    <w:rsid w:val="00812BBC"/>
    <w:rsid w:val="0081428E"/>
    <w:rsid w:val="00814C87"/>
    <w:rsid w:val="00815146"/>
    <w:rsid w:val="008168DE"/>
    <w:rsid w:val="0081693B"/>
    <w:rsid w:val="00816B6E"/>
    <w:rsid w:val="00816CA1"/>
    <w:rsid w:val="00816F0A"/>
    <w:rsid w:val="00817BC9"/>
    <w:rsid w:val="0082006D"/>
    <w:rsid w:val="008205CE"/>
    <w:rsid w:val="0082077A"/>
    <w:rsid w:val="00820CF5"/>
    <w:rsid w:val="00821098"/>
    <w:rsid w:val="00823216"/>
    <w:rsid w:val="008239E0"/>
    <w:rsid w:val="00823EB0"/>
    <w:rsid w:val="00823F96"/>
    <w:rsid w:val="00824701"/>
    <w:rsid w:val="008247C1"/>
    <w:rsid w:val="00824FC3"/>
    <w:rsid w:val="0082677A"/>
    <w:rsid w:val="00830048"/>
    <w:rsid w:val="00830AEE"/>
    <w:rsid w:val="008314EE"/>
    <w:rsid w:val="00831C61"/>
    <w:rsid w:val="00832408"/>
    <w:rsid w:val="00834C03"/>
    <w:rsid w:val="00835172"/>
    <w:rsid w:val="00836FBF"/>
    <w:rsid w:val="00837373"/>
    <w:rsid w:val="008412A0"/>
    <w:rsid w:val="008424BA"/>
    <w:rsid w:val="00843861"/>
    <w:rsid w:val="00843FB7"/>
    <w:rsid w:val="00847437"/>
    <w:rsid w:val="008479CD"/>
    <w:rsid w:val="00847BF1"/>
    <w:rsid w:val="00847EAF"/>
    <w:rsid w:val="00850023"/>
    <w:rsid w:val="008506D8"/>
    <w:rsid w:val="00850B7B"/>
    <w:rsid w:val="00851B30"/>
    <w:rsid w:val="00852522"/>
    <w:rsid w:val="008544CA"/>
    <w:rsid w:val="00854A9F"/>
    <w:rsid w:val="00855DF1"/>
    <w:rsid w:val="008567B8"/>
    <w:rsid w:val="00856B8E"/>
    <w:rsid w:val="008622DF"/>
    <w:rsid w:val="00863D60"/>
    <w:rsid w:val="00864585"/>
    <w:rsid w:val="0086740D"/>
    <w:rsid w:val="00867D4C"/>
    <w:rsid w:val="008703A0"/>
    <w:rsid w:val="00870B5C"/>
    <w:rsid w:val="0087268D"/>
    <w:rsid w:val="00872A78"/>
    <w:rsid w:val="00875A86"/>
    <w:rsid w:val="00875D03"/>
    <w:rsid w:val="00876C37"/>
    <w:rsid w:val="00880267"/>
    <w:rsid w:val="00881AD6"/>
    <w:rsid w:val="00882CBE"/>
    <w:rsid w:val="00883C50"/>
    <w:rsid w:val="00883C83"/>
    <w:rsid w:val="008840AF"/>
    <w:rsid w:val="008842A1"/>
    <w:rsid w:val="00884DEF"/>
    <w:rsid w:val="00885A42"/>
    <w:rsid w:val="00885D15"/>
    <w:rsid w:val="00886F01"/>
    <w:rsid w:val="00890306"/>
    <w:rsid w:val="00892341"/>
    <w:rsid w:val="008926FC"/>
    <w:rsid w:val="00892C09"/>
    <w:rsid w:val="00893355"/>
    <w:rsid w:val="00894C37"/>
    <w:rsid w:val="0089744C"/>
    <w:rsid w:val="008979D5"/>
    <w:rsid w:val="00897CEA"/>
    <w:rsid w:val="008A19C4"/>
    <w:rsid w:val="008A1EBF"/>
    <w:rsid w:val="008A200B"/>
    <w:rsid w:val="008A2868"/>
    <w:rsid w:val="008A31AF"/>
    <w:rsid w:val="008A5416"/>
    <w:rsid w:val="008A6C3E"/>
    <w:rsid w:val="008A7BA3"/>
    <w:rsid w:val="008B0EB6"/>
    <w:rsid w:val="008B0ED2"/>
    <w:rsid w:val="008B369F"/>
    <w:rsid w:val="008B3AF6"/>
    <w:rsid w:val="008B3CBC"/>
    <w:rsid w:val="008B5D75"/>
    <w:rsid w:val="008B689D"/>
    <w:rsid w:val="008B74F2"/>
    <w:rsid w:val="008C0CA9"/>
    <w:rsid w:val="008C25E0"/>
    <w:rsid w:val="008C5657"/>
    <w:rsid w:val="008C669F"/>
    <w:rsid w:val="008D3DF6"/>
    <w:rsid w:val="008D4003"/>
    <w:rsid w:val="008D41B3"/>
    <w:rsid w:val="008D4C01"/>
    <w:rsid w:val="008D4D15"/>
    <w:rsid w:val="008D5CFD"/>
    <w:rsid w:val="008D5E70"/>
    <w:rsid w:val="008D5ECE"/>
    <w:rsid w:val="008D7226"/>
    <w:rsid w:val="008E1AE1"/>
    <w:rsid w:val="008E1E78"/>
    <w:rsid w:val="008E26E4"/>
    <w:rsid w:val="008E2C45"/>
    <w:rsid w:val="008E3D01"/>
    <w:rsid w:val="008E5B39"/>
    <w:rsid w:val="008E6D79"/>
    <w:rsid w:val="008E7229"/>
    <w:rsid w:val="008E7981"/>
    <w:rsid w:val="008F2575"/>
    <w:rsid w:val="008F26A9"/>
    <w:rsid w:val="008F3726"/>
    <w:rsid w:val="008F4AA6"/>
    <w:rsid w:val="008F5CE5"/>
    <w:rsid w:val="008F615B"/>
    <w:rsid w:val="00900630"/>
    <w:rsid w:val="009012B1"/>
    <w:rsid w:val="009022A7"/>
    <w:rsid w:val="00904391"/>
    <w:rsid w:val="00904709"/>
    <w:rsid w:val="0090502D"/>
    <w:rsid w:val="00911133"/>
    <w:rsid w:val="00911928"/>
    <w:rsid w:val="00911EEB"/>
    <w:rsid w:val="00912418"/>
    <w:rsid w:val="009128FF"/>
    <w:rsid w:val="00912E70"/>
    <w:rsid w:val="009139C0"/>
    <w:rsid w:val="00913EE2"/>
    <w:rsid w:val="00913F5C"/>
    <w:rsid w:val="00914621"/>
    <w:rsid w:val="00914E90"/>
    <w:rsid w:val="009159D0"/>
    <w:rsid w:val="009160EA"/>
    <w:rsid w:val="009162B7"/>
    <w:rsid w:val="0091644A"/>
    <w:rsid w:val="00920FDE"/>
    <w:rsid w:val="009225B4"/>
    <w:rsid w:val="009243F9"/>
    <w:rsid w:val="00924D00"/>
    <w:rsid w:val="0092538C"/>
    <w:rsid w:val="00927AFA"/>
    <w:rsid w:val="009327D8"/>
    <w:rsid w:val="0093321D"/>
    <w:rsid w:val="00934A42"/>
    <w:rsid w:val="00934C63"/>
    <w:rsid w:val="0093548C"/>
    <w:rsid w:val="00940296"/>
    <w:rsid w:val="009402B4"/>
    <w:rsid w:val="00940929"/>
    <w:rsid w:val="009409CE"/>
    <w:rsid w:val="00941D9F"/>
    <w:rsid w:val="0094317C"/>
    <w:rsid w:val="00944D95"/>
    <w:rsid w:val="00945060"/>
    <w:rsid w:val="009462B6"/>
    <w:rsid w:val="009462DA"/>
    <w:rsid w:val="009466DC"/>
    <w:rsid w:val="00946D1C"/>
    <w:rsid w:val="00946D99"/>
    <w:rsid w:val="0094728B"/>
    <w:rsid w:val="00950CCC"/>
    <w:rsid w:val="009510E7"/>
    <w:rsid w:val="0095158B"/>
    <w:rsid w:val="00951AD6"/>
    <w:rsid w:val="00951CBF"/>
    <w:rsid w:val="00952103"/>
    <w:rsid w:val="0095296F"/>
    <w:rsid w:val="0095327F"/>
    <w:rsid w:val="009555D9"/>
    <w:rsid w:val="00955C48"/>
    <w:rsid w:val="009560EE"/>
    <w:rsid w:val="00956528"/>
    <w:rsid w:val="0095696F"/>
    <w:rsid w:val="00957D3E"/>
    <w:rsid w:val="00957E88"/>
    <w:rsid w:val="00960387"/>
    <w:rsid w:val="00960D2B"/>
    <w:rsid w:val="00960EC6"/>
    <w:rsid w:val="009617DA"/>
    <w:rsid w:val="0096255F"/>
    <w:rsid w:val="00963876"/>
    <w:rsid w:val="00963ABB"/>
    <w:rsid w:val="009644A4"/>
    <w:rsid w:val="00965728"/>
    <w:rsid w:val="00965B01"/>
    <w:rsid w:val="00966C62"/>
    <w:rsid w:val="00966FCD"/>
    <w:rsid w:val="009678CF"/>
    <w:rsid w:val="009716F1"/>
    <w:rsid w:val="00971C26"/>
    <w:rsid w:val="00972E79"/>
    <w:rsid w:val="00973F22"/>
    <w:rsid w:val="00973FB2"/>
    <w:rsid w:val="00974857"/>
    <w:rsid w:val="00975B86"/>
    <w:rsid w:val="009801A9"/>
    <w:rsid w:val="00980D98"/>
    <w:rsid w:val="009829D5"/>
    <w:rsid w:val="00991487"/>
    <w:rsid w:val="009917E7"/>
    <w:rsid w:val="0099261C"/>
    <w:rsid w:val="0099268C"/>
    <w:rsid w:val="00993A51"/>
    <w:rsid w:val="0099494F"/>
    <w:rsid w:val="00994DF8"/>
    <w:rsid w:val="00994E60"/>
    <w:rsid w:val="009971F3"/>
    <w:rsid w:val="009A008F"/>
    <w:rsid w:val="009A093E"/>
    <w:rsid w:val="009A0A61"/>
    <w:rsid w:val="009A13FA"/>
    <w:rsid w:val="009A1493"/>
    <w:rsid w:val="009A3315"/>
    <w:rsid w:val="009A4FA7"/>
    <w:rsid w:val="009A5880"/>
    <w:rsid w:val="009A596C"/>
    <w:rsid w:val="009A6F87"/>
    <w:rsid w:val="009A70D0"/>
    <w:rsid w:val="009A76F8"/>
    <w:rsid w:val="009A7833"/>
    <w:rsid w:val="009B10C6"/>
    <w:rsid w:val="009B1C89"/>
    <w:rsid w:val="009B4F9A"/>
    <w:rsid w:val="009B54BD"/>
    <w:rsid w:val="009B5C27"/>
    <w:rsid w:val="009B5F32"/>
    <w:rsid w:val="009C0105"/>
    <w:rsid w:val="009C0A38"/>
    <w:rsid w:val="009C3F3F"/>
    <w:rsid w:val="009C4210"/>
    <w:rsid w:val="009C5358"/>
    <w:rsid w:val="009C56D4"/>
    <w:rsid w:val="009C5EDE"/>
    <w:rsid w:val="009C6397"/>
    <w:rsid w:val="009D08E7"/>
    <w:rsid w:val="009D4330"/>
    <w:rsid w:val="009D4956"/>
    <w:rsid w:val="009D6568"/>
    <w:rsid w:val="009E1890"/>
    <w:rsid w:val="009E1A50"/>
    <w:rsid w:val="009E279F"/>
    <w:rsid w:val="009E4AE3"/>
    <w:rsid w:val="009E61B2"/>
    <w:rsid w:val="009E6207"/>
    <w:rsid w:val="009E75EF"/>
    <w:rsid w:val="009F11E1"/>
    <w:rsid w:val="009F25F1"/>
    <w:rsid w:val="009F283C"/>
    <w:rsid w:val="009F520A"/>
    <w:rsid w:val="009F661E"/>
    <w:rsid w:val="009F78B3"/>
    <w:rsid w:val="009F7A6A"/>
    <w:rsid w:val="00A0092C"/>
    <w:rsid w:val="00A0179B"/>
    <w:rsid w:val="00A0182E"/>
    <w:rsid w:val="00A03735"/>
    <w:rsid w:val="00A03D7D"/>
    <w:rsid w:val="00A03EAF"/>
    <w:rsid w:val="00A0429F"/>
    <w:rsid w:val="00A046CC"/>
    <w:rsid w:val="00A05828"/>
    <w:rsid w:val="00A05D39"/>
    <w:rsid w:val="00A075F3"/>
    <w:rsid w:val="00A0793A"/>
    <w:rsid w:val="00A1064E"/>
    <w:rsid w:val="00A12211"/>
    <w:rsid w:val="00A12D77"/>
    <w:rsid w:val="00A1319F"/>
    <w:rsid w:val="00A140AC"/>
    <w:rsid w:val="00A14D33"/>
    <w:rsid w:val="00A15C1F"/>
    <w:rsid w:val="00A15F64"/>
    <w:rsid w:val="00A171DE"/>
    <w:rsid w:val="00A174AB"/>
    <w:rsid w:val="00A22191"/>
    <w:rsid w:val="00A2226D"/>
    <w:rsid w:val="00A22CAC"/>
    <w:rsid w:val="00A23578"/>
    <w:rsid w:val="00A241E3"/>
    <w:rsid w:val="00A245A0"/>
    <w:rsid w:val="00A24F09"/>
    <w:rsid w:val="00A252B3"/>
    <w:rsid w:val="00A256F7"/>
    <w:rsid w:val="00A266B9"/>
    <w:rsid w:val="00A27477"/>
    <w:rsid w:val="00A276C8"/>
    <w:rsid w:val="00A2787D"/>
    <w:rsid w:val="00A33BE7"/>
    <w:rsid w:val="00A33E9A"/>
    <w:rsid w:val="00A34923"/>
    <w:rsid w:val="00A3566F"/>
    <w:rsid w:val="00A376ED"/>
    <w:rsid w:val="00A378DC"/>
    <w:rsid w:val="00A37B1A"/>
    <w:rsid w:val="00A401A3"/>
    <w:rsid w:val="00A4024B"/>
    <w:rsid w:val="00A405EB"/>
    <w:rsid w:val="00A4094C"/>
    <w:rsid w:val="00A412A0"/>
    <w:rsid w:val="00A41622"/>
    <w:rsid w:val="00A420E4"/>
    <w:rsid w:val="00A4546B"/>
    <w:rsid w:val="00A46A10"/>
    <w:rsid w:val="00A51196"/>
    <w:rsid w:val="00A52967"/>
    <w:rsid w:val="00A52F04"/>
    <w:rsid w:val="00A5533A"/>
    <w:rsid w:val="00A55409"/>
    <w:rsid w:val="00A5663B"/>
    <w:rsid w:val="00A57B12"/>
    <w:rsid w:val="00A610FC"/>
    <w:rsid w:val="00A61394"/>
    <w:rsid w:val="00A62C45"/>
    <w:rsid w:val="00A64762"/>
    <w:rsid w:val="00A64ED5"/>
    <w:rsid w:val="00A6505C"/>
    <w:rsid w:val="00A658E7"/>
    <w:rsid w:val="00A676B8"/>
    <w:rsid w:val="00A70BEE"/>
    <w:rsid w:val="00A70C6A"/>
    <w:rsid w:val="00A720FB"/>
    <w:rsid w:val="00A738ED"/>
    <w:rsid w:val="00A73D86"/>
    <w:rsid w:val="00A740C0"/>
    <w:rsid w:val="00A74907"/>
    <w:rsid w:val="00A75137"/>
    <w:rsid w:val="00A75DCB"/>
    <w:rsid w:val="00A75E2B"/>
    <w:rsid w:val="00A801CD"/>
    <w:rsid w:val="00A84A7B"/>
    <w:rsid w:val="00A8583F"/>
    <w:rsid w:val="00A85940"/>
    <w:rsid w:val="00A85D6C"/>
    <w:rsid w:val="00A8654D"/>
    <w:rsid w:val="00A9008F"/>
    <w:rsid w:val="00A91687"/>
    <w:rsid w:val="00A9274C"/>
    <w:rsid w:val="00A92D41"/>
    <w:rsid w:val="00A92D7A"/>
    <w:rsid w:val="00A92E50"/>
    <w:rsid w:val="00A93737"/>
    <w:rsid w:val="00A94D02"/>
    <w:rsid w:val="00A95D1A"/>
    <w:rsid w:val="00A95D97"/>
    <w:rsid w:val="00A967E1"/>
    <w:rsid w:val="00A9707F"/>
    <w:rsid w:val="00A978CE"/>
    <w:rsid w:val="00A97F69"/>
    <w:rsid w:val="00AA1CDC"/>
    <w:rsid w:val="00AA1E69"/>
    <w:rsid w:val="00AA1FA3"/>
    <w:rsid w:val="00AA22A7"/>
    <w:rsid w:val="00AA2FC7"/>
    <w:rsid w:val="00AA3103"/>
    <w:rsid w:val="00AA3823"/>
    <w:rsid w:val="00AA4F6B"/>
    <w:rsid w:val="00AA5D3C"/>
    <w:rsid w:val="00AA6619"/>
    <w:rsid w:val="00AA6D66"/>
    <w:rsid w:val="00AB1479"/>
    <w:rsid w:val="00AB1B2F"/>
    <w:rsid w:val="00AB2B92"/>
    <w:rsid w:val="00AB6FAF"/>
    <w:rsid w:val="00AB716B"/>
    <w:rsid w:val="00AC0668"/>
    <w:rsid w:val="00AC1270"/>
    <w:rsid w:val="00AC2F1E"/>
    <w:rsid w:val="00AC38A5"/>
    <w:rsid w:val="00AC3B73"/>
    <w:rsid w:val="00AC4010"/>
    <w:rsid w:val="00AC777C"/>
    <w:rsid w:val="00AC7CE1"/>
    <w:rsid w:val="00AD0804"/>
    <w:rsid w:val="00AD1AEF"/>
    <w:rsid w:val="00AD25AD"/>
    <w:rsid w:val="00AD554B"/>
    <w:rsid w:val="00AD6012"/>
    <w:rsid w:val="00AD6AC0"/>
    <w:rsid w:val="00AE0933"/>
    <w:rsid w:val="00AE0C4D"/>
    <w:rsid w:val="00AE1594"/>
    <w:rsid w:val="00AE2010"/>
    <w:rsid w:val="00AE222E"/>
    <w:rsid w:val="00AE286C"/>
    <w:rsid w:val="00AE3C75"/>
    <w:rsid w:val="00AE4891"/>
    <w:rsid w:val="00AE4987"/>
    <w:rsid w:val="00AE52E7"/>
    <w:rsid w:val="00AE695C"/>
    <w:rsid w:val="00AE6C2D"/>
    <w:rsid w:val="00AE701F"/>
    <w:rsid w:val="00AE74B8"/>
    <w:rsid w:val="00AE7C4E"/>
    <w:rsid w:val="00AF0ED8"/>
    <w:rsid w:val="00AF1095"/>
    <w:rsid w:val="00AF1200"/>
    <w:rsid w:val="00AF146D"/>
    <w:rsid w:val="00AF1917"/>
    <w:rsid w:val="00AF1C22"/>
    <w:rsid w:val="00AF1EF4"/>
    <w:rsid w:val="00AF215D"/>
    <w:rsid w:val="00AF3345"/>
    <w:rsid w:val="00AF43E2"/>
    <w:rsid w:val="00AF5E3F"/>
    <w:rsid w:val="00AF6195"/>
    <w:rsid w:val="00AF6F9A"/>
    <w:rsid w:val="00AF6FA2"/>
    <w:rsid w:val="00AF7759"/>
    <w:rsid w:val="00B043CA"/>
    <w:rsid w:val="00B048FE"/>
    <w:rsid w:val="00B06E7F"/>
    <w:rsid w:val="00B07392"/>
    <w:rsid w:val="00B103F8"/>
    <w:rsid w:val="00B10DEB"/>
    <w:rsid w:val="00B10E0A"/>
    <w:rsid w:val="00B12F88"/>
    <w:rsid w:val="00B15311"/>
    <w:rsid w:val="00B15394"/>
    <w:rsid w:val="00B15598"/>
    <w:rsid w:val="00B209CF"/>
    <w:rsid w:val="00B20EE4"/>
    <w:rsid w:val="00B21212"/>
    <w:rsid w:val="00B21A10"/>
    <w:rsid w:val="00B21A8F"/>
    <w:rsid w:val="00B23059"/>
    <w:rsid w:val="00B239CE"/>
    <w:rsid w:val="00B23D84"/>
    <w:rsid w:val="00B241EC"/>
    <w:rsid w:val="00B251B0"/>
    <w:rsid w:val="00B26039"/>
    <w:rsid w:val="00B27115"/>
    <w:rsid w:val="00B302B5"/>
    <w:rsid w:val="00B30E7E"/>
    <w:rsid w:val="00B311BC"/>
    <w:rsid w:val="00B31729"/>
    <w:rsid w:val="00B33E22"/>
    <w:rsid w:val="00B35A26"/>
    <w:rsid w:val="00B35D2F"/>
    <w:rsid w:val="00B35D5B"/>
    <w:rsid w:val="00B36EE4"/>
    <w:rsid w:val="00B37F0D"/>
    <w:rsid w:val="00B40E46"/>
    <w:rsid w:val="00B41DCA"/>
    <w:rsid w:val="00B4227C"/>
    <w:rsid w:val="00B42477"/>
    <w:rsid w:val="00B4486E"/>
    <w:rsid w:val="00B449DB"/>
    <w:rsid w:val="00B4578F"/>
    <w:rsid w:val="00B45867"/>
    <w:rsid w:val="00B460D1"/>
    <w:rsid w:val="00B4696B"/>
    <w:rsid w:val="00B47688"/>
    <w:rsid w:val="00B50E8A"/>
    <w:rsid w:val="00B510FD"/>
    <w:rsid w:val="00B51E68"/>
    <w:rsid w:val="00B53E03"/>
    <w:rsid w:val="00B549F0"/>
    <w:rsid w:val="00B54A31"/>
    <w:rsid w:val="00B5682D"/>
    <w:rsid w:val="00B56D25"/>
    <w:rsid w:val="00B60435"/>
    <w:rsid w:val="00B61838"/>
    <w:rsid w:val="00B61960"/>
    <w:rsid w:val="00B61CED"/>
    <w:rsid w:val="00B61E60"/>
    <w:rsid w:val="00B622DB"/>
    <w:rsid w:val="00B62E60"/>
    <w:rsid w:val="00B6321E"/>
    <w:rsid w:val="00B6382D"/>
    <w:rsid w:val="00B63E00"/>
    <w:rsid w:val="00B65BE9"/>
    <w:rsid w:val="00B675D9"/>
    <w:rsid w:val="00B7112B"/>
    <w:rsid w:val="00B745F5"/>
    <w:rsid w:val="00B746CA"/>
    <w:rsid w:val="00B749A7"/>
    <w:rsid w:val="00B76B7B"/>
    <w:rsid w:val="00B77076"/>
    <w:rsid w:val="00B773C5"/>
    <w:rsid w:val="00B77C25"/>
    <w:rsid w:val="00B816BF"/>
    <w:rsid w:val="00B81F14"/>
    <w:rsid w:val="00B82D0C"/>
    <w:rsid w:val="00B83C6D"/>
    <w:rsid w:val="00B84C83"/>
    <w:rsid w:val="00B90FA9"/>
    <w:rsid w:val="00B91959"/>
    <w:rsid w:val="00B91DA2"/>
    <w:rsid w:val="00B92B2B"/>
    <w:rsid w:val="00B933A2"/>
    <w:rsid w:val="00B9374E"/>
    <w:rsid w:val="00B94114"/>
    <w:rsid w:val="00B95389"/>
    <w:rsid w:val="00B95C21"/>
    <w:rsid w:val="00B97046"/>
    <w:rsid w:val="00BA0A9F"/>
    <w:rsid w:val="00BA13F5"/>
    <w:rsid w:val="00BA13F8"/>
    <w:rsid w:val="00BA1973"/>
    <w:rsid w:val="00BA19B3"/>
    <w:rsid w:val="00BA1CD0"/>
    <w:rsid w:val="00BA244C"/>
    <w:rsid w:val="00BA4170"/>
    <w:rsid w:val="00BA562C"/>
    <w:rsid w:val="00BA57D2"/>
    <w:rsid w:val="00BA636D"/>
    <w:rsid w:val="00BA68B7"/>
    <w:rsid w:val="00BA74B4"/>
    <w:rsid w:val="00BB0599"/>
    <w:rsid w:val="00BB0EFC"/>
    <w:rsid w:val="00BB0FFC"/>
    <w:rsid w:val="00BB20CA"/>
    <w:rsid w:val="00BB62C5"/>
    <w:rsid w:val="00BB6FDE"/>
    <w:rsid w:val="00BB7091"/>
    <w:rsid w:val="00BB7CC5"/>
    <w:rsid w:val="00BC0A9B"/>
    <w:rsid w:val="00BC1DD6"/>
    <w:rsid w:val="00BC3066"/>
    <w:rsid w:val="00BC4963"/>
    <w:rsid w:val="00BC6C01"/>
    <w:rsid w:val="00BD14AC"/>
    <w:rsid w:val="00BD16C7"/>
    <w:rsid w:val="00BD249A"/>
    <w:rsid w:val="00BD27DE"/>
    <w:rsid w:val="00BD2B2E"/>
    <w:rsid w:val="00BD4854"/>
    <w:rsid w:val="00BD48D6"/>
    <w:rsid w:val="00BD5242"/>
    <w:rsid w:val="00BD62A4"/>
    <w:rsid w:val="00BD7565"/>
    <w:rsid w:val="00BD78EE"/>
    <w:rsid w:val="00BD78F0"/>
    <w:rsid w:val="00BE0423"/>
    <w:rsid w:val="00BE0DB0"/>
    <w:rsid w:val="00BE217D"/>
    <w:rsid w:val="00BE503A"/>
    <w:rsid w:val="00BE64E7"/>
    <w:rsid w:val="00BE7A20"/>
    <w:rsid w:val="00BF1A0A"/>
    <w:rsid w:val="00BF2728"/>
    <w:rsid w:val="00C00566"/>
    <w:rsid w:val="00C0072F"/>
    <w:rsid w:val="00C013DA"/>
    <w:rsid w:val="00C01698"/>
    <w:rsid w:val="00C019E7"/>
    <w:rsid w:val="00C0400D"/>
    <w:rsid w:val="00C070BF"/>
    <w:rsid w:val="00C07282"/>
    <w:rsid w:val="00C07946"/>
    <w:rsid w:val="00C07ADC"/>
    <w:rsid w:val="00C101AD"/>
    <w:rsid w:val="00C10B2F"/>
    <w:rsid w:val="00C11367"/>
    <w:rsid w:val="00C12052"/>
    <w:rsid w:val="00C12328"/>
    <w:rsid w:val="00C13EDE"/>
    <w:rsid w:val="00C13F29"/>
    <w:rsid w:val="00C14EAE"/>
    <w:rsid w:val="00C15FDB"/>
    <w:rsid w:val="00C16713"/>
    <w:rsid w:val="00C1772C"/>
    <w:rsid w:val="00C23A2A"/>
    <w:rsid w:val="00C2531E"/>
    <w:rsid w:val="00C25ED7"/>
    <w:rsid w:val="00C26E00"/>
    <w:rsid w:val="00C275E1"/>
    <w:rsid w:val="00C27F4F"/>
    <w:rsid w:val="00C300C4"/>
    <w:rsid w:val="00C303B3"/>
    <w:rsid w:val="00C3096B"/>
    <w:rsid w:val="00C3239D"/>
    <w:rsid w:val="00C33443"/>
    <w:rsid w:val="00C3368A"/>
    <w:rsid w:val="00C33BCD"/>
    <w:rsid w:val="00C3477D"/>
    <w:rsid w:val="00C34970"/>
    <w:rsid w:val="00C350F8"/>
    <w:rsid w:val="00C36465"/>
    <w:rsid w:val="00C366BB"/>
    <w:rsid w:val="00C366EB"/>
    <w:rsid w:val="00C3695B"/>
    <w:rsid w:val="00C37A3D"/>
    <w:rsid w:val="00C40C50"/>
    <w:rsid w:val="00C411BA"/>
    <w:rsid w:val="00C41492"/>
    <w:rsid w:val="00C43825"/>
    <w:rsid w:val="00C43B30"/>
    <w:rsid w:val="00C43B5A"/>
    <w:rsid w:val="00C44B23"/>
    <w:rsid w:val="00C46281"/>
    <w:rsid w:val="00C47288"/>
    <w:rsid w:val="00C476A8"/>
    <w:rsid w:val="00C5007B"/>
    <w:rsid w:val="00C50841"/>
    <w:rsid w:val="00C50F07"/>
    <w:rsid w:val="00C5169B"/>
    <w:rsid w:val="00C53A49"/>
    <w:rsid w:val="00C53ACF"/>
    <w:rsid w:val="00C53C57"/>
    <w:rsid w:val="00C550F7"/>
    <w:rsid w:val="00C551A7"/>
    <w:rsid w:val="00C5542E"/>
    <w:rsid w:val="00C56224"/>
    <w:rsid w:val="00C5712B"/>
    <w:rsid w:val="00C57A31"/>
    <w:rsid w:val="00C60204"/>
    <w:rsid w:val="00C64E6C"/>
    <w:rsid w:val="00C651F3"/>
    <w:rsid w:val="00C66931"/>
    <w:rsid w:val="00C70026"/>
    <w:rsid w:val="00C70F98"/>
    <w:rsid w:val="00C71CB7"/>
    <w:rsid w:val="00C71E8E"/>
    <w:rsid w:val="00C71EE7"/>
    <w:rsid w:val="00C726AF"/>
    <w:rsid w:val="00C72C45"/>
    <w:rsid w:val="00C74644"/>
    <w:rsid w:val="00C76EB8"/>
    <w:rsid w:val="00C80AE6"/>
    <w:rsid w:val="00C81402"/>
    <w:rsid w:val="00C84120"/>
    <w:rsid w:val="00C84BAD"/>
    <w:rsid w:val="00C852A8"/>
    <w:rsid w:val="00C866B5"/>
    <w:rsid w:val="00C872A4"/>
    <w:rsid w:val="00C878B5"/>
    <w:rsid w:val="00C91B08"/>
    <w:rsid w:val="00C92708"/>
    <w:rsid w:val="00C92EFB"/>
    <w:rsid w:val="00C93D8B"/>
    <w:rsid w:val="00C944E5"/>
    <w:rsid w:val="00C94DD8"/>
    <w:rsid w:val="00C94F4F"/>
    <w:rsid w:val="00C95B13"/>
    <w:rsid w:val="00C964DC"/>
    <w:rsid w:val="00CA09CB"/>
    <w:rsid w:val="00CA1598"/>
    <w:rsid w:val="00CA1712"/>
    <w:rsid w:val="00CA1F33"/>
    <w:rsid w:val="00CA3B10"/>
    <w:rsid w:val="00CA3EAC"/>
    <w:rsid w:val="00CA4A7C"/>
    <w:rsid w:val="00CA5199"/>
    <w:rsid w:val="00CA69BD"/>
    <w:rsid w:val="00CA6CFB"/>
    <w:rsid w:val="00CA6D6B"/>
    <w:rsid w:val="00CA7146"/>
    <w:rsid w:val="00CB1BED"/>
    <w:rsid w:val="00CB1CFD"/>
    <w:rsid w:val="00CB2824"/>
    <w:rsid w:val="00CB2C85"/>
    <w:rsid w:val="00CB2FEC"/>
    <w:rsid w:val="00CB3079"/>
    <w:rsid w:val="00CB3ACF"/>
    <w:rsid w:val="00CB46A4"/>
    <w:rsid w:val="00CB5917"/>
    <w:rsid w:val="00CC157C"/>
    <w:rsid w:val="00CC27CA"/>
    <w:rsid w:val="00CC3A23"/>
    <w:rsid w:val="00CC4AC3"/>
    <w:rsid w:val="00CC4D18"/>
    <w:rsid w:val="00CC6443"/>
    <w:rsid w:val="00CC6F58"/>
    <w:rsid w:val="00CC7B9B"/>
    <w:rsid w:val="00CD26EA"/>
    <w:rsid w:val="00CD3223"/>
    <w:rsid w:val="00CD376A"/>
    <w:rsid w:val="00CD37AD"/>
    <w:rsid w:val="00CD3FD4"/>
    <w:rsid w:val="00CD4071"/>
    <w:rsid w:val="00CD5700"/>
    <w:rsid w:val="00CD6786"/>
    <w:rsid w:val="00CD6E58"/>
    <w:rsid w:val="00CD764D"/>
    <w:rsid w:val="00CD7BC3"/>
    <w:rsid w:val="00CD7C2A"/>
    <w:rsid w:val="00CE011E"/>
    <w:rsid w:val="00CE0C7A"/>
    <w:rsid w:val="00CE212A"/>
    <w:rsid w:val="00CE2D08"/>
    <w:rsid w:val="00CE50CC"/>
    <w:rsid w:val="00CE72ED"/>
    <w:rsid w:val="00CF1B43"/>
    <w:rsid w:val="00CF2238"/>
    <w:rsid w:val="00CF26A7"/>
    <w:rsid w:val="00CF3505"/>
    <w:rsid w:val="00CF3B88"/>
    <w:rsid w:val="00CF4340"/>
    <w:rsid w:val="00CF4559"/>
    <w:rsid w:val="00CF606B"/>
    <w:rsid w:val="00CF72EE"/>
    <w:rsid w:val="00CF7F64"/>
    <w:rsid w:val="00CF7FCA"/>
    <w:rsid w:val="00D001AB"/>
    <w:rsid w:val="00D0043A"/>
    <w:rsid w:val="00D00906"/>
    <w:rsid w:val="00D00FE1"/>
    <w:rsid w:val="00D01048"/>
    <w:rsid w:val="00D028FD"/>
    <w:rsid w:val="00D031B4"/>
    <w:rsid w:val="00D05D24"/>
    <w:rsid w:val="00D078F8"/>
    <w:rsid w:val="00D111A9"/>
    <w:rsid w:val="00D115AD"/>
    <w:rsid w:val="00D1173B"/>
    <w:rsid w:val="00D11D6E"/>
    <w:rsid w:val="00D1293C"/>
    <w:rsid w:val="00D12BBF"/>
    <w:rsid w:val="00D14974"/>
    <w:rsid w:val="00D16E2C"/>
    <w:rsid w:val="00D20A8A"/>
    <w:rsid w:val="00D20C9B"/>
    <w:rsid w:val="00D20DB8"/>
    <w:rsid w:val="00D2222E"/>
    <w:rsid w:val="00D24044"/>
    <w:rsid w:val="00D27035"/>
    <w:rsid w:val="00D31699"/>
    <w:rsid w:val="00D320BA"/>
    <w:rsid w:val="00D33AA2"/>
    <w:rsid w:val="00D4096D"/>
    <w:rsid w:val="00D411DB"/>
    <w:rsid w:val="00D4229C"/>
    <w:rsid w:val="00D4353E"/>
    <w:rsid w:val="00D4370C"/>
    <w:rsid w:val="00D44C8E"/>
    <w:rsid w:val="00D44E05"/>
    <w:rsid w:val="00D47C06"/>
    <w:rsid w:val="00D50B9E"/>
    <w:rsid w:val="00D50DD0"/>
    <w:rsid w:val="00D51A66"/>
    <w:rsid w:val="00D5249E"/>
    <w:rsid w:val="00D54621"/>
    <w:rsid w:val="00D54CF1"/>
    <w:rsid w:val="00D56235"/>
    <w:rsid w:val="00D563D5"/>
    <w:rsid w:val="00D56D4E"/>
    <w:rsid w:val="00D5742E"/>
    <w:rsid w:val="00D57F7A"/>
    <w:rsid w:val="00D57FB1"/>
    <w:rsid w:val="00D608DA"/>
    <w:rsid w:val="00D62484"/>
    <w:rsid w:val="00D629D2"/>
    <w:rsid w:val="00D62E04"/>
    <w:rsid w:val="00D62EC9"/>
    <w:rsid w:val="00D6373D"/>
    <w:rsid w:val="00D644B6"/>
    <w:rsid w:val="00D669CC"/>
    <w:rsid w:val="00D67395"/>
    <w:rsid w:val="00D67585"/>
    <w:rsid w:val="00D71186"/>
    <w:rsid w:val="00D71487"/>
    <w:rsid w:val="00D75DEF"/>
    <w:rsid w:val="00D77CFF"/>
    <w:rsid w:val="00D800F2"/>
    <w:rsid w:val="00D81BC8"/>
    <w:rsid w:val="00D8224D"/>
    <w:rsid w:val="00D825DA"/>
    <w:rsid w:val="00D83E0B"/>
    <w:rsid w:val="00D848AA"/>
    <w:rsid w:val="00D8566D"/>
    <w:rsid w:val="00D85931"/>
    <w:rsid w:val="00D86AA3"/>
    <w:rsid w:val="00D86BCE"/>
    <w:rsid w:val="00D91259"/>
    <w:rsid w:val="00D932CE"/>
    <w:rsid w:val="00D9359F"/>
    <w:rsid w:val="00D95702"/>
    <w:rsid w:val="00DA0121"/>
    <w:rsid w:val="00DA08B4"/>
    <w:rsid w:val="00DA0E61"/>
    <w:rsid w:val="00DA2188"/>
    <w:rsid w:val="00DA528C"/>
    <w:rsid w:val="00DA5AF5"/>
    <w:rsid w:val="00DA7176"/>
    <w:rsid w:val="00DA7F38"/>
    <w:rsid w:val="00DB18EE"/>
    <w:rsid w:val="00DB379E"/>
    <w:rsid w:val="00DB433E"/>
    <w:rsid w:val="00DB4CB4"/>
    <w:rsid w:val="00DB4F87"/>
    <w:rsid w:val="00DB5667"/>
    <w:rsid w:val="00DB7E19"/>
    <w:rsid w:val="00DC16D1"/>
    <w:rsid w:val="00DC1FA0"/>
    <w:rsid w:val="00DC27BE"/>
    <w:rsid w:val="00DC31A7"/>
    <w:rsid w:val="00DC7FF9"/>
    <w:rsid w:val="00DD0211"/>
    <w:rsid w:val="00DD0B96"/>
    <w:rsid w:val="00DD1D26"/>
    <w:rsid w:val="00DD2E5F"/>
    <w:rsid w:val="00DD337E"/>
    <w:rsid w:val="00DD6C02"/>
    <w:rsid w:val="00DD7E73"/>
    <w:rsid w:val="00DE0651"/>
    <w:rsid w:val="00DE0EAB"/>
    <w:rsid w:val="00DE1878"/>
    <w:rsid w:val="00DE2898"/>
    <w:rsid w:val="00DE5638"/>
    <w:rsid w:val="00DF1C12"/>
    <w:rsid w:val="00DF2234"/>
    <w:rsid w:val="00DF3914"/>
    <w:rsid w:val="00DF534A"/>
    <w:rsid w:val="00DF54FF"/>
    <w:rsid w:val="00DF5A99"/>
    <w:rsid w:val="00DF634D"/>
    <w:rsid w:val="00DF676D"/>
    <w:rsid w:val="00DF6ACC"/>
    <w:rsid w:val="00DF745A"/>
    <w:rsid w:val="00DF7F54"/>
    <w:rsid w:val="00DF7F73"/>
    <w:rsid w:val="00DF7FE2"/>
    <w:rsid w:val="00E01305"/>
    <w:rsid w:val="00E021F1"/>
    <w:rsid w:val="00E02DC5"/>
    <w:rsid w:val="00E04367"/>
    <w:rsid w:val="00E06172"/>
    <w:rsid w:val="00E06682"/>
    <w:rsid w:val="00E06F12"/>
    <w:rsid w:val="00E07EC2"/>
    <w:rsid w:val="00E103AF"/>
    <w:rsid w:val="00E10CFD"/>
    <w:rsid w:val="00E11BC6"/>
    <w:rsid w:val="00E11D0A"/>
    <w:rsid w:val="00E12165"/>
    <w:rsid w:val="00E13472"/>
    <w:rsid w:val="00E1430F"/>
    <w:rsid w:val="00E14BCC"/>
    <w:rsid w:val="00E14E78"/>
    <w:rsid w:val="00E16C0A"/>
    <w:rsid w:val="00E17AE7"/>
    <w:rsid w:val="00E21AEE"/>
    <w:rsid w:val="00E221B8"/>
    <w:rsid w:val="00E22C66"/>
    <w:rsid w:val="00E22F76"/>
    <w:rsid w:val="00E24844"/>
    <w:rsid w:val="00E25F79"/>
    <w:rsid w:val="00E26BCE"/>
    <w:rsid w:val="00E26DDF"/>
    <w:rsid w:val="00E27FCF"/>
    <w:rsid w:val="00E30CCD"/>
    <w:rsid w:val="00E32246"/>
    <w:rsid w:val="00E3313A"/>
    <w:rsid w:val="00E345EC"/>
    <w:rsid w:val="00E35820"/>
    <w:rsid w:val="00E40E8B"/>
    <w:rsid w:val="00E41669"/>
    <w:rsid w:val="00E42424"/>
    <w:rsid w:val="00E44D64"/>
    <w:rsid w:val="00E460A4"/>
    <w:rsid w:val="00E47C85"/>
    <w:rsid w:val="00E47E4B"/>
    <w:rsid w:val="00E505FE"/>
    <w:rsid w:val="00E50A44"/>
    <w:rsid w:val="00E50C8E"/>
    <w:rsid w:val="00E51B43"/>
    <w:rsid w:val="00E520F2"/>
    <w:rsid w:val="00E5293F"/>
    <w:rsid w:val="00E53B17"/>
    <w:rsid w:val="00E53C40"/>
    <w:rsid w:val="00E5540F"/>
    <w:rsid w:val="00E55DFA"/>
    <w:rsid w:val="00E56D7D"/>
    <w:rsid w:val="00E607CE"/>
    <w:rsid w:val="00E60B4D"/>
    <w:rsid w:val="00E61499"/>
    <w:rsid w:val="00E64B79"/>
    <w:rsid w:val="00E64E50"/>
    <w:rsid w:val="00E660A4"/>
    <w:rsid w:val="00E6634D"/>
    <w:rsid w:val="00E70DA5"/>
    <w:rsid w:val="00E710D2"/>
    <w:rsid w:val="00E71E91"/>
    <w:rsid w:val="00E71EC3"/>
    <w:rsid w:val="00E72AA6"/>
    <w:rsid w:val="00E72E2A"/>
    <w:rsid w:val="00E735CC"/>
    <w:rsid w:val="00E74FF5"/>
    <w:rsid w:val="00E758C6"/>
    <w:rsid w:val="00E76CEA"/>
    <w:rsid w:val="00E770CE"/>
    <w:rsid w:val="00E813AB"/>
    <w:rsid w:val="00E84930"/>
    <w:rsid w:val="00E851AB"/>
    <w:rsid w:val="00E865CA"/>
    <w:rsid w:val="00E87000"/>
    <w:rsid w:val="00E87D44"/>
    <w:rsid w:val="00E9046D"/>
    <w:rsid w:val="00E911A5"/>
    <w:rsid w:val="00E91D4E"/>
    <w:rsid w:val="00E92000"/>
    <w:rsid w:val="00E929E9"/>
    <w:rsid w:val="00E94D7B"/>
    <w:rsid w:val="00E96179"/>
    <w:rsid w:val="00E96F48"/>
    <w:rsid w:val="00E97F7D"/>
    <w:rsid w:val="00EA5730"/>
    <w:rsid w:val="00EA5D6A"/>
    <w:rsid w:val="00EA6EDE"/>
    <w:rsid w:val="00EA70BE"/>
    <w:rsid w:val="00EA7CA6"/>
    <w:rsid w:val="00EB0044"/>
    <w:rsid w:val="00EB0577"/>
    <w:rsid w:val="00EB21DE"/>
    <w:rsid w:val="00EB24DA"/>
    <w:rsid w:val="00EB3233"/>
    <w:rsid w:val="00EB3AFC"/>
    <w:rsid w:val="00EB3F53"/>
    <w:rsid w:val="00EB4E96"/>
    <w:rsid w:val="00EB5361"/>
    <w:rsid w:val="00EB6885"/>
    <w:rsid w:val="00EB69EB"/>
    <w:rsid w:val="00EB73CF"/>
    <w:rsid w:val="00EC03CA"/>
    <w:rsid w:val="00EC0AD3"/>
    <w:rsid w:val="00EC14B0"/>
    <w:rsid w:val="00EC278B"/>
    <w:rsid w:val="00EC31C1"/>
    <w:rsid w:val="00EC3C41"/>
    <w:rsid w:val="00EC44EC"/>
    <w:rsid w:val="00EC46EC"/>
    <w:rsid w:val="00EC629A"/>
    <w:rsid w:val="00EC6E62"/>
    <w:rsid w:val="00ED0D07"/>
    <w:rsid w:val="00ED1EB4"/>
    <w:rsid w:val="00ED2DD7"/>
    <w:rsid w:val="00ED41D2"/>
    <w:rsid w:val="00ED4932"/>
    <w:rsid w:val="00ED4D88"/>
    <w:rsid w:val="00ED53F7"/>
    <w:rsid w:val="00ED6627"/>
    <w:rsid w:val="00ED674C"/>
    <w:rsid w:val="00ED7520"/>
    <w:rsid w:val="00ED7A54"/>
    <w:rsid w:val="00ED7DBF"/>
    <w:rsid w:val="00EE0CAE"/>
    <w:rsid w:val="00EE2346"/>
    <w:rsid w:val="00EE29C8"/>
    <w:rsid w:val="00EE2EF8"/>
    <w:rsid w:val="00EE46C1"/>
    <w:rsid w:val="00EE472C"/>
    <w:rsid w:val="00EE5B38"/>
    <w:rsid w:val="00EE6C83"/>
    <w:rsid w:val="00EE6E9A"/>
    <w:rsid w:val="00EE6EB4"/>
    <w:rsid w:val="00EF004A"/>
    <w:rsid w:val="00EF026B"/>
    <w:rsid w:val="00EF0CFE"/>
    <w:rsid w:val="00EF1C14"/>
    <w:rsid w:val="00EF2E27"/>
    <w:rsid w:val="00EF4A25"/>
    <w:rsid w:val="00EF4CBF"/>
    <w:rsid w:val="00EF54EE"/>
    <w:rsid w:val="00EF5F17"/>
    <w:rsid w:val="00EF63CB"/>
    <w:rsid w:val="00EF6A67"/>
    <w:rsid w:val="00F00BBC"/>
    <w:rsid w:val="00F01D2F"/>
    <w:rsid w:val="00F021D9"/>
    <w:rsid w:val="00F02DAB"/>
    <w:rsid w:val="00F0329B"/>
    <w:rsid w:val="00F03600"/>
    <w:rsid w:val="00F03802"/>
    <w:rsid w:val="00F03819"/>
    <w:rsid w:val="00F03F30"/>
    <w:rsid w:val="00F050FE"/>
    <w:rsid w:val="00F051FB"/>
    <w:rsid w:val="00F06F26"/>
    <w:rsid w:val="00F0783B"/>
    <w:rsid w:val="00F1052B"/>
    <w:rsid w:val="00F108E0"/>
    <w:rsid w:val="00F10BBF"/>
    <w:rsid w:val="00F10D7F"/>
    <w:rsid w:val="00F11641"/>
    <w:rsid w:val="00F12E6A"/>
    <w:rsid w:val="00F130E1"/>
    <w:rsid w:val="00F13551"/>
    <w:rsid w:val="00F14455"/>
    <w:rsid w:val="00F14641"/>
    <w:rsid w:val="00F14B32"/>
    <w:rsid w:val="00F14B37"/>
    <w:rsid w:val="00F16B96"/>
    <w:rsid w:val="00F170FD"/>
    <w:rsid w:val="00F21215"/>
    <w:rsid w:val="00F21C38"/>
    <w:rsid w:val="00F21CF3"/>
    <w:rsid w:val="00F22F4A"/>
    <w:rsid w:val="00F25400"/>
    <w:rsid w:val="00F255AF"/>
    <w:rsid w:val="00F2708C"/>
    <w:rsid w:val="00F3015F"/>
    <w:rsid w:val="00F30BEC"/>
    <w:rsid w:val="00F30D9F"/>
    <w:rsid w:val="00F32766"/>
    <w:rsid w:val="00F336A9"/>
    <w:rsid w:val="00F34CEE"/>
    <w:rsid w:val="00F355CD"/>
    <w:rsid w:val="00F36783"/>
    <w:rsid w:val="00F37246"/>
    <w:rsid w:val="00F40EBB"/>
    <w:rsid w:val="00F4230C"/>
    <w:rsid w:val="00F4472C"/>
    <w:rsid w:val="00F45391"/>
    <w:rsid w:val="00F47E22"/>
    <w:rsid w:val="00F50395"/>
    <w:rsid w:val="00F50512"/>
    <w:rsid w:val="00F52595"/>
    <w:rsid w:val="00F528D5"/>
    <w:rsid w:val="00F53474"/>
    <w:rsid w:val="00F5382B"/>
    <w:rsid w:val="00F53DC6"/>
    <w:rsid w:val="00F56399"/>
    <w:rsid w:val="00F57788"/>
    <w:rsid w:val="00F6006B"/>
    <w:rsid w:val="00F60704"/>
    <w:rsid w:val="00F6150C"/>
    <w:rsid w:val="00F62CC3"/>
    <w:rsid w:val="00F630A7"/>
    <w:rsid w:val="00F6342E"/>
    <w:rsid w:val="00F641B0"/>
    <w:rsid w:val="00F65525"/>
    <w:rsid w:val="00F6645E"/>
    <w:rsid w:val="00F67146"/>
    <w:rsid w:val="00F70343"/>
    <w:rsid w:val="00F730E7"/>
    <w:rsid w:val="00F7412A"/>
    <w:rsid w:val="00F759A0"/>
    <w:rsid w:val="00F7622F"/>
    <w:rsid w:val="00F77388"/>
    <w:rsid w:val="00F77BC1"/>
    <w:rsid w:val="00F80280"/>
    <w:rsid w:val="00F806BC"/>
    <w:rsid w:val="00F80DFB"/>
    <w:rsid w:val="00F825B3"/>
    <w:rsid w:val="00F82868"/>
    <w:rsid w:val="00F8384F"/>
    <w:rsid w:val="00F83E07"/>
    <w:rsid w:val="00F85650"/>
    <w:rsid w:val="00F85976"/>
    <w:rsid w:val="00F85EF1"/>
    <w:rsid w:val="00F86349"/>
    <w:rsid w:val="00F90607"/>
    <w:rsid w:val="00F914BA"/>
    <w:rsid w:val="00F93339"/>
    <w:rsid w:val="00F94403"/>
    <w:rsid w:val="00F95225"/>
    <w:rsid w:val="00F95344"/>
    <w:rsid w:val="00F95383"/>
    <w:rsid w:val="00F95B15"/>
    <w:rsid w:val="00F965B4"/>
    <w:rsid w:val="00F96C04"/>
    <w:rsid w:val="00F97B6E"/>
    <w:rsid w:val="00F97CA7"/>
    <w:rsid w:val="00FA0A5F"/>
    <w:rsid w:val="00FA0AEB"/>
    <w:rsid w:val="00FA19B8"/>
    <w:rsid w:val="00FA1CE7"/>
    <w:rsid w:val="00FA26E1"/>
    <w:rsid w:val="00FA26F7"/>
    <w:rsid w:val="00FA333C"/>
    <w:rsid w:val="00FA56EB"/>
    <w:rsid w:val="00FA7252"/>
    <w:rsid w:val="00FB1784"/>
    <w:rsid w:val="00FB41CB"/>
    <w:rsid w:val="00FB4391"/>
    <w:rsid w:val="00FB533A"/>
    <w:rsid w:val="00FB53D9"/>
    <w:rsid w:val="00FB5535"/>
    <w:rsid w:val="00FB55BE"/>
    <w:rsid w:val="00FB61B2"/>
    <w:rsid w:val="00FB782D"/>
    <w:rsid w:val="00FC09A4"/>
    <w:rsid w:val="00FC1684"/>
    <w:rsid w:val="00FC183F"/>
    <w:rsid w:val="00FC1FED"/>
    <w:rsid w:val="00FC6230"/>
    <w:rsid w:val="00FD01F4"/>
    <w:rsid w:val="00FD0800"/>
    <w:rsid w:val="00FD1A49"/>
    <w:rsid w:val="00FD28DB"/>
    <w:rsid w:val="00FD2BCD"/>
    <w:rsid w:val="00FD2F37"/>
    <w:rsid w:val="00FD40F9"/>
    <w:rsid w:val="00FD43FA"/>
    <w:rsid w:val="00FD4A20"/>
    <w:rsid w:val="00FD4CE5"/>
    <w:rsid w:val="00FD7948"/>
    <w:rsid w:val="00FE2763"/>
    <w:rsid w:val="00FE2A90"/>
    <w:rsid w:val="00FE35A1"/>
    <w:rsid w:val="00FE47BE"/>
    <w:rsid w:val="00FE51EF"/>
    <w:rsid w:val="00FF1B0C"/>
    <w:rsid w:val="00FF24BE"/>
    <w:rsid w:val="00FF4CF6"/>
    <w:rsid w:val="00FF6802"/>
    <w:rsid w:val="00FF68B4"/>
    <w:rsid w:val="00FF7427"/>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36E63"/>
  <w15:docId w15:val="{B266E00B-AE69-42C3-9119-8A3829A5F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CBF"/>
    <w:pPr>
      <w:autoSpaceDE w:val="0"/>
      <w:spacing w:before="120" w:after="120" w:line="24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3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3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F7BBA"/>
    <w:pPr>
      <w:keepNext/>
      <w:keepLines/>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semiHidden/>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jc w:val="center"/>
    </w:pPr>
    <w:rPr>
      <w:bCs/>
      <w:color w:val="000000" w:themeColor="text2"/>
      <w:szCs w:val="18"/>
    </w:rPr>
  </w:style>
  <w:style w:type="table" w:styleId="TableGrid">
    <w:name w:val="Table Grid"/>
    <w:basedOn w:val="TableNormal"/>
    <w:uiPriority w:val="39"/>
    <w:rsid w:val="002336E2"/>
    <w:pPr>
      <w:spacing w:after="0" w:line="240" w:lineRule="auto"/>
    </w:pPr>
    <w:tblPr>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Pr>
  </w:style>
  <w:style w:type="table" w:customStyle="1" w:styleId="MappingTable">
    <w:name w:val="Mapping Table"/>
    <w:basedOn w:val="TableNormal"/>
    <w:uiPriority w:val="99"/>
    <w:qFormat/>
    <w:rsid w:val="005244DB"/>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7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jc w:val="center"/>
    </w:pPr>
    <w:rPr>
      <w:color w:val="000000" w:themeColor="text2"/>
    </w:rPr>
  </w:style>
  <w:style w:type="paragraph" w:customStyle="1" w:styleId="Tabelisisu">
    <w:name w:val="Tabeli sisu"/>
    <w:basedOn w:val="Normal"/>
    <w:link w:val="TabelisisuMrk"/>
    <w:qFormat/>
    <w:rsid w:val="005E1828"/>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semiHidden/>
    <w:unhideWhenUsed/>
    <w:rsid w:val="005B7A73"/>
    <w:pPr>
      <w:spacing w:before="0" w:after="0"/>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semiHidden/>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semiHidden/>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ind w:left="720"/>
      <w:contextualSpacing/>
      <w:jc w:val="left"/>
    </w:pPr>
    <w:rPr>
      <w:rFonts w:eastAsia="Times New Roman" w:cs="Times New Roman"/>
      <w:sz w:val="20"/>
      <w:szCs w:val="20"/>
      <w:lang w:val="en-US"/>
    </w:rPr>
  </w:style>
  <w:style w:type="paragraph" w:customStyle="1" w:styleId="Default">
    <w:name w:val="Default"/>
    <w:rsid w:val="00361668"/>
    <w:pPr>
      <w:autoSpaceDE w:val="0"/>
      <w:autoSpaceDN w:val="0"/>
      <w:adjustRightInd w:val="0"/>
      <w:spacing w:after="0" w:line="240" w:lineRule="auto"/>
    </w:pPr>
    <w:rPr>
      <w:rFonts w:ascii="Calibri" w:hAnsi="Calibri" w:cs="Calibri"/>
      <w:color w:val="000000"/>
      <w:sz w:val="24"/>
      <w:szCs w:val="24"/>
    </w:rPr>
  </w:style>
  <w:style w:type="character" w:styleId="Emphasis">
    <w:name w:val="Emphasis"/>
    <w:basedOn w:val="DefaultParagraphFont"/>
    <w:uiPriority w:val="20"/>
    <w:qFormat/>
    <w:rsid w:val="0028042E"/>
    <w:rPr>
      <w:i/>
      <w:iCs/>
    </w:rPr>
  </w:style>
  <w:style w:type="character" w:styleId="UnresolvedMention">
    <w:name w:val="Unresolved Mention"/>
    <w:basedOn w:val="DefaultParagraphFont"/>
    <w:uiPriority w:val="99"/>
    <w:semiHidden/>
    <w:unhideWhenUsed/>
    <w:rsid w:val="001353AC"/>
    <w:rPr>
      <w:color w:val="605E5C"/>
      <w:shd w:val="clear" w:color="auto" w:fill="E1DFDD"/>
    </w:rPr>
  </w:style>
  <w:style w:type="character" w:styleId="FollowedHyperlink">
    <w:name w:val="FollowedHyperlink"/>
    <w:basedOn w:val="DefaultParagraphFont"/>
    <w:uiPriority w:val="99"/>
    <w:semiHidden/>
    <w:unhideWhenUsed/>
    <w:rsid w:val="0016799E"/>
    <w:rPr>
      <w:color w:val="63002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155571">
      <w:bodyDiv w:val="1"/>
      <w:marLeft w:val="0"/>
      <w:marRight w:val="0"/>
      <w:marTop w:val="0"/>
      <w:marBottom w:val="0"/>
      <w:divBdr>
        <w:top w:val="none" w:sz="0" w:space="0" w:color="auto"/>
        <w:left w:val="none" w:sz="0" w:space="0" w:color="auto"/>
        <w:bottom w:val="none" w:sz="0" w:space="0" w:color="auto"/>
        <w:right w:val="none" w:sz="0" w:space="0" w:color="auto"/>
      </w:divBdr>
    </w:div>
    <w:div w:id="315962213">
      <w:bodyDiv w:val="1"/>
      <w:marLeft w:val="0"/>
      <w:marRight w:val="0"/>
      <w:marTop w:val="0"/>
      <w:marBottom w:val="0"/>
      <w:divBdr>
        <w:top w:val="none" w:sz="0" w:space="0" w:color="auto"/>
        <w:left w:val="none" w:sz="0" w:space="0" w:color="auto"/>
        <w:bottom w:val="none" w:sz="0" w:space="0" w:color="auto"/>
        <w:right w:val="none" w:sz="0" w:space="0" w:color="auto"/>
      </w:divBdr>
    </w:div>
    <w:div w:id="363873059">
      <w:bodyDiv w:val="1"/>
      <w:marLeft w:val="0"/>
      <w:marRight w:val="0"/>
      <w:marTop w:val="0"/>
      <w:marBottom w:val="0"/>
      <w:divBdr>
        <w:top w:val="none" w:sz="0" w:space="0" w:color="auto"/>
        <w:left w:val="none" w:sz="0" w:space="0" w:color="auto"/>
        <w:bottom w:val="none" w:sz="0" w:space="0" w:color="auto"/>
        <w:right w:val="none" w:sz="0" w:space="0" w:color="auto"/>
      </w:divBdr>
    </w:div>
    <w:div w:id="451166247">
      <w:bodyDiv w:val="1"/>
      <w:marLeft w:val="0"/>
      <w:marRight w:val="0"/>
      <w:marTop w:val="0"/>
      <w:marBottom w:val="0"/>
      <w:divBdr>
        <w:top w:val="none" w:sz="0" w:space="0" w:color="auto"/>
        <w:left w:val="none" w:sz="0" w:space="0" w:color="auto"/>
        <w:bottom w:val="none" w:sz="0" w:space="0" w:color="auto"/>
        <w:right w:val="none" w:sz="0" w:space="0" w:color="auto"/>
      </w:divBdr>
    </w:div>
    <w:div w:id="645861123">
      <w:bodyDiv w:val="1"/>
      <w:marLeft w:val="0"/>
      <w:marRight w:val="0"/>
      <w:marTop w:val="0"/>
      <w:marBottom w:val="0"/>
      <w:divBdr>
        <w:top w:val="none" w:sz="0" w:space="0" w:color="auto"/>
        <w:left w:val="none" w:sz="0" w:space="0" w:color="auto"/>
        <w:bottom w:val="none" w:sz="0" w:space="0" w:color="auto"/>
        <w:right w:val="none" w:sz="0" w:space="0" w:color="auto"/>
      </w:divBdr>
    </w:div>
    <w:div w:id="648293704">
      <w:bodyDiv w:val="1"/>
      <w:marLeft w:val="0"/>
      <w:marRight w:val="0"/>
      <w:marTop w:val="0"/>
      <w:marBottom w:val="0"/>
      <w:divBdr>
        <w:top w:val="none" w:sz="0" w:space="0" w:color="auto"/>
        <w:left w:val="none" w:sz="0" w:space="0" w:color="auto"/>
        <w:bottom w:val="none" w:sz="0" w:space="0" w:color="auto"/>
        <w:right w:val="none" w:sz="0" w:space="0" w:color="auto"/>
      </w:divBdr>
    </w:div>
    <w:div w:id="668097390">
      <w:bodyDiv w:val="1"/>
      <w:marLeft w:val="0"/>
      <w:marRight w:val="0"/>
      <w:marTop w:val="0"/>
      <w:marBottom w:val="0"/>
      <w:divBdr>
        <w:top w:val="none" w:sz="0" w:space="0" w:color="auto"/>
        <w:left w:val="none" w:sz="0" w:space="0" w:color="auto"/>
        <w:bottom w:val="none" w:sz="0" w:space="0" w:color="auto"/>
        <w:right w:val="none" w:sz="0" w:space="0" w:color="auto"/>
      </w:divBdr>
    </w:div>
    <w:div w:id="940455656">
      <w:bodyDiv w:val="1"/>
      <w:marLeft w:val="0"/>
      <w:marRight w:val="0"/>
      <w:marTop w:val="0"/>
      <w:marBottom w:val="0"/>
      <w:divBdr>
        <w:top w:val="none" w:sz="0" w:space="0" w:color="auto"/>
        <w:left w:val="none" w:sz="0" w:space="0" w:color="auto"/>
        <w:bottom w:val="none" w:sz="0" w:space="0" w:color="auto"/>
        <w:right w:val="none" w:sz="0" w:space="0" w:color="auto"/>
      </w:divBdr>
    </w:div>
    <w:div w:id="956720999">
      <w:bodyDiv w:val="1"/>
      <w:marLeft w:val="0"/>
      <w:marRight w:val="0"/>
      <w:marTop w:val="0"/>
      <w:marBottom w:val="0"/>
      <w:divBdr>
        <w:top w:val="none" w:sz="0" w:space="0" w:color="auto"/>
        <w:left w:val="none" w:sz="0" w:space="0" w:color="auto"/>
        <w:bottom w:val="none" w:sz="0" w:space="0" w:color="auto"/>
        <w:right w:val="none" w:sz="0" w:space="0" w:color="auto"/>
      </w:divBdr>
    </w:div>
    <w:div w:id="1052459768">
      <w:bodyDiv w:val="1"/>
      <w:marLeft w:val="0"/>
      <w:marRight w:val="0"/>
      <w:marTop w:val="0"/>
      <w:marBottom w:val="0"/>
      <w:divBdr>
        <w:top w:val="none" w:sz="0" w:space="0" w:color="auto"/>
        <w:left w:val="none" w:sz="0" w:space="0" w:color="auto"/>
        <w:bottom w:val="none" w:sz="0" w:space="0" w:color="auto"/>
        <w:right w:val="none" w:sz="0" w:space="0" w:color="auto"/>
      </w:divBdr>
      <w:divsChild>
        <w:div w:id="1472163906">
          <w:marLeft w:val="0"/>
          <w:marRight w:val="0"/>
          <w:marTop w:val="0"/>
          <w:marBottom w:val="0"/>
          <w:divBdr>
            <w:top w:val="none" w:sz="0" w:space="0" w:color="auto"/>
            <w:left w:val="none" w:sz="0" w:space="0" w:color="auto"/>
            <w:bottom w:val="none" w:sz="0" w:space="0" w:color="auto"/>
            <w:right w:val="none" w:sz="0" w:space="0" w:color="auto"/>
          </w:divBdr>
          <w:divsChild>
            <w:div w:id="49796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45299">
      <w:bodyDiv w:val="1"/>
      <w:marLeft w:val="0"/>
      <w:marRight w:val="0"/>
      <w:marTop w:val="0"/>
      <w:marBottom w:val="0"/>
      <w:divBdr>
        <w:top w:val="none" w:sz="0" w:space="0" w:color="auto"/>
        <w:left w:val="none" w:sz="0" w:space="0" w:color="auto"/>
        <w:bottom w:val="none" w:sz="0" w:space="0" w:color="auto"/>
        <w:right w:val="none" w:sz="0" w:space="0" w:color="auto"/>
      </w:divBdr>
    </w:div>
    <w:div w:id="1256473297">
      <w:bodyDiv w:val="1"/>
      <w:marLeft w:val="0"/>
      <w:marRight w:val="0"/>
      <w:marTop w:val="0"/>
      <w:marBottom w:val="0"/>
      <w:divBdr>
        <w:top w:val="none" w:sz="0" w:space="0" w:color="auto"/>
        <w:left w:val="none" w:sz="0" w:space="0" w:color="auto"/>
        <w:bottom w:val="none" w:sz="0" w:space="0" w:color="auto"/>
        <w:right w:val="none" w:sz="0" w:space="0" w:color="auto"/>
      </w:divBdr>
    </w:div>
    <w:div w:id="1379625623">
      <w:bodyDiv w:val="1"/>
      <w:marLeft w:val="0"/>
      <w:marRight w:val="0"/>
      <w:marTop w:val="0"/>
      <w:marBottom w:val="0"/>
      <w:divBdr>
        <w:top w:val="none" w:sz="0" w:space="0" w:color="auto"/>
        <w:left w:val="none" w:sz="0" w:space="0" w:color="auto"/>
        <w:bottom w:val="none" w:sz="0" w:space="0" w:color="auto"/>
        <w:right w:val="none" w:sz="0" w:space="0" w:color="auto"/>
      </w:divBdr>
    </w:div>
    <w:div w:id="1643995383">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783841632">
      <w:bodyDiv w:val="1"/>
      <w:marLeft w:val="0"/>
      <w:marRight w:val="0"/>
      <w:marTop w:val="0"/>
      <w:marBottom w:val="0"/>
      <w:divBdr>
        <w:top w:val="none" w:sz="0" w:space="0" w:color="auto"/>
        <w:left w:val="none" w:sz="0" w:space="0" w:color="auto"/>
        <w:bottom w:val="none" w:sz="0" w:space="0" w:color="auto"/>
        <w:right w:val="none" w:sz="0" w:space="0" w:color="auto"/>
      </w:divBdr>
    </w:div>
    <w:div w:id="1788162546">
      <w:bodyDiv w:val="1"/>
      <w:marLeft w:val="0"/>
      <w:marRight w:val="0"/>
      <w:marTop w:val="0"/>
      <w:marBottom w:val="0"/>
      <w:divBdr>
        <w:top w:val="none" w:sz="0" w:space="0" w:color="auto"/>
        <w:left w:val="none" w:sz="0" w:space="0" w:color="auto"/>
        <w:bottom w:val="none" w:sz="0" w:space="0" w:color="auto"/>
        <w:right w:val="none" w:sz="0" w:space="0" w:color="auto"/>
      </w:divBdr>
    </w:div>
    <w:div w:id="1824198511">
      <w:bodyDiv w:val="1"/>
      <w:marLeft w:val="0"/>
      <w:marRight w:val="0"/>
      <w:marTop w:val="0"/>
      <w:marBottom w:val="0"/>
      <w:divBdr>
        <w:top w:val="none" w:sz="0" w:space="0" w:color="auto"/>
        <w:left w:val="none" w:sz="0" w:space="0" w:color="auto"/>
        <w:bottom w:val="none" w:sz="0" w:space="0" w:color="auto"/>
        <w:right w:val="none" w:sz="0" w:space="0" w:color="auto"/>
      </w:divBdr>
    </w:div>
    <w:div w:id="1849442976">
      <w:bodyDiv w:val="1"/>
      <w:marLeft w:val="0"/>
      <w:marRight w:val="0"/>
      <w:marTop w:val="0"/>
      <w:marBottom w:val="0"/>
      <w:divBdr>
        <w:top w:val="none" w:sz="0" w:space="0" w:color="auto"/>
        <w:left w:val="none" w:sz="0" w:space="0" w:color="auto"/>
        <w:bottom w:val="none" w:sz="0" w:space="0" w:color="auto"/>
        <w:right w:val="none" w:sz="0" w:space="0" w:color="auto"/>
      </w:divBdr>
    </w:div>
    <w:div w:id="1930121030">
      <w:bodyDiv w:val="1"/>
      <w:marLeft w:val="0"/>
      <w:marRight w:val="0"/>
      <w:marTop w:val="0"/>
      <w:marBottom w:val="0"/>
      <w:divBdr>
        <w:top w:val="none" w:sz="0" w:space="0" w:color="auto"/>
        <w:left w:val="none" w:sz="0" w:space="0" w:color="auto"/>
        <w:bottom w:val="none" w:sz="0" w:space="0" w:color="auto"/>
        <w:right w:val="none" w:sz="0" w:space="0" w:color="auto"/>
      </w:divBdr>
    </w:div>
    <w:div w:id="2109495906">
      <w:bodyDiv w:val="1"/>
      <w:marLeft w:val="0"/>
      <w:marRight w:val="0"/>
      <w:marTop w:val="0"/>
      <w:marBottom w:val="0"/>
      <w:divBdr>
        <w:top w:val="none" w:sz="0" w:space="0" w:color="auto"/>
        <w:left w:val="none" w:sz="0" w:space="0" w:color="auto"/>
        <w:bottom w:val="none" w:sz="0" w:space="0" w:color="auto"/>
        <w:right w:val="none" w:sz="0" w:space="0" w:color="auto"/>
      </w:divBdr>
    </w:div>
    <w:div w:id="2128313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etis.ee/Portal/Classifiers/Details/d3717f7b-bec8-4cd9-8ea4-c89cd56ca46e"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microsoft.com/office/2011/relationships/commentsExtended" Target="commentsExtended.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thesis_template_for_word_2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32489645224A9EA5A3F598E2B1DB39"/>
        <w:category>
          <w:name w:val="General"/>
          <w:gallery w:val="placeholder"/>
        </w:category>
        <w:types>
          <w:type w:val="bbPlcHdr"/>
        </w:types>
        <w:behaviors>
          <w:behavior w:val="content"/>
        </w:behaviors>
        <w:guid w:val="{4B3DC422-9BD7-425D-A591-0FF87E503ABC}"/>
      </w:docPartPr>
      <w:docPartBody>
        <w:p w:rsidR="009D5D4C" w:rsidRDefault="00044499">
          <w:pPr>
            <w:pStyle w:val="7132489645224A9EA5A3F598E2B1DB39"/>
          </w:pPr>
          <w:r w:rsidRPr="00AB78A9">
            <w:rPr>
              <w:rStyle w:val="PlaceholderText"/>
            </w:rPr>
            <w:t>[Autor]</w:t>
          </w:r>
        </w:p>
      </w:docPartBody>
    </w:docPart>
    <w:docPart>
      <w:docPartPr>
        <w:name w:val="9D15F0A0A9B4423DB661162B3E797AFF"/>
        <w:category>
          <w:name w:val="General"/>
          <w:gallery w:val="placeholder"/>
        </w:category>
        <w:types>
          <w:type w:val="bbPlcHdr"/>
        </w:types>
        <w:behaviors>
          <w:behavior w:val="content"/>
        </w:behaviors>
        <w:guid w:val="{EAFB8BDE-5A4E-4BD6-807B-C0BCDE0091C1}"/>
      </w:docPartPr>
      <w:docPartBody>
        <w:p w:rsidR="009D5D4C" w:rsidRDefault="00044499">
          <w:pPr>
            <w:pStyle w:val="9D15F0A0A9B4423DB661162B3E797AFF"/>
          </w:pPr>
          <w:r w:rsidRPr="00AB78A9">
            <w:rPr>
              <w:rStyle w:val="PlaceholderText"/>
            </w:rPr>
            <w:t>[Tiitel]</w:t>
          </w:r>
        </w:p>
      </w:docPartBody>
    </w:docPart>
    <w:docPart>
      <w:docPartPr>
        <w:name w:val="EB720E00EDB34909B48B12792340304B"/>
        <w:category>
          <w:name w:val="General"/>
          <w:gallery w:val="placeholder"/>
        </w:category>
        <w:types>
          <w:type w:val="bbPlcHdr"/>
        </w:types>
        <w:behaviors>
          <w:behavior w:val="content"/>
        </w:behaviors>
        <w:guid w:val="{FE442BBB-E7DB-4501-82F6-6FD62A7B43E8}"/>
      </w:docPartPr>
      <w:docPartBody>
        <w:p w:rsidR="009D5D4C" w:rsidRDefault="00044499">
          <w:pPr>
            <w:pStyle w:val="EB720E00EDB34909B48B12792340304B"/>
          </w:pPr>
          <w:r w:rsidRPr="004D1443">
            <w:rPr>
              <w:rStyle w:val="PlaceholderText"/>
              <w:color w:val="auto"/>
            </w:rPr>
            <w:t>Master’s Thesis (30 EAP)</w:t>
          </w:r>
        </w:p>
      </w:docPartBody>
    </w:docPart>
    <w:docPart>
      <w:docPartPr>
        <w:name w:val="5077421C0BF848F395DC871B3CD9D7D5"/>
        <w:category>
          <w:name w:val="General"/>
          <w:gallery w:val="placeholder"/>
        </w:category>
        <w:types>
          <w:type w:val="bbPlcHdr"/>
        </w:types>
        <w:behaviors>
          <w:behavior w:val="content"/>
        </w:behaviors>
        <w:guid w:val="{274E7EA5-AD0F-4D98-A1CC-AEEA0B3D6E61}"/>
      </w:docPartPr>
      <w:docPartBody>
        <w:p w:rsidR="009D5D4C" w:rsidRDefault="00044499">
          <w:pPr>
            <w:pStyle w:val="5077421C0BF848F395DC871B3CD9D7D5"/>
          </w:pPr>
          <w:r w:rsidRPr="00643959">
            <w:rPr>
              <w:rStyle w:val="PlaceholderText"/>
            </w:rPr>
            <w:t>[Tiitel]</w:t>
          </w:r>
        </w:p>
      </w:docPartBody>
    </w:docPart>
    <w:docPart>
      <w:docPartPr>
        <w:name w:val="22A94983EF844971AE2F5819502B1E29"/>
        <w:category>
          <w:name w:val="General"/>
          <w:gallery w:val="placeholder"/>
        </w:category>
        <w:types>
          <w:type w:val="bbPlcHdr"/>
        </w:types>
        <w:behaviors>
          <w:behavior w:val="content"/>
        </w:behaviors>
        <w:guid w:val="{BEB78847-C37B-467E-84FA-E9461E35BD52}"/>
      </w:docPartPr>
      <w:docPartBody>
        <w:p w:rsidR="009D5D4C" w:rsidRDefault="00044499">
          <w:pPr>
            <w:pStyle w:val="22A94983EF844971AE2F5819502B1E29"/>
          </w:pPr>
          <w:r w:rsidRPr="00643959">
            <w:rPr>
              <w:rStyle w:val="PlaceholderText"/>
            </w:rPr>
            <w:t>[Märksõnad]</w:t>
          </w:r>
        </w:p>
      </w:docPartBody>
    </w:docPart>
    <w:docPart>
      <w:docPartPr>
        <w:name w:val="C16273C8C2834F9F9997995A9D641446"/>
        <w:category>
          <w:name w:val="General"/>
          <w:gallery w:val="placeholder"/>
        </w:category>
        <w:types>
          <w:type w:val="bbPlcHdr"/>
        </w:types>
        <w:behaviors>
          <w:behavior w:val="content"/>
        </w:behaviors>
        <w:guid w:val="{D1D63207-C1F5-4937-A127-9F5BBCCE5F66}"/>
      </w:docPartPr>
      <w:docPartBody>
        <w:p w:rsidR="009D5D4C" w:rsidRDefault="00044499">
          <w:pPr>
            <w:pStyle w:val="C16273C8C2834F9F9997995A9D641446"/>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Gulliv-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dvCORRESAST">
    <w:altName w:val="Malgun Gothic"/>
    <w:panose1 w:val="00000000000000000000"/>
    <w:charset w:val="81"/>
    <w:family w:val="auto"/>
    <w:notTrueType/>
    <w:pitch w:val="default"/>
    <w:sig w:usb0="00000001" w:usb1="09060000" w:usb2="00000010" w:usb3="00000000" w:csb0="00080000"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499"/>
    <w:rsid w:val="00044499"/>
    <w:rsid w:val="004A1F47"/>
    <w:rsid w:val="00961ABE"/>
    <w:rsid w:val="009D5D4C"/>
    <w:rsid w:val="00B34CC9"/>
    <w:rsid w:val="00BB5E1C"/>
    <w:rsid w:val="00E314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148E"/>
    <w:rPr>
      <w:color w:val="808080"/>
    </w:rPr>
  </w:style>
  <w:style w:type="paragraph" w:customStyle="1" w:styleId="7132489645224A9EA5A3F598E2B1DB39">
    <w:name w:val="7132489645224A9EA5A3F598E2B1DB39"/>
  </w:style>
  <w:style w:type="paragraph" w:customStyle="1" w:styleId="9D15F0A0A9B4423DB661162B3E797AFF">
    <w:name w:val="9D15F0A0A9B4423DB661162B3E797AFF"/>
  </w:style>
  <w:style w:type="paragraph" w:customStyle="1" w:styleId="EB720E00EDB34909B48B12792340304B">
    <w:name w:val="EB720E00EDB34909B48B12792340304B"/>
  </w:style>
  <w:style w:type="paragraph" w:customStyle="1" w:styleId="5077421C0BF848F395DC871B3CD9D7D5">
    <w:name w:val="5077421C0BF848F395DC871B3CD9D7D5"/>
  </w:style>
  <w:style w:type="paragraph" w:customStyle="1" w:styleId="55E74881C5A743F0B7C1F4FD991D0F2F">
    <w:name w:val="55E74881C5A743F0B7C1F4FD991D0F2F"/>
  </w:style>
  <w:style w:type="paragraph" w:customStyle="1" w:styleId="22A94983EF844971AE2F5819502B1E29">
    <w:name w:val="22A94983EF844971AE2F5819502B1E29"/>
  </w:style>
  <w:style w:type="paragraph" w:customStyle="1" w:styleId="C16273C8C2834F9F9997995A9D641446">
    <w:name w:val="C16273C8C2834F9F9997995A9D641446"/>
  </w:style>
  <w:style w:type="paragraph" w:customStyle="1" w:styleId="F134E21DD9B1401C9C9DBCDE5DDC75D9">
    <w:name w:val="F134E21DD9B1401C9C9DBCDE5DDC75D9"/>
    <w:rsid w:val="00E314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gives a template to theses. It provides the styles, automatisation examples, and instructions on how to write effectively using Microsoft Word.</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b:Tag>Mat14</b:Tag>
    <b:SourceType>DocumentFromInternetSite</b:SourceType>
    <b:Guid>{FA2314FC-E28B-4223-87F6-4D419AA989FE}</b:Guid>
    <b:Title>Tartu Ülikooli matemaatika-informaatikateaduskonna lõputööde kirjutamise ja kaitsmine juhend</b:Title>
    <b:Year>2014</b:Year>
    <b:LCID>en-GB</b:LCID>
    <b:InternetSiteTitle>Tartu Ülikooli matemaatika-informaatikateaduskond</b:InternetSiteTitle>
    <b:Month>jaanuar</b:Month>
    <b:URL>http://www.math.ut.ee/et/oppimine/loputoode-kirjutamise-kaitsmine-juhend</b:URL>
    <b:Author>
      <b:Author>
        <b:Corporate>Matemaatika-informaatikateaduskonna nõukogu</b:Corporate>
      </b:Author>
    </b:Author>
    <b:Day>24</b:Day>
    <b:RefOrder>1</b:RefOrder>
  </b:Source>
  <b:Source>
    <b:Tag>Nat09</b:Tag>
    <b:SourceType>DocumentFromInternetSite</b:SourceType>
    <b:Guid>{6D14767E-53BE-443A-8EFE-8B81CA05EAED}</b:Guid>
    <b:LCID>en-GB</b:LCID>
    <b:Author>
      <b:Author>
        <b:NameList>
          <b:Person>
            <b:Last>Nathan</b:Last>
          </b:Person>
        </b:NameList>
      </b:Author>
    </b:Author>
    <b:InternetSiteTitle>Office Blogs</b:InternetSiteTitle>
    <b:Year>2009</b:Year>
    <b:Month>April</b:Month>
    <b:URL>http://blogs.office.com/2009/04/29/bibliography-citations-102-building-custom-styles/</b:URL>
    <b:Title>Bibliography &amp; Citations 102 – Building Custom styles</b:Title>
    <b:RefOrder>8</b:RefOrder>
  </b:Source>
  <b:Source>
    <b:Tag>Cou14</b:Tag>
    <b:SourceType>DocumentFromInternetSite</b:SourceType>
    <b:Guid>{70261898-A73B-4DFF-ABB4-685FDD6ED972}</b:Guid>
    <b:InternetSiteTitle>University of Tartu Faculty of Mathematics and Computer Science</b:InternetSiteTitle>
    <b:Year>2014</b:Year>
    <b:Month>January</b:Month>
    <b:URL>http://www.math.ut.ee/en/studies-2/guide-writing-and-defense-32-curricula-graduation-thesis</b:URL>
    <b:LCID>en-GB</b:LCID>
    <b:Author>
      <b:Author>
        <b:Corporate>Council of the Faculty of Mathematics and Computer Science</b:Corporate>
      </b:Author>
    </b:Author>
    <b:Title>Guide to the writing and defense of 3+2 curricula graduation thesis</b:Title>
    <b:Day>24</b:Day>
    <b:RefOrder>2</b:RefOrder>
  </b:Source>
  <b:Source>
    <b:Tag>Mar12</b:Tag>
    <b:SourceType>DocumentFromInternetSite</b:SourceType>
    <b:Guid>{175B00C1-036B-4436-9562-711A6F7D60AA}</b:Guid>
    <b:LCID>en-GB</b:LCID>
    <b:Author>
      <b:Author>
        <b:NameList>
          <b:Person>
            <b:Last>Martin</b:Last>
            <b:First>Kimberly</b:First>
          </b:Person>
        </b:NameList>
      </b:Author>
    </b:Author>
    <b:InternetSiteTitle>Self-pub by Jera Publishing</b:InternetSiteTitle>
    <b:Year>2012</b:Year>
    <b:Month>November</b:Month>
    <b:URL>http://www.self-pub.net/blog/common-mistakes-made-when-writing-a-book-in-microsoft-word/</b:URL>
    <b:Title>Common Mistakes Made When Writing a Book in Microsoft Word</b:Title>
    <b:Day>01</b:Day>
    <b:RefOrder>7</b:RefOrder>
  </b:Source>
  <b:Source>
    <b:Tag>Ber92</b:Tag>
    <b:SourceType>JournalArticle</b:SourceType>
    <b:Guid>{483302D5-8603-46EE-9BEA-BBD1EFEB07B3}</b:Guid>
    <b:LCID>en-GB</b:LCID>
    <b:Author>
      <b:Author>
        <b:NameList>
          <b:Person>
            <b:Last>Bernhardt</b:Last>
            <b:First>Stephen</b:First>
            <b:Middle>A.</b:Middle>
          </b:Person>
        </b:NameList>
      </b:Author>
    </b:Author>
    <b:Title>Seeing the Text</b:Title>
    <b:JournalName>ACM SIGDOC Asterisk Journal of Computer Documentation</b:JournalName>
    <b:Year>1992</b:Year>
    <b:Month>September</b:Month>
    <b:Pages>3-16</b:Pages>
    <b:Volume>16</b:Volume>
    <b:Issue>3</b:Issue>
    <b:Publisher>ACM</b:Publisher>
    <b:StandardNumber>DOI=10.1145/142350.142353</b:StandardNumber>
    <b:RefOrder>6</b:RefOrder>
  </b:Source>
  <b:Source>
    <b:Tag>Dil92</b:Tag>
    <b:SourceType>JournalArticle</b:SourceType>
    <b:Guid>{CFEAA10F-BD1F-4DD0-9AC5-3C36170BE303}</b:Guid>
    <b:LCID>en-GB</b:LCID>
    <b:Author>
      <b:Author>
        <b:NameList>
          <b:Person>
            <b:Last>Dillon</b:Last>
            <b:First>Andrew</b:First>
          </b:Person>
        </b:NameList>
      </b:Author>
    </b:Author>
    <b:Title>Reading from paper versus screens: a critical review of the empirical literature</b:Title>
    <b:JournalName>Ergonomics</b:JournalName>
    <b:Year>1992</b:Year>
    <b:Pages>1297-1326</b:Pages>
    <b:Volume>35</b:Volume>
    <b:Issue>10</b:Issue>
    <b:StandardNumber>DOI=10.1080/00140139208967394</b:StandardNumber>
    <b:Publisher>Taylor &amp; Francis</b:Publisher>
    <b:RefOrder>5</b:RefOrder>
  </b:Source>
  <b:Source>
    <b:Tag>Fos77</b:Tag>
    <b:SourceType>JournalArticle</b:SourceType>
    <b:Guid>{2AD3AF2B-E286-4471-85A8-B64F95E9C131}</b:Guid>
    <b:LCID>en-GB</b:LCID>
    <b:Author>
      <b:Author>
        <b:NameList>
          <b:Person>
            <b:Last>Foster</b:Last>
            <b:First>Jeremy</b:First>
          </b:Person>
          <b:Person>
            <b:Last>Coles</b:Last>
            <b:First>Peter</b:First>
          </b:Person>
        </b:NameList>
      </b:Author>
    </b:Author>
    <b:Title>An Experimental Study of Typographic Cueing in Printed Text</b:Title>
    <b:JournalName>Ergonomics</b:JournalName>
    <b:Year>1977</b:Year>
    <b:Pages>57-66</b:Pages>
    <b:Volume>20</b:Volume>
    <b:Issue>1</b:Issue>
    <b:StandardNumber>DOI=10.1080/00140137708931601</b:StandardNumber>
    <b:Publisher>Taylor &amp; Francis</b:Publisher>
    <b:RefOrder>4</b:RefOrder>
  </b:Source>
  <b:Source>
    <b:Tag>Wil87</b:Tag>
    <b:SourceType>JournalArticle</b:SourceType>
    <b:Guid>{7E5E48B1-A308-4272-BFBA-CA454DA67097}</b:Guid>
    <b:Year>1987</b:Year>
    <b:LCID>en-GB</b:LCID>
    <b:Author>
      <b:Author>
        <b:NameList>
          <b:Person>
            <b:Last>Wilkins</b:Last>
            <b:First>A.</b:First>
            <b:Middle>J.</b:Middle>
          </b:Person>
          <b:Person>
            <b:Last>Nimmo-Smith</b:Last>
            <b:First>M.</b:First>
            <b:Middle>I.</b:Middle>
          </b:Person>
        </b:NameList>
      </b:Author>
    </b:Author>
    <b:Title>The clarity and comfort of printed text</b:Title>
    <b:JournalName>Ergonomics</b:JournalName>
    <b:Pages>1705-1720</b:Pages>
    <b:Volume>30</b:Volume>
    <b:Issue>12</b:Issue>
    <b:StandardNumber>DOI=10.1080/00140138708966059</b:StandardNumber>
    <b:Publisher>Taylor &amp; Francis</b:Publisher>
    <b:RefOrder>9</b:RefOrder>
  </b:Source>
  <b:Source>
    <b:Tag>Kohatäide1</b:Tag>
    <b:SourceType>JournalArticle</b:SourceType>
    <b:Guid>{C9D958B0-1FE4-492B-84A9-570B076F0548}</b:Guid>
    <b:Year>1987</b:Year>
    <b:LCID>et-EE</b:LCID>
    <b:Author>
      <b:Author>
        <b:NameList>
          <b:Person>
            <b:Last>Wilkins</b:Last>
            <b:First>A.</b:First>
            <b:Middle>J.</b:Middle>
          </b:Person>
          <b:Person>
            <b:Last>Nimmo-Smith</b:Last>
            <b:First>M.</b:First>
            <b:Middle>I.</b:Middle>
          </b:Person>
        </b:NameList>
      </b:Author>
    </b:Author>
    <b:Title>The clarity and comfort of printed text</b:Title>
    <b:JournalName>Ergonomics</b:JournalName>
    <b:Pages>1705-1720</b:Pages>
    <b:Volume>30</b:Volume>
    <b:Issue>12</b:Issue>
    <b:StandardNumber>DOI=10.1080/00140138708966059</b:StandardNumber>
    <b:Publisher>Taylor &amp; Francis</b:Publishe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538ABF-A0F3-4E04-9729-838377ACF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thesis_template_for_word_2019.dotx</Template>
  <TotalTime>1216</TotalTime>
  <Pages>57</Pages>
  <Words>24411</Words>
  <Characters>135482</Characters>
  <Application>Microsoft Office Word</Application>
  <DocSecurity>0</DocSecurity>
  <Lines>4516</Lines>
  <Paragraphs>2805</Paragraphs>
  <ScaleCrop>false</ScaleCrop>
  <HeadingPairs>
    <vt:vector size="6" baseType="variant">
      <vt:variant>
        <vt:lpstr>Title</vt:lpstr>
      </vt:variant>
      <vt:variant>
        <vt:i4>1</vt:i4>
      </vt:variant>
      <vt:variant>
        <vt:lpstr>Pealkiri</vt:lpstr>
      </vt:variant>
      <vt:variant>
        <vt:i4>1</vt:i4>
      </vt:variant>
      <vt:variant>
        <vt:lpstr>Tiitel</vt:lpstr>
      </vt:variant>
      <vt:variant>
        <vt:i4>1</vt:i4>
      </vt:variant>
    </vt:vector>
  </HeadingPairs>
  <TitlesOfParts>
    <vt:vector size="3" baseType="lpstr">
      <vt:lpstr>The Importance of Personality Traits in Agile Software Development: A Case Study</vt:lpstr>
      <vt:lpstr>Title</vt:lpstr>
      <vt:lpstr>Title</vt:lpstr>
    </vt:vector>
  </TitlesOfParts>
  <Company>Institute of Computer Science, University of Tartu</Company>
  <LinksUpToDate>false</LinksUpToDate>
  <CharactersWithSpaces>157088</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Personality Traits in Agile Software Development: A Case Study</dc:title>
  <dc:subject>Master’s Thesis (30 ECTS)</dc:subject>
  <dc:creator>Tedo Gogoladze</dc:creator>
  <cp:keywords>Layout, formatting, template</cp:keywords>
  <dc:description>Pealkiri eesti keeles</dc:description>
  <cp:lastModifiedBy>tedo gogoladze</cp:lastModifiedBy>
  <cp:revision>115</cp:revision>
  <cp:lastPrinted>2019-12-22T12:24:00Z</cp:lastPrinted>
  <dcterms:created xsi:type="dcterms:W3CDTF">2020-01-04T07:47:00Z</dcterms:created>
  <dcterms:modified xsi:type="dcterms:W3CDTF">2020-01-06T13:06:00Z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